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60831B" w14:textId="5ABB4FC3" w:rsidR="00573D92" w:rsidDel="006D57CB" w:rsidRDefault="00FB3F59" w:rsidP="0050243A">
      <w:pPr>
        <w:jc w:val="center"/>
        <w:rPr>
          <w:del w:id="0" w:author="Emily Smith-Greenaway" w:date="2020-08-08T23:50:00Z"/>
          <w:rFonts w:ascii="Aparajita" w:hAnsi="Aparajita" w:cs="Aparajita"/>
          <w:b/>
          <w:bCs/>
        </w:rPr>
      </w:pPr>
      <w:bookmarkStart w:id="1" w:name="_Hlk31806642"/>
      <w:commentRangeStart w:id="2"/>
      <w:del w:id="3" w:author="Emily Smith-Greenaway" w:date="2020-08-08T16:12:00Z">
        <w:r w:rsidRPr="00266175" w:rsidDel="0027796A">
          <w:rPr>
            <w:rFonts w:ascii="Aparajita" w:hAnsi="Aparajita" w:cs="Aparajita"/>
            <w:b/>
            <w:bCs/>
          </w:rPr>
          <w:delText xml:space="preserve">Maternal </w:delText>
        </w:r>
        <w:r w:rsidR="005F176B" w:rsidDel="0027796A">
          <w:rPr>
            <w:rFonts w:ascii="Aparajita" w:hAnsi="Aparajita" w:cs="Aparajita"/>
            <w:b/>
            <w:bCs/>
          </w:rPr>
          <w:delText>Experiences</w:delText>
        </w:r>
      </w:del>
      <w:ins w:id="4" w:author="Emily Smith-Greenaway" w:date="2020-08-08T16:12:00Z">
        <w:r w:rsidR="0027796A">
          <w:rPr>
            <w:rFonts w:ascii="Aparajita" w:hAnsi="Aparajita" w:cs="Aparajita"/>
            <w:b/>
            <w:bCs/>
          </w:rPr>
          <w:t>Global Estimates of</w:t>
        </w:r>
      </w:ins>
      <w:r w:rsidRPr="00266175">
        <w:rPr>
          <w:rFonts w:ascii="Aparajita" w:hAnsi="Aparajita" w:cs="Aparajita"/>
          <w:b/>
          <w:bCs/>
        </w:rPr>
        <w:t xml:space="preserve"> </w:t>
      </w:r>
      <w:ins w:id="5" w:author="Emily Smith-Greenaway" w:date="2020-08-08T16:12:00Z">
        <w:r w:rsidR="0027796A">
          <w:rPr>
            <w:rFonts w:ascii="Aparajita" w:hAnsi="Aparajita" w:cs="Aparajita"/>
            <w:b/>
            <w:bCs/>
          </w:rPr>
          <w:t>Maternal Bereavement:</w:t>
        </w:r>
      </w:ins>
      <w:del w:id="6" w:author="Emily Smith-Greenaway" w:date="2020-08-08T16:12:00Z">
        <w:r w:rsidRPr="00266175" w:rsidDel="0027796A">
          <w:rPr>
            <w:rFonts w:ascii="Aparajita" w:hAnsi="Aparajita" w:cs="Aparajita"/>
            <w:b/>
            <w:bCs/>
          </w:rPr>
          <w:delText>of</w:delText>
        </w:r>
      </w:del>
      <w:ins w:id="7" w:author="Emily Smith-Greenaway" w:date="2020-08-09T16:44:00Z">
        <w:r w:rsidR="00BC1A36">
          <w:rPr>
            <w:rFonts w:ascii="Aparajita" w:hAnsi="Aparajita" w:cs="Aparajita"/>
            <w:b/>
            <w:bCs/>
          </w:rPr>
          <w:t xml:space="preserve"> </w:t>
        </w:r>
      </w:ins>
      <w:del w:id="8" w:author="Emily Smith-Greenaway" w:date="2020-08-09T16:44:00Z">
        <w:r w:rsidRPr="00266175" w:rsidDel="00BC1A36">
          <w:rPr>
            <w:rFonts w:ascii="Aparajita" w:hAnsi="Aparajita" w:cs="Aparajita"/>
            <w:b/>
            <w:bCs/>
          </w:rPr>
          <w:delText xml:space="preserve"> </w:delText>
        </w:r>
      </w:del>
      <w:del w:id="9" w:author="Emily Smith-Greenaway" w:date="2020-08-08T16:12:00Z">
        <w:r w:rsidR="00BD1F6E" w:rsidRPr="00266175" w:rsidDel="0027796A">
          <w:rPr>
            <w:rFonts w:ascii="Aparajita" w:hAnsi="Aparajita" w:cs="Aparajita"/>
            <w:b/>
            <w:bCs/>
          </w:rPr>
          <w:delText>Child</w:delText>
        </w:r>
        <w:r w:rsidRPr="00266175" w:rsidDel="0027796A">
          <w:rPr>
            <w:rFonts w:ascii="Aparajita" w:hAnsi="Aparajita" w:cs="Aparajita"/>
            <w:b/>
            <w:bCs/>
          </w:rPr>
          <w:delText xml:space="preserve"> Mortality</w:delText>
        </w:r>
        <w:bookmarkEnd w:id="1"/>
        <w:r w:rsidR="003228C4" w:rsidDel="0027796A">
          <w:rPr>
            <w:rFonts w:ascii="Aparajita" w:hAnsi="Aparajita" w:cs="Aparajita"/>
            <w:b/>
            <w:bCs/>
          </w:rPr>
          <w:delText xml:space="preserve">: </w:delText>
        </w:r>
        <w:commentRangeEnd w:id="2"/>
        <w:r w:rsidR="008F6512" w:rsidDel="0027796A">
          <w:rPr>
            <w:rStyle w:val="CommentReference"/>
            <w:rFonts w:asciiTheme="minorHAnsi" w:eastAsiaTheme="minorHAnsi" w:hAnsiTheme="minorHAnsi" w:cstheme="minorBidi"/>
          </w:rPr>
          <w:commentReference w:id="2"/>
        </w:r>
      </w:del>
      <w:r w:rsidR="003228C4">
        <w:rPr>
          <w:rFonts w:ascii="Aparajita" w:hAnsi="Aparajita" w:cs="Aparajita"/>
          <w:b/>
          <w:bCs/>
        </w:rPr>
        <w:t xml:space="preserve">An Analysis of </w:t>
      </w:r>
      <w:ins w:id="10" w:author="Emily Smith-Greenaway" w:date="2020-08-08T23:53:00Z">
        <w:r w:rsidR="006D57CB">
          <w:rPr>
            <w:rFonts w:ascii="Aparajita" w:hAnsi="Aparajita" w:cs="Aparajita"/>
            <w:b/>
            <w:bCs/>
          </w:rPr>
          <w:t>168</w:t>
        </w:r>
      </w:ins>
      <w:del w:id="11" w:author="Emily Smith-Greenaway" w:date="2020-08-08T23:53:00Z">
        <w:r w:rsidR="003228C4" w:rsidDel="006D57CB">
          <w:rPr>
            <w:rFonts w:ascii="Aparajita" w:hAnsi="Aparajita" w:cs="Aparajita"/>
            <w:b/>
            <w:bCs/>
          </w:rPr>
          <w:delText>XXX</w:delText>
        </w:r>
      </w:del>
      <w:r w:rsidR="003228C4">
        <w:rPr>
          <w:rFonts w:ascii="Aparajita" w:hAnsi="Aparajita" w:cs="Aparajita"/>
          <w:b/>
          <w:bCs/>
        </w:rPr>
        <w:t xml:space="preserve"> Countries</w:t>
      </w:r>
    </w:p>
    <w:p w14:paraId="601ACD67" w14:textId="77777777" w:rsidR="006D57CB" w:rsidRPr="00266175" w:rsidRDefault="006D57CB">
      <w:pPr>
        <w:jc w:val="center"/>
        <w:rPr>
          <w:ins w:id="12" w:author="Emily Smith-Greenaway" w:date="2020-08-08T23:53:00Z"/>
          <w:rFonts w:ascii="Aparajita" w:hAnsi="Aparajita" w:cs="Aparajita"/>
          <w:b/>
          <w:bCs/>
        </w:rPr>
        <w:pPrChange w:id="13" w:author="Emily Smith-Greenaway" w:date="2020-08-09T16:45:00Z">
          <w:pPr/>
        </w:pPrChange>
      </w:pPr>
    </w:p>
    <w:p w14:paraId="0E5C7BB5" w14:textId="77777777" w:rsidR="007E3C04" w:rsidRPr="00266175" w:rsidRDefault="007E3C04">
      <w:pPr>
        <w:jc w:val="center"/>
        <w:rPr>
          <w:rFonts w:ascii="Aparajita" w:hAnsi="Aparajita" w:cs="Aparajita"/>
          <w:b/>
          <w:bCs/>
        </w:rPr>
        <w:pPrChange w:id="14" w:author="Emily Smith-Greenaway" w:date="2020-08-08T23:50:00Z">
          <w:pPr/>
        </w:pPrChange>
      </w:pPr>
    </w:p>
    <w:p w14:paraId="2477F819" w14:textId="77777777" w:rsidR="0050243A" w:rsidRDefault="00E169D2" w:rsidP="006D2A78">
      <w:pPr>
        <w:rPr>
          <w:ins w:id="15" w:author="Emily Smith-Greenaway" w:date="2020-08-09T22:43:00Z"/>
          <w:rFonts w:ascii="Aparajita" w:hAnsi="Aparajita" w:cs="Aparajita"/>
        </w:rPr>
      </w:pPr>
      <w:r>
        <w:rPr>
          <w:rFonts w:ascii="Aparajita" w:hAnsi="Aparajita" w:cs="Aparajita"/>
        </w:rPr>
        <w:t>Infant and c</w:t>
      </w:r>
      <w:r w:rsidRPr="00266175">
        <w:rPr>
          <w:rFonts w:ascii="Aparajita" w:hAnsi="Aparajita" w:cs="Aparajita"/>
        </w:rPr>
        <w:t>hild mortality rates have</w:t>
      </w:r>
      <w:del w:id="16" w:author="Emily Smith-Greenaway" w:date="2020-08-09T13:56:00Z">
        <w:r w:rsidDel="00AC70DA">
          <w:rPr>
            <w:rFonts w:ascii="Aparajita" w:hAnsi="Aparajita" w:cs="Aparajita"/>
          </w:rPr>
          <w:delText xml:space="preserve"> been</w:delText>
        </w:r>
      </w:del>
      <w:r>
        <w:rPr>
          <w:rFonts w:ascii="Aparajita" w:hAnsi="Aparajita" w:cs="Aparajita"/>
        </w:rPr>
        <w:t xml:space="preserve"> </w:t>
      </w:r>
      <w:del w:id="17" w:author="Emily Smith-Greenaway" w:date="2020-08-09T13:56:00Z">
        <w:r w:rsidDel="00AC70DA">
          <w:rPr>
            <w:rFonts w:ascii="Aparajita" w:hAnsi="Aparajita" w:cs="Aparajita"/>
          </w:rPr>
          <w:delText>steadily</w:delText>
        </w:r>
        <w:r w:rsidRPr="00266175" w:rsidDel="00AC70DA">
          <w:rPr>
            <w:rFonts w:ascii="Aparajita" w:hAnsi="Aparajita" w:cs="Aparajita"/>
          </w:rPr>
          <w:delText xml:space="preserve"> </w:delText>
        </w:r>
      </w:del>
      <w:r w:rsidRPr="00266175">
        <w:rPr>
          <w:rFonts w:ascii="Aparajita" w:hAnsi="Aparajita" w:cs="Aparajita"/>
        </w:rPr>
        <w:t>declin</w:t>
      </w:r>
      <w:del w:id="18" w:author="Emily Smith-Greenaway" w:date="2020-08-09T13:56:00Z">
        <w:r w:rsidDel="00AC70DA">
          <w:rPr>
            <w:rFonts w:ascii="Aparajita" w:hAnsi="Aparajita" w:cs="Aparajita"/>
          </w:rPr>
          <w:delText>ing</w:delText>
        </w:r>
      </w:del>
      <w:ins w:id="19" w:author="Emily Smith-Greenaway" w:date="2020-08-09T13:56:00Z">
        <w:r w:rsidR="00AC70DA">
          <w:rPr>
            <w:rFonts w:ascii="Aparajita" w:hAnsi="Aparajita" w:cs="Aparajita"/>
          </w:rPr>
          <w:t>ed</w:t>
        </w:r>
      </w:ins>
      <w:r w:rsidRPr="00266175">
        <w:rPr>
          <w:rFonts w:ascii="Aparajita" w:hAnsi="Aparajita" w:cs="Aparajita"/>
        </w:rPr>
        <w:t xml:space="preserve"> </w:t>
      </w:r>
      <w:ins w:id="20" w:author="Emily Smith-Greenaway" w:date="2020-08-09T13:56:00Z">
        <w:r w:rsidR="00AC70DA">
          <w:rPr>
            <w:rFonts w:ascii="Aparajita" w:hAnsi="Aparajita" w:cs="Aparajita"/>
          </w:rPr>
          <w:t>steadily</w:t>
        </w:r>
        <w:r w:rsidR="00AC70DA" w:rsidRPr="00266175">
          <w:rPr>
            <w:rFonts w:ascii="Aparajita" w:hAnsi="Aparajita" w:cs="Aparajita"/>
          </w:rPr>
          <w:t xml:space="preserve"> </w:t>
        </w:r>
      </w:ins>
      <w:r w:rsidRPr="00266175">
        <w:rPr>
          <w:rFonts w:ascii="Aparajita" w:hAnsi="Aparajita" w:cs="Aparajita"/>
        </w:rPr>
        <w:t xml:space="preserve">worldwide over the </w:t>
      </w:r>
      <w:r w:rsidR="007434A6">
        <w:rPr>
          <w:rFonts w:ascii="Aparajita" w:hAnsi="Aparajita" w:cs="Aparajita"/>
        </w:rPr>
        <w:t>l</w:t>
      </w:r>
      <w:r w:rsidRPr="00266175">
        <w:rPr>
          <w:rFonts w:ascii="Aparajita" w:hAnsi="Aparajita" w:cs="Aparajita"/>
        </w:rPr>
        <w:t xml:space="preserve">ast </w:t>
      </w:r>
      <w:r w:rsidR="007434A6">
        <w:rPr>
          <w:rFonts w:ascii="Aparajita" w:hAnsi="Aparajita" w:cs="Aparajita"/>
        </w:rPr>
        <w:t>fifty year</w:t>
      </w:r>
      <w:r w:rsidR="001B037E">
        <w:rPr>
          <w:rFonts w:ascii="Aparajita" w:hAnsi="Aparajita" w:cs="Aparajita"/>
        </w:rPr>
        <w:t>s</w:t>
      </w:r>
      <w:r w:rsidR="00477BAD">
        <w:rPr>
          <w:rFonts w:ascii="Aparajita" w:hAnsi="Aparajita" w:cs="Aparajita"/>
        </w:rPr>
        <w:fldChar w:fldCharType="begin"/>
      </w:r>
      <w:r w:rsidR="00C74104">
        <w:rPr>
          <w:rFonts w:ascii="Aparajita" w:hAnsi="Aparajita" w:cs="Aparajita"/>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Pr>
          <w:rFonts w:ascii="Aparajita" w:hAnsi="Aparajita" w:cs="Aparajita"/>
        </w:rPr>
        <w:fldChar w:fldCharType="separate"/>
      </w:r>
      <w:r w:rsidR="00C74104" w:rsidRPr="00C74104">
        <w:rPr>
          <w:rFonts w:ascii="Aparajita" w:hAnsi="Aparajita" w:cs="Aparajita"/>
          <w:vertAlign w:val="superscript"/>
        </w:rPr>
        <w:t>1</w:t>
      </w:r>
      <w:r w:rsidR="00477BAD">
        <w:rPr>
          <w:rFonts w:ascii="Aparajita" w:hAnsi="Aparajita" w:cs="Aparajita"/>
        </w:rPr>
        <w:fldChar w:fldCharType="end"/>
      </w:r>
      <w:ins w:id="21" w:author="Emily Smith-Greenaway" w:date="2020-08-08T22:21:00Z">
        <w:r w:rsidR="00477BAD">
          <w:rPr>
            <w:rFonts w:ascii="Aparajita" w:hAnsi="Aparajita" w:cs="Aparajita"/>
          </w:rPr>
          <w:t>, including marked declines in the United States</w:t>
        </w:r>
      </w:ins>
      <w:ins w:id="22" w:author="Emily Smith-Greenaway" w:date="2020-08-08T23:38:00Z">
        <w:r w:rsidR="009C383D">
          <w:rPr>
            <w:rFonts w:ascii="Aparajita" w:hAnsi="Aparajita" w:cs="Aparajita"/>
          </w:rPr>
          <w:t>.</w:t>
        </w:r>
      </w:ins>
      <w:r w:rsidR="0003329B">
        <w:rPr>
          <w:rFonts w:ascii="Aparajita" w:hAnsi="Aparajita" w:cs="Aparajita"/>
        </w:rPr>
        <w:fldChar w:fldCharType="begin"/>
      </w:r>
      <w:r w:rsidR="00C74104">
        <w:rPr>
          <w:rFonts w:ascii="Aparajita" w:hAnsi="Aparajita" w:cs="Aparajita"/>
        </w:rPr>
        <w:instrText xml:space="preserve"> ADDIN ZOTERO_ITEM CSL_CITATION {"citationID":"WcHAwKGX","properties":{"formattedCitation":"\\super 2\\nosupersub{}","plainCitation":"2","noteIndex":0},"citationItems":[{"id":331,"uris":["http://zotero.org/users/local/6aiRCPll/items/FVHL6769"],"uri":["http://zotero.org/users/local/6aiRCPll/items/FVHL6769"],"itemData":{"id":331,"type":"article-journal","title":"Infant mortality in the United States, 2017: Data from the period linked birth/infant death file","author":[{"family":"Ely","given":"Danielle M."},{"family":"Driscoll","given":"Anne K."}],"issued":{"date-parts":[["2019"]]}}}],"schema":"https://github.com/citation-style-language/schema/raw/master/csl-citation.json"} </w:instrText>
      </w:r>
      <w:r w:rsidR="0003329B">
        <w:rPr>
          <w:rFonts w:ascii="Aparajita" w:hAnsi="Aparajita" w:cs="Aparajita"/>
        </w:rPr>
        <w:fldChar w:fldCharType="separate"/>
      </w:r>
      <w:r w:rsidR="00C74104" w:rsidRPr="00C74104">
        <w:rPr>
          <w:rFonts w:ascii="Aparajita" w:hAnsi="Aparajita" w:cs="Aparajita"/>
          <w:vertAlign w:val="superscript"/>
        </w:rPr>
        <w:t>2</w:t>
      </w:r>
      <w:r w:rsidR="0003329B">
        <w:rPr>
          <w:rFonts w:ascii="Aparajita" w:hAnsi="Aparajita" w:cs="Aparajita"/>
        </w:rPr>
        <w:fldChar w:fldCharType="end"/>
      </w:r>
      <w:del w:id="23" w:author="Emily Smith-Greenaway" w:date="2020-08-08T22:46:00Z">
        <w:r w:rsidR="00477BAD" w:rsidDel="0003329B">
          <w:rPr>
            <w:rFonts w:ascii="Aparajita" w:hAnsi="Aparajita" w:cs="Aparajita"/>
          </w:rPr>
          <w:fldChar w:fldCharType="begin"/>
        </w:r>
        <w:r w:rsidR="00477BAD" w:rsidDel="0003329B">
          <w:rPr>
            <w:rFonts w:ascii="Aparajita" w:hAnsi="Aparajita" w:cs="Aparajita"/>
          </w:rPr>
          <w:delInstrText xml:space="preserve"> ADDIN ZOTERO_ITEM CSL_CITATION {"citationID":"yL7KnRYa","properties":{"formattedCitation":"(Brown Speights et al., 2017)","plainCitation":"(Brown Speights et al., 2017)","noteIndex":0},"citationItems":[{"id":329,"uris":["http://zotero.org/users/local/6aiRCPll/items/WZ76Z2V4"],"uri":["http://zotero.org/users/local/6aiRCPll/items/WZ76Z2V4"],"itemData":{"id":329,"type":"article-journal","container-title":"American journal of public health","issue":"5","note":"ISBN: 1541-0048\npublisher: American Public Health Association","page":"775-782","title":"State-level progress in reducing the black–white infant mortality gap, United States, 1999–2013","volume":"107","author":[{"family":"Brown Speights","given":"Joedrecka S."},{"family":"Goldfarb","given":"Samantha Sittig"},{"family":"Wells","given":"Brittny A."},{"family":"Beitsch","given":"Leslie"},{"family":"Levine","given":"Robert S."},{"family":"Rust","given":"George"}],"issued":{"date-parts":[["2017"]]}}}],"schema":"https://github.com/citation-style-language/schema/raw/master/csl-citation.json"} </w:delInstrText>
        </w:r>
        <w:r w:rsidR="00477BAD" w:rsidDel="0003329B">
          <w:rPr>
            <w:rFonts w:ascii="Aparajita" w:hAnsi="Aparajita" w:cs="Aparajita"/>
          </w:rPr>
          <w:fldChar w:fldCharType="separate"/>
        </w:r>
        <w:r w:rsidR="00477BAD" w:rsidRPr="00477BAD" w:rsidDel="0003329B">
          <w:rPr>
            <w:rFonts w:ascii="Aparajita" w:hAnsi="Aparajita" w:cs="Aparajita"/>
          </w:rPr>
          <w:delText>(Brown Speights et al., 2017)</w:delText>
        </w:r>
        <w:r w:rsidR="00477BAD" w:rsidDel="0003329B">
          <w:rPr>
            <w:rFonts w:ascii="Aparajita" w:hAnsi="Aparajita" w:cs="Aparajita"/>
          </w:rPr>
          <w:fldChar w:fldCharType="end"/>
        </w:r>
      </w:del>
      <w:del w:id="24" w:author="Emily Smith-Greenaway" w:date="2020-08-08T23:38:00Z">
        <w:r w:rsidR="001B037E" w:rsidDel="009C383D">
          <w:rPr>
            <w:rFonts w:ascii="Aparajita" w:hAnsi="Aparajita" w:cs="Aparajita"/>
          </w:rPr>
          <w:delText>.</w:delText>
        </w:r>
      </w:del>
      <w:r w:rsidR="001B037E">
        <w:rPr>
          <w:rFonts w:ascii="Aparajita" w:hAnsi="Aparajita" w:cs="Aparajita"/>
        </w:rPr>
        <w:t xml:space="preserve"> </w:t>
      </w:r>
      <w:r>
        <w:rPr>
          <w:rFonts w:ascii="Aparajita" w:hAnsi="Aparajita" w:cs="Aparajita"/>
        </w:rPr>
        <w:t xml:space="preserve">Even </w:t>
      </w:r>
      <w:del w:id="25" w:author="Emily Smith-Greenaway" w:date="2020-08-09T13:16:00Z">
        <w:r w:rsidDel="005C4413">
          <w:rPr>
            <w:rFonts w:ascii="Aparajita" w:hAnsi="Aparajita" w:cs="Aparajita"/>
          </w:rPr>
          <w:delText xml:space="preserve">though </w:delText>
        </w:r>
      </w:del>
      <w:ins w:id="26" w:author="Emily Smith-Greenaway" w:date="2020-08-09T13:16:00Z">
        <w:r w:rsidR="005C4413">
          <w:rPr>
            <w:rFonts w:ascii="Aparajita" w:hAnsi="Aparajita" w:cs="Aparajita"/>
          </w:rPr>
          <w:t xml:space="preserve">with </w:t>
        </w:r>
      </w:ins>
      <w:ins w:id="27" w:author="Emily Smith-Greenaway" w:date="2020-08-09T13:19:00Z">
        <w:r w:rsidR="005C4413">
          <w:rPr>
            <w:rFonts w:ascii="Aparajita" w:hAnsi="Aparajita" w:cs="Aparajita"/>
          </w:rPr>
          <w:t>short periods of</w:t>
        </w:r>
      </w:ins>
      <w:ins w:id="28" w:author="Emily Smith-Greenaway" w:date="2020-08-09T13:16:00Z">
        <w:r w:rsidR="005C4413">
          <w:rPr>
            <w:rFonts w:ascii="Aparajita" w:hAnsi="Aparajita" w:cs="Aparajita"/>
          </w:rPr>
          <w:t xml:space="preserve"> stagnant improvem</w:t>
        </w:r>
      </w:ins>
      <w:ins w:id="29" w:author="Emily Smith-Greenaway" w:date="2020-08-09T13:17:00Z">
        <w:r w:rsidR="005C4413">
          <w:rPr>
            <w:rFonts w:ascii="Aparajita" w:hAnsi="Aparajita" w:cs="Aparajita"/>
          </w:rPr>
          <w:t xml:space="preserve">ent, </w:t>
        </w:r>
      </w:ins>
      <w:ins w:id="30" w:author="Emily Smith-Greenaway" w:date="2020-08-09T08:51:00Z">
        <w:r w:rsidR="00866D87">
          <w:rPr>
            <w:rFonts w:ascii="Aparajita" w:hAnsi="Aparajita" w:cs="Aparajita"/>
          </w:rPr>
          <w:t xml:space="preserve">and </w:t>
        </w:r>
      </w:ins>
      <w:ins w:id="31" w:author="Emily Smith-Greenaway" w:date="2020-08-09T13:17:00Z">
        <w:r w:rsidR="005C4413">
          <w:rPr>
            <w:rFonts w:ascii="Aparajita" w:hAnsi="Aparajita" w:cs="Aparajita"/>
          </w:rPr>
          <w:t>persistent</w:t>
        </w:r>
      </w:ins>
      <w:ins w:id="32" w:author="Emily Smith-Greenaway" w:date="2020-08-09T08:51:00Z">
        <w:r w:rsidR="00866D87">
          <w:rPr>
            <w:rFonts w:ascii="Aparajita" w:hAnsi="Aparajita" w:cs="Aparajita"/>
          </w:rPr>
          <w:t xml:space="preserve"> </w:t>
        </w:r>
      </w:ins>
      <w:del w:id="33" w:author="Emily Smith-Greenaway" w:date="2020-08-08T22:22:00Z">
        <w:r w:rsidDel="00477BAD">
          <w:rPr>
            <w:rFonts w:ascii="Aparajita" w:hAnsi="Aparajita" w:cs="Aparajita"/>
          </w:rPr>
          <w:delText xml:space="preserve">the rates </w:delText>
        </w:r>
      </w:del>
      <w:del w:id="34" w:author="Emily Smith-Greenaway" w:date="2020-08-08T22:21:00Z">
        <w:r w:rsidDel="00477BAD">
          <w:rPr>
            <w:rFonts w:ascii="Aparajita" w:hAnsi="Aparajita" w:cs="Aparajita"/>
          </w:rPr>
          <w:delText xml:space="preserve">themselves </w:delText>
        </w:r>
      </w:del>
      <w:del w:id="35" w:author="Emily Smith-Greenaway" w:date="2020-08-08T22:22:00Z">
        <w:r w:rsidDel="00477BAD">
          <w:rPr>
            <w:rFonts w:ascii="Aparajita" w:hAnsi="Aparajita" w:cs="Aparajita"/>
          </w:rPr>
          <w:delText>vary</w:delText>
        </w:r>
      </w:del>
      <w:ins w:id="36" w:author="Emily Smith-Greenaway" w:date="2020-08-08T22:22:00Z">
        <w:r w:rsidR="00477BAD">
          <w:rPr>
            <w:rFonts w:ascii="Aparajita" w:hAnsi="Aparajita" w:cs="Aparajita"/>
          </w:rPr>
          <w:t xml:space="preserve">between- and within-country inequality, </w:t>
        </w:r>
      </w:ins>
      <w:del w:id="37" w:author="Emily Smith-Greenaway" w:date="2020-08-08T22:22:00Z">
        <w:r w:rsidDel="00477BAD">
          <w:rPr>
            <w:rFonts w:ascii="Aparajita" w:hAnsi="Aparajita" w:cs="Aparajita"/>
          </w:rPr>
          <w:delText xml:space="preserve"> markedly by country and region, </w:delText>
        </w:r>
      </w:del>
      <w:r>
        <w:rPr>
          <w:rFonts w:ascii="Aparajita" w:hAnsi="Aparajita" w:cs="Aparajita"/>
        </w:rPr>
        <w:t xml:space="preserve">the </w:t>
      </w:r>
      <w:ins w:id="38" w:author="Emily Smith-Greenaway" w:date="2020-08-09T09:38:00Z">
        <w:r w:rsidR="005B5F13">
          <w:rPr>
            <w:rFonts w:ascii="Aparajita" w:hAnsi="Aparajita" w:cs="Aparajita"/>
          </w:rPr>
          <w:t xml:space="preserve">global </w:t>
        </w:r>
      </w:ins>
      <w:del w:id="39" w:author="Emily Smith-Greenaway" w:date="2020-08-09T09:38:00Z">
        <w:r w:rsidDel="005B5F13">
          <w:rPr>
            <w:rFonts w:ascii="Aparajita" w:hAnsi="Aparajita" w:cs="Aparajita"/>
          </w:rPr>
          <w:delText xml:space="preserve">recent </w:delText>
        </w:r>
      </w:del>
      <w:r>
        <w:rPr>
          <w:rFonts w:ascii="Aparajita" w:hAnsi="Aparajita" w:cs="Aparajita"/>
        </w:rPr>
        <w:t xml:space="preserve">trends </w:t>
      </w:r>
      <w:del w:id="40" w:author="Emily Smith-Greenaway" w:date="2020-08-09T09:39:00Z">
        <w:r w:rsidR="00477120" w:rsidDel="005B5F13">
          <w:rPr>
            <w:rFonts w:ascii="Aparajita" w:hAnsi="Aparajita" w:cs="Aparajita"/>
          </w:rPr>
          <w:delText xml:space="preserve">all </w:delText>
        </w:r>
      </w:del>
      <w:del w:id="41" w:author="Emily Smith-Greenaway" w:date="2020-08-09T13:19:00Z">
        <w:r w:rsidDel="005C4413">
          <w:rPr>
            <w:rFonts w:ascii="Aparajita" w:hAnsi="Aparajita" w:cs="Aparajita"/>
          </w:rPr>
          <w:delText xml:space="preserve">point in a positive direction for </w:delText>
        </w:r>
        <w:r w:rsidR="00842EA8" w:rsidDel="005C4413">
          <w:rPr>
            <w:rFonts w:ascii="Aparajita" w:hAnsi="Aparajita" w:cs="Aparajita"/>
          </w:rPr>
          <w:delText xml:space="preserve">infant and </w:delText>
        </w:r>
        <w:r w:rsidDel="005C4413">
          <w:rPr>
            <w:rFonts w:ascii="Aparajita" w:hAnsi="Aparajita" w:cs="Aparajita"/>
          </w:rPr>
          <w:delText>child survival</w:delText>
        </w:r>
      </w:del>
      <w:del w:id="42" w:author="Emily Smith-Greenaway" w:date="2020-08-09T09:39:00Z">
        <w:r w:rsidDel="005B5F13">
          <w:rPr>
            <w:rFonts w:ascii="Aparajita" w:hAnsi="Aparajita" w:cs="Aparajita"/>
          </w:rPr>
          <w:delText xml:space="preserve"> across the globe</w:delText>
        </w:r>
      </w:del>
      <w:del w:id="43" w:author="Emily Smith-Greenaway" w:date="2020-08-09T13:19:00Z">
        <w:r w:rsidR="001B037E" w:rsidDel="005C4413">
          <w:rPr>
            <w:rFonts w:ascii="Aparajita" w:hAnsi="Aparajita" w:cs="Aparajita"/>
          </w:rPr>
          <w:delText>.</w:delText>
        </w:r>
        <w:r w:rsidDel="005C4413">
          <w:rPr>
            <w:rFonts w:ascii="Aparajita" w:hAnsi="Aparajita" w:cs="Aparajita"/>
          </w:rPr>
          <w:delText xml:space="preserve"> </w:delText>
        </w:r>
      </w:del>
      <w:del w:id="44" w:author="Emily Smith-Greenaway" w:date="2020-08-09T08:52:00Z">
        <w:r w:rsidDel="00F50621">
          <w:rPr>
            <w:rFonts w:ascii="Aparajita" w:hAnsi="Aparajita" w:cs="Aparajita"/>
          </w:rPr>
          <w:delText>Without reservation, t</w:delText>
        </w:r>
      </w:del>
      <w:del w:id="45" w:author="Emily Smith-Greenaway" w:date="2020-08-09T13:19:00Z">
        <w:r w:rsidDel="005C4413">
          <w:rPr>
            <w:rFonts w:ascii="Aparajita" w:hAnsi="Aparajita" w:cs="Aparajita"/>
          </w:rPr>
          <w:delText xml:space="preserve">hese trends </w:delText>
        </w:r>
      </w:del>
      <w:r>
        <w:rPr>
          <w:rFonts w:ascii="Aparajita" w:hAnsi="Aparajita" w:cs="Aparajita"/>
        </w:rPr>
        <w:t>represent good news for children</w:t>
      </w:r>
      <w:ins w:id="46" w:author="Emily Smith-Greenaway" w:date="2020-08-08T22:23:00Z">
        <w:r w:rsidR="00477BAD">
          <w:rPr>
            <w:rFonts w:ascii="Aparajita" w:hAnsi="Aparajita" w:cs="Aparajita"/>
          </w:rPr>
          <w:t xml:space="preserve"> and their parents</w:t>
        </w:r>
      </w:ins>
      <w:ins w:id="47" w:author="Emily Smith-Greenaway" w:date="2020-08-09T13:19:00Z">
        <w:r w:rsidR="00127991">
          <w:rPr>
            <w:rFonts w:ascii="Aparajita" w:hAnsi="Aparajita" w:cs="Aparajita"/>
          </w:rPr>
          <w:t>.</w:t>
        </w:r>
      </w:ins>
      <w:ins w:id="48" w:author="Emily Smith-Greenaway" w:date="2020-08-08T22:22:00Z">
        <w:r w:rsidR="00477BAD">
          <w:rPr>
            <w:rFonts w:ascii="Aparajita" w:hAnsi="Aparajita" w:cs="Aparajita"/>
          </w:rPr>
          <w:t xml:space="preserve"> </w:t>
        </w:r>
      </w:ins>
      <w:ins w:id="49" w:author="Emily Smith-Greenaway" w:date="2020-08-09T13:19:00Z">
        <w:r w:rsidR="00127991">
          <w:rPr>
            <w:rFonts w:ascii="Aparajita" w:hAnsi="Aparajita" w:cs="Aparajita"/>
          </w:rPr>
          <w:t>Y</w:t>
        </w:r>
      </w:ins>
      <w:ins w:id="50" w:author="Emily Smith-Greenaway" w:date="2020-08-08T22:22:00Z">
        <w:r w:rsidR="00477BAD">
          <w:rPr>
            <w:rFonts w:ascii="Aparajita" w:hAnsi="Aparajita" w:cs="Aparajita"/>
          </w:rPr>
          <w:t>et</w:t>
        </w:r>
      </w:ins>
      <w:ins w:id="51" w:author="Emily Smith-Greenaway" w:date="2020-08-08T22:23:00Z">
        <w:r w:rsidR="00477BAD">
          <w:rPr>
            <w:rFonts w:ascii="Aparajita" w:hAnsi="Aparajita" w:cs="Aparajita"/>
          </w:rPr>
          <w:t>,</w:t>
        </w:r>
      </w:ins>
      <w:ins w:id="52" w:author="Emily Smith-Greenaway" w:date="2020-08-08T22:22:00Z">
        <w:r w:rsidR="00477BAD">
          <w:rPr>
            <w:rFonts w:ascii="Aparajita" w:hAnsi="Aparajita" w:cs="Aparajita"/>
          </w:rPr>
          <w:t xml:space="preserve"> </w:t>
        </w:r>
      </w:ins>
      <w:ins w:id="53" w:author="Emily Smith-Greenaway" w:date="2020-08-09T14:06:00Z">
        <w:r w:rsidR="00852379">
          <w:rPr>
            <w:rFonts w:ascii="Aparajita" w:hAnsi="Aparajita" w:cs="Aparajita"/>
          </w:rPr>
          <w:t>how</w:t>
        </w:r>
      </w:ins>
      <w:ins w:id="54" w:author="Emily Smith-Greenaway" w:date="2020-08-09T13:58:00Z">
        <w:r w:rsidR="00AC70DA">
          <w:rPr>
            <w:rFonts w:ascii="Aparajita" w:hAnsi="Aparajita" w:cs="Aparajita"/>
          </w:rPr>
          <w:t xml:space="preserve"> </w:t>
        </w:r>
      </w:ins>
      <w:del w:id="55" w:author="Emily Smith-Greenaway" w:date="2020-08-08T22:22:00Z">
        <w:r w:rsidDel="00477BAD">
          <w:rPr>
            <w:rFonts w:ascii="Aparajita" w:hAnsi="Aparajita" w:cs="Aparajita"/>
          </w:rPr>
          <w:delText xml:space="preserve"> and for their parents</w:delText>
        </w:r>
        <w:r w:rsidR="001B037E" w:rsidDel="00477BAD">
          <w:rPr>
            <w:rFonts w:ascii="Aparajita" w:hAnsi="Aparajita" w:cs="Aparajita"/>
          </w:rPr>
          <w:delText>, but t</w:delText>
        </w:r>
        <w:r w:rsidDel="00477BAD">
          <w:rPr>
            <w:rFonts w:ascii="Aparajita" w:hAnsi="Aparajita" w:cs="Aparajita"/>
          </w:rPr>
          <w:delText xml:space="preserve">he </w:delText>
        </w:r>
      </w:del>
      <w:del w:id="56" w:author="Emily Smith-Greenaway" w:date="2020-08-09T13:58:00Z">
        <w:r w:rsidDel="00AC70DA">
          <w:rPr>
            <w:rFonts w:ascii="Aparajita" w:hAnsi="Aparajita" w:cs="Aparajita"/>
          </w:rPr>
          <w:delText xml:space="preserve">link between </w:delText>
        </w:r>
      </w:del>
      <w:ins w:id="57" w:author="Emily Smith-Greenaway" w:date="2020-08-09T13:58:00Z">
        <w:r w:rsidR="00AC70DA">
          <w:rPr>
            <w:rFonts w:ascii="Aparajita" w:hAnsi="Aparajita" w:cs="Aparajita"/>
          </w:rPr>
          <w:t xml:space="preserve">improvements in </w:t>
        </w:r>
      </w:ins>
      <w:ins w:id="58" w:author="Emily Smith-Greenaway" w:date="2020-08-09T22:35:00Z">
        <w:r w:rsidR="00D61D0E">
          <w:rPr>
            <w:rFonts w:ascii="Aparajita" w:hAnsi="Aparajita" w:cs="Aparajita"/>
          </w:rPr>
          <w:t xml:space="preserve">annualized rates of </w:t>
        </w:r>
      </w:ins>
      <w:ins w:id="59" w:author="Emily Smith-Greenaway" w:date="2020-08-09T13:58:00Z">
        <w:r w:rsidR="00AC70DA">
          <w:rPr>
            <w:rFonts w:ascii="Aparajita" w:hAnsi="Aparajita" w:cs="Aparajita"/>
          </w:rPr>
          <w:t>infant and</w:t>
        </w:r>
      </w:ins>
      <w:ins w:id="60" w:author="Emily Smith-Greenaway" w:date="2020-08-09T08:53:00Z">
        <w:r w:rsidR="001E7313">
          <w:rPr>
            <w:rFonts w:ascii="Aparajita" w:hAnsi="Aparajita" w:cs="Aparajita"/>
          </w:rPr>
          <w:t xml:space="preserve"> </w:t>
        </w:r>
      </w:ins>
      <w:r>
        <w:rPr>
          <w:rFonts w:ascii="Aparajita" w:hAnsi="Aparajita" w:cs="Aparajita"/>
        </w:rPr>
        <w:t xml:space="preserve">child mortality </w:t>
      </w:r>
      <w:ins w:id="61" w:author="Emily Smith-Greenaway" w:date="2020-08-09T13:58:00Z">
        <w:r w:rsidR="00AC70DA">
          <w:rPr>
            <w:rFonts w:ascii="Aparajita" w:hAnsi="Aparajita" w:cs="Aparajita"/>
          </w:rPr>
          <w:t>reflect in</w:t>
        </w:r>
      </w:ins>
      <w:del w:id="62" w:author="Emily Smith-Greenaway" w:date="2020-08-09T13:58:00Z">
        <w:r w:rsidDel="00AC70DA">
          <w:rPr>
            <w:rFonts w:ascii="Aparajita" w:hAnsi="Aparajita" w:cs="Aparajita"/>
          </w:rPr>
          <w:delText>and</w:delText>
        </w:r>
      </w:del>
      <w:r>
        <w:rPr>
          <w:rFonts w:ascii="Aparajita" w:hAnsi="Aparajita" w:cs="Aparajita"/>
        </w:rPr>
        <w:t xml:space="preserve"> parents</w:t>
      </w:r>
      <w:r w:rsidR="00177E18">
        <w:rPr>
          <w:rFonts w:ascii="Aparajita" w:hAnsi="Aparajita" w:cs="Aparajita"/>
        </w:rPr>
        <w:t>’</w:t>
      </w:r>
      <w:r>
        <w:rPr>
          <w:rFonts w:ascii="Aparajita" w:hAnsi="Aparajita" w:cs="Aparajita"/>
        </w:rPr>
        <w:t xml:space="preserve"> </w:t>
      </w:r>
      <w:ins w:id="63" w:author="Emily Smith-Greenaway" w:date="2020-08-09T09:13:00Z">
        <w:r w:rsidR="007B42A0">
          <w:rPr>
            <w:rFonts w:ascii="Aparajita" w:hAnsi="Aparajita" w:cs="Aparajita"/>
          </w:rPr>
          <w:t xml:space="preserve">cumulative </w:t>
        </w:r>
      </w:ins>
      <w:r>
        <w:rPr>
          <w:rFonts w:ascii="Aparajita" w:hAnsi="Aparajita" w:cs="Aparajita"/>
        </w:rPr>
        <w:t>experience</w:t>
      </w:r>
      <w:del w:id="64" w:author="Emily Smith-Greenaway" w:date="2020-08-09T09:13:00Z">
        <w:r w:rsidDel="007B42A0">
          <w:rPr>
            <w:rFonts w:ascii="Aparajita" w:hAnsi="Aparajita" w:cs="Aparajita"/>
          </w:rPr>
          <w:delText>s</w:delText>
        </w:r>
      </w:del>
      <w:del w:id="65" w:author="Emily Smith-Greenaway" w:date="2020-08-08T22:23:00Z">
        <w:r w:rsidDel="00477BAD">
          <w:rPr>
            <w:rFonts w:ascii="Aparajita" w:hAnsi="Aparajita" w:cs="Aparajita"/>
          </w:rPr>
          <w:delText>,</w:delText>
        </w:r>
      </w:del>
      <w:r>
        <w:rPr>
          <w:rFonts w:ascii="Aparajita" w:hAnsi="Aparajita" w:cs="Aparajita"/>
        </w:rPr>
        <w:t xml:space="preserve"> </w:t>
      </w:r>
      <w:ins w:id="66" w:author="Emily Smith-Greenaway" w:date="2020-08-09T08:52:00Z">
        <w:r w:rsidR="00F50621">
          <w:rPr>
            <w:rFonts w:ascii="Aparajita" w:hAnsi="Aparajita" w:cs="Aparajita"/>
          </w:rPr>
          <w:t>of</w:t>
        </w:r>
      </w:ins>
      <w:ins w:id="67" w:author="Emily Smith-Greenaway" w:date="2020-08-09T09:32:00Z">
        <w:r w:rsidR="006D7288">
          <w:rPr>
            <w:rFonts w:ascii="Aparajita" w:hAnsi="Aparajita" w:cs="Aparajita"/>
          </w:rPr>
          <w:t xml:space="preserve"> child loss </w:t>
        </w:r>
      </w:ins>
      <w:del w:id="68" w:author="Emily Smith-Greenaway" w:date="2020-08-08T22:22:00Z">
        <w:r w:rsidDel="00477BAD">
          <w:rPr>
            <w:rFonts w:ascii="Aparajita" w:hAnsi="Aparajita" w:cs="Aparajita"/>
          </w:rPr>
          <w:delText xml:space="preserve">however, </w:delText>
        </w:r>
      </w:del>
      <w:del w:id="69" w:author="Emily Smith-Greenaway" w:date="2020-08-09T08:54:00Z">
        <w:r w:rsidDel="001E7313">
          <w:rPr>
            <w:rFonts w:ascii="Aparajita" w:hAnsi="Aparajita" w:cs="Aparajita"/>
          </w:rPr>
          <w:delText>remains loosely defined</w:delText>
        </w:r>
      </w:del>
      <w:ins w:id="70" w:author="Emily Smith-Greenaway" w:date="2020-08-09T08:54:00Z">
        <w:r w:rsidR="001E7313">
          <w:rPr>
            <w:rFonts w:ascii="Aparajita" w:hAnsi="Aparajita" w:cs="Aparajita"/>
          </w:rPr>
          <w:t>is unknown</w:t>
        </w:r>
      </w:ins>
      <w:r>
        <w:rPr>
          <w:rFonts w:ascii="Aparajita" w:hAnsi="Aparajita" w:cs="Aparajita"/>
        </w:rPr>
        <w:t xml:space="preserve">. </w:t>
      </w:r>
      <w:del w:id="71" w:author="Emily Smith-Greenaway" w:date="2020-08-08T22:23:00Z">
        <w:r w:rsidR="005965A2" w:rsidDel="00477BAD">
          <w:rPr>
            <w:rFonts w:ascii="Aparajita" w:hAnsi="Aparajita" w:cs="Aparajita"/>
          </w:rPr>
          <w:delText>Each infant and</w:delText>
        </w:r>
      </w:del>
      <w:ins w:id="72" w:author="Emily Smith-Greenaway" w:date="2020-08-08T22:23:00Z">
        <w:r w:rsidR="00477BAD">
          <w:rPr>
            <w:rFonts w:ascii="Aparajita" w:hAnsi="Aparajita" w:cs="Aparajita"/>
          </w:rPr>
          <w:t>A</w:t>
        </w:r>
      </w:ins>
      <w:r w:rsidR="005965A2">
        <w:rPr>
          <w:rFonts w:ascii="Aparajita" w:hAnsi="Aparajita" w:cs="Aparajita"/>
        </w:rPr>
        <w:t xml:space="preserve"> child</w:t>
      </w:r>
      <w:ins w:id="73" w:author="Emily Smith-Greenaway" w:date="2020-08-08T22:23:00Z">
        <w:r w:rsidR="00477BAD">
          <w:rPr>
            <w:rFonts w:ascii="Aparajita" w:hAnsi="Aparajita" w:cs="Aparajita"/>
          </w:rPr>
          <w:t>’s</w:t>
        </w:r>
      </w:ins>
      <w:r w:rsidR="005965A2">
        <w:rPr>
          <w:rFonts w:ascii="Aparajita" w:hAnsi="Aparajita" w:cs="Aparajita"/>
        </w:rPr>
        <w:t xml:space="preserve"> death </w:t>
      </w:r>
      <w:del w:id="74" w:author="Emily Smith-Greenaway" w:date="2020-08-09T09:36:00Z">
        <w:r w:rsidR="005965A2" w:rsidDel="00340193">
          <w:rPr>
            <w:rFonts w:ascii="Aparajita" w:hAnsi="Aparajita" w:cs="Aparajita"/>
          </w:rPr>
          <w:delText xml:space="preserve">is an event that </w:delText>
        </w:r>
      </w:del>
      <w:r w:rsidR="005965A2">
        <w:rPr>
          <w:rFonts w:ascii="Aparajita" w:hAnsi="Aparajita" w:cs="Aparajita"/>
        </w:rPr>
        <w:t>has</w:t>
      </w:r>
      <w:r>
        <w:rPr>
          <w:rFonts w:ascii="Aparajita" w:hAnsi="Aparajita" w:cs="Aparajita"/>
        </w:rPr>
        <w:t xml:space="preserve"> </w:t>
      </w:r>
      <w:r w:rsidR="005965A2">
        <w:rPr>
          <w:rFonts w:ascii="Aparajita" w:hAnsi="Aparajita" w:cs="Aparajita"/>
        </w:rPr>
        <w:t>grave</w:t>
      </w:r>
      <w:r w:rsidR="00611390">
        <w:rPr>
          <w:rFonts w:ascii="Aparajita" w:hAnsi="Aparajita" w:cs="Aparajita"/>
        </w:rPr>
        <w:t xml:space="preserve"> </w:t>
      </w:r>
      <w:ins w:id="75" w:author="Emily Smith-Greenaway" w:date="2020-08-09T09:13:00Z">
        <w:r w:rsidR="007B42A0">
          <w:rPr>
            <w:rFonts w:ascii="Aparajita" w:hAnsi="Aparajita" w:cs="Aparajita"/>
          </w:rPr>
          <w:t xml:space="preserve">and lasting </w:t>
        </w:r>
      </w:ins>
      <w:r>
        <w:rPr>
          <w:rFonts w:ascii="Aparajita" w:hAnsi="Aparajita" w:cs="Aparajita"/>
        </w:rPr>
        <w:t xml:space="preserve">consequences for </w:t>
      </w:r>
      <w:del w:id="76" w:author="Emily Smith-Greenaway" w:date="2020-08-08T22:23:00Z">
        <w:r w:rsidR="00890900" w:rsidDel="00477BAD">
          <w:rPr>
            <w:rFonts w:ascii="Aparajita" w:hAnsi="Aparajita" w:cs="Aparajita"/>
          </w:rPr>
          <w:delText xml:space="preserve">surviving </w:delText>
        </w:r>
      </w:del>
      <w:r w:rsidR="00890900">
        <w:rPr>
          <w:rFonts w:ascii="Aparajita" w:hAnsi="Aparajita" w:cs="Aparajita"/>
        </w:rPr>
        <w:t>parents</w:t>
      </w:r>
      <w:r w:rsidR="001C7F00">
        <w:rPr>
          <w:rFonts w:ascii="Aparajita" w:hAnsi="Aparajita" w:cs="Aparajita"/>
        </w:rPr>
        <w:t xml:space="preserve">, </w:t>
      </w:r>
      <w:r w:rsidR="00B14230">
        <w:rPr>
          <w:rFonts w:ascii="Aparajita" w:hAnsi="Aparajita" w:cs="Aparajita"/>
        </w:rPr>
        <w:t xml:space="preserve">but </w:t>
      </w:r>
      <w:r w:rsidR="007434A6">
        <w:rPr>
          <w:rFonts w:ascii="Aparajita" w:hAnsi="Aparajita" w:cs="Aparajita"/>
        </w:rPr>
        <w:t xml:space="preserve">population-level </w:t>
      </w:r>
      <w:r w:rsidR="00B97F50">
        <w:rPr>
          <w:rFonts w:ascii="Aparajita" w:hAnsi="Aparajita" w:cs="Aparajita"/>
        </w:rPr>
        <w:t xml:space="preserve">estimates </w:t>
      </w:r>
      <w:del w:id="77" w:author="Emily Smith-Greenaway" w:date="2020-08-09T08:55:00Z">
        <w:r w:rsidR="00B97F50" w:rsidDel="001E7313">
          <w:rPr>
            <w:rFonts w:ascii="Aparajita" w:hAnsi="Aparajita" w:cs="Aparajita"/>
          </w:rPr>
          <w:delText>represent</w:delText>
        </w:r>
        <w:r w:rsidR="007434A6" w:rsidDel="001E7313">
          <w:rPr>
            <w:rFonts w:ascii="Aparajita" w:hAnsi="Aparajita" w:cs="Aparajita"/>
          </w:rPr>
          <w:delText>ing</w:delText>
        </w:r>
        <w:r w:rsidR="007F6C5E" w:rsidDel="001E7313">
          <w:rPr>
            <w:rFonts w:ascii="Aparajita" w:hAnsi="Aparajita" w:cs="Aparajita"/>
          </w:rPr>
          <w:delText xml:space="preserve"> </w:delText>
        </w:r>
        <w:r w:rsidR="00890900" w:rsidDel="001E7313">
          <w:rPr>
            <w:rFonts w:ascii="Aparajita" w:hAnsi="Aparajita" w:cs="Aparajita"/>
          </w:rPr>
          <w:delText>th</w:delText>
        </w:r>
        <w:r w:rsidR="00611390" w:rsidDel="001E7313">
          <w:rPr>
            <w:rFonts w:ascii="Aparajita" w:hAnsi="Aparajita" w:cs="Aparajita"/>
          </w:rPr>
          <w:delText>e</w:delText>
        </w:r>
        <w:r w:rsidR="007F6C5E" w:rsidDel="001E7313">
          <w:rPr>
            <w:rFonts w:ascii="Aparajita" w:hAnsi="Aparajita" w:cs="Aparajita"/>
          </w:rPr>
          <w:delText xml:space="preserve"> vantage point</w:delText>
        </w:r>
        <w:r w:rsidR="00611390" w:rsidDel="001E7313">
          <w:rPr>
            <w:rFonts w:ascii="Aparajita" w:hAnsi="Aparajita" w:cs="Aparajita"/>
          </w:rPr>
          <w:delText xml:space="preserve"> of</w:delText>
        </w:r>
      </w:del>
      <w:ins w:id="78" w:author="Emily Smith-Greenaway" w:date="2020-08-09T08:55:00Z">
        <w:r w:rsidR="001E7313">
          <w:rPr>
            <w:rFonts w:ascii="Aparajita" w:hAnsi="Aparajita" w:cs="Aparajita"/>
          </w:rPr>
          <w:t xml:space="preserve">of the prevalence of </w:t>
        </w:r>
      </w:ins>
      <w:ins w:id="79" w:author="Emily Smith-Greenaway" w:date="2020-08-09T09:32:00Z">
        <w:r w:rsidR="006D7288">
          <w:rPr>
            <w:rFonts w:ascii="Aparajita" w:hAnsi="Aparajita" w:cs="Aparajita"/>
          </w:rPr>
          <w:t>bereaved parents, mothers specifically,</w:t>
        </w:r>
      </w:ins>
      <w:ins w:id="80" w:author="Emily Smith-Greenaway" w:date="2020-08-09T08:55:00Z">
        <w:r w:rsidR="001E7313">
          <w:rPr>
            <w:rFonts w:ascii="Aparajita" w:hAnsi="Aparajita" w:cs="Aparajita"/>
          </w:rPr>
          <w:t xml:space="preserve"> </w:t>
        </w:r>
      </w:ins>
      <w:del w:id="81" w:author="Emily Smith-Greenaway" w:date="2020-08-09T09:27:00Z">
        <w:r w:rsidR="00611390" w:rsidDel="00122DB5">
          <w:rPr>
            <w:rFonts w:ascii="Aparajita" w:hAnsi="Aparajita" w:cs="Aparajita"/>
          </w:rPr>
          <w:delText xml:space="preserve"> parents</w:delText>
        </w:r>
        <w:r w:rsidR="007434A6" w:rsidDel="00122DB5">
          <w:rPr>
            <w:rFonts w:ascii="Aparajita" w:hAnsi="Aparajita" w:cs="Aparajita"/>
          </w:rPr>
          <w:delText xml:space="preserve"> </w:delText>
        </w:r>
      </w:del>
      <w:del w:id="82" w:author="Emily Smith-Greenaway" w:date="2020-08-09T09:33:00Z">
        <w:r w:rsidR="007434A6" w:rsidDel="006D7288">
          <w:rPr>
            <w:rFonts w:ascii="Aparajita" w:hAnsi="Aparajita" w:cs="Aparajita"/>
          </w:rPr>
          <w:delText xml:space="preserve">have </w:delText>
        </w:r>
        <w:r w:rsidR="001B037E" w:rsidDel="006D7288">
          <w:rPr>
            <w:rFonts w:ascii="Aparajita" w:hAnsi="Aparajita" w:cs="Aparajita"/>
          </w:rPr>
          <w:delText>only</w:delText>
        </w:r>
      </w:del>
      <w:ins w:id="83" w:author="Emily Smith-Greenaway" w:date="2020-08-09T09:33:00Z">
        <w:r w:rsidR="006D7288">
          <w:rPr>
            <w:rFonts w:ascii="Aparajita" w:hAnsi="Aparajita" w:cs="Aparajita"/>
          </w:rPr>
          <w:t xml:space="preserve">are available </w:t>
        </w:r>
      </w:ins>
      <w:del w:id="84" w:author="Emily Smith-Greenaway" w:date="2020-08-09T09:33:00Z">
        <w:r w:rsidR="001B037E" w:rsidDel="006D7288">
          <w:rPr>
            <w:rFonts w:ascii="Aparajita" w:hAnsi="Aparajita" w:cs="Aparajita"/>
          </w:rPr>
          <w:delText xml:space="preserve"> </w:delText>
        </w:r>
        <w:r w:rsidR="007434A6" w:rsidDel="006D7288">
          <w:rPr>
            <w:rFonts w:ascii="Aparajita" w:hAnsi="Aparajita" w:cs="Aparajita"/>
          </w:rPr>
          <w:delText xml:space="preserve">been generated </w:delText>
        </w:r>
      </w:del>
      <w:r w:rsidR="007434A6">
        <w:rPr>
          <w:rFonts w:ascii="Aparajita" w:hAnsi="Aparajita" w:cs="Aparajita"/>
        </w:rPr>
        <w:t xml:space="preserve">for </w:t>
      </w:r>
      <w:ins w:id="85" w:author="Emily Smith-Greenaway" w:date="2020-08-09T09:36:00Z">
        <w:r w:rsidR="00340193">
          <w:rPr>
            <w:rFonts w:ascii="Aparajita" w:hAnsi="Aparajita" w:cs="Aparajita"/>
          </w:rPr>
          <w:t xml:space="preserve">only </w:t>
        </w:r>
      </w:ins>
      <w:r w:rsidR="007434A6">
        <w:rPr>
          <w:rFonts w:ascii="Aparajita" w:hAnsi="Aparajita" w:cs="Aparajita"/>
        </w:rPr>
        <w:t>one world region</w:t>
      </w:r>
      <w:r w:rsidR="001C7F00">
        <w:rPr>
          <w:rFonts w:ascii="Aparajita" w:hAnsi="Aparajita" w:cs="Aparajita"/>
        </w:rPr>
        <w:t xml:space="preserve">. </w:t>
      </w:r>
      <w:r w:rsidR="002B06B0">
        <w:rPr>
          <w:rFonts w:ascii="Aparajita" w:hAnsi="Aparajita" w:cs="Aparajita"/>
        </w:rPr>
        <w:t>In</w:t>
      </w:r>
      <w:r w:rsidR="0051741E">
        <w:rPr>
          <w:rFonts w:ascii="Aparajita" w:hAnsi="Aparajita" w:cs="Aparajita"/>
        </w:rPr>
        <w:t xml:space="preserve"> </w:t>
      </w:r>
      <w:ins w:id="86" w:author="Emily Smith-Greenaway" w:date="2020-08-09T14:00:00Z">
        <w:r w:rsidR="00AC70DA">
          <w:rPr>
            <w:rFonts w:ascii="Aparajita" w:hAnsi="Aparajita" w:cs="Aparajita"/>
          </w:rPr>
          <w:t xml:space="preserve">several </w:t>
        </w:r>
      </w:ins>
      <w:r w:rsidR="0051741E">
        <w:rPr>
          <w:rFonts w:ascii="Aparajita" w:hAnsi="Aparajita" w:cs="Aparajita"/>
        </w:rPr>
        <w:t>sub-Saharan Africa</w:t>
      </w:r>
      <w:ins w:id="87" w:author="Emily Smith-Greenaway" w:date="2020-08-09T14:00:00Z">
        <w:r w:rsidR="00AC70DA">
          <w:rPr>
            <w:rFonts w:ascii="Aparajita" w:hAnsi="Aparajita" w:cs="Aparajita"/>
          </w:rPr>
          <w:t>n countries</w:t>
        </w:r>
      </w:ins>
      <w:ins w:id="88" w:author="Emily Smith-Greenaway" w:date="2020-08-09T08:58:00Z">
        <w:r w:rsidR="00260DD6">
          <w:rPr>
            <w:rFonts w:ascii="Aparajita" w:hAnsi="Aparajita" w:cs="Aparajita"/>
          </w:rPr>
          <w:t xml:space="preserve"> as recently as 2015</w:t>
        </w:r>
      </w:ins>
      <w:r w:rsidR="002B06B0">
        <w:rPr>
          <w:rFonts w:ascii="Aparajita" w:hAnsi="Aparajita" w:cs="Aparajita"/>
        </w:rPr>
        <w:t>,</w:t>
      </w:r>
      <w:del w:id="89" w:author="Emily Smith-Greenaway" w:date="2020-08-09T09:03:00Z">
        <w:r w:rsidR="002B06B0" w:rsidDel="007905F1">
          <w:rPr>
            <w:rFonts w:ascii="Aparajita" w:hAnsi="Aparajita" w:cs="Aparajita"/>
          </w:rPr>
          <w:delText xml:space="preserve"> </w:delText>
        </w:r>
      </w:del>
      <w:del w:id="90" w:author="Emily Smith-Greenaway" w:date="2020-08-09T08:57:00Z">
        <w:r w:rsidR="0051741E" w:rsidDel="00260DD6">
          <w:rPr>
            <w:rFonts w:ascii="Aparajita" w:hAnsi="Aparajita" w:cs="Aparajita"/>
          </w:rPr>
          <w:delText xml:space="preserve">the confluence of high fertility and </w:delText>
        </w:r>
        <w:r w:rsidR="00611390" w:rsidDel="00260DD6">
          <w:rPr>
            <w:rFonts w:ascii="Aparajita" w:hAnsi="Aparajita" w:cs="Aparajita"/>
          </w:rPr>
          <w:delText xml:space="preserve">high </w:delText>
        </w:r>
        <w:r w:rsidR="0051741E" w:rsidDel="00260DD6">
          <w:rPr>
            <w:rFonts w:ascii="Aparajita" w:hAnsi="Aparajita" w:cs="Aparajita"/>
          </w:rPr>
          <w:delText>mortality</w:delText>
        </w:r>
        <w:r w:rsidR="00903DED" w:rsidDel="00260DD6">
          <w:rPr>
            <w:rFonts w:ascii="Aparajita" w:hAnsi="Aparajita" w:cs="Aparajita"/>
          </w:rPr>
          <w:delText xml:space="preserve"> </w:delText>
        </w:r>
      </w:del>
      <w:del w:id="91" w:author="Emily Smith-Greenaway" w:date="2020-08-08T22:24:00Z">
        <w:r w:rsidR="0051741E" w:rsidDel="00477BAD">
          <w:rPr>
            <w:rFonts w:ascii="Aparajita" w:hAnsi="Aparajita" w:cs="Aparajita"/>
          </w:rPr>
          <w:delText>results in</w:delText>
        </w:r>
      </w:del>
      <w:del w:id="92" w:author="Emily Smith-Greenaway" w:date="2020-08-09T08:58:00Z">
        <w:r w:rsidR="0051741E" w:rsidDel="00260DD6">
          <w:rPr>
            <w:rFonts w:ascii="Aparajita" w:hAnsi="Aparajita" w:cs="Aparajita"/>
          </w:rPr>
          <w:delText xml:space="preserve"> as many</w:delText>
        </w:r>
      </w:del>
      <w:r w:rsidR="0051741E">
        <w:rPr>
          <w:rFonts w:ascii="Aparajita" w:hAnsi="Aparajita" w:cs="Aparajita"/>
        </w:rPr>
        <w:t xml:space="preserve"> </w:t>
      </w:r>
      <w:del w:id="93" w:author="Emily Smith-Greenaway" w:date="2020-08-09T09:33:00Z">
        <w:r w:rsidR="0051741E" w:rsidDel="006D7288">
          <w:rPr>
            <w:rFonts w:ascii="Aparajita" w:hAnsi="Aparajita" w:cs="Aparajita"/>
          </w:rPr>
          <w:delText>as</w:delText>
        </w:r>
        <w:r w:rsidR="00B8107A" w:rsidDel="006D7288">
          <w:rPr>
            <w:rFonts w:ascii="Aparajita" w:hAnsi="Aparajita" w:cs="Aparajita"/>
          </w:rPr>
          <w:delText xml:space="preserve"> </w:delText>
        </w:r>
      </w:del>
      <w:ins w:id="94" w:author="Emily Smith-Greenaway" w:date="2020-08-09T09:33:00Z">
        <w:r w:rsidR="006D7288">
          <w:rPr>
            <w:rFonts w:ascii="Aparajita" w:hAnsi="Aparajita" w:cs="Aparajita"/>
          </w:rPr>
          <w:t xml:space="preserve">upwards of </w:t>
        </w:r>
      </w:ins>
      <w:r w:rsidR="004257D1">
        <w:rPr>
          <w:rFonts w:ascii="Aparajita" w:hAnsi="Aparajita" w:cs="Aparajita"/>
        </w:rPr>
        <w:t xml:space="preserve">one-third of younger mothers </w:t>
      </w:r>
      <w:ins w:id="95" w:author="Emily Smith-Greenaway" w:date="2020-08-08T22:24:00Z">
        <w:r w:rsidR="00C50F50">
          <w:rPr>
            <w:rFonts w:ascii="Aparajita" w:hAnsi="Aparajita" w:cs="Aparajita"/>
          </w:rPr>
          <w:t xml:space="preserve">(ages 20-44) </w:t>
        </w:r>
      </w:ins>
      <w:r w:rsidR="004257D1">
        <w:rPr>
          <w:rFonts w:ascii="Aparajita" w:hAnsi="Aparajita" w:cs="Aparajita"/>
        </w:rPr>
        <w:t xml:space="preserve">and </w:t>
      </w:r>
      <w:ins w:id="96" w:author="Emily Smith-Greenaway" w:date="2020-08-08T22:24:00Z">
        <w:r w:rsidR="00C50F50">
          <w:rPr>
            <w:rFonts w:ascii="Aparajita" w:hAnsi="Aparajita" w:cs="Aparajita"/>
          </w:rPr>
          <w:t>one-</w:t>
        </w:r>
      </w:ins>
      <w:r w:rsidR="00B8107A">
        <w:rPr>
          <w:rFonts w:ascii="Aparajita" w:hAnsi="Aparajita" w:cs="Aparajita"/>
        </w:rPr>
        <w:t xml:space="preserve">half of mothers age 45-49 years old having </w:t>
      </w:r>
      <w:del w:id="97" w:author="Emily Smith-Greenaway" w:date="2020-08-09T09:34:00Z">
        <w:r w:rsidR="00B8107A" w:rsidDel="006D7288">
          <w:rPr>
            <w:rFonts w:ascii="Aparajita" w:hAnsi="Aparajita" w:cs="Aparajita"/>
          </w:rPr>
          <w:delText xml:space="preserve">experienced </w:delText>
        </w:r>
      </w:del>
      <w:ins w:id="98" w:author="Emily Smith-Greenaway" w:date="2020-08-09T09:34:00Z">
        <w:r w:rsidR="006D7288">
          <w:rPr>
            <w:rFonts w:ascii="Aparajita" w:hAnsi="Aparajita" w:cs="Aparajita"/>
          </w:rPr>
          <w:t xml:space="preserve">had </w:t>
        </w:r>
      </w:ins>
      <w:r w:rsidR="00B8107A">
        <w:rPr>
          <w:rFonts w:ascii="Aparajita" w:hAnsi="Aparajita" w:cs="Aparajita"/>
        </w:rPr>
        <w:t>at least one child die</w:t>
      </w:r>
      <w:ins w:id="99" w:author="Emily Smith-Greenaway" w:date="2020-08-08T23:38:00Z">
        <w:r w:rsidR="009C383D">
          <w:rPr>
            <w:rFonts w:ascii="Aparajita" w:hAnsi="Aparajita" w:cs="Aparajita"/>
          </w:rPr>
          <w:t>.</w:t>
        </w:r>
      </w:ins>
      <w:del w:id="100" w:author="Emily Smith-Greenaway" w:date="2020-08-09T08:55:00Z">
        <w:r w:rsidR="007F6C5E" w:rsidDel="001E7313">
          <w:rPr>
            <w:rFonts w:ascii="Aparajita" w:hAnsi="Aparajita" w:cs="Aparajita"/>
          </w:rPr>
          <w:delText xml:space="preserve"> </w:delText>
        </w:r>
      </w:del>
      <w:r w:rsidR="007F6C5E">
        <w:rPr>
          <w:rFonts w:ascii="Aparajita" w:hAnsi="Aparajita" w:cs="Aparajita"/>
        </w:rPr>
        <w:fldChar w:fldCharType="begin"/>
      </w:r>
      <w:r w:rsidR="00C74104">
        <w:rPr>
          <w:rFonts w:ascii="Aparajita" w:hAnsi="Aparajita" w:cs="Aparajita"/>
        </w:rPr>
        <w:instrText xml:space="preserve"> ADDIN ZOTERO_ITEM CSL_CITATION {"citationID":"3unNikZO","properties":{"formattedCitation":"\\super 3\\nosupersub{}","plainCitation":"3","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Pr>
          <w:rFonts w:ascii="Aparajita" w:hAnsi="Aparajita" w:cs="Aparajita"/>
        </w:rPr>
        <w:fldChar w:fldCharType="separate"/>
      </w:r>
      <w:r w:rsidR="00C74104" w:rsidRPr="00C74104">
        <w:rPr>
          <w:rFonts w:ascii="Aparajita" w:hAnsi="Aparajita" w:cs="Aparajita"/>
          <w:vertAlign w:val="superscript"/>
        </w:rPr>
        <w:t>3</w:t>
      </w:r>
      <w:r w:rsidR="007F6C5E">
        <w:rPr>
          <w:rFonts w:ascii="Aparajita" w:hAnsi="Aparajita" w:cs="Aparajita"/>
        </w:rPr>
        <w:fldChar w:fldCharType="end"/>
      </w:r>
      <w:del w:id="101" w:author="Emily Smith-Greenaway" w:date="2020-08-08T23:38:00Z">
        <w:r w:rsidR="00B8107A" w:rsidDel="009C383D">
          <w:rPr>
            <w:rFonts w:ascii="Aparajita" w:hAnsi="Aparajita" w:cs="Aparajita"/>
          </w:rPr>
          <w:delText>.</w:delText>
        </w:r>
      </w:del>
      <w:r w:rsidR="00B8107A">
        <w:rPr>
          <w:rFonts w:ascii="Aparajita" w:hAnsi="Aparajita" w:cs="Aparajita"/>
        </w:rPr>
        <w:t xml:space="preserve"> </w:t>
      </w:r>
    </w:p>
    <w:p w14:paraId="678AF24D" w14:textId="5C6C8A2C" w:rsidR="00595F2A" w:rsidDel="0050243A" w:rsidRDefault="00C2087E">
      <w:pPr>
        <w:ind w:firstLine="720"/>
        <w:rPr>
          <w:del w:id="102" w:author="Emily Smith-Greenaway" w:date="2020-08-09T22:43:00Z"/>
          <w:rFonts w:ascii="Aparajita" w:hAnsi="Aparajita" w:cs="Aparajita"/>
        </w:rPr>
        <w:pPrChange w:id="103" w:author="Emily Smith-Greenaway" w:date="2020-08-09T22:43:00Z">
          <w:pPr/>
        </w:pPrChange>
      </w:pPr>
      <w:r>
        <w:rPr>
          <w:rFonts w:ascii="Aparajita" w:hAnsi="Aparajita" w:cs="Aparajita"/>
        </w:rPr>
        <w:t>W</w:t>
      </w:r>
      <w:r w:rsidR="002B06B0">
        <w:rPr>
          <w:rFonts w:ascii="Aparajita" w:hAnsi="Aparajita" w:cs="Aparajita"/>
        </w:rPr>
        <w:t>hether</w:t>
      </w:r>
      <w:r w:rsidR="007F6C5E">
        <w:rPr>
          <w:rFonts w:ascii="Aparajita" w:hAnsi="Aparajita" w:cs="Aparajita"/>
        </w:rPr>
        <w:t xml:space="preserve"> </w:t>
      </w:r>
      <w:r w:rsidR="007434A6">
        <w:rPr>
          <w:rFonts w:ascii="Aparajita" w:hAnsi="Aparajita" w:cs="Aparajita"/>
        </w:rPr>
        <w:t xml:space="preserve">such </w:t>
      </w:r>
      <w:r w:rsidR="007F6C5E">
        <w:rPr>
          <w:rFonts w:ascii="Aparajita" w:hAnsi="Aparajita" w:cs="Aparajita"/>
        </w:rPr>
        <w:t xml:space="preserve">high levels of </w:t>
      </w:r>
      <w:del w:id="104" w:author="Emily Smith-Greenaway" w:date="2020-08-09T09:33:00Z">
        <w:r w:rsidR="007F6C5E" w:rsidDel="006D7288">
          <w:rPr>
            <w:rFonts w:ascii="Aparajita" w:hAnsi="Aparajita" w:cs="Aparajita"/>
          </w:rPr>
          <w:delText>child loss</w:delText>
        </w:r>
      </w:del>
      <w:ins w:id="105" w:author="Emily Smith-Greenaway" w:date="2020-08-09T09:33:00Z">
        <w:r w:rsidR="006D7288">
          <w:rPr>
            <w:rFonts w:ascii="Aparajita" w:hAnsi="Aparajita" w:cs="Aparajita"/>
          </w:rPr>
          <w:t>maternal bereavement</w:t>
        </w:r>
      </w:ins>
      <w:r w:rsidR="007F6C5E">
        <w:rPr>
          <w:rFonts w:ascii="Aparajita" w:hAnsi="Aparajita" w:cs="Aparajita"/>
        </w:rPr>
        <w:t xml:space="preserve"> </w:t>
      </w:r>
      <w:del w:id="106" w:author="Emily Smith-Greenaway" w:date="2020-08-09T09:35:00Z">
        <w:r w:rsidDel="00340193">
          <w:rPr>
            <w:rFonts w:ascii="Aparajita" w:hAnsi="Aparajita" w:cs="Aparajita"/>
          </w:rPr>
          <w:delText>also</w:delText>
        </w:r>
        <w:r w:rsidR="007F6C5E" w:rsidDel="00340193">
          <w:rPr>
            <w:rFonts w:ascii="Aparajita" w:hAnsi="Aparajita" w:cs="Aparajita"/>
          </w:rPr>
          <w:delText xml:space="preserve"> </w:delText>
        </w:r>
      </w:del>
      <w:r w:rsidR="002B06B0">
        <w:rPr>
          <w:rFonts w:ascii="Aparajita" w:hAnsi="Aparajita" w:cs="Aparajita"/>
        </w:rPr>
        <w:t>character</w:t>
      </w:r>
      <w:r>
        <w:rPr>
          <w:rFonts w:ascii="Aparajita" w:hAnsi="Aparajita" w:cs="Aparajita"/>
        </w:rPr>
        <w:t xml:space="preserve">ize </w:t>
      </w:r>
      <w:r w:rsidR="007F6C5E">
        <w:rPr>
          <w:rFonts w:ascii="Aparajita" w:hAnsi="Aparajita" w:cs="Aparajita"/>
        </w:rPr>
        <w:t xml:space="preserve">other </w:t>
      </w:r>
      <w:del w:id="107" w:author="Emily Smith-Greenaway" w:date="2020-08-09T08:58:00Z">
        <w:r w:rsidR="007F6C5E" w:rsidRPr="009A3160" w:rsidDel="00260DD6">
          <w:rPr>
            <w:rFonts w:ascii="Aparajita" w:hAnsi="Aparajita" w:cs="Aparajita"/>
          </w:rPr>
          <w:delText xml:space="preserve">countries </w:delText>
        </w:r>
        <w:r w:rsidDel="00260DD6">
          <w:rPr>
            <w:rFonts w:ascii="Aparajita" w:hAnsi="Aparajita" w:cs="Aparajita"/>
          </w:rPr>
          <w:delText>across</w:delText>
        </w:r>
        <w:r w:rsidRPr="009A3160" w:rsidDel="00260DD6">
          <w:rPr>
            <w:rFonts w:ascii="Aparajita" w:hAnsi="Aparajita" w:cs="Aparajita"/>
          </w:rPr>
          <w:delText xml:space="preserve"> </w:delText>
        </w:r>
      </w:del>
      <w:ins w:id="108" w:author="Emily Smith-Greenaway" w:date="2020-08-09T00:35:00Z">
        <w:r w:rsidR="005026C9">
          <w:rPr>
            <w:rFonts w:ascii="Aparajita" w:hAnsi="Aparajita" w:cs="Aparajita"/>
          </w:rPr>
          <w:t>low</w:t>
        </w:r>
      </w:ins>
      <w:ins w:id="109" w:author="Emily Smith-Greenaway" w:date="2020-08-09T09:40:00Z">
        <w:r w:rsidR="005B5F13">
          <w:rPr>
            <w:rFonts w:ascii="Aparajita" w:hAnsi="Aparajita" w:cs="Aparajita"/>
          </w:rPr>
          <w:t>- and middle-</w:t>
        </w:r>
      </w:ins>
      <w:ins w:id="110" w:author="Emily Smith-Greenaway" w:date="2020-08-09T00:35:00Z">
        <w:r w:rsidR="005026C9">
          <w:rPr>
            <w:rFonts w:ascii="Aparajita" w:hAnsi="Aparajita" w:cs="Aparajita"/>
          </w:rPr>
          <w:t xml:space="preserve">income </w:t>
        </w:r>
      </w:ins>
      <w:ins w:id="111" w:author="Emily Smith-Greenaway" w:date="2020-08-09T08:58:00Z">
        <w:r w:rsidR="00260DD6">
          <w:rPr>
            <w:rFonts w:ascii="Aparajita" w:hAnsi="Aparajita" w:cs="Aparajita"/>
          </w:rPr>
          <w:t>countries</w:t>
        </w:r>
      </w:ins>
      <w:del w:id="112" w:author="Emily Smith-Greenaway" w:date="2020-08-09T00:35:00Z">
        <w:r w:rsidR="007F6C5E" w:rsidRPr="009A3160" w:rsidDel="005026C9">
          <w:rPr>
            <w:rFonts w:ascii="Aparajita" w:hAnsi="Aparajita" w:cs="Aparajita"/>
          </w:rPr>
          <w:delText>the global south</w:delText>
        </w:r>
        <w:r w:rsidR="002B06B0" w:rsidDel="005026C9">
          <w:rPr>
            <w:rFonts w:ascii="Aparajita" w:hAnsi="Aparajita" w:cs="Aparajita"/>
          </w:rPr>
          <w:delText xml:space="preserve"> </w:delText>
        </w:r>
      </w:del>
      <w:del w:id="113" w:author="Emily Smith-Greenaway" w:date="2020-08-09T22:41:00Z">
        <w:r w:rsidR="00680642" w:rsidDel="0050243A">
          <w:rPr>
            <w:rFonts w:ascii="Aparajita" w:hAnsi="Aparajita" w:cs="Aparajita"/>
          </w:rPr>
          <w:delText>is u</w:delText>
        </w:r>
        <w:r w:rsidR="007434A6" w:rsidDel="0050243A">
          <w:rPr>
            <w:rFonts w:ascii="Aparajita" w:hAnsi="Aparajita" w:cs="Aparajita"/>
          </w:rPr>
          <w:delText>nclear</w:delText>
        </w:r>
      </w:del>
      <w:r w:rsidR="007F6C5E" w:rsidRPr="009A3160">
        <w:rPr>
          <w:rFonts w:ascii="Aparajita" w:hAnsi="Aparajita" w:cs="Aparajita"/>
        </w:rPr>
        <w:t xml:space="preserve">, </w:t>
      </w:r>
      <w:ins w:id="114" w:author="Emily Smith-Greenaway" w:date="2020-08-08T22:30:00Z">
        <w:r w:rsidR="00DE5C46">
          <w:rPr>
            <w:rFonts w:ascii="Aparajita" w:hAnsi="Aparajita" w:cs="Aparajita"/>
          </w:rPr>
          <w:t xml:space="preserve">and how they compare to levels in </w:t>
        </w:r>
      </w:ins>
      <w:ins w:id="115" w:author="Emily Smith-Greenaway" w:date="2020-08-09T00:35:00Z">
        <w:r w:rsidR="005026C9">
          <w:rPr>
            <w:rFonts w:ascii="Aparajita" w:hAnsi="Aparajita" w:cs="Aparajita"/>
          </w:rPr>
          <w:t>high-income countries</w:t>
        </w:r>
      </w:ins>
      <w:ins w:id="116" w:author="Emily Smith-Greenaway" w:date="2020-08-08T22:30:00Z">
        <w:r w:rsidR="00DE5C46">
          <w:rPr>
            <w:rFonts w:ascii="Aparajita" w:hAnsi="Aparajita" w:cs="Aparajita"/>
          </w:rPr>
          <w:t xml:space="preserve"> is unknown</w:t>
        </w:r>
        <w:commentRangeStart w:id="117"/>
        <w:r w:rsidR="00DE5C46">
          <w:rPr>
            <w:rFonts w:ascii="Aparajita" w:hAnsi="Aparajita" w:cs="Aparajita"/>
          </w:rPr>
          <w:t xml:space="preserve">. </w:t>
        </w:r>
      </w:ins>
      <w:commentRangeEnd w:id="117"/>
      <w:ins w:id="118" w:author="Emily Smith-Greenaway" w:date="2020-08-09T08:18:00Z">
        <w:r w:rsidR="00BF5E34">
          <w:rPr>
            <w:rStyle w:val="CommentReference"/>
            <w:rFonts w:asciiTheme="minorHAnsi" w:eastAsiaTheme="minorHAnsi" w:hAnsiTheme="minorHAnsi" w:cstheme="minorBidi"/>
          </w:rPr>
          <w:commentReference w:id="117"/>
        </w:r>
      </w:ins>
      <w:del w:id="119" w:author="Emily Smith-Greenaway" w:date="2020-08-08T22:31:00Z">
        <w:r w:rsidR="007F6C5E" w:rsidRPr="009A3160" w:rsidDel="00DE5C46">
          <w:rPr>
            <w:rFonts w:ascii="Aparajita" w:hAnsi="Aparajita" w:cs="Aparajita"/>
          </w:rPr>
          <w:delText xml:space="preserve">and </w:delText>
        </w:r>
        <w:r w:rsidR="006D083C" w:rsidDel="00DE5C46">
          <w:rPr>
            <w:rFonts w:ascii="Aparajita" w:hAnsi="Aparajita" w:cs="Aparajita"/>
          </w:rPr>
          <w:delText xml:space="preserve">the </w:delText>
        </w:r>
        <w:r w:rsidR="00B14230" w:rsidDel="00DE5C46">
          <w:rPr>
            <w:rFonts w:ascii="Aparajita" w:hAnsi="Aparajita" w:cs="Aparajita"/>
          </w:rPr>
          <w:delText xml:space="preserve">magnitude of </w:delText>
        </w:r>
      </w:del>
      <w:del w:id="120" w:author="Emily Smith-Greenaway" w:date="2020-08-08T22:25:00Z">
        <w:r w:rsidR="00B14230" w:rsidDel="00C50F50">
          <w:rPr>
            <w:rFonts w:ascii="Aparajita" w:hAnsi="Aparajita" w:cs="Aparajita"/>
          </w:rPr>
          <w:delText>difference</w:delText>
        </w:r>
      </w:del>
      <w:del w:id="121" w:author="Emily Smith-Greenaway" w:date="2020-08-08T22:31:00Z">
        <w:r w:rsidR="00B14230" w:rsidDel="00DE5C46">
          <w:rPr>
            <w:rFonts w:ascii="Aparajita" w:hAnsi="Aparajita" w:cs="Aparajita"/>
          </w:rPr>
          <w:delText xml:space="preserve"> </w:delText>
        </w:r>
      </w:del>
      <w:del w:id="122" w:author="Emily Smith-Greenaway" w:date="2020-08-08T22:25:00Z">
        <w:r w:rsidR="00B14230" w:rsidDel="00C50F50">
          <w:rPr>
            <w:rFonts w:ascii="Aparajita" w:hAnsi="Aparajita" w:cs="Aparajita"/>
          </w:rPr>
          <w:delText xml:space="preserve">between </w:delText>
        </w:r>
        <w:r w:rsidR="007434A6" w:rsidDel="00C50F50">
          <w:rPr>
            <w:rFonts w:ascii="Aparajita" w:hAnsi="Aparajita" w:cs="Aparajita"/>
          </w:rPr>
          <w:delText xml:space="preserve">and within </w:delText>
        </w:r>
        <w:r w:rsidR="00B14230" w:rsidDel="00C50F50">
          <w:rPr>
            <w:rFonts w:ascii="Aparajita" w:hAnsi="Aparajita" w:cs="Aparajita"/>
          </w:rPr>
          <w:delText xml:space="preserve">world regions </w:delText>
        </w:r>
      </w:del>
      <w:del w:id="123" w:author="Emily Smith-Greenaway" w:date="2020-08-08T22:31:00Z">
        <w:r w:rsidR="00680642" w:rsidDel="00DE5C46">
          <w:rPr>
            <w:rFonts w:ascii="Aparajita" w:hAnsi="Aparajita" w:cs="Aparajita"/>
          </w:rPr>
          <w:delText>remains</w:delText>
        </w:r>
        <w:r w:rsidR="002B06B0" w:rsidDel="00DE5C46">
          <w:rPr>
            <w:rFonts w:ascii="Aparajita" w:hAnsi="Aparajita" w:cs="Aparajita"/>
          </w:rPr>
          <w:delText xml:space="preserve"> an open question</w:delText>
        </w:r>
        <w:r w:rsidR="007F6C5E" w:rsidRPr="009A3160" w:rsidDel="00DE5C46">
          <w:rPr>
            <w:rFonts w:ascii="Aparajita" w:hAnsi="Aparajita" w:cs="Aparajita"/>
          </w:rPr>
          <w:delText>.</w:delText>
        </w:r>
      </w:del>
    </w:p>
    <w:p w14:paraId="703633BB" w14:textId="78F807A6" w:rsidR="00C25E50" w:rsidRPr="009A3160" w:rsidDel="00007438" w:rsidRDefault="007F6C5E">
      <w:pPr>
        <w:ind w:firstLine="720"/>
        <w:rPr>
          <w:del w:id="124" w:author="Emily Smith-Greenaway" w:date="2020-08-08T22:51:00Z"/>
          <w:rFonts w:ascii="Aparajita" w:hAnsi="Aparajita" w:cs="Aparajita"/>
        </w:rPr>
      </w:pPr>
      <w:del w:id="125" w:author="Emily Smith-Greenaway" w:date="2020-08-08T22:31:00Z">
        <w:r w:rsidDel="00DE5C46">
          <w:rPr>
            <w:rFonts w:ascii="Aparajita" w:hAnsi="Aparajita" w:cs="Aparajita"/>
          </w:rPr>
          <w:delText>Documenting global inequality in maternal bereavement offer</w:delText>
        </w:r>
        <w:r w:rsidR="00890900" w:rsidDel="00DE5C46">
          <w:rPr>
            <w:rFonts w:ascii="Aparajita" w:hAnsi="Aparajita" w:cs="Aparajita"/>
          </w:rPr>
          <w:delText>s</w:delText>
        </w:r>
        <w:r w:rsidDel="00DE5C46">
          <w:rPr>
            <w:rFonts w:ascii="Aparajita" w:hAnsi="Aparajita" w:cs="Aparajita"/>
          </w:rPr>
          <w:delText xml:space="preserve"> a </w:delText>
        </w:r>
      </w:del>
      <w:del w:id="126" w:author="Emily Smith-Greenaway" w:date="2020-08-08T22:51:00Z">
        <w:r w:rsidDel="00007438">
          <w:rPr>
            <w:rFonts w:ascii="Aparajita" w:hAnsi="Aparajita" w:cs="Aparajita"/>
          </w:rPr>
          <w:delText xml:space="preserve">window into </w:delText>
        </w:r>
        <w:commentRangeStart w:id="127"/>
        <w:commentRangeStart w:id="128"/>
        <w:r w:rsidR="008736EF" w:rsidDel="00007438">
          <w:rPr>
            <w:rFonts w:ascii="Aparajita" w:hAnsi="Aparajita" w:cs="Aparajita"/>
          </w:rPr>
          <w:delText>how health disparities</w:delText>
        </w:r>
        <w:r w:rsidR="00AA079C" w:rsidDel="00007438">
          <w:rPr>
            <w:rFonts w:ascii="Aparajita" w:hAnsi="Aparajita" w:cs="Aparajita"/>
          </w:rPr>
          <w:delText xml:space="preserve"> </w:delText>
        </w:r>
        <w:commentRangeEnd w:id="127"/>
        <w:r w:rsidR="00B14230" w:rsidDel="00007438">
          <w:rPr>
            <w:rStyle w:val="CommentReference"/>
            <w:rFonts w:asciiTheme="minorHAnsi" w:eastAsiaTheme="minorHAnsi" w:hAnsiTheme="minorHAnsi" w:cstheme="minorBidi"/>
          </w:rPr>
          <w:commentReference w:id="127"/>
        </w:r>
        <w:commentRangeEnd w:id="128"/>
        <w:r w:rsidR="000B2F67" w:rsidDel="00007438">
          <w:rPr>
            <w:rStyle w:val="CommentReference"/>
            <w:rFonts w:asciiTheme="minorHAnsi" w:eastAsiaTheme="minorHAnsi" w:hAnsiTheme="minorHAnsi" w:cstheme="minorBidi"/>
          </w:rPr>
          <w:commentReference w:id="128"/>
        </w:r>
      </w:del>
      <w:del w:id="129" w:author="Emily Smith-Greenaway" w:date="2020-08-08T22:34:00Z">
        <w:r w:rsidR="008736EF" w:rsidDel="00DE5C46">
          <w:rPr>
            <w:rFonts w:ascii="Aparajita" w:hAnsi="Aparajita" w:cs="Aparajita"/>
          </w:rPr>
          <w:delText xml:space="preserve">directly </w:delText>
        </w:r>
        <w:r w:rsidDel="00DE5C46">
          <w:rPr>
            <w:rFonts w:ascii="Aparajita" w:hAnsi="Aparajita" w:cs="Aparajita"/>
          </w:rPr>
          <w:delText>affect</w:delText>
        </w:r>
      </w:del>
      <w:del w:id="130" w:author="Emily Smith-Greenaway" w:date="2020-08-08T22:51:00Z">
        <w:r w:rsidDel="00007438">
          <w:rPr>
            <w:rFonts w:ascii="Aparajita" w:hAnsi="Aparajita" w:cs="Aparajita"/>
          </w:rPr>
          <w:delText xml:space="preserve"> the lives and wellbeing of mothers. </w:delText>
        </w:r>
        <w:r w:rsidR="00B14230" w:rsidDel="00007438">
          <w:rPr>
            <w:rFonts w:ascii="Aparajita" w:hAnsi="Aparajita" w:cs="Aparajita"/>
          </w:rPr>
          <w:delText>The</w:delText>
        </w:r>
        <w:r w:rsidR="00C25E50" w:rsidRPr="009A3160" w:rsidDel="00007438">
          <w:rPr>
            <w:rFonts w:ascii="Aparajita" w:hAnsi="Aparajita" w:cs="Aparajita"/>
          </w:rPr>
          <w:delText xml:space="preserve"> experienc</w:delText>
        </w:r>
        <w:r w:rsidR="00B14230" w:rsidDel="00007438">
          <w:rPr>
            <w:rFonts w:ascii="Aparajita" w:hAnsi="Aparajita" w:cs="Aparajita"/>
          </w:rPr>
          <w:delText>e of</w:delText>
        </w:r>
        <w:r w:rsidR="00C25E50" w:rsidRPr="009A3160" w:rsidDel="00007438">
          <w:rPr>
            <w:rFonts w:ascii="Aparajita" w:hAnsi="Aparajita" w:cs="Aparajita"/>
          </w:rPr>
          <w:delText xml:space="preserve"> a child </w:delText>
        </w:r>
      </w:del>
      <w:del w:id="131" w:author="Emily Smith-Greenaway" w:date="2020-08-08T22:49:00Z">
        <w:r w:rsidR="00C25E50" w:rsidRPr="009A3160" w:rsidDel="0003329B">
          <w:rPr>
            <w:rFonts w:ascii="Aparajita" w:hAnsi="Aparajita" w:cs="Aparajita"/>
          </w:rPr>
          <w:delText>de</w:delText>
        </w:r>
        <w:r w:rsidR="00B14230" w:rsidDel="0003329B">
          <w:rPr>
            <w:rFonts w:ascii="Aparajita" w:hAnsi="Aparajita" w:cs="Aparajita"/>
          </w:rPr>
          <w:delText>ath</w:delText>
        </w:r>
        <w:r w:rsidR="00C25E50" w:rsidRPr="009A3160" w:rsidDel="0003329B">
          <w:rPr>
            <w:rFonts w:ascii="Aparajita" w:hAnsi="Aparajita" w:cs="Aparajita"/>
          </w:rPr>
          <w:delText xml:space="preserve"> influences women’s future childbearing</w:delText>
        </w:r>
        <w:r w:rsidR="002A7D41" w:rsidRPr="009A3160" w:rsidDel="0003329B">
          <w:rPr>
            <w:rFonts w:ascii="Aparajita" w:hAnsi="Aparajita" w:cs="Aparajita"/>
          </w:rPr>
          <w:delText xml:space="preserve"> </w:delText>
        </w:r>
        <w:r w:rsidDel="0003329B">
          <w:rPr>
            <w:rFonts w:ascii="Aparajita" w:hAnsi="Aparajita" w:cs="Aparajita"/>
          </w:rPr>
          <w:fldChar w:fldCharType="begin"/>
        </w:r>
        <w:r w:rsidDel="0003329B">
          <w:rPr>
            <w:rFonts w:ascii="Aparajita" w:hAnsi="Aparajita" w:cs="Aparajita"/>
          </w:rPr>
          <w:delInstrText xml:space="preserve"> ADDIN ZOTERO_ITEM CSL_CITATION {"citationID":"LUUaO9Cm","properties":{"formattedCitation":"(Nobles et al., 2015)","plainCitation":"(Nobles et al., 2015)","noteIndex":0},"citationItems":[{"id":92,"uris":["http://zotero.org/users/local/6aiRCPll/items/DMXY2TIP"],"uri":["http://zotero.org/users/local/6aiRCPll/items/DMXY2TIP"],"itemData":{"id":92,"type":"article-journal","container-title":"Demography","issue":"1","note":"ISBN: 0070-3370\npublisher: Springer","page":"15-38","title":"The effects of mortality on fertility: population dynamics after a natural disaster","volume":"52","author":[{"family":"Nobles","given":"Jenna"},{"family":"Frankenberg","given":"Elizabeth"},{"family":"Thomas","given":"Duncan"}],"issued":{"date-parts":[["2015"]]}}}],"schema":"https://github.com/citation-style-language/schema/raw/master/csl-citation.json"} </w:delInstrText>
        </w:r>
        <w:r w:rsidDel="0003329B">
          <w:rPr>
            <w:rFonts w:ascii="Aparajita" w:hAnsi="Aparajita" w:cs="Aparajita"/>
          </w:rPr>
          <w:fldChar w:fldCharType="separate"/>
        </w:r>
        <w:r w:rsidRPr="007F6C5E" w:rsidDel="0003329B">
          <w:rPr>
            <w:rFonts w:ascii="Aparajita" w:hAnsi="Aparajita" w:cs="Aparajita"/>
          </w:rPr>
          <w:delText>(Nobles et al., 2015)</w:delText>
        </w:r>
        <w:r w:rsidDel="0003329B">
          <w:rPr>
            <w:rFonts w:ascii="Aparajita" w:hAnsi="Aparajita" w:cs="Aparajita"/>
          </w:rPr>
          <w:fldChar w:fldCharType="end"/>
        </w:r>
        <w:r w:rsidR="0042441B" w:rsidRPr="009A3160" w:rsidDel="0003329B">
          <w:rPr>
            <w:rFonts w:ascii="Aparajita" w:hAnsi="Aparajita" w:cs="Aparajita"/>
          </w:rPr>
          <w:delText xml:space="preserve">, </w:delText>
        </w:r>
      </w:del>
      <w:del w:id="132" w:author="Emily Smith-Greenaway" w:date="2020-08-08T22:51:00Z">
        <w:r w:rsidR="0042441B" w:rsidRPr="009A3160" w:rsidDel="00007438">
          <w:rPr>
            <w:rFonts w:ascii="Aparajita" w:hAnsi="Aparajita" w:cs="Aparajita"/>
          </w:rPr>
          <w:delText xml:space="preserve">mental health </w:delText>
        </w:r>
        <w:r w:rsidR="003F6C30" w:rsidRPr="009A3160" w:rsidDel="00007438">
          <w:rPr>
            <w:rFonts w:ascii="Aparajita" w:hAnsi="Aparajita" w:cs="Aparajita"/>
          </w:rPr>
          <w:fldChar w:fldCharType="begin"/>
        </w:r>
        <w:r w:rsidR="003F6C30" w:rsidRPr="009A3160" w:rsidDel="00007438">
          <w:rPr>
            <w:rFonts w:ascii="Aparajita" w:hAnsi="Aparajita" w:cs="Aparajita"/>
          </w:rPr>
          <w:delInstrText xml:space="preserve"> ADDIN ZOTERO_ITEM CSL_CITATION {"citationID":"w05dnwhf","properties":{"formattedCitation":"(Rogers et al., 2008; Song et al., 2010)","plainCitation":"(Rogers et al., 2008; Song et al., 2010)","noteIndex":0},"citationItems":[{"id":51,"uris":["http://zotero.org/users/local/6aiRCPll/items/6DHU4DJA"],"uri":["http://zotero.org/users/local/6aiRCPll/items/6DHU4DJA"],"itemData":{"id":51,"type":"article-journal","container-title":"Journal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delInstrText>
        </w:r>
        <w:r w:rsidR="003F6C30" w:rsidRPr="009A3160" w:rsidDel="00007438">
          <w:delInstrText>‐</w:delInstrText>
        </w:r>
        <w:r w:rsidR="003F6C30" w:rsidRPr="009A3160" w:rsidDel="00007438">
          <w:rPr>
            <w:rFonts w:ascii="Aparajita" w:hAnsi="Aparajita" w:cs="Aparajita"/>
          </w:rPr>
          <w:delInstrText>Term Effects of Child Death on Parents' Health</w:delInstrText>
        </w:r>
        <w:r w:rsidR="003F6C30" w:rsidRPr="009A3160" w:rsidDel="00007438">
          <w:delInstrText>‐</w:delInstrText>
        </w:r>
        <w:r w:rsidR="003F6C30" w:rsidRPr="009A3160" w:rsidDel="00007438">
          <w:rPr>
            <w:rFonts w:ascii="Aparajita" w:hAnsi="Aparajita" w:cs="Aparajita"/>
          </w:rPr>
          <w:del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delInstrText>
        </w:r>
        <w:r w:rsidR="003F6C30" w:rsidRPr="009A3160" w:rsidDel="00007438">
          <w:rPr>
            <w:rFonts w:ascii="Aparajita" w:hAnsi="Aparajita" w:cs="Aparajita"/>
          </w:rPr>
          <w:fldChar w:fldCharType="separate"/>
        </w:r>
        <w:r w:rsidR="003F6C30" w:rsidRPr="009A3160" w:rsidDel="00007438">
          <w:rPr>
            <w:rFonts w:ascii="Aparajita" w:hAnsi="Aparajita" w:cs="Aparajita"/>
          </w:rPr>
          <w:delText>(Rogers et al., 2008; Song et al., 2010)</w:delText>
        </w:r>
        <w:r w:rsidR="003F6C30" w:rsidRPr="009A3160" w:rsidDel="00007438">
          <w:rPr>
            <w:rFonts w:ascii="Aparajita" w:hAnsi="Aparajita" w:cs="Aparajita"/>
          </w:rPr>
          <w:fldChar w:fldCharType="end"/>
        </w:r>
      </w:del>
      <w:del w:id="133" w:author="Emily Smith-Greenaway" w:date="2020-08-08T22:49:00Z">
        <w:r w:rsidR="00B14230" w:rsidDel="0003329B">
          <w:rPr>
            <w:rFonts w:ascii="Aparajita" w:hAnsi="Aparajita" w:cs="Aparajita"/>
          </w:rPr>
          <w:delText>,</w:delText>
        </w:r>
        <w:r w:rsidR="0042441B" w:rsidRPr="009A3160" w:rsidDel="0003329B">
          <w:rPr>
            <w:rFonts w:ascii="Aparajita" w:hAnsi="Aparajita" w:cs="Aparajita"/>
          </w:rPr>
          <w:delText xml:space="preserve"> </w:delText>
        </w:r>
      </w:del>
      <w:del w:id="134" w:author="Emily Smith-Greenaway" w:date="2020-08-08T22:51:00Z">
        <w:r w:rsidR="0042441B" w:rsidRPr="009A3160" w:rsidDel="00007438">
          <w:rPr>
            <w:rFonts w:ascii="Aparajita" w:hAnsi="Aparajita" w:cs="Aparajita"/>
          </w:rPr>
          <w:delText>physical health</w:delText>
        </w:r>
      </w:del>
      <w:del w:id="135" w:author="Emily Smith-Greenaway" w:date="2020-08-08T22:49:00Z">
        <w:r w:rsidR="007434A6" w:rsidDel="0003329B">
          <w:rPr>
            <w:rFonts w:ascii="Aparajita" w:hAnsi="Aparajita" w:cs="Aparajita"/>
          </w:rPr>
          <w:delText>,</w:delText>
        </w:r>
      </w:del>
      <w:del w:id="136" w:author="Emily Smith-Greenaway" w:date="2020-08-08T22:51:00Z">
        <w:r w:rsidR="0042441B" w:rsidRPr="009A3160" w:rsidDel="00007438">
          <w:rPr>
            <w:rFonts w:ascii="Aparajita" w:hAnsi="Aparajita" w:cs="Aparajita"/>
          </w:rPr>
          <w:delText xml:space="preserve"> and </w:delText>
        </w:r>
        <w:r w:rsidR="007434A6" w:rsidDel="00007438">
          <w:rPr>
            <w:rFonts w:ascii="Aparajita" w:hAnsi="Aparajita" w:cs="Aparajita"/>
          </w:rPr>
          <w:delText>longevity</w:delText>
        </w:r>
        <w:r w:rsidR="0042441B" w:rsidRPr="009A3160" w:rsidDel="00007438">
          <w:rPr>
            <w:rFonts w:ascii="Aparajita" w:hAnsi="Aparajita" w:cs="Aparajita"/>
          </w:rPr>
          <w:delText xml:space="preserve"> </w:delText>
        </w:r>
        <w:r w:rsidR="003F6C30" w:rsidRPr="009A3160" w:rsidDel="00007438">
          <w:rPr>
            <w:rFonts w:ascii="Aparajita" w:hAnsi="Aparajita" w:cs="Aparajita"/>
          </w:rPr>
          <w:fldChar w:fldCharType="begin"/>
        </w:r>
        <w:r w:rsidR="003F6C30" w:rsidRPr="009A3160" w:rsidDel="00007438">
          <w:rPr>
            <w:rFonts w:ascii="Aparajita" w:hAnsi="Aparajita" w:cs="Aparajita"/>
          </w:rPr>
          <w:delInstrText xml:space="preserve"> ADDIN ZOTERO_ITEM CSL_CITATION {"citationID":"FnMzlWN2","properties":{"formattedCitation":"(Li et al., 2003; Rostila et al., 2012)","plainCitation":"(Li et al., 2003; Rostila et al., 2012)","noteIndex":0},"citationItems":[{"id":226,"uris":["http://zotero.org/users/local/6aiRCPll/items/S848ZWW5"],"uri":["http://zotero.org/users/local/6aiRCPll/items/S848ZWW5"],"itemData":{"id":226,"type":"article-journal","container-title":"The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delInstrText>
        </w:r>
        <w:r w:rsidR="003F6C30" w:rsidRPr="009A3160" w:rsidDel="00007438">
          <w:rPr>
            <w:rFonts w:ascii="Aparajita" w:hAnsi="Aparajita" w:cs="Aparajita"/>
          </w:rPr>
          <w:fldChar w:fldCharType="separate"/>
        </w:r>
        <w:r w:rsidR="003F6C30" w:rsidRPr="009A3160" w:rsidDel="00007438">
          <w:rPr>
            <w:rFonts w:ascii="Aparajita" w:hAnsi="Aparajita" w:cs="Aparajita"/>
          </w:rPr>
          <w:delText>(Li et al., 2003; Rostila et al., 2012)</w:delText>
        </w:r>
        <w:r w:rsidR="003F6C30" w:rsidRPr="009A3160" w:rsidDel="00007438">
          <w:rPr>
            <w:rFonts w:ascii="Aparajita" w:hAnsi="Aparajita" w:cs="Aparajita"/>
          </w:rPr>
          <w:fldChar w:fldCharType="end"/>
        </w:r>
        <w:r w:rsidR="00D442CC" w:rsidRPr="009A3160" w:rsidDel="00007438">
          <w:rPr>
            <w:rFonts w:ascii="Aparajita" w:hAnsi="Aparajita" w:cs="Aparajita"/>
          </w:rPr>
          <w:delText xml:space="preserve">. </w:delText>
        </w:r>
        <w:r w:rsidR="00CC0C2A" w:rsidDel="00007438">
          <w:rPr>
            <w:rFonts w:ascii="Aparajita" w:hAnsi="Aparajita" w:cs="Aparajita"/>
          </w:rPr>
          <w:delText>And b</w:delText>
        </w:r>
        <w:r w:rsidR="001179FC" w:rsidRPr="009A3160" w:rsidDel="00007438">
          <w:rPr>
            <w:rFonts w:ascii="Aparajita" w:hAnsi="Aparajita" w:cs="Aparajita"/>
          </w:rPr>
          <w:delText xml:space="preserve">ecause the </w:delText>
        </w:r>
        <w:r w:rsidR="005965A2" w:rsidDel="00007438">
          <w:rPr>
            <w:rFonts w:ascii="Aparajita" w:hAnsi="Aparajita" w:cs="Aparajita"/>
          </w:rPr>
          <w:delText xml:space="preserve">resulting </w:delText>
        </w:r>
        <w:r w:rsidR="001179FC" w:rsidRPr="009A3160" w:rsidDel="00007438">
          <w:rPr>
            <w:rFonts w:ascii="Aparajita" w:hAnsi="Aparajita" w:cs="Aparajita"/>
          </w:rPr>
          <w:delText xml:space="preserve">grief </w:delText>
        </w:r>
        <w:r w:rsidR="00CC0C2A" w:rsidDel="00007438">
          <w:rPr>
            <w:rFonts w:ascii="Aparajita" w:hAnsi="Aparajita" w:cs="Aparajita"/>
          </w:rPr>
          <w:delText>is so intense</w:delText>
        </w:r>
        <w:r w:rsidR="00EB4436" w:rsidRPr="009A3160" w:rsidDel="00007438">
          <w:rPr>
            <w:rFonts w:ascii="Aparajita" w:hAnsi="Aparajita" w:cs="Aparajita"/>
          </w:rPr>
          <w:delText xml:space="preserve">, </w:delText>
        </w:r>
        <w:r w:rsidR="00064694" w:rsidRPr="009A3160" w:rsidDel="00007438">
          <w:rPr>
            <w:rFonts w:ascii="Aparajita" w:hAnsi="Aparajita" w:cs="Aparajita"/>
          </w:rPr>
          <w:delText xml:space="preserve">the adverse </w:delText>
        </w:r>
        <w:r w:rsidR="001179FC" w:rsidRPr="009A3160" w:rsidDel="00007438">
          <w:rPr>
            <w:rFonts w:ascii="Aparajita" w:hAnsi="Aparajita" w:cs="Aparajita"/>
          </w:rPr>
          <w:delText xml:space="preserve">effects </w:delText>
        </w:r>
        <w:r w:rsidR="00B14230" w:rsidDel="00007438">
          <w:rPr>
            <w:rFonts w:ascii="Aparajita" w:hAnsi="Aparajita" w:cs="Aparajita"/>
          </w:rPr>
          <w:delText xml:space="preserve">can </w:delText>
        </w:r>
        <w:r w:rsidR="001179FC" w:rsidRPr="009A3160" w:rsidDel="00007438">
          <w:rPr>
            <w:rFonts w:ascii="Aparajita" w:hAnsi="Aparajita" w:cs="Aparajita"/>
          </w:rPr>
          <w:delText>persist for years—even decades</w:delText>
        </w:r>
        <w:r w:rsidR="002A7D41" w:rsidRPr="009A3160" w:rsidDel="00007438">
          <w:rPr>
            <w:rFonts w:ascii="Aparajita" w:hAnsi="Aparajita" w:cs="Aparajita"/>
          </w:rPr>
          <w:delText xml:space="preserve"> </w:delText>
        </w:r>
        <w:r w:rsidR="0003329B" w:rsidDel="00007438">
          <w:rPr>
            <w:rFonts w:ascii="Aparajita" w:hAnsi="Aparajita" w:cs="Aparajita"/>
          </w:rPr>
          <w:fldChar w:fldCharType="begin"/>
        </w:r>
        <w:r w:rsidR="0003329B" w:rsidDel="00007438">
          <w:rPr>
            <w:rFonts w:ascii="Aparajita" w:hAnsi="Aparajita" w:cs="Aparajita"/>
          </w:rPr>
          <w:delInstrText xml:space="preserve"> ADDIN ZOTERO_ITEM CSL_CITATION {"citationID":"vRf3fGCx","properties":{"formattedCitation":"(Rogers et al., 2008)","plainCitation":"(Rogers et al., 2008)","noteIndex":0},"citationItems":[{"id":51,"uris":["http://zotero.org/users/local/6aiRCPll/items/6DHU4DJA"],"uri":["http://zotero.org/users/local/6aiRCPll/items/6DHU4DJA"],"itemData":{"id":51,"type":"article-journal","container-title":"Journal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delInstrText>
        </w:r>
        <w:r w:rsidR="0003329B" w:rsidDel="00007438">
          <w:rPr>
            <w:rFonts w:ascii="Aparajita" w:hAnsi="Aparajita" w:cs="Aparajita"/>
          </w:rPr>
          <w:fldChar w:fldCharType="separate"/>
        </w:r>
        <w:r w:rsidR="0003329B" w:rsidRPr="0003329B" w:rsidDel="00007438">
          <w:rPr>
            <w:rFonts w:ascii="Aparajita" w:hAnsi="Aparajita" w:cs="Aparajita"/>
          </w:rPr>
          <w:delText>(Rogers et al., 2008)</w:delText>
        </w:r>
        <w:r w:rsidR="0003329B" w:rsidDel="00007438">
          <w:rPr>
            <w:rFonts w:ascii="Aparajita" w:hAnsi="Aparajita" w:cs="Aparajita"/>
          </w:rPr>
          <w:fldChar w:fldCharType="end"/>
        </w:r>
        <w:r w:rsidR="002A7D41" w:rsidRPr="009A3160" w:rsidDel="0003329B">
          <w:rPr>
            <w:rFonts w:ascii="Aparajita" w:hAnsi="Aparajita" w:cs="Aparajita"/>
          </w:rPr>
          <w:delText>(cite)</w:delText>
        </w:r>
        <w:r w:rsidR="001179FC" w:rsidRPr="009A3160" w:rsidDel="00007438">
          <w:rPr>
            <w:rFonts w:ascii="Aparajita" w:hAnsi="Aparajita" w:cs="Aparajita"/>
          </w:rPr>
          <w:delText xml:space="preserve">. </w:delText>
        </w:r>
        <w:r w:rsidR="001B037E" w:rsidDel="00007438">
          <w:rPr>
            <w:rFonts w:ascii="Aparajita" w:hAnsi="Aparajita" w:cs="Aparajita"/>
          </w:rPr>
          <w:delText>Clearly establishing</w:delText>
        </w:r>
        <w:r w:rsidR="00C85E40" w:rsidRPr="009A3160" w:rsidDel="00007438">
          <w:rPr>
            <w:rFonts w:ascii="Aparajita" w:hAnsi="Aparajita" w:cs="Aparajita"/>
          </w:rPr>
          <w:delText xml:space="preserve"> the </w:delText>
        </w:r>
        <w:r w:rsidR="001B037E" w:rsidDel="00007438">
          <w:rPr>
            <w:rFonts w:ascii="Aparajita" w:hAnsi="Aparajita" w:cs="Aparajita"/>
          </w:rPr>
          <w:delText xml:space="preserve">population-level </w:delText>
        </w:r>
        <w:r w:rsidR="002A7D41" w:rsidRPr="009A3160" w:rsidDel="00007438">
          <w:rPr>
            <w:rFonts w:ascii="Aparajita" w:hAnsi="Aparajita" w:cs="Aparajita"/>
          </w:rPr>
          <w:delText xml:space="preserve">prevalence of maternal bereavement </w:delText>
        </w:r>
        <w:r w:rsidR="00890900" w:rsidDel="00007438">
          <w:rPr>
            <w:rFonts w:ascii="Aparajita" w:hAnsi="Aparajita" w:cs="Aparajita"/>
          </w:rPr>
          <w:delText xml:space="preserve">accomplishes two things – first it </w:delText>
        </w:r>
        <w:r w:rsidR="007434A6" w:rsidDel="00007438">
          <w:rPr>
            <w:rFonts w:ascii="Aparajita" w:hAnsi="Aparajita" w:cs="Aparajita"/>
          </w:rPr>
          <w:delText xml:space="preserve">clarifies the contemporaneous vs. lagged nature of the relationship between annualized rates </w:delText>
        </w:r>
        <w:r w:rsidR="00511BB6" w:rsidDel="00007438">
          <w:rPr>
            <w:rFonts w:ascii="Aparajita" w:hAnsi="Aparajita" w:cs="Aparajita"/>
          </w:rPr>
          <w:delText>and the experiences of parents, which are cumulative</w:delText>
        </w:r>
        <w:r w:rsidR="00890900" w:rsidDel="00007438">
          <w:rPr>
            <w:rFonts w:ascii="Aparajita" w:hAnsi="Aparajita" w:cs="Aparajita"/>
          </w:rPr>
          <w:delText xml:space="preserve">. Second, it </w:delText>
        </w:r>
        <w:r w:rsidR="00EB4436" w:rsidRPr="009A3160" w:rsidDel="00007438">
          <w:rPr>
            <w:rFonts w:ascii="Aparajita" w:hAnsi="Aparajita" w:cs="Aparajita"/>
          </w:rPr>
          <w:delText>reveal</w:delText>
        </w:r>
        <w:r w:rsidR="00CC0C2A" w:rsidDel="00007438">
          <w:rPr>
            <w:rFonts w:ascii="Aparajita" w:hAnsi="Aparajita" w:cs="Aparajita"/>
          </w:rPr>
          <w:delText>s</w:delText>
        </w:r>
        <w:r w:rsidR="00EB4436" w:rsidRPr="009A3160" w:rsidDel="00007438">
          <w:rPr>
            <w:rFonts w:ascii="Aparajita" w:hAnsi="Aparajita" w:cs="Aparajita"/>
          </w:rPr>
          <w:delText xml:space="preserve"> how inequalit</w:delText>
        </w:r>
        <w:r w:rsidR="00CC0C2A" w:rsidDel="00007438">
          <w:rPr>
            <w:rFonts w:ascii="Aparajita" w:hAnsi="Aparajita" w:cs="Aparajita"/>
          </w:rPr>
          <w:delText>ies</w:delText>
        </w:r>
        <w:r w:rsidR="00EB4436" w:rsidRPr="009A3160" w:rsidDel="00007438">
          <w:rPr>
            <w:rFonts w:ascii="Aparajita" w:hAnsi="Aparajita" w:cs="Aparajita"/>
          </w:rPr>
          <w:delText xml:space="preserve"> in infant, child, and adolescent mortality conditions </w:delText>
        </w:r>
        <w:r w:rsidR="00CC0C2A" w:rsidDel="00007438">
          <w:rPr>
            <w:rFonts w:ascii="Aparajita" w:hAnsi="Aparajita" w:cs="Aparajita"/>
          </w:rPr>
          <w:delText>generate a secondary set of inequalities for</w:delText>
        </w:r>
        <w:r w:rsidR="00C85E40" w:rsidRPr="009A3160" w:rsidDel="00007438">
          <w:rPr>
            <w:rFonts w:ascii="Aparajita" w:hAnsi="Aparajita" w:cs="Aparajita"/>
          </w:rPr>
          <w:delText xml:space="preserve"> </w:delText>
        </w:r>
        <w:r w:rsidR="003F27DD" w:rsidDel="00007438">
          <w:rPr>
            <w:rFonts w:ascii="Aparajita" w:hAnsi="Aparajita" w:cs="Aparajita"/>
          </w:rPr>
          <w:delText xml:space="preserve">the surviving </w:delText>
        </w:r>
        <w:r w:rsidR="00C85E40" w:rsidRPr="009A3160" w:rsidDel="00007438">
          <w:rPr>
            <w:rFonts w:ascii="Aparajita" w:hAnsi="Aparajita" w:cs="Aparajita"/>
          </w:rPr>
          <w:delText>adult population.</w:delText>
        </w:r>
        <w:r w:rsidR="00887E0C" w:rsidRPr="009A3160" w:rsidDel="00007438">
          <w:rPr>
            <w:rFonts w:ascii="Aparajita" w:hAnsi="Aparajita" w:cs="Aparajita"/>
          </w:rPr>
          <w:delText xml:space="preserve"> </w:delText>
        </w:r>
      </w:del>
    </w:p>
    <w:p w14:paraId="5158C138" w14:textId="686BEB9F" w:rsidR="00B042E3" w:rsidRDefault="001378D6">
      <w:pPr>
        <w:autoSpaceDE w:val="0"/>
        <w:autoSpaceDN w:val="0"/>
        <w:adjustRightInd w:val="0"/>
        <w:ind w:firstLine="720"/>
        <w:rPr>
          <w:ins w:id="137" w:author="Emily Smith-Greenaway" w:date="2020-08-08T22:51:00Z"/>
          <w:rFonts w:ascii="Aparajita" w:hAnsi="Aparajita" w:cs="Aparajita"/>
        </w:rPr>
        <w:pPrChange w:id="138" w:author="Emily Smith-Greenaway" w:date="2020-08-09T22:43:00Z">
          <w:pPr>
            <w:autoSpaceDE w:val="0"/>
            <w:autoSpaceDN w:val="0"/>
            <w:adjustRightInd w:val="0"/>
          </w:pPr>
        </w:pPrChange>
      </w:pPr>
      <w:del w:id="139" w:author="Emily Smith-Greenaway" w:date="2020-08-09T22:43:00Z">
        <w:r w:rsidRPr="009A3160" w:rsidDel="0050243A">
          <w:rPr>
            <w:rFonts w:ascii="Aparajita" w:hAnsi="Aparajita" w:cs="Aparajita"/>
          </w:rPr>
          <w:tab/>
        </w:r>
      </w:del>
      <w:ins w:id="140" w:author="Emily Smith-Greenaway" w:date="2020-08-10T07:34:00Z">
        <w:r w:rsidR="003C1011">
          <w:rPr>
            <w:rFonts w:ascii="Aparajita" w:hAnsi="Aparajita" w:cs="Aparajita"/>
          </w:rPr>
          <w:t>I</w:t>
        </w:r>
      </w:ins>
      <w:del w:id="141" w:author="Emily Smith-Greenaway" w:date="2020-08-09T22:45:00Z">
        <w:r w:rsidR="00CE21A2" w:rsidDel="0050243A">
          <w:rPr>
            <w:rFonts w:ascii="Aparajita" w:hAnsi="Aparajita" w:cs="Aparajita"/>
          </w:rPr>
          <w:delText>I</w:delText>
        </w:r>
      </w:del>
      <w:r w:rsidR="00886234" w:rsidRPr="009A3160">
        <w:rPr>
          <w:rFonts w:ascii="Aparajita" w:hAnsi="Aparajita" w:cs="Aparajita"/>
        </w:rPr>
        <w:t xml:space="preserve">n this </w:t>
      </w:r>
      <w:r w:rsidR="0095037A">
        <w:rPr>
          <w:rFonts w:ascii="Aparajita" w:hAnsi="Aparajita" w:cs="Aparajita"/>
        </w:rPr>
        <w:t>article</w:t>
      </w:r>
      <w:ins w:id="142" w:author="Emily Smith-Greenaway" w:date="2020-08-09T22:45:00Z">
        <w:r w:rsidR="0050243A">
          <w:rPr>
            <w:rFonts w:ascii="Aparajita" w:hAnsi="Aparajita" w:cs="Aparajita"/>
          </w:rPr>
          <w:t>,</w:t>
        </w:r>
      </w:ins>
      <w:r w:rsidR="0095037A">
        <w:rPr>
          <w:rFonts w:ascii="Aparajita" w:hAnsi="Aparajita" w:cs="Aparajita"/>
        </w:rPr>
        <w:t xml:space="preserve"> </w:t>
      </w:r>
      <w:r w:rsidR="00886234" w:rsidRPr="009A3160">
        <w:rPr>
          <w:rFonts w:ascii="Aparajita" w:hAnsi="Aparajita" w:cs="Aparajita"/>
        </w:rPr>
        <w:t xml:space="preserve">we </w:t>
      </w:r>
      <w:r w:rsidR="00573D92" w:rsidRPr="009A3160">
        <w:rPr>
          <w:rFonts w:ascii="Aparajita" w:hAnsi="Aparajita" w:cs="Aparajita"/>
        </w:rPr>
        <w:t>offer the first</w:t>
      </w:r>
      <w:ins w:id="143" w:author="Emily Smith-Greenaway" w:date="2020-08-08T22:54:00Z">
        <w:r w:rsidR="00007438">
          <w:rPr>
            <w:rFonts w:ascii="Aparajita" w:hAnsi="Aparajita" w:cs="Aparajita"/>
          </w:rPr>
          <w:t xml:space="preserve"> population-level</w:t>
        </w:r>
      </w:ins>
      <w:del w:id="144" w:author="Emily Smith-Greenaway" w:date="2020-08-08T22:54:00Z">
        <w:r w:rsidR="00573D92" w:rsidRPr="009A3160" w:rsidDel="00007438">
          <w:rPr>
            <w:rFonts w:ascii="Aparajita" w:hAnsi="Aparajita" w:cs="Aparajita"/>
          </w:rPr>
          <w:delText>,</w:delText>
        </w:r>
      </w:del>
      <w:r w:rsidR="00573D92" w:rsidRPr="009A3160">
        <w:rPr>
          <w:rFonts w:ascii="Aparajita" w:hAnsi="Aparajita" w:cs="Aparajita"/>
        </w:rPr>
        <w:t xml:space="preserve"> </w:t>
      </w:r>
      <w:ins w:id="145" w:author="Emily Smith-Greenaway" w:date="2020-08-08T16:13:00Z">
        <w:r w:rsidR="000D4C18">
          <w:rPr>
            <w:rFonts w:ascii="Aparajita" w:hAnsi="Aparajita" w:cs="Aparajita"/>
          </w:rPr>
          <w:t xml:space="preserve">estimates of the prevalence of bereaved mothers in the </w:t>
        </w:r>
      </w:ins>
      <w:ins w:id="146" w:author="Emily Smith-Greenaway" w:date="2020-08-09T09:41:00Z">
        <w:r w:rsidR="005B5F13">
          <w:rPr>
            <w:rFonts w:ascii="Aparajita" w:hAnsi="Aparajita" w:cs="Aparajita"/>
          </w:rPr>
          <w:t>United States</w:t>
        </w:r>
      </w:ins>
      <w:ins w:id="147" w:author="Emily Smith-Greenaway" w:date="2020-08-08T16:13:00Z">
        <w:r w:rsidR="000D4C18">
          <w:rPr>
            <w:rFonts w:ascii="Aparajita" w:hAnsi="Aparajita" w:cs="Aparajita"/>
          </w:rPr>
          <w:t xml:space="preserve">, and </w:t>
        </w:r>
      </w:ins>
      <w:ins w:id="148" w:author="Emily Smith-Greenaway" w:date="2020-08-09T14:00:00Z">
        <w:r w:rsidR="00AC70DA">
          <w:rPr>
            <w:rFonts w:ascii="Aparajita" w:hAnsi="Aparajita" w:cs="Aparajita"/>
          </w:rPr>
          <w:t xml:space="preserve">in </w:t>
        </w:r>
      </w:ins>
      <w:ins w:id="149" w:author="Emily Smith-Greenaway" w:date="2020-08-08T16:13:00Z">
        <w:r w:rsidR="0045593A">
          <w:rPr>
            <w:rFonts w:ascii="Aparajita" w:hAnsi="Aparajita" w:cs="Aparajita"/>
          </w:rPr>
          <w:t xml:space="preserve">167 </w:t>
        </w:r>
      </w:ins>
      <w:ins w:id="150" w:author="Emily Smith-Greenaway" w:date="2020-08-08T22:54:00Z">
        <w:r w:rsidR="00007438">
          <w:rPr>
            <w:rFonts w:ascii="Aparajita" w:hAnsi="Aparajita" w:cs="Aparajita"/>
          </w:rPr>
          <w:t xml:space="preserve">additional </w:t>
        </w:r>
      </w:ins>
      <w:ins w:id="151" w:author="Emily Smith-Greenaway" w:date="2020-08-08T16:13:00Z">
        <w:r w:rsidR="0045593A">
          <w:rPr>
            <w:rFonts w:ascii="Aparajita" w:hAnsi="Aparajita" w:cs="Aparajita"/>
          </w:rPr>
          <w:t>countries</w:t>
        </w:r>
      </w:ins>
      <w:ins w:id="152" w:author="Emily Smith-Greenaway" w:date="2020-08-08T16:14:00Z">
        <w:r w:rsidR="0045593A">
          <w:rPr>
            <w:rFonts w:ascii="Aparajita" w:hAnsi="Aparajita" w:cs="Aparajita"/>
          </w:rPr>
          <w:t xml:space="preserve">. </w:t>
        </w:r>
      </w:ins>
      <w:del w:id="153" w:author="Emily Smith-Greenaway" w:date="2020-08-08T16:14:00Z">
        <w:r w:rsidR="009F05D9" w:rsidRPr="009A3160" w:rsidDel="0045593A">
          <w:rPr>
            <w:rFonts w:ascii="Aparajita" w:hAnsi="Aparajita" w:cs="Aparajita"/>
          </w:rPr>
          <w:delText>global analysis</w:delText>
        </w:r>
        <w:r w:rsidR="00573D92" w:rsidRPr="009A3160" w:rsidDel="0045593A">
          <w:rPr>
            <w:rFonts w:ascii="Aparajita" w:hAnsi="Aparajita" w:cs="Aparajita"/>
          </w:rPr>
          <w:delText xml:space="preserve"> of </w:delText>
        </w:r>
        <w:r w:rsidR="00204436" w:rsidRPr="009A3160" w:rsidDel="0045593A">
          <w:rPr>
            <w:rFonts w:ascii="Aparajita" w:hAnsi="Aparajita" w:cs="Aparajita"/>
          </w:rPr>
          <w:delText xml:space="preserve">the prevalence of bereaved </w:delText>
        </w:r>
        <w:r w:rsidR="007F6C5E" w:rsidDel="0045593A">
          <w:rPr>
            <w:rFonts w:ascii="Aparajita" w:hAnsi="Aparajita" w:cs="Aparajita"/>
          </w:rPr>
          <w:delText>mothers by</w:delText>
        </w:r>
        <w:r w:rsidR="007D1593" w:rsidRPr="009A3160" w:rsidDel="0045593A">
          <w:rPr>
            <w:rFonts w:ascii="Aparajita" w:hAnsi="Aparajita" w:cs="Aparajita"/>
          </w:rPr>
          <w:delText xml:space="preserve"> leverag</w:delText>
        </w:r>
        <w:r w:rsidR="007F6C5E" w:rsidDel="0045593A">
          <w:rPr>
            <w:rFonts w:ascii="Aparajita" w:hAnsi="Aparajita" w:cs="Aparajita"/>
          </w:rPr>
          <w:delText>ing</w:delText>
        </w:r>
        <w:r w:rsidR="007D1593" w:rsidRPr="009A3160" w:rsidDel="0045593A">
          <w:rPr>
            <w:rFonts w:ascii="Aparajita" w:hAnsi="Aparajita" w:cs="Aparajita"/>
          </w:rPr>
          <w:delText xml:space="preserve"> </w:delText>
        </w:r>
        <w:r w:rsidR="00A5271F" w:rsidRPr="009A3160" w:rsidDel="0045593A">
          <w:rPr>
            <w:rFonts w:ascii="Aparajita" w:hAnsi="Aparajita" w:cs="Aparajita"/>
          </w:rPr>
          <w:delText xml:space="preserve">data </w:delText>
        </w:r>
        <w:r w:rsidR="00096046" w:rsidRPr="009A3160" w:rsidDel="0045593A">
          <w:rPr>
            <w:rFonts w:ascii="Aparajita" w:hAnsi="Aparajita" w:cs="Aparajita"/>
          </w:rPr>
          <w:delText>collected between 2010 and 201</w:delText>
        </w:r>
        <w:r w:rsidR="009A3160" w:rsidRPr="009A3160" w:rsidDel="0045593A">
          <w:rPr>
            <w:rFonts w:ascii="Aparajita" w:hAnsi="Aparajita" w:cs="Aparajita"/>
          </w:rPr>
          <w:delText>8</w:delText>
        </w:r>
        <w:r w:rsidR="00096046" w:rsidRPr="009A3160" w:rsidDel="0045593A">
          <w:rPr>
            <w:rFonts w:ascii="Aparajita" w:hAnsi="Aparajita" w:cs="Aparajita"/>
          </w:rPr>
          <w:delText xml:space="preserve"> </w:delText>
        </w:r>
        <w:r w:rsidR="00A5271F" w:rsidRPr="009A3160" w:rsidDel="0045593A">
          <w:rPr>
            <w:rFonts w:ascii="Aparajita" w:hAnsi="Aparajita" w:cs="Aparajita"/>
          </w:rPr>
          <w:delText>from 168 countries</w:delText>
        </w:r>
        <w:r w:rsidR="00215C89" w:rsidRPr="009A3160" w:rsidDel="0045593A">
          <w:rPr>
            <w:rFonts w:ascii="Aparajita" w:hAnsi="Aparajita" w:cs="Aparajita"/>
          </w:rPr>
          <w:delText xml:space="preserve">. </w:delText>
        </w:r>
      </w:del>
      <w:r w:rsidR="007F6C5E">
        <w:rPr>
          <w:rFonts w:ascii="Aparajita" w:hAnsi="Aparajita" w:cs="Aparajita"/>
        </w:rPr>
        <w:t>W</w:t>
      </w:r>
      <w:r w:rsidR="000A3508" w:rsidRPr="009A3160">
        <w:rPr>
          <w:rFonts w:ascii="Aparajita" w:hAnsi="Aparajita" w:cs="Aparajita"/>
        </w:rPr>
        <w:t xml:space="preserve">e generate three indicators </w:t>
      </w:r>
      <w:r w:rsidR="003F27DD">
        <w:rPr>
          <w:rFonts w:ascii="Aparajita" w:hAnsi="Aparajita" w:cs="Aparajita"/>
        </w:rPr>
        <w:t>of</w:t>
      </w:r>
      <w:r w:rsidR="000A3508" w:rsidRPr="009A3160">
        <w:rPr>
          <w:rFonts w:ascii="Aparajita" w:hAnsi="Aparajita" w:cs="Aparajita"/>
        </w:rPr>
        <w:t xml:space="preserve"> the cumulative prevalence of mothers who </w:t>
      </w:r>
      <w:del w:id="154" w:author="Emily Smith-Greenaway" w:date="2020-08-09T09:42:00Z">
        <w:r w:rsidR="000A3508" w:rsidRPr="009A3160" w:rsidDel="005B5F13">
          <w:rPr>
            <w:rFonts w:ascii="Aparajita" w:hAnsi="Aparajita" w:cs="Aparajita"/>
          </w:rPr>
          <w:delText xml:space="preserve">have </w:delText>
        </w:r>
      </w:del>
      <w:ins w:id="155" w:author="Emily Smith-Greenaway" w:date="2020-08-09T09:42:00Z">
        <w:r w:rsidR="005B5F13">
          <w:rPr>
            <w:rFonts w:ascii="Aparajita" w:hAnsi="Aparajita" w:cs="Aparajita"/>
          </w:rPr>
          <w:t xml:space="preserve">have had </w:t>
        </w:r>
      </w:ins>
      <w:del w:id="156" w:author="Emily Smith-Greenaway" w:date="2020-08-08T22:56:00Z">
        <w:r w:rsidR="000A3508" w:rsidRPr="009A3160" w:rsidDel="00007438">
          <w:rPr>
            <w:rFonts w:ascii="Aparajita" w:hAnsi="Aparajita" w:cs="Aparajita"/>
          </w:rPr>
          <w:delText xml:space="preserve">lost </w:delText>
        </w:r>
      </w:del>
      <w:ins w:id="157" w:author="Emily Smith-Greenaway" w:date="2020-08-09T09:42:00Z">
        <w:r w:rsidR="005B5F13">
          <w:rPr>
            <w:rFonts w:ascii="Aparajita" w:hAnsi="Aparajita" w:cs="Aparajita"/>
          </w:rPr>
          <w:t>an</w:t>
        </w:r>
      </w:ins>
      <w:del w:id="158" w:author="Emily Smith-Greenaway" w:date="2020-08-09T09:42:00Z">
        <w:r w:rsidR="000A3508" w:rsidRPr="009A3160" w:rsidDel="005B5F13">
          <w:rPr>
            <w:rFonts w:ascii="Aparajita" w:hAnsi="Aparajita" w:cs="Aparajita"/>
          </w:rPr>
          <w:delText>at least one</w:delText>
        </w:r>
      </w:del>
      <w:r w:rsidR="000A3508" w:rsidRPr="009A3160">
        <w:rPr>
          <w:rFonts w:ascii="Aparajita" w:hAnsi="Aparajita" w:cs="Aparajita"/>
        </w:rPr>
        <w:t xml:space="preserve"> infant, under-five year old, or any</w:t>
      </w:r>
      <w:r w:rsidR="00C2087E">
        <w:rPr>
          <w:rFonts w:ascii="Aparajita" w:hAnsi="Aparajita" w:cs="Aparajita"/>
        </w:rPr>
        <w:t>-</w:t>
      </w:r>
      <w:r w:rsidR="000A3508" w:rsidRPr="009A3160">
        <w:rPr>
          <w:rFonts w:ascii="Aparajita" w:hAnsi="Aparajita" w:cs="Aparajita"/>
        </w:rPr>
        <w:t>age</w:t>
      </w:r>
      <w:r w:rsidR="000A3508" w:rsidRPr="00266175">
        <w:rPr>
          <w:rFonts w:ascii="Aparajita" w:hAnsi="Aparajita" w:cs="Aparajita"/>
        </w:rPr>
        <w:t xml:space="preserve"> child</w:t>
      </w:r>
      <w:ins w:id="159" w:author="Emily Smith-Greenaway" w:date="2020-08-09T09:42:00Z">
        <w:r w:rsidR="005B5F13">
          <w:rPr>
            <w:rFonts w:ascii="Aparajita" w:hAnsi="Aparajita" w:cs="Aparajita"/>
          </w:rPr>
          <w:t xml:space="preserve"> </w:t>
        </w:r>
      </w:ins>
      <w:ins w:id="160" w:author="Emily Smith-Greenaway" w:date="2020-08-09T14:09:00Z">
        <w:r w:rsidR="00852379">
          <w:rPr>
            <w:rFonts w:ascii="Aparajita" w:hAnsi="Aparajita" w:cs="Aparajita"/>
          </w:rPr>
          <w:t xml:space="preserve">ever </w:t>
        </w:r>
      </w:ins>
      <w:ins w:id="161" w:author="Emily Smith-Greenaway" w:date="2020-08-09T09:42:00Z">
        <w:r w:rsidR="005B5F13">
          <w:rPr>
            <w:rFonts w:ascii="Aparajita" w:hAnsi="Aparajita" w:cs="Aparajita"/>
          </w:rPr>
          <w:t>die</w:t>
        </w:r>
      </w:ins>
      <w:del w:id="162" w:author="Emily Smith-Greenaway" w:date="2020-08-08T22:58:00Z">
        <w:r w:rsidR="003F27DD" w:rsidDel="00007438">
          <w:rPr>
            <w:rFonts w:ascii="Aparajita" w:hAnsi="Aparajita" w:cs="Aparajita"/>
          </w:rPr>
          <w:delText xml:space="preserve"> using both survey data </w:delText>
        </w:r>
      </w:del>
      <w:del w:id="163" w:author="Emily Smith-Greenaway" w:date="2020-08-08T22:57:00Z">
        <w:r w:rsidR="003F27DD" w:rsidDel="00007438">
          <w:rPr>
            <w:rFonts w:ascii="Aparajita" w:hAnsi="Aparajita" w:cs="Aparajita"/>
          </w:rPr>
          <w:delText xml:space="preserve">where </w:delText>
        </w:r>
        <w:r w:rsidR="00242068" w:rsidDel="00007438">
          <w:rPr>
            <w:rFonts w:ascii="Aparajita" w:hAnsi="Aparajita" w:cs="Aparajita"/>
          </w:rPr>
          <w:delText>reproductive histories have been collected</w:delText>
        </w:r>
      </w:del>
      <w:r w:rsidR="00B8121C">
        <w:rPr>
          <w:rFonts w:ascii="Aparajita" w:hAnsi="Aparajita" w:cs="Aparajita"/>
        </w:rPr>
        <w:t xml:space="preserve">. </w:t>
      </w:r>
      <w:r w:rsidR="000A3508" w:rsidRPr="00266175">
        <w:rPr>
          <w:rFonts w:ascii="Aparajita" w:hAnsi="Aparajita" w:cs="Aparajita"/>
        </w:rPr>
        <w:t xml:space="preserve">We label these </w:t>
      </w:r>
      <w:ins w:id="164" w:author="Emily Smith-Greenaway" w:date="2020-08-08T22:57:00Z">
        <w:r w:rsidR="00007438">
          <w:rPr>
            <w:rFonts w:ascii="Aparajita" w:hAnsi="Aparajita" w:cs="Aparajita"/>
          </w:rPr>
          <w:t xml:space="preserve">population-level </w:t>
        </w:r>
      </w:ins>
      <w:r w:rsidR="000A3508" w:rsidRPr="00266175">
        <w:rPr>
          <w:rFonts w:ascii="Aparajita" w:hAnsi="Aparajita" w:cs="Aparajita"/>
        </w:rPr>
        <w:t>indicators: the maternal cumulative prevalence of infant mortality (</w:t>
      </w:r>
      <w:r w:rsidR="000A3508" w:rsidRPr="006D2A78">
        <w:rPr>
          <w:rFonts w:ascii="Aparajita" w:hAnsi="Aparajita" w:cs="Aparajita"/>
        </w:rPr>
        <w:t>mIM), under-five mortality (mU5M</w:t>
      </w:r>
      <w:r w:rsidR="000A3508" w:rsidRPr="00202EA7">
        <w:rPr>
          <w:rFonts w:ascii="Aparajita" w:hAnsi="Aparajita" w:cs="Aparajita"/>
        </w:rPr>
        <w:t>), and offspring mortality (mOM</w:t>
      </w:r>
      <w:r w:rsidR="000A3508" w:rsidRPr="00266175">
        <w:rPr>
          <w:rFonts w:ascii="Aparajita" w:hAnsi="Aparajita" w:cs="Aparajita"/>
        </w:rPr>
        <w:t>)</w:t>
      </w:r>
      <w:ins w:id="165" w:author="Emily Smith-Greenaway" w:date="2020-08-08T23:39:00Z">
        <w:r w:rsidR="009C383D">
          <w:rPr>
            <w:rFonts w:ascii="Aparajita" w:hAnsi="Aparajita" w:cs="Aparajita"/>
          </w:rPr>
          <w:t>.</w:t>
        </w:r>
      </w:ins>
      <w:del w:id="166" w:author="Emily Smith-Greenaway" w:date="2020-08-09T00:21:00Z">
        <w:r w:rsidR="000A3508" w:rsidRPr="00266175" w:rsidDel="00C74104">
          <w:rPr>
            <w:rFonts w:ascii="Aparajita" w:hAnsi="Aparajita" w:cs="Aparajita"/>
          </w:rPr>
          <w:delText xml:space="preserve"> </w:delText>
        </w:r>
      </w:del>
      <w:r w:rsidR="000A3508" w:rsidRPr="00266175">
        <w:rPr>
          <w:rFonts w:ascii="Aparajita" w:hAnsi="Aparajita" w:cs="Aparajita"/>
        </w:rPr>
        <w:fldChar w:fldCharType="begin"/>
      </w:r>
      <w:r w:rsidR="00C74104">
        <w:rPr>
          <w:rFonts w:ascii="Aparajita" w:hAnsi="Aparajita" w:cs="Aparajita"/>
        </w:rPr>
        <w:instrText xml:space="preserve"> ADDIN ZOTERO_ITEM CSL_CITATION {"citationID":"NAEWl9SR","properties":{"formattedCitation":"\\super 3\\nosupersub{}","plainCitation":"3","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266175">
        <w:rPr>
          <w:rFonts w:ascii="Aparajita" w:hAnsi="Aparajita" w:cs="Aparajita"/>
        </w:rPr>
        <w:fldChar w:fldCharType="separate"/>
      </w:r>
      <w:r w:rsidR="00C74104" w:rsidRPr="00C74104">
        <w:rPr>
          <w:rFonts w:ascii="Aparajita" w:hAnsi="Aparajita" w:cs="Aparajita"/>
          <w:vertAlign w:val="superscript"/>
        </w:rPr>
        <w:t>3</w:t>
      </w:r>
      <w:r w:rsidR="000A3508" w:rsidRPr="00266175">
        <w:rPr>
          <w:rFonts w:ascii="Aparajita" w:hAnsi="Aparajita" w:cs="Aparajita"/>
        </w:rPr>
        <w:fldChar w:fldCharType="end"/>
      </w:r>
      <w:del w:id="167" w:author="Emily Smith-Greenaway" w:date="2020-08-08T23:39:00Z">
        <w:r w:rsidR="000A3508" w:rsidRPr="00266175" w:rsidDel="009C383D">
          <w:rPr>
            <w:rFonts w:ascii="Aparajita" w:hAnsi="Aparajita" w:cs="Aparajita"/>
          </w:rPr>
          <w:delText>.</w:delText>
        </w:r>
      </w:del>
      <w:r w:rsidR="000A3508" w:rsidRPr="00266175">
        <w:rPr>
          <w:rFonts w:ascii="Aparajita" w:hAnsi="Aparajita" w:cs="Aparajita"/>
        </w:rPr>
        <w:t xml:space="preserve"> We calculate these three measures </w:t>
      </w:r>
      <w:r w:rsidR="00890900">
        <w:rPr>
          <w:rFonts w:ascii="Aparajita" w:hAnsi="Aparajita" w:cs="Aparajita"/>
        </w:rPr>
        <w:t xml:space="preserve">separately </w:t>
      </w:r>
      <w:r w:rsidR="000A3508" w:rsidRPr="00266175">
        <w:rPr>
          <w:rFonts w:ascii="Aparajita" w:hAnsi="Aparajita" w:cs="Aparajita"/>
        </w:rPr>
        <w:t>for two groups of mothers: those in the peak of their reproductive years (ages 20-44)</w:t>
      </w:r>
      <w:r w:rsidR="00890900">
        <w:rPr>
          <w:rFonts w:ascii="Aparajita" w:hAnsi="Aparajita" w:cs="Aparajita"/>
        </w:rPr>
        <w:t xml:space="preserve"> and</w:t>
      </w:r>
      <w:r w:rsidR="000A3508" w:rsidRPr="00266175">
        <w:rPr>
          <w:rFonts w:ascii="Aparajita" w:hAnsi="Aparajita" w:cs="Aparajita"/>
        </w:rPr>
        <w:t xml:space="preserve"> those who </w:t>
      </w:r>
      <w:ins w:id="168" w:author="Emily Smith-Greenaway" w:date="2020-08-09T09:03:00Z">
        <w:r w:rsidR="007905F1">
          <w:rPr>
            <w:rFonts w:ascii="Aparajita" w:hAnsi="Aparajita" w:cs="Aparajita"/>
          </w:rPr>
          <w:t xml:space="preserve">have </w:t>
        </w:r>
      </w:ins>
      <w:del w:id="169" w:author="Emily Smith-Greenaway" w:date="2020-08-09T09:03:00Z">
        <w:r w:rsidR="000A3508" w:rsidRPr="00266175" w:rsidDel="007905F1">
          <w:rPr>
            <w:rFonts w:ascii="Aparajita" w:hAnsi="Aparajita" w:cs="Aparajita"/>
          </w:rPr>
          <w:delText xml:space="preserve">have </w:delText>
        </w:r>
      </w:del>
      <w:r w:rsidR="000A3508" w:rsidRPr="00266175">
        <w:rPr>
          <w:rFonts w:ascii="Aparajita" w:hAnsi="Aparajita" w:cs="Aparajita"/>
        </w:rPr>
        <w:t xml:space="preserve">recently completed, or are soon to complete, childbearing (ages 45-49). </w:t>
      </w:r>
      <w:ins w:id="170" w:author="Emily Smith-Greenaway" w:date="2020-08-08T22:58:00Z">
        <w:r w:rsidR="00007438">
          <w:rPr>
            <w:rFonts w:ascii="Aparajita" w:hAnsi="Aparajita" w:cs="Aparajita"/>
          </w:rPr>
          <w:t>We generate these indicators using survey dat</w:t>
        </w:r>
      </w:ins>
      <w:ins w:id="171" w:author="Emily Smith-Greenaway" w:date="2020-08-08T22:59:00Z">
        <w:r w:rsidR="00007438">
          <w:rPr>
            <w:rFonts w:ascii="Aparajita" w:hAnsi="Aparajita" w:cs="Aparajita"/>
          </w:rPr>
          <w:t xml:space="preserve">a </w:t>
        </w:r>
      </w:ins>
      <w:ins w:id="172" w:author="Emily Smith-Greenaway" w:date="2020-08-09T09:42:00Z">
        <w:r w:rsidR="005B5F13">
          <w:rPr>
            <w:rFonts w:ascii="Aparajita" w:hAnsi="Aparajita" w:cs="Aparajita"/>
          </w:rPr>
          <w:t xml:space="preserve">for </w:t>
        </w:r>
      </w:ins>
      <w:ins w:id="173" w:author="Emily Smith-Greenaway" w:date="2020-08-09T14:29:00Z">
        <w:r w:rsidR="00CF4114">
          <w:rPr>
            <w:rFonts w:ascii="Aparajita" w:hAnsi="Aparajita" w:cs="Aparajita"/>
          </w:rPr>
          <w:t>89</w:t>
        </w:r>
      </w:ins>
      <w:ins w:id="174" w:author="Emily Smith-Greenaway" w:date="2020-08-09T09:42:00Z">
        <w:r w:rsidR="005B5F13">
          <w:rPr>
            <w:rFonts w:ascii="Aparajita" w:hAnsi="Aparajita" w:cs="Aparajita"/>
          </w:rPr>
          <w:t xml:space="preserve"> countries </w:t>
        </w:r>
      </w:ins>
      <w:ins w:id="175" w:author="Emily Smith-Greenaway" w:date="2020-08-08T22:59:00Z">
        <w:r w:rsidR="00007438">
          <w:rPr>
            <w:rFonts w:ascii="Aparajita" w:hAnsi="Aparajita" w:cs="Aparajita"/>
          </w:rPr>
          <w:t>and, t</w:t>
        </w:r>
      </w:ins>
      <w:del w:id="176" w:author="Emily Smith-Greenaway" w:date="2020-08-08T22:59:00Z">
        <w:r w:rsidR="004C09DE" w:rsidDel="00007438">
          <w:rPr>
            <w:rFonts w:ascii="Aparajita" w:hAnsi="Aparajita" w:cs="Aparajita"/>
          </w:rPr>
          <w:delText>T</w:delText>
        </w:r>
      </w:del>
      <w:r w:rsidR="004C09DE">
        <w:rPr>
          <w:rFonts w:ascii="Aparajita" w:hAnsi="Aparajita" w:cs="Aparajita"/>
        </w:rPr>
        <w:t xml:space="preserve">o </w:t>
      </w:r>
      <w:del w:id="177" w:author="Emily Smith-Greenaway" w:date="2020-08-08T22:59:00Z">
        <w:r w:rsidR="004C09DE" w:rsidDel="00007438">
          <w:rPr>
            <w:rFonts w:ascii="Aparajita" w:hAnsi="Aparajita" w:cs="Aparajita"/>
          </w:rPr>
          <w:delText xml:space="preserve">extend </w:delText>
        </w:r>
      </w:del>
      <w:ins w:id="178" w:author="Emily Smith-Greenaway" w:date="2020-08-09T09:03:00Z">
        <w:r w:rsidR="007905F1">
          <w:rPr>
            <w:rFonts w:ascii="Aparajita" w:hAnsi="Aparajita" w:cs="Aparajita"/>
          </w:rPr>
          <w:t>achieve</w:t>
        </w:r>
      </w:ins>
      <w:ins w:id="179" w:author="Emily Smith-Greenaway" w:date="2020-08-08T22:59:00Z">
        <w:r w:rsidR="00007438">
          <w:rPr>
            <w:rFonts w:ascii="Aparajita" w:hAnsi="Aparajita" w:cs="Aparajita"/>
          </w:rPr>
          <w:t xml:space="preserve"> </w:t>
        </w:r>
      </w:ins>
      <w:r w:rsidR="004C09DE">
        <w:rPr>
          <w:rFonts w:ascii="Aparajita" w:hAnsi="Aparajita" w:cs="Aparajita"/>
        </w:rPr>
        <w:t>global coverage,</w:t>
      </w:r>
      <w:r w:rsidR="002B7FC5">
        <w:rPr>
          <w:rFonts w:ascii="Aparajita" w:hAnsi="Aparajita" w:cs="Aparajita"/>
        </w:rPr>
        <w:t xml:space="preserve"> </w:t>
      </w:r>
      <w:ins w:id="180" w:author="Emily Smith-Greenaway" w:date="2020-08-10T07:37:00Z">
        <w:r w:rsidR="002124D7">
          <w:rPr>
            <w:rFonts w:ascii="Aparajita" w:hAnsi="Aparajita" w:cs="Aparajita"/>
          </w:rPr>
          <w:t xml:space="preserve">in 79 countries </w:t>
        </w:r>
      </w:ins>
      <w:r w:rsidR="002B7FC5">
        <w:rPr>
          <w:rFonts w:ascii="Aparajita" w:hAnsi="Aparajita" w:cs="Aparajita"/>
        </w:rPr>
        <w:t xml:space="preserve">we </w:t>
      </w:r>
      <w:del w:id="181" w:author="Emily Smith-Greenaway" w:date="2020-08-08T22:59:00Z">
        <w:r w:rsidR="002B7FC5" w:rsidDel="00007438">
          <w:rPr>
            <w:rFonts w:ascii="Aparajita" w:hAnsi="Aparajita" w:cs="Aparajita"/>
          </w:rPr>
          <w:delText xml:space="preserve">also </w:delText>
        </w:r>
      </w:del>
      <w:del w:id="182" w:author="Emily Smith-Greenaway" w:date="2020-08-09T09:43:00Z">
        <w:r w:rsidR="002B7FC5" w:rsidDel="005B5F13">
          <w:rPr>
            <w:rFonts w:ascii="Aparajita" w:hAnsi="Aparajita" w:cs="Aparajita"/>
          </w:rPr>
          <w:delText>advanc</w:delText>
        </w:r>
      </w:del>
      <w:ins w:id="183" w:author="Emily Smith-Greenaway" w:date="2020-08-09T09:43:00Z">
        <w:r w:rsidR="005B5F13">
          <w:rPr>
            <w:rFonts w:ascii="Aparajita" w:hAnsi="Aparajita" w:cs="Aparajita"/>
          </w:rPr>
          <w:t>supplement these estimates with</w:t>
        </w:r>
      </w:ins>
      <w:del w:id="184" w:author="Emily Smith-Greenaway" w:date="2020-08-09T09:43:00Z">
        <w:r w:rsidR="002B7FC5" w:rsidDel="005B5F13">
          <w:rPr>
            <w:rFonts w:ascii="Aparajita" w:hAnsi="Aparajita" w:cs="Aparajita"/>
          </w:rPr>
          <w:delText>e</w:delText>
        </w:r>
      </w:del>
      <w:r w:rsidR="002B7FC5">
        <w:rPr>
          <w:rFonts w:ascii="Aparajita" w:hAnsi="Aparajita" w:cs="Aparajita"/>
        </w:rPr>
        <w:t xml:space="preserve"> </w:t>
      </w:r>
      <w:del w:id="185" w:author="Emily Smith-Greenaway" w:date="2020-08-09T09:47:00Z">
        <w:r w:rsidR="002B7FC5" w:rsidDel="00CE5B1B">
          <w:rPr>
            <w:rFonts w:ascii="Aparajita" w:hAnsi="Aparajita" w:cs="Aparajita"/>
          </w:rPr>
          <w:delText xml:space="preserve">an </w:delText>
        </w:r>
      </w:del>
      <w:ins w:id="186" w:author="Emily Smith-Greenaway" w:date="2020-08-09T09:47:00Z">
        <w:r w:rsidR="00CE5B1B">
          <w:rPr>
            <w:rFonts w:ascii="Aparajita" w:hAnsi="Aparajita" w:cs="Aparajita"/>
          </w:rPr>
          <w:t xml:space="preserve">an </w:t>
        </w:r>
      </w:ins>
      <w:del w:id="187" w:author="Emily Smith-Greenaway" w:date="2020-08-08T22:59:00Z">
        <w:r w:rsidR="002B7FC5" w:rsidDel="00007438">
          <w:rPr>
            <w:rFonts w:ascii="Aparajita" w:hAnsi="Aparajita" w:cs="Aparajita"/>
          </w:rPr>
          <w:delText xml:space="preserve">innovative, </w:delText>
        </w:r>
      </w:del>
      <w:r w:rsidR="002B7FC5">
        <w:rPr>
          <w:rFonts w:ascii="Aparajita" w:hAnsi="Aparajita" w:cs="Aparajita"/>
        </w:rPr>
        <w:t>indirect</w:t>
      </w:r>
      <w:ins w:id="188" w:author="Emily Smith-Greenaway" w:date="2020-08-09T09:45:00Z">
        <w:r w:rsidR="00CE5B1B">
          <w:rPr>
            <w:rFonts w:ascii="Aparajita" w:hAnsi="Aparajita" w:cs="Aparajita"/>
          </w:rPr>
          <w:t xml:space="preserve"> </w:t>
        </w:r>
      </w:ins>
      <w:del w:id="189" w:author="Emily Smith-Greenaway" w:date="2020-08-09T09:45:00Z">
        <w:r w:rsidR="002B7FC5" w:rsidDel="00CE5B1B">
          <w:rPr>
            <w:rFonts w:ascii="Aparajita" w:hAnsi="Aparajita" w:cs="Aparajita"/>
          </w:rPr>
          <w:delText xml:space="preserve"> </w:delText>
        </w:r>
      </w:del>
      <w:r w:rsidR="002B7FC5">
        <w:rPr>
          <w:rFonts w:ascii="Aparajita" w:hAnsi="Aparajita" w:cs="Aparajita"/>
        </w:rPr>
        <w:t xml:space="preserve">estimation </w:t>
      </w:r>
      <w:del w:id="190" w:author="Emily Smith-Greenaway" w:date="2020-08-09T14:10:00Z">
        <w:r w:rsidR="002B7FC5" w:rsidDel="00852379">
          <w:rPr>
            <w:rFonts w:ascii="Aparajita" w:hAnsi="Aparajita" w:cs="Aparajita"/>
          </w:rPr>
          <w:delText>approach</w:delText>
        </w:r>
      </w:del>
      <w:ins w:id="191" w:author="Emily Smith-Greenaway" w:date="2020-08-09T14:10:00Z">
        <w:r w:rsidR="00852379">
          <w:rPr>
            <w:rFonts w:ascii="Aparajita" w:hAnsi="Aparajita" w:cs="Aparajita"/>
          </w:rPr>
          <w:t xml:space="preserve">strategy, </w:t>
        </w:r>
      </w:ins>
      <w:del w:id="192" w:author="Emily Smith-Greenaway" w:date="2020-08-09T09:43:00Z">
        <w:r w:rsidR="002B7FC5" w:rsidDel="005B5F13">
          <w:rPr>
            <w:rFonts w:ascii="Aparajita" w:hAnsi="Aparajita" w:cs="Aparajita"/>
          </w:rPr>
          <w:delText xml:space="preserve"> </w:delText>
        </w:r>
      </w:del>
      <w:del w:id="193" w:author="Emily Smith-Greenaway" w:date="2020-08-09T09:45:00Z">
        <w:r w:rsidR="002B7FC5" w:rsidDel="00CE5B1B">
          <w:rPr>
            <w:rFonts w:ascii="Aparajita" w:hAnsi="Aparajita" w:cs="Aparajita"/>
          </w:rPr>
          <w:delText xml:space="preserve">rooted in </w:delText>
        </w:r>
      </w:del>
      <w:del w:id="194" w:author="Emily Smith-Greenaway" w:date="2020-08-09T09:04:00Z">
        <w:r w:rsidR="00AE3E8D" w:rsidDel="007905F1">
          <w:rPr>
            <w:rFonts w:ascii="Aparajita" w:hAnsi="Aparajita" w:cs="Aparajita"/>
          </w:rPr>
          <w:delText xml:space="preserve">the tradition of </w:delText>
        </w:r>
      </w:del>
      <w:del w:id="195" w:author="Emily Smith-Greenaway" w:date="2020-08-09T09:45:00Z">
        <w:r w:rsidR="00AE3E8D" w:rsidDel="00CE5B1B">
          <w:rPr>
            <w:rFonts w:ascii="Aparajita" w:hAnsi="Aparajita" w:cs="Aparajita"/>
          </w:rPr>
          <w:delText>formal demography</w:delText>
        </w:r>
      </w:del>
      <w:ins w:id="196" w:author="Emily Smith-Greenaway" w:date="2020-08-09T09:45:00Z">
        <w:r w:rsidR="00CE5B1B">
          <w:rPr>
            <w:rFonts w:ascii="Aparajita" w:hAnsi="Aparajita" w:cs="Aparajita"/>
          </w:rPr>
          <w:t xml:space="preserve">which </w:t>
        </w:r>
      </w:ins>
      <w:ins w:id="197" w:author="Emily Smith-Greenaway" w:date="2020-08-09T09:46:00Z">
        <w:r w:rsidR="00CE5B1B">
          <w:rPr>
            <w:rFonts w:ascii="Aparajita" w:hAnsi="Aparajita" w:cs="Aparajita"/>
          </w:rPr>
          <w:t>applies insights from formal demography and combines information from life tables and age-specific fertility schedules</w:t>
        </w:r>
      </w:ins>
      <w:ins w:id="198" w:author="Emily Smith-Greenaway" w:date="2020-08-09T09:45:00Z">
        <w:r w:rsidR="00CE5B1B">
          <w:rPr>
            <w:rFonts w:ascii="Aparajita" w:hAnsi="Aparajita" w:cs="Aparajita"/>
          </w:rPr>
          <w:t>.</w:t>
        </w:r>
      </w:ins>
      <w:del w:id="199" w:author="Emily Smith-Greenaway" w:date="2020-08-09T09:45:00Z">
        <w:r w:rsidR="005965A2" w:rsidDel="00CE5B1B">
          <w:rPr>
            <w:rFonts w:ascii="Aparajita" w:hAnsi="Aparajita" w:cs="Aparajita"/>
          </w:rPr>
          <w:delText>.</w:delText>
        </w:r>
      </w:del>
      <w:r w:rsidR="00CE5B1B">
        <w:rPr>
          <w:rFonts w:ascii="Aparajita" w:hAnsi="Aparajita" w:cs="Aparajita"/>
        </w:rPr>
        <w:fldChar w:fldCharType="begin"/>
      </w:r>
      <w:r w:rsidR="00CE5B1B">
        <w:rPr>
          <w:rFonts w:ascii="Aparajita" w:hAnsi="Aparajita" w:cs="Aparajita"/>
        </w:rPr>
        <w:instrText xml:space="preserve"> ADDIN ZOTERO_ITEM CSL_CITATION {"citationID":"m96GeTPu","properties":{"formattedCitation":"\\super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Pr>
          <w:rFonts w:ascii="Aparajita" w:hAnsi="Aparajita" w:cs="Aparajita"/>
        </w:rPr>
        <w:fldChar w:fldCharType="separate"/>
      </w:r>
      <w:r w:rsidR="00CE5B1B" w:rsidRPr="00CE5B1B">
        <w:rPr>
          <w:rFonts w:ascii="Aparajita" w:hAnsi="Aparajita" w:cs="Aparajita"/>
          <w:vertAlign w:val="superscript"/>
        </w:rPr>
        <w:t>4</w:t>
      </w:r>
      <w:r w:rsidR="00CE5B1B">
        <w:rPr>
          <w:rFonts w:ascii="Aparajita" w:hAnsi="Aparajita" w:cs="Aparajita"/>
        </w:rPr>
        <w:fldChar w:fldCharType="end"/>
      </w:r>
      <w:r w:rsidR="005965A2">
        <w:rPr>
          <w:rFonts w:ascii="Aparajita" w:hAnsi="Aparajita" w:cs="Aparajita"/>
        </w:rPr>
        <w:t xml:space="preserve"> </w:t>
      </w:r>
      <w:del w:id="200" w:author="Emily Smith-Greenaway" w:date="2020-08-09T09:04:00Z">
        <w:r w:rsidR="005965A2" w:rsidDel="007905F1">
          <w:rPr>
            <w:rFonts w:ascii="Aparajita" w:hAnsi="Aparajita" w:cs="Aparajita"/>
          </w:rPr>
          <w:delText xml:space="preserve">Our </w:delText>
        </w:r>
      </w:del>
      <w:del w:id="201" w:author="Emily Smith-Greenaway" w:date="2020-08-09T09:47:00Z">
        <w:r w:rsidR="005965A2" w:rsidDel="00CE5B1B">
          <w:rPr>
            <w:rFonts w:ascii="Aparajita" w:hAnsi="Aparajita" w:cs="Aparajita"/>
          </w:rPr>
          <w:delText>i</w:delText>
        </w:r>
      </w:del>
      <w:del w:id="202" w:author="Emily Smith-Greenaway" w:date="2020-08-09T22:46:00Z">
        <w:r w:rsidR="005965A2" w:rsidDel="00E26EDC">
          <w:rPr>
            <w:rFonts w:ascii="Aparajita" w:hAnsi="Aparajita" w:cs="Aparajita"/>
          </w:rPr>
          <w:delText>ndirect estimates</w:delText>
        </w:r>
      </w:del>
      <w:del w:id="203" w:author="Emily Smith-Greenaway" w:date="2020-08-08T23:00:00Z">
        <w:r w:rsidR="005965A2" w:rsidDel="00007438">
          <w:rPr>
            <w:rFonts w:ascii="Aparajita" w:hAnsi="Aparajita" w:cs="Aparajita"/>
          </w:rPr>
          <w:delText xml:space="preserve"> of </w:delText>
        </w:r>
      </w:del>
      <w:del w:id="204" w:author="Emily Smith-Greenaway" w:date="2020-08-08T23:05:00Z">
        <w:r w:rsidR="005965A2" w:rsidDel="00C53D8C">
          <w:rPr>
            <w:rFonts w:ascii="Aparajita" w:hAnsi="Aparajita" w:cs="Aparajita"/>
          </w:rPr>
          <w:delText>the mIM</w:delText>
        </w:r>
        <w:r w:rsidR="00007438" w:rsidDel="00C53D8C">
          <w:rPr>
            <w:rFonts w:ascii="Aparajita" w:hAnsi="Aparajita" w:cs="Aparajita"/>
          </w:rPr>
          <w:delText>kin-cohort</w:delText>
        </w:r>
        <w:r w:rsidR="005965A2" w:rsidDel="00C53D8C">
          <w:rPr>
            <w:rFonts w:ascii="Aparajita" w:hAnsi="Aparajita" w:cs="Aparajita"/>
          </w:rPr>
          <w:delText xml:space="preserve">, mU5M, and mOM </w:delText>
        </w:r>
      </w:del>
      <w:del w:id="205" w:author="Emily Smith-Greenaway" w:date="2020-08-09T09:06:00Z">
        <w:r w:rsidR="005965A2" w:rsidDel="007905F1">
          <w:rPr>
            <w:rFonts w:ascii="Aparajita" w:hAnsi="Aparajita" w:cs="Aparajita"/>
          </w:rPr>
          <w:delText xml:space="preserve">can be constructed </w:delText>
        </w:r>
        <w:r w:rsidR="002B7FC5" w:rsidDel="007905F1">
          <w:rPr>
            <w:rFonts w:ascii="Aparajita" w:hAnsi="Aparajita" w:cs="Aparajita"/>
          </w:rPr>
          <w:delText xml:space="preserve">for countries about which we lack micro-level data on reproductive histories but have </w:delText>
        </w:r>
        <w:r w:rsidR="00242068" w:rsidDel="007905F1">
          <w:rPr>
            <w:rFonts w:ascii="Aparajita" w:hAnsi="Aparajita" w:cs="Aparajita"/>
          </w:rPr>
          <w:delText xml:space="preserve">just two </w:delText>
        </w:r>
        <w:r w:rsidR="001C18F8" w:rsidDel="007905F1">
          <w:rPr>
            <w:rFonts w:ascii="Aparajita" w:hAnsi="Aparajita" w:cs="Aparajita"/>
          </w:rPr>
          <w:delText>commonly reported demographic quantities:</w:delText>
        </w:r>
      </w:del>
      <w:del w:id="206" w:author="Emily Smith-Greenaway" w:date="2020-08-08T23:05:00Z">
        <w:r w:rsidR="001C18F8" w:rsidDel="00C53D8C">
          <w:rPr>
            <w:rFonts w:ascii="Aparajita" w:hAnsi="Aparajita" w:cs="Aparajita"/>
          </w:rPr>
          <w:delText xml:space="preserve"> </w:delText>
        </w:r>
      </w:del>
      <w:del w:id="207" w:author="Emily Smith-Greenaway" w:date="2020-08-09T09:06:00Z">
        <w:r w:rsidR="00242068" w:rsidDel="007905F1">
          <w:rPr>
            <w:rFonts w:ascii="Aparajita" w:hAnsi="Aparajita" w:cs="Aparajita"/>
          </w:rPr>
          <w:delText xml:space="preserve"> </w:delText>
        </w:r>
        <w:r w:rsidR="002B7FC5" w:rsidDel="007905F1">
          <w:rPr>
            <w:rFonts w:ascii="Aparajita" w:hAnsi="Aparajita" w:cs="Aparajita"/>
          </w:rPr>
          <w:delText>lifetable</w:delText>
        </w:r>
        <w:r w:rsidR="00605D9C" w:rsidDel="007905F1">
          <w:rPr>
            <w:rFonts w:ascii="Aparajita" w:hAnsi="Aparajita" w:cs="Aparajita"/>
          </w:rPr>
          <w:delText>s</w:delText>
        </w:r>
        <w:r w:rsidR="002B7FC5" w:rsidDel="007905F1">
          <w:rPr>
            <w:rFonts w:ascii="Aparajita" w:hAnsi="Aparajita" w:cs="Aparajita"/>
          </w:rPr>
          <w:delText xml:space="preserve"> and age-specific fertility schedule</w:delText>
        </w:r>
        <w:r w:rsidR="00605D9C" w:rsidDel="007905F1">
          <w:rPr>
            <w:rFonts w:ascii="Aparajita" w:hAnsi="Aparajita" w:cs="Aparajita"/>
          </w:rPr>
          <w:delText>s</w:delText>
        </w:r>
        <w:r w:rsidR="002B7FC5" w:rsidDel="007905F1">
          <w:rPr>
            <w:rFonts w:ascii="Aparajita" w:hAnsi="Aparajita" w:cs="Aparajita"/>
          </w:rPr>
          <w:delText xml:space="preserve">. </w:delText>
        </w:r>
      </w:del>
      <w:moveFromRangeStart w:id="208" w:author="Emily Smith-Greenaway" w:date="2020-08-08T23:06:00Z" w:name="move47820394"/>
      <w:moveFrom w:id="209" w:author="Emily Smith-Greenaway" w:date="2020-08-08T23:06:00Z">
        <w:r w:rsidR="00215C89" w:rsidRPr="00266175" w:rsidDel="00C53D8C">
          <w:rPr>
            <w:rFonts w:ascii="Aparajita" w:hAnsi="Aparajita" w:cs="Aparajita"/>
          </w:rPr>
          <w:t>The findings offer a new perspective o</w:t>
        </w:r>
        <w:r w:rsidR="002B7FC5" w:rsidDel="00C53D8C">
          <w:rPr>
            <w:rFonts w:ascii="Aparajita" w:hAnsi="Aparajita" w:cs="Aparajita"/>
          </w:rPr>
          <w:t>n</w:t>
        </w:r>
        <w:r w:rsidR="00215C89" w:rsidRPr="00266175" w:rsidDel="00C53D8C">
          <w:rPr>
            <w:rFonts w:ascii="Aparajita" w:hAnsi="Aparajita" w:cs="Aparajita"/>
          </w:rPr>
          <w:t xml:space="preserve"> global</w:t>
        </w:r>
        <w:r w:rsidR="002B7FC5" w:rsidDel="00C53D8C">
          <w:rPr>
            <w:rFonts w:ascii="Aparajita" w:hAnsi="Aparajita" w:cs="Aparajita"/>
          </w:rPr>
          <w:t xml:space="preserve">-health </w:t>
        </w:r>
        <w:r w:rsidR="00CC01BF" w:rsidRPr="00266175" w:rsidDel="00C53D8C">
          <w:rPr>
            <w:rFonts w:ascii="Aparajita" w:hAnsi="Aparajita" w:cs="Aparajita"/>
          </w:rPr>
          <w:t>inequalit</w:t>
        </w:r>
        <w:r w:rsidR="002B7FC5" w:rsidDel="00C53D8C">
          <w:rPr>
            <w:rFonts w:ascii="Aparajita" w:hAnsi="Aparajita" w:cs="Aparajita"/>
          </w:rPr>
          <w:t>ies</w:t>
        </w:r>
        <w:r w:rsidR="003F27DD" w:rsidDel="00C53D8C">
          <w:rPr>
            <w:rFonts w:ascii="Aparajita" w:hAnsi="Aparajita" w:cs="Aparajita"/>
          </w:rPr>
          <w:t xml:space="preserve"> and </w:t>
        </w:r>
        <w:r w:rsidR="00CC01BF" w:rsidRPr="00266175" w:rsidDel="00C53D8C">
          <w:rPr>
            <w:rFonts w:ascii="Aparajita" w:hAnsi="Aparajita" w:cs="Aparajita"/>
          </w:rPr>
          <w:t>highlight</w:t>
        </w:r>
        <w:r w:rsidR="003F27DD" w:rsidDel="00C53D8C">
          <w:rPr>
            <w:rFonts w:ascii="Aparajita" w:hAnsi="Aparajita" w:cs="Aparajita"/>
          </w:rPr>
          <w:t xml:space="preserve"> </w:t>
        </w:r>
        <w:r w:rsidR="00CC01BF" w:rsidRPr="00266175" w:rsidDel="00C53D8C">
          <w:rPr>
            <w:rFonts w:ascii="Aparajita" w:hAnsi="Aparajita" w:cs="Aparajita"/>
          </w:rPr>
          <w:t xml:space="preserve">the value of </w:t>
        </w:r>
        <w:r w:rsidR="002B7FC5" w:rsidDel="00C53D8C">
          <w:rPr>
            <w:rFonts w:ascii="Aparajita" w:hAnsi="Aparajita" w:cs="Aparajita"/>
          </w:rPr>
          <w:t xml:space="preserve">persistently </w:t>
        </w:r>
        <w:r w:rsidR="008171D1" w:rsidDel="00C53D8C">
          <w:rPr>
            <w:rFonts w:ascii="Aparajita" w:hAnsi="Aparajita" w:cs="Aparajita"/>
          </w:rPr>
          <w:t>studying disparities in maternal experiences</w:t>
        </w:r>
        <w:r w:rsidR="003F27DD" w:rsidDel="00C53D8C">
          <w:rPr>
            <w:rFonts w:ascii="Aparajita" w:hAnsi="Aparajita" w:cs="Aparajita"/>
          </w:rPr>
          <w:t xml:space="preserve"> </w:t>
        </w:r>
        <w:r w:rsidR="008171D1" w:rsidDel="00C53D8C">
          <w:rPr>
            <w:rFonts w:ascii="Aparajita" w:hAnsi="Aparajita" w:cs="Aparajita"/>
          </w:rPr>
          <w:t>even a</w:t>
        </w:r>
        <w:r w:rsidR="002B7FC5" w:rsidDel="00C53D8C">
          <w:rPr>
            <w:rFonts w:ascii="Aparajita" w:hAnsi="Aparajita" w:cs="Aparajita"/>
          </w:rPr>
          <w:t>s many</w:t>
        </w:r>
        <w:r w:rsidR="008171D1" w:rsidDel="00C53D8C">
          <w:rPr>
            <w:rFonts w:ascii="Aparajita" w:hAnsi="Aparajita" w:cs="Aparajita"/>
          </w:rPr>
          <w:t xml:space="preserve"> global demographic </w:t>
        </w:r>
        <w:r w:rsidR="002B7FC5" w:rsidDel="00C53D8C">
          <w:rPr>
            <w:rFonts w:ascii="Aparajita" w:hAnsi="Aparajita" w:cs="Aparajita"/>
          </w:rPr>
          <w:t xml:space="preserve">metrics </w:t>
        </w:r>
        <w:r w:rsidR="008171D1" w:rsidDel="00C53D8C">
          <w:rPr>
            <w:rFonts w:ascii="Aparajita" w:hAnsi="Aparajita" w:cs="Aparajita"/>
          </w:rPr>
          <w:t xml:space="preserve">converge. </w:t>
        </w:r>
      </w:moveFrom>
      <w:moveFromRangeEnd w:id="208"/>
    </w:p>
    <w:p w14:paraId="5AADE589" w14:textId="535C103B" w:rsidR="00122DB5" w:rsidRDefault="00C53D8C" w:rsidP="006D57CB">
      <w:pPr>
        <w:ind w:firstLine="720"/>
        <w:rPr>
          <w:ins w:id="210" w:author="Emily Smith-Greenaway" w:date="2020-08-09T09:27:00Z"/>
          <w:rFonts w:ascii="Aparajita" w:hAnsi="Aparajita" w:cs="Aparajita"/>
        </w:rPr>
      </w:pPr>
      <w:ins w:id="211" w:author="Emily Smith-Greenaway" w:date="2020-08-08T23:07:00Z">
        <w:r>
          <w:rPr>
            <w:rFonts w:ascii="Aparajita" w:hAnsi="Aparajita" w:cs="Aparajita"/>
          </w:rPr>
          <w:t xml:space="preserve">Generating </w:t>
        </w:r>
      </w:ins>
      <w:ins w:id="212" w:author="Emily Smith-Greenaway" w:date="2020-08-09T14:13:00Z">
        <w:r w:rsidR="00032368">
          <w:rPr>
            <w:rFonts w:ascii="Aparajita" w:hAnsi="Aparajita" w:cs="Aparajita"/>
          </w:rPr>
          <w:t>country</w:t>
        </w:r>
      </w:ins>
      <w:ins w:id="213" w:author="Emily Smith-Greenaway" w:date="2020-08-08T23:07:00Z">
        <w:r>
          <w:rPr>
            <w:rFonts w:ascii="Aparajita" w:hAnsi="Aparajita" w:cs="Aparajita"/>
          </w:rPr>
          <w:t>-level indicators of maternal bereavement offers t</w:t>
        </w:r>
      </w:ins>
      <w:ins w:id="214" w:author="Emily Smith-Greenaway" w:date="2020-08-09T09:06:00Z">
        <w:r w:rsidR="007905F1">
          <w:rPr>
            <w:rFonts w:ascii="Aparajita" w:hAnsi="Aparajita" w:cs="Aparajita"/>
          </w:rPr>
          <w:t>w</w:t>
        </w:r>
      </w:ins>
      <w:ins w:id="215" w:author="Emily Smith-Greenaway" w:date="2020-08-08T23:07:00Z">
        <w:r>
          <w:rPr>
            <w:rFonts w:ascii="Aparajita" w:hAnsi="Aparajita" w:cs="Aparajita"/>
          </w:rPr>
          <w:t>o contributions. F</w:t>
        </w:r>
      </w:ins>
      <w:ins w:id="216" w:author="Emily Smith-Greenaway" w:date="2020-08-08T23:06:00Z">
        <w:r>
          <w:rPr>
            <w:rFonts w:ascii="Aparajita" w:hAnsi="Aparajita" w:cs="Aparajita"/>
          </w:rPr>
          <w:t>irst</w:t>
        </w:r>
      </w:ins>
      <w:ins w:id="217" w:author="Emily Smith-Greenaway" w:date="2020-08-08T23:17:00Z">
        <w:r w:rsidR="0094124C">
          <w:rPr>
            <w:rFonts w:ascii="Aparajita" w:hAnsi="Aparajita" w:cs="Aparajita"/>
          </w:rPr>
          <w:t>, this exercise</w:t>
        </w:r>
      </w:ins>
      <w:ins w:id="218" w:author="Emily Smith-Greenaway" w:date="2020-08-08T23:06:00Z">
        <w:r>
          <w:rPr>
            <w:rFonts w:ascii="Aparajita" w:hAnsi="Aparajita" w:cs="Aparajita"/>
          </w:rPr>
          <w:t xml:space="preserve"> clarifies th</w:t>
        </w:r>
      </w:ins>
      <w:ins w:id="219" w:author="Emily Smith-Greenaway" w:date="2020-08-08T23:10:00Z">
        <w:r w:rsidR="00565369">
          <w:rPr>
            <w:rFonts w:ascii="Aparajita" w:hAnsi="Aparajita" w:cs="Aparajita"/>
          </w:rPr>
          <w:t>at the</w:t>
        </w:r>
      </w:ins>
      <w:ins w:id="220" w:author="Emily Smith-Greenaway" w:date="2020-08-08T23:06:00Z">
        <w:r>
          <w:rPr>
            <w:rFonts w:ascii="Aparajita" w:hAnsi="Aparajita" w:cs="Aparajita"/>
          </w:rPr>
          <w:t xml:space="preserve"> relationship between </w:t>
        </w:r>
      </w:ins>
      <w:ins w:id="221" w:author="Emily Smith-Greenaway" w:date="2020-08-08T23:11:00Z">
        <w:r w:rsidR="00565369">
          <w:rPr>
            <w:rFonts w:ascii="Aparajita" w:hAnsi="Aparajita" w:cs="Aparajita"/>
          </w:rPr>
          <w:t xml:space="preserve">a country’s </w:t>
        </w:r>
      </w:ins>
      <w:ins w:id="222" w:author="Emily Smith-Greenaway" w:date="2020-08-08T23:06:00Z">
        <w:r>
          <w:rPr>
            <w:rFonts w:ascii="Aparajita" w:hAnsi="Aparajita" w:cs="Aparajita"/>
          </w:rPr>
          <w:t xml:space="preserve">annualized </w:t>
        </w:r>
      </w:ins>
      <w:ins w:id="223" w:author="Emily Smith-Greenaway" w:date="2020-08-09T09:48:00Z">
        <w:r w:rsidR="00CE5B1B">
          <w:rPr>
            <w:rFonts w:ascii="Aparajita" w:hAnsi="Aparajita" w:cs="Aparajita"/>
          </w:rPr>
          <w:t xml:space="preserve">infant and under-five </w:t>
        </w:r>
      </w:ins>
      <w:ins w:id="224" w:author="Emily Smith-Greenaway" w:date="2020-08-08T23:09:00Z">
        <w:r w:rsidR="008B5A24">
          <w:rPr>
            <w:rFonts w:ascii="Aparajita" w:hAnsi="Aparajita" w:cs="Aparajita"/>
          </w:rPr>
          <w:t xml:space="preserve">mortality </w:t>
        </w:r>
      </w:ins>
      <w:ins w:id="225" w:author="Emily Smith-Greenaway" w:date="2020-08-08T23:06:00Z">
        <w:r>
          <w:rPr>
            <w:rFonts w:ascii="Aparajita" w:hAnsi="Aparajita" w:cs="Aparajita"/>
          </w:rPr>
          <w:t>rates</w:t>
        </w:r>
      </w:ins>
      <w:ins w:id="226" w:author="Emily Smith-Greenaway" w:date="2020-08-08T23:11:00Z">
        <w:r w:rsidR="00565369">
          <w:rPr>
            <w:rFonts w:ascii="Aparajita" w:hAnsi="Aparajita" w:cs="Aparajita"/>
          </w:rPr>
          <w:t>, which are contemporaneous,</w:t>
        </w:r>
      </w:ins>
      <w:ins w:id="227" w:author="Emily Smith-Greenaway" w:date="2020-08-08T23:06:00Z">
        <w:r>
          <w:rPr>
            <w:rFonts w:ascii="Aparajita" w:hAnsi="Aparajita" w:cs="Aparajita"/>
          </w:rPr>
          <w:t xml:space="preserve"> and parents</w:t>
        </w:r>
      </w:ins>
      <w:ins w:id="228" w:author="Emily Smith-Greenaway" w:date="2020-08-08T23:10:00Z">
        <w:r w:rsidR="00565369">
          <w:rPr>
            <w:rFonts w:ascii="Aparajita" w:hAnsi="Aparajita" w:cs="Aparajita"/>
          </w:rPr>
          <w:t>’</w:t>
        </w:r>
      </w:ins>
      <w:ins w:id="229" w:author="Emily Smith-Greenaway" w:date="2020-08-08T23:09:00Z">
        <w:r w:rsidR="008B5A24">
          <w:rPr>
            <w:rFonts w:ascii="Aparajita" w:hAnsi="Aparajita" w:cs="Aparajita"/>
          </w:rPr>
          <w:t xml:space="preserve"> experiences of child death</w:t>
        </w:r>
      </w:ins>
      <w:ins w:id="230" w:author="Emily Smith-Greenaway" w:date="2020-08-08T23:06:00Z">
        <w:r>
          <w:rPr>
            <w:rFonts w:ascii="Aparajita" w:hAnsi="Aparajita" w:cs="Aparajita"/>
          </w:rPr>
          <w:t>, which are cumulative</w:t>
        </w:r>
      </w:ins>
      <w:ins w:id="231" w:author="Emily Smith-Greenaway" w:date="2020-08-08T23:11:00Z">
        <w:r w:rsidR="00565369">
          <w:rPr>
            <w:rFonts w:ascii="Aparajita" w:hAnsi="Aparajita" w:cs="Aparajita"/>
          </w:rPr>
          <w:t xml:space="preserve">, is not </w:t>
        </w:r>
      </w:ins>
      <w:ins w:id="232" w:author="Emily Smith-Greenaway" w:date="2020-08-09T09:11:00Z">
        <w:r w:rsidR="007B42A0">
          <w:rPr>
            <w:rFonts w:ascii="Aparajita" w:hAnsi="Aparajita" w:cs="Aparajita"/>
          </w:rPr>
          <w:t>readily</w:t>
        </w:r>
      </w:ins>
      <w:ins w:id="233" w:author="Emily Smith-Greenaway" w:date="2020-08-08T23:11:00Z">
        <w:r w:rsidR="00565369">
          <w:rPr>
            <w:rFonts w:ascii="Aparajita" w:hAnsi="Aparajita" w:cs="Aparajita"/>
          </w:rPr>
          <w:t xml:space="preserve"> apparent</w:t>
        </w:r>
      </w:ins>
      <w:ins w:id="234" w:author="Emily Smith-Greenaway" w:date="2020-08-08T23:06:00Z">
        <w:r>
          <w:rPr>
            <w:rFonts w:ascii="Aparajita" w:hAnsi="Aparajita" w:cs="Aparajita"/>
          </w:rPr>
          <w:t>.</w:t>
        </w:r>
      </w:ins>
      <w:ins w:id="235" w:author="Emily Smith-Greenaway" w:date="2020-08-08T23:16:00Z">
        <w:r w:rsidR="0094124C">
          <w:rPr>
            <w:rFonts w:ascii="Aparajita" w:hAnsi="Aparajita" w:cs="Aparajita"/>
          </w:rPr>
          <w:t xml:space="preserve"> </w:t>
        </w:r>
      </w:ins>
      <w:ins w:id="236" w:author="Emily Smith-Greenaway" w:date="2020-08-09T09:53:00Z">
        <w:r w:rsidR="009A38BC">
          <w:rPr>
            <w:rFonts w:ascii="Aparajita" w:hAnsi="Aparajita" w:cs="Aparajita"/>
          </w:rPr>
          <w:t>This is because</w:t>
        </w:r>
      </w:ins>
      <w:ins w:id="237" w:author="Emily Smith-Greenaway" w:date="2020-08-09T14:15:00Z">
        <w:r w:rsidR="00032368">
          <w:rPr>
            <w:rFonts w:ascii="Aparajita" w:hAnsi="Aparajita" w:cs="Aparajita"/>
          </w:rPr>
          <w:t xml:space="preserve">, aside from mortality conditions, </w:t>
        </w:r>
      </w:ins>
      <w:ins w:id="238" w:author="Emily Smith-Greenaway" w:date="2020-08-09T09:53:00Z">
        <w:r w:rsidR="009A38BC">
          <w:rPr>
            <w:rFonts w:ascii="Aparajita" w:hAnsi="Aparajita" w:cs="Aparajita"/>
          </w:rPr>
          <w:t>a</w:t>
        </w:r>
      </w:ins>
      <w:ins w:id="239" w:author="Emily Smith-Greenaway" w:date="2020-08-08T23:15:00Z">
        <w:r w:rsidR="0094124C">
          <w:rPr>
            <w:rFonts w:ascii="Aparajita" w:hAnsi="Aparajita" w:cs="Aparajita"/>
          </w:rPr>
          <w:t xml:space="preserve"> </w:t>
        </w:r>
      </w:ins>
      <w:ins w:id="240" w:author="Emily Smith-Greenaway" w:date="2020-08-09T14:15:00Z">
        <w:r w:rsidR="00032368">
          <w:rPr>
            <w:rFonts w:ascii="Aparajita" w:hAnsi="Aparajita" w:cs="Aparajita"/>
          </w:rPr>
          <w:t>country</w:t>
        </w:r>
      </w:ins>
      <w:ins w:id="241" w:author="Emily Smith-Greenaway" w:date="2020-08-08T23:15:00Z">
        <w:r w:rsidR="0094124C">
          <w:rPr>
            <w:rFonts w:ascii="Aparajita" w:hAnsi="Aparajita" w:cs="Aparajita"/>
          </w:rPr>
          <w:t>’s f</w:t>
        </w:r>
      </w:ins>
      <w:ins w:id="242" w:author="Emily Smith-Greenaway" w:date="2020-08-08T23:13:00Z">
        <w:r w:rsidR="00565369">
          <w:rPr>
            <w:rFonts w:ascii="Aparajita" w:hAnsi="Aparajita" w:cs="Aparajita"/>
          </w:rPr>
          <w:t>ertility level</w:t>
        </w:r>
      </w:ins>
      <w:ins w:id="243" w:author="Emily Smith-Greenaway" w:date="2020-08-09T09:14:00Z">
        <w:r w:rsidR="007B42A0">
          <w:rPr>
            <w:rFonts w:ascii="Aparajita" w:hAnsi="Aparajita" w:cs="Aparajita"/>
          </w:rPr>
          <w:t xml:space="preserve"> </w:t>
        </w:r>
      </w:ins>
      <w:ins w:id="244" w:author="Emily Smith-Greenaway" w:date="2020-08-09T09:16:00Z">
        <w:r w:rsidR="007B42A0">
          <w:rPr>
            <w:rFonts w:ascii="Aparajita" w:hAnsi="Aparajita" w:cs="Aparajita"/>
          </w:rPr>
          <w:t xml:space="preserve">determines how </w:t>
        </w:r>
      </w:ins>
      <w:ins w:id="245" w:author="Emily Smith-Greenaway" w:date="2020-08-10T07:38:00Z">
        <w:r w:rsidR="002124D7">
          <w:rPr>
            <w:rFonts w:ascii="Aparajita" w:hAnsi="Aparajita" w:cs="Aparajita"/>
          </w:rPr>
          <w:t xml:space="preserve">many </w:t>
        </w:r>
      </w:ins>
      <w:ins w:id="246" w:author="Emily Smith-Greenaway" w:date="2020-08-09T09:16:00Z">
        <w:r w:rsidR="007B42A0">
          <w:rPr>
            <w:rFonts w:ascii="Aparajita" w:hAnsi="Aparajita" w:cs="Aparajita"/>
          </w:rPr>
          <w:t xml:space="preserve">years </w:t>
        </w:r>
      </w:ins>
      <w:ins w:id="247" w:author="Emily Smith-Greenaway" w:date="2020-08-09T09:19:00Z">
        <w:r w:rsidR="007B42A0">
          <w:rPr>
            <w:rFonts w:ascii="Aparajita" w:hAnsi="Aparajita" w:cs="Aparajita"/>
          </w:rPr>
          <w:t>an</w:t>
        </w:r>
      </w:ins>
      <w:ins w:id="248" w:author="Emily Smith-Greenaway" w:date="2020-08-09T09:16:00Z">
        <w:r w:rsidR="007B42A0">
          <w:rPr>
            <w:rFonts w:ascii="Aparajita" w:hAnsi="Aparajita" w:cs="Aparajita"/>
          </w:rPr>
          <w:t xml:space="preserve"> average</w:t>
        </w:r>
      </w:ins>
      <w:ins w:id="249" w:author="Emily Smith-Greenaway" w:date="2020-08-09T09:14:00Z">
        <w:r w:rsidR="007B42A0">
          <w:rPr>
            <w:rFonts w:ascii="Aparajita" w:hAnsi="Aparajita" w:cs="Aparajita"/>
          </w:rPr>
          <w:t xml:space="preserve"> mother </w:t>
        </w:r>
      </w:ins>
      <w:ins w:id="250" w:author="Emily Smith-Greenaway" w:date="2020-08-10T07:38:00Z">
        <w:r w:rsidR="002124D7">
          <w:rPr>
            <w:rFonts w:ascii="Aparajita" w:hAnsi="Aparajita" w:cs="Aparajita"/>
          </w:rPr>
          <w:t xml:space="preserve">has </w:t>
        </w:r>
      </w:ins>
      <w:ins w:id="251" w:author="Emily Smith-Greenaway" w:date="2020-08-10T07:41:00Z">
        <w:r w:rsidR="002124D7">
          <w:rPr>
            <w:rFonts w:ascii="Aparajita" w:hAnsi="Aparajita" w:cs="Aparajita"/>
          </w:rPr>
          <w:t>young children at risk of</w:t>
        </w:r>
      </w:ins>
      <w:ins w:id="252" w:author="Emily Smith-Greenaway" w:date="2020-08-10T07:39:00Z">
        <w:r w:rsidR="002124D7">
          <w:rPr>
            <w:rFonts w:ascii="Aparajita" w:hAnsi="Aparajita" w:cs="Aparajita"/>
          </w:rPr>
          <w:t xml:space="preserve"> </w:t>
        </w:r>
      </w:ins>
      <w:ins w:id="253" w:author="Emily Smith-Greenaway" w:date="2020-08-09T09:14:00Z">
        <w:r w:rsidR="007B42A0">
          <w:rPr>
            <w:rFonts w:ascii="Aparajita" w:hAnsi="Aparajita" w:cs="Aparajita"/>
          </w:rPr>
          <w:t xml:space="preserve">the </w:t>
        </w:r>
      </w:ins>
      <w:ins w:id="254" w:author="Emily Smith-Greenaway" w:date="2020-08-09T09:16:00Z">
        <w:r w:rsidR="007B42A0">
          <w:rPr>
            <w:rFonts w:ascii="Aparajita" w:hAnsi="Aparajita" w:cs="Aparajita"/>
          </w:rPr>
          <w:t xml:space="preserve">annualized </w:t>
        </w:r>
      </w:ins>
      <w:ins w:id="255" w:author="Emily Smith-Greenaway" w:date="2020-08-09T09:14:00Z">
        <w:r w:rsidR="007B42A0">
          <w:rPr>
            <w:rFonts w:ascii="Aparajita" w:hAnsi="Aparajita" w:cs="Aparajita"/>
          </w:rPr>
          <w:t>r</w:t>
        </w:r>
      </w:ins>
      <w:ins w:id="256" w:author="Emily Smith-Greenaway" w:date="2020-08-09T09:55:00Z">
        <w:r w:rsidR="009A38BC">
          <w:rPr>
            <w:rFonts w:ascii="Aparajita" w:hAnsi="Aparajita" w:cs="Aparajita"/>
          </w:rPr>
          <w:t>ates of infant and child mortality</w:t>
        </w:r>
      </w:ins>
      <w:ins w:id="257" w:author="Emily Smith-Greenaway" w:date="2020-08-09T09:53:00Z">
        <w:r w:rsidR="009A38BC">
          <w:rPr>
            <w:rFonts w:ascii="Aparajita" w:hAnsi="Aparajita" w:cs="Aparajita"/>
          </w:rPr>
          <w:t xml:space="preserve">, and thus what her cumulative </w:t>
        </w:r>
      </w:ins>
      <w:ins w:id="258" w:author="Emily Smith-Greenaway" w:date="2020-08-09T09:54:00Z">
        <w:r w:rsidR="009A38BC">
          <w:rPr>
            <w:rFonts w:ascii="Aparajita" w:hAnsi="Aparajita" w:cs="Aparajita"/>
          </w:rPr>
          <w:t>risk</w:t>
        </w:r>
      </w:ins>
      <w:ins w:id="259" w:author="Emily Smith-Greenaway" w:date="2020-08-09T14:14:00Z">
        <w:r w:rsidR="00032368">
          <w:rPr>
            <w:rFonts w:ascii="Aparajita" w:hAnsi="Aparajita" w:cs="Aparajita"/>
          </w:rPr>
          <w:t xml:space="preserve"> of </w:t>
        </w:r>
      </w:ins>
      <w:ins w:id="260" w:author="Emily Smith-Greenaway" w:date="2020-08-09T14:15:00Z">
        <w:r w:rsidR="00032368">
          <w:rPr>
            <w:rFonts w:ascii="Aparajita" w:hAnsi="Aparajita" w:cs="Aparajita"/>
          </w:rPr>
          <w:t xml:space="preserve">ever </w:t>
        </w:r>
      </w:ins>
      <w:ins w:id="261" w:author="Emily Smith-Greenaway" w:date="2020-08-09T14:14:00Z">
        <w:r w:rsidR="00032368">
          <w:rPr>
            <w:rFonts w:ascii="Aparajita" w:hAnsi="Aparajita" w:cs="Aparajita"/>
          </w:rPr>
          <w:t>experiencing</w:t>
        </w:r>
      </w:ins>
      <w:ins w:id="262" w:author="Emily Smith-Greenaway" w:date="2020-08-09T09:54:00Z">
        <w:r w:rsidR="009A38BC">
          <w:rPr>
            <w:rFonts w:ascii="Aparajita" w:hAnsi="Aparajita" w:cs="Aparajita"/>
          </w:rPr>
          <w:t xml:space="preserve"> </w:t>
        </w:r>
      </w:ins>
      <w:ins w:id="263" w:author="Emily Smith-Greenaway" w:date="2020-08-09T14:14:00Z">
        <w:r w:rsidR="00032368">
          <w:rPr>
            <w:rFonts w:ascii="Aparajita" w:hAnsi="Aparajita" w:cs="Aparajita"/>
          </w:rPr>
          <w:t>a child die</w:t>
        </w:r>
      </w:ins>
      <w:ins w:id="264" w:author="Emily Smith-Greenaway" w:date="2020-08-09T09:15:00Z">
        <w:r w:rsidR="007B42A0">
          <w:rPr>
            <w:rFonts w:ascii="Aparajita" w:hAnsi="Aparajita" w:cs="Aparajita"/>
          </w:rPr>
          <w:t xml:space="preserve">. Moreover, the degree to which child deaths are dispersed </w:t>
        </w:r>
      </w:ins>
      <w:ins w:id="265" w:author="Emily Smith-Greenaway" w:date="2020-08-09T09:56:00Z">
        <w:r w:rsidR="008A50C6">
          <w:rPr>
            <w:rFonts w:ascii="Aparajita" w:hAnsi="Aparajita" w:cs="Aparajita"/>
          </w:rPr>
          <w:t xml:space="preserve">across </w:t>
        </w:r>
      </w:ins>
      <w:ins w:id="266" w:author="Emily Smith-Greenaway" w:date="2020-08-09T09:15:00Z">
        <w:r w:rsidR="007B42A0">
          <w:rPr>
            <w:rFonts w:ascii="Aparajita" w:hAnsi="Aparajita" w:cs="Aparajita"/>
          </w:rPr>
          <w:t xml:space="preserve">a population </w:t>
        </w:r>
      </w:ins>
      <w:ins w:id="267" w:author="Emily Smith-Greenaway" w:date="2020-08-09T14:15:00Z">
        <w:r w:rsidR="00032368">
          <w:rPr>
            <w:rFonts w:ascii="Aparajita" w:hAnsi="Aparajita" w:cs="Aparajita"/>
          </w:rPr>
          <w:t>i</w:t>
        </w:r>
      </w:ins>
      <w:ins w:id="268" w:author="Emily Smith-Greenaway" w:date="2020-08-09T14:16:00Z">
        <w:r w:rsidR="00032368">
          <w:rPr>
            <w:rFonts w:ascii="Aparajita" w:hAnsi="Aparajita" w:cs="Aparajita"/>
          </w:rPr>
          <w:t xml:space="preserve">n a given country, </w:t>
        </w:r>
      </w:ins>
      <w:ins w:id="269" w:author="Emily Smith-Greenaway" w:date="2020-08-09T09:15:00Z">
        <w:r w:rsidR="007B42A0">
          <w:rPr>
            <w:rFonts w:ascii="Aparajita" w:hAnsi="Aparajita" w:cs="Aparajita"/>
          </w:rPr>
          <w:t xml:space="preserve">versus concentrated among a </w:t>
        </w:r>
      </w:ins>
      <w:ins w:id="270" w:author="Emily Smith-Greenaway" w:date="2020-08-09T09:20:00Z">
        <w:r w:rsidR="007B42A0">
          <w:rPr>
            <w:rFonts w:ascii="Aparajita" w:hAnsi="Aparajita" w:cs="Aparajita"/>
          </w:rPr>
          <w:t xml:space="preserve">small, </w:t>
        </w:r>
      </w:ins>
      <w:ins w:id="271" w:author="Emily Smith-Greenaway" w:date="2020-08-09T09:15:00Z">
        <w:r w:rsidR="007B42A0">
          <w:rPr>
            <w:rFonts w:ascii="Aparajita" w:hAnsi="Aparajita" w:cs="Aparajita"/>
          </w:rPr>
          <w:t>disadvantaged sub</w:t>
        </w:r>
      </w:ins>
      <w:ins w:id="272" w:author="Emily Smith-Greenaway" w:date="2020-08-09T09:20:00Z">
        <w:r w:rsidR="007B42A0">
          <w:rPr>
            <w:rFonts w:ascii="Aparajita" w:hAnsi="Aparajita" w:cs="Aparajita"/>
          </w:rPr>
          <w:t>group of mothers</w:t>
        </w:r>
      </w:ins>
      <w:ins w:id="273" w:author="Emily Smith-Greenaway" w:date="2020-08-09T14:16:00Z">
        <w:r w:rsidR="00032368">
          <w:rPr>
            <w:rFonts w:ascii="Aparajita" w:hAnsi="Aparajita" w:cs="Aparajita"/>
          </w:rPr>
          <w:t>,</w:t>
        </w:r>
      </w:ins>
      <w:ins w:id="274" w:author="Emily Smith-Greenaway" w:date="2020-08-09T09:15:00Z">
        <w:r w:rsidR="007B42A0">
          <w:rPr>
            <w:rFonts w:ascii="Aparajita" w:hAnsi="Aparajita" w:cs="Aparajita"/>
          </w:rPr>
          <w:t xml:space="preserve"> determines if </w:t>
        </w:r>
      </w:ins>
      <w:ins w:id="275" w:author="Emily Smith-Greenaway" w:date="2020-08-09T09:55:00Z">
        <w:r w:rsidR="009A38BC">
          <w:rPr>
            <w:rFonts w:ascii="Aparajita" w:hAnsi="Aparajita" w:cs="Aparajita"/>
          </w:rPr>
          <w:t>child mortality affect</w:t>
        </w:r>
      </w:ins>
      <w:ins w:id="276" w:author="Emily Smith-Greenaway" w:date="2020-08-10T07:44:00Z">
        <w:r w:rsidR="00992BC1">
          <w:rPr>
            <w:rFonts w:ascii="Aparajita" w:hAnsi="Aparajita" w:cs="Aparajita"/>
          </w:rPr>
          <w:t>s</w:t>
        </w:r>
      </w:ins>
      <w:ins w:id="277" w:author="Emily Smith-Greenaway" w:date="2020-08-09T09:55:00Z">
        <w:r w:rsidR="009A38BC">
          <w:rPr>
            <w:rFonts w:ascii="Aparajita" w:hAnsi="Aparajita" w:cs="Aparajita"/>
          </w:rPr>
          <w:t xml:space="preserve"> only</w:t>
        </w:r>
      </w:ins>
      <w:ins w:id="278" w:author="Emily Smith-Greenaway" w:date="2020-08-09T09:15:00Z">
        <w:r w:rsidR="007B42A0">
          <w:rPr>
            <w:rFonts w:ascii="Aparajita" w:hAnsi="Aparajita" w:cs="Aparajita"/>
          </w:rPr>
          <w:t xml:space="preserve"> </w:t>
        </w:r>
      </w:ins>
      <w:ins w:id="279" w:author="Emily Smith-Greenaway" w:date="2020-08-09T09:56:00Z">
        <w:r w:rsidR="008A50C6">
          <w:rPr>
            <w:rFonts w:ascii="Aparajita" w:hAnsi="Aparajita" w:cs="Aparajita"/>
          </w:rPr>
          <w:t xml:space="preserve">a </w:t>
        </w:r>
      </w:ins>
      <w:ins w:id="280" w:author="Emily Smith-Greenaway" w:date="2020-08-09T09:15:00Z">
        <w:r w:rsidR="007B42A0">
          <w:rPr>
            <w:rFonts w:ascii="Aparajita" w:hAnsi="Aparajita" w:cs="Aparajita"/>
          </w:rPr>
          <w:t>small</w:t>
        </w:r>
      </w:ins>
      <w:ins w:id="281" w:author="Emily Smith-Greenaway" w:date="2020-08-09T09:20:00Z">
        <w:r w:rsidR="007B42A0">
          <w:rPr>
            <w:rFonts w:ascii="Aparajita" w:hAnsi="Aparajita" w:cs="Aparajita"/>
          </w:rPr>
          <w:t>e</w:t>
        </w:r>
      </w:ins>
      <w:ins w:id="282" w:author="Emily Smith-Greenaway" w:date="2020-08-09T09:21:00Z">
        <w:r w:rsidR="007B42A0">
          <w:rPr>
            <w:rFonts w:ascii="Aparajita" w:hAnsi="Aparajita" w:cs="Aparajita"/>
          </w:rPr>
          <w:t>r fraction</w:t>
        </w:r>
      </w:ins>
      <w:ins w:id="283" w:author="Emily Smith-Greenaway" w:date="2020-08-09T09:15:00Z">
        <w:r w:rsidR="007B42A0">
          <w:rPr>
            <w:rFonts w:ascii="Aparajita" w:hAnsi="Aparajita" w:cs="Aparajita"/>
          </w:rPr>
          <w:t xml:space="preserve"> of parents repeatedly, or if </w:t>
        </w:r>
      </w:ins>
      <w:ins w:id="284" w:author="Emily Smith-Greenaway" w:date="2020-08-10T07:44:00Z">
        <w:r w:rsidR="00992BC1">
          <w:rPr>
            <w:rFonts w:ascii="Aparajita" w:hAnsi="Aparajita" w:cs="Aparajita"/>
          </w:rPr>
          <w:t xml:space="preserve">it </w:t>
        </w:r>
      </w:ins>
      <w:ins w:id="285" w:author="Emily Smith-Greenaway" w:date="2020-08-09T09:15:00Z">
        <w:r w:rsidR="007B42A0">
          <w:rPr>
            <w:rFonts w:ascii="Aparajita" w:hAnsi="Aparajita" w:cs="Aparajita"/>
          </w:rPr>
          <w:t xml:space="preserve">is a more </w:t>
        </w:r>
      </w:ins>
      <w:ins w:id="286" w:author="Emily Smith-Greenaway" w:date="2020-08-09T09:21:00Z">
        <w:r w:rsidR="007B42A0">
          <w:rPr>
            <w:rFonts w:ascii="Aparajita" w:hAnsi="Aparajita" w:cs="Aparajita"/>
          </w:rPr>
          <w:t>prevalent</w:t>
        </w:r>
      </w:ins>
      <w:ins w:id="287" w:author="Emily Smith-Greenaway" w:date="2020-08-09T09:15:00Z">
        <w:r w:rsidR="007B42A0">
          <w:rPr>
            <w:rFonts w:ascii="Aparajita" w:hAnsi="Aparajita" w:cs="Aparajita"/>
          </w:rPr>
          <w:t xml:space="preserve"> population exper</w:t>
        </w:r>
      </w:ins>
      <w:ins w:id="288" w:author="Emily Smith-Greenaway" w:date="2020-08-09T09:16:00Z">
        <w:r w:rsidR="007B42A0">
          <w:rPr>
            <w:rFonts w:ascii="Aparajita" w:hAnsi="Aparajita" w:cs="Aparajita"/>
          </w:rPr>
          <w:t xml:space="preserve">ience. Finally, </w:t>
        </w:r>
      </w:ins>
      <w:ins w:id="289" w:author="Emily Smith-Greenaway" w:date="2020-08-09T09:18:00Z">
        <w:r w:rsidR="007B42A0">
          <w:rPr>
            <w:rFonts w:ascii="Aparajita" w:hAnsi="Aparajita" w:cs="Aparajita"/>
          </w:rPr>
          <w:t xml:space="preserve">the legacy of higher child mortality </w:t>
        </w:r>
      </w:ins>
      <w:ins w:id="290" w:author="Emily Smith-Greenaway" w:date="2020-08-09T09:22:00Z">
        <w:r w:rsidR="00CC3995">
          <w:rPr>
            <w:rFonts w:ascii="Aparajita" w:hAnsi="Aparajita" w:cs="Aparajita"/>
          </w:rPr>
          <w:t>years</w:t>
        </w:r>
      </w:ins>
      <w:ins w:id="291" w:author="Emily Smith-Greenaway" w:date="2020-08-09T09:21:00Z">
        <w:r w:rsidR="00CC3995">
          <w:rPr>
            <w:rFonts w:ascii="Aparajita" w:hAnsi="Aparajita" w:cs="Aparajita"/>
          </w:rPr>
          <w:t xml:space="preserve"> earlier</w:t>
        </w:r>
      </w:ins>
      <w:ins w:id="292" w:author="Emily Smith-Greenaway" w:date="2020-08-09T09:22:00Z">
        <w:r w:rsidR="00CC3995">
          <w:rPr>
            <w:rFonts w:ascii="Aparajita" w:hAnsi="Aparajita" w:cs="Aparajita"/>
          </w:rPr>
          <w:t>,</w:t>
        </w:r>
      </w:ins>
      <w:ins w:id="293" w:author="Emily Smith-Greenaway" w:date="2020-08-09T09:21:00Z">
        <w:r w:rsidR="00CC3995">
          <w:rPr>
            <w:rFonts w:ascii="Aparajita" w:hAnsi="Aparajita" w:cs="Aparajita"/>
          </w:rPr>
          <w:t xml:space="preserve"> when </w:t>
        </w:r>
      </w:ins>
      <w:ins w:id="294" w:author="Emily Smith-Greenaway" w:date="2020-08-09T22:47:00Z">
        <w:r w:rsidR="00E26EDC">
          <w:rPr>
            <w:rFonts w:ascii="Aparajita" w:hAnsi="Aparajita" w:cs="Aparajita"/>
          </w:rPr>
          <w:t xml:space="preserve">older </w:t>
        </w:r>
      </w:ins>
      <w:ins w:id="295" w:author="Emily Smith-Greenaway" w:date="2020-08-09T09:21:00Z">
        <w:r w:rsidR="00CC3995">
          <w:rPr>
            <w:rFonts w:ascii="Aparajita" w:hAnsi="Aparajita" w:cs="Aparajita"/>
          </w:rPr>
          <w:t>mothers had their first child</w:t>
        </w:r>
      </w:ins>
      <w:ins w:id="296" w:author="Emily Smith-Greenaway" w:date="2020-08-09T09:22:00Z">
        <w:r w:rsidR="00CC3995">
          <w:rPr>
            <w:rFonts w:ascii="Aparajita" w:hAnsi="Aparajita" w:cs="Aparajita"/>
          </w:rPr>
          <w:t>,</w:t>
        </w:r>
      </w:ins>
      <w:ins w:id="297" w:author="Emily Smith-Greenaway" w:date="2020-08-09T09:21:00Z">
        <w:r w:rsidR="00CC3995">
          <w:rPr>
            <w:rFonts w:ascii="Aparajita" w:hAnsi="Aparajita" w:cs="Aparajita"/>
          </w:rPr>
          <w:t xml:space="preserve"> </w:t>
        </w:r>
      </w:ins>
      <w:ins w:id="298" w:author="Emily Smith-Greenaway" w:date="2020-08-09T14:16:00Z">
        <w:r w:rsidR="00032368">
          <w:rPr>
            <w:rFonts w:ascii="Aparajita" w:hAnsi="Aparajita" w:cs="Aparajita"/>
          </w:rPr>
          <w:t xml:space="preserve">can </w:t>
        </w:r>
      </w:ins>
      <w:ins w:id="299" w:author="Emily Smith-Greenaway" w:date="2020-08-09T09:28:00Z">
        <w:r w:rsidR="00122DB5">
          <w:rPr>
            <w:rFonts w:ascii="Aparajita" w:hAnsi="Aparajita" w:cs="Aparajita"/>
          </w:rPr>
          <w:t xml:space="preserve">also linger </w:t>
        </w:r>
      </w:ins>
      <w:ins w:id="300" w:author="Emily Smith-Greenaway" w:date="2020-08-10T07:45:00Z">
        <w:r w:rsidR="00992BC1">
          <w:rPr>
            <w:rFonts w:ascii="Aparajita" w:hAnsi="Aparajita" w:cs="Aparajita"/>
          </w:rPr>
          <w:t xml:space="preserve">in the population </w:t>
        </w:r>
      </w:ins>
      <w:ins w:id="301" w:author="Emily Smith-Greenaway" w:date="2020-08-09T09:28:00Z">
        <w:r w:rsidR="00122DB5">
          <w:rPr>
            <w:rFonts w:ascii="Aparajita" w:hAnsi="Aparajita" w:cs="Aparajita"/>
          </w:rPr>
          <w:t xml:space="preserve">and </w:t>
        </w:r>
      </w:ins>
      <w:ins w:id="302" w:author="Emily Smith-Greenaway" w:date="2020-08-09T09:23:00Z">
        <w:r w:rsidR="001F1CF6">
          <w:rPr>
            <w:rFonts w:ascii="Aparajita" w:hAnsi="Aparajita" w:cs="Aparajita"/>
          </w:rPr>
          <w:t>contribute to higher</w:t>
        </w:r>
      </w:ins>
      <w:ins w:id="303" w:author="Emily Smith-Greenaway" w:date="2020-08-09T09:18:00Z">
        <w:r w:rsidR="007B42A0">
          <w:rPr>
            <w:rFonts w:ascii="Aparajita" w:hAnsi="Aparajita" w:cs="Aparajita"/>
          </w:rPr>
          <w:t xml:space="preserve"> </w:t>
        </w:r>
      </w:ins>
      <w:ins w:id="304" w:author="Emily Smith-Greenaway" w:date="2020-08-09T09:23:00Z">
        <w:r w:rsidR="001F1CF6">
          <w:rPr>
            <w:rFonts w:ascii="Aparajita" w:hAnsi="Aparajita" w:cs="Aparajita"/>
          </w:rPr>
          <w:t>cumulative estimates</w:t>
        </w:r>
      </w:ins>
      <w:ins w:id="305" w:author="Emily Smith-Greenaway" w:date="2020-08-09T09:22:00Z">
        <w:r w:rsidR="00CC3995">
          <w:rPr>
            <w:rFonts w:ascii="Aparajita" w:hAnsi="Aparajita" w:cs="Aparajita"/>
          </w:rPr>
          <w:t xml:space="preserve"> of maternal bereavement</w:t>
        </w:r>
      </w:ins>
      <w:ins w:id="306" w:author="Emily Smith-Greenaway" w:date="2020-08-09T09:24:00Z">
        <w:r w:rsidR="001F1CF6">
          <w:rPr>
            <w:rFonts w:ascii="Aparajita" w:hAnsi="Aparajita" w:cs="Aparajita"/>
          </w:rPr>
          <w:t xml:space="preserve"> than newly lowered mortality rates imply</w:t>
        </w:r>
      </w:ins>
      <w:ins w:id="307" w:author="Emily Smith-Greenaway" w:date="2020-08-09T09:18:00Z">
        <w:r w:rsidR="007B42A0">
          <w:rPr>
            <w:rFonts w:ascii="Aparajita" w:hAnsi="Aparajita" w:cs="Aparajita"/>
          </w:rPr>
          <w:t xml:space="preserve">; yet </w:t>
        </w:r>
        <w:r w:rsidR="007B42A0">
          <w:rPr>
            <w:rFonts w:ascii="Aparajita" w:hAnsi="Aparajita" w:cs="Aparajita"/>
          </w:rPr>
          <w:lastRenderedPageBreak/>
          <w:t>maternal and adult mortality conditions dictate how many bere</w:t>
        </w:r>
      </w:ins>
      <w:ins w:id="308" w:author="Emily Smith-Greenaway" w:date="2020-08-09T09:19:00Z">
        <w:r w:rsidR="007B42A0">
          <w:rPr>
            <w:rFonts w:ascii="Aparajita" w:hAnsi="Aparajita" w:cs="Aparajita"/>
          </w:rPr>
          <w:t>aved</w:t>
        </w:r>
      </w:ins>
      <w:ins w:id="309" w:author="Emily Smith-Greenaway" w:date="2020-08-09T09:18:00Z">
        <w:r w:rsidR="007B42A0">
          <w:rPr>
            <w:rFonts w:ascii="Aparajita" w:hAnsi="Aparajita" w:cs="Aparajita"/>
          </w:rPr>
          <w:t xml:space="preserve"> mothers </w:t>
        </w:r>
      </w:ins>
      <w:ins w:id="310" w:author="Emily Smith-Greenaway" w:date="2020-08-09T09:29:00Z">
        <w:r w:rsidR="00122DB5">
          <w:rPr>
            <w:rFonts w:ascii="Aparajita" w:hAnsi="Aparajita" w:cs="Aparajita"/>
          </w:rPr>
          <w:t>survive to share their experience</w:t>
        </w:r>
      </w:ins>
      <w:ins w:id="311" w:author="Emily Smith-Greenaway" w:date="2020-08-09T09:31:00Z">
        <w:r w:rsidR="00122DB5">
          <w:rPr>
            <w:rFonts w:ascii="Aparajita" w:hAnsi="Aparajita" w:cs="Aparajita"/>
          </w:rPr>
          <w:t xml:space="preserve"> </w:t>
        </w:r>
      </w:ins>
      <w:ins w:id="312" w:author="Emily Smith-Greenaway" w:date="2020-08-09T22:47:00Z">
        <w:r w:rsidR="00E26EDC">
          <w:rPr>
            <w:rFonts w:ascii="Aparajita" w:hAnsi="Aparajita" w:cs="Aparajita"/>
          </w:rPr>
          <w:t>versus</w:t>
        </w:r>
      </w:ins>
      <w:ins w:id="313" w:author="Emily Smith-Greenaway" w:date="2020-08-09T09:31:00Z">
        <w:r w:rsidR="00122DB5">
          <w:rPr>
            <w:rFonts w:ascii="Aparajita" w:hAnsi="Aparajita" w:cs="Aparajita"/>
          </w:rPr>
          <w:t xml:space="preserve"> how many also die prematurely, deleting their account of child loss. </w:t>
        </w:r>
      </w:ins>
      <w:ins w:id="314" w:author="Emily Smith-Greenaway" w:date="2020-08-09T14:20:00Z">
        <w:r w:rsidR="00EA4AFD">
          <w:rPr>
            <w:rFonts w:ascii="Aparajita" w:hAnsi="Aparajita" w:cs="Aparajita"/>
          </w:rPr>
          <w:t xml:space="preserve">The confounding influence of these population dynamics require explicit </w:t>
        </w:r>
      </w:ins>
      <w:ins w:id="315" w:author="Emily Smith-Greenaway" w:date="2020-08-09T22:48:00Z">
        <w:r w:rsidR="00453222">
          <w:rPr>
            <w:rFonts w:ascii="Aparajita" w:hAnsi="Aparajita" w:cs="Aparajita"/>
          </w:rPr>
          <w:t>analysis of</w:t>
        </w:r>
      </w:ins>
      <w:ins w:id="316" w:author="Emily Smith-Greenaway" w:date="2020-08-09T14:21:00Z">
        <w:r w:rsidR="00EA4AFD">
          <w:rPr>
            <w:rFonts w:ascii="Aparajita" w:hAnsi="Aparajita" w:cs="Aparajita"/>
          </w:rPr>
          <w:t xml:space="preserve"> </w:t>
        </w:r>
      </w:ins>
      <w:ins w:id="317" w:author="Emily Smith-Greenaway" w:date="2020-08-09T22:48:00Z">
        <w:r w:rsidR="00453222">
          <w:rPr>
            <w:rFonts w:ascii="Aparajita" w:hAnsi="Aparajita" w:cs="Aparajita"/>
          </w:rPr>
          <w:t xml:space="preserve">the prevalence of bereaved mothers. </w:t>
        </w:r>
      </w:ins>
      <w:ins w:id="318" w:author="Emily Smith-Greenaway" w:date="2020-08-09T14:21:00Z">
        <w:r w:rsidR="00EA4AFD">
          <w:rPr>
            <w:rFonts w:ascii="Aparajita" w:hAnsi="Aparajita" w:cs="Aparajita"/>
          </w:rPr>
          <w:t xml:space="preserve"> </w:t>
        </w:r>
      </w:ins>
    </w:p>
    <w:p w14:paraId="689245F8" w14:textId="390BDCB1" w:rsidR="00007438" w:rsidDel="004731AD" w:rsidRDefault="00EA4AFD" w:rsidP="006D57CB">
      <w:pPr>
        <w:ind w:firstLine="720"/>
        <w:rPr>
          <w:del w:id="319" w:author="Emily Smith-Greenaway" w:date="2020-08-08T23:08:00Z"/>
          <w:rFonts w:ascii="Aparajita" w:hAnsi="Aparajita" w:cs="Aparajita"/>
        </w:rPr>
      </w:pPr>
      <w:ins w:id="320" w:author="Emily Smith-Greenaway" w:date="2020-08-09T14:21:00Z">
        <w:r>
          <w:rPr>
            <w:rFonts w:ascii="Aparajita" w:hAnsi="Aparajita" w:cs="Aparajita"/>
          </w:rPr>
          <w:t>I</w:t>
        </w:r>
      </w:ins>
      <w:ins w:id="321" w:author="Emily Smith-Greenaway" w:date="2020-08-08T23:18:00Z">
        <w:r w:rsidR="001273A9">
          <w:rPr>
            <w:rFonts w:ascii="Aparajita" w:hAnsi="Aparajita" w:cs="Aparajita"/>
          </w:rPr>
          <w:t xml:space="preserve">n revealing that the </w:t>
        </w:r>
      </w:ins>
      <w:ins w:id="322" w:author="Emily Smith-Greenaway" w:date="2020-08-09T09:31:00Z">
        <w:r w:rsidR="006D7288">
          <w:rPr>
            <w:rFonts w:ascii="Aparajita" w:hAnsi="Aparajita" w:cs="Aparajita"/>
          </w:rPr>
          <w:t>prevalence of bereaved mothers</w:t>
        </w:r>
      </w:ins>
      <w:ins w:id="323" w:author="Emily Smith-Greenaway" w:date="2020-08-08T23:18:00Z">
        <w:r w:rsidR="001273A9">
          <w:rPr>
            <w:rFonts w:ascii="Aparajita" w:hAnsi="Aparajita" w:cs="Aparajita"/>
          </w:rPr>
          <w:t xml:space="preserve"> is a distinct feature of a country’s reproductive health profile, the study</w:t>
        </w:r>
      </w:ins>
      <w:ins w:id="324" w:author="Emily Smith-Greenaway" w:date="2020-08-09T14:21:00Z">
        <w:r>
          <w:rPr>
            <w:rFonts w:ascii="Aparajita" w:hAnsi="Aparajita" w:cs="Aparajita"/>
          </w:rPr>
          <w:t xml:space="preserve">’s second </w:t>
        </w:r>
      </w:ins>
      <w:ins w:id="325" w:author="Emily Smith-Greenaway" w:date="2020-08-09T14:22:00Z">
        <w:r>
          <w:rPr>
            <w:rFonts w:ascii="Aparajita" w:hAnsi="Aparajita" w:cs="Aparajita"/>
          </w:rPr>
          <w:t>contribution is to</w:t>
        </w:r>
      </w:ins>
      <w:ins w:id="326" w:author="Emily Smith-Greenaway" w:date="2020-08-08T23:18:00Z">
        <w:r w:rsidR="001273A9">
          <w:rPr>
            <w:rFonts w:ascii="Aparajita" w:hAnsi="Aparajita" w:cs="Aparajita"/>
          </w:rPr>
          <w:t xml:space="preserve"> draw attention to </w:t>
        </w:r>
      </w:ins>
      <w:ins w:id="327" w:author="Emily Smith-Greenaway" w:date="2020-08-09T09:58:00Z">
        <w:r w:rsidR="00883301">
          <w:rPr>
            <w:rFonts w:ascii="Aparajita" w:hAnsi="Aparajita" w:cs="Aparajita"/>
          </w:rPr>
          <w:t>how</w:t>
        </w:r>
      </w:ins>
      <w:ins w:id="328" w:author="Emily Smith-Greenaway" w:date="2020-08-08T23:07:00Z">
        <w:r w:rsidR="00C53D8C" w:rsidRPr="009A3160">
          <w:rPr>
            <w:rFonts w:ascii="Aparajita" w:hAnsi="Aparajita" w:cs="Aparajita"/>
          </w:rPr>
          <w:t xml:space="preserve"> inequalit</w:t>
        </w:r>
        <w:r w:rsidR="00C53D8C">
          <w:rPr>
            <w:rFonts w:ascii="Aparajita" w:hAnsi="Aparajita" w:cs="Aparajita"/>
          </w:rPr>
          <w:t>ies</w:t>
        </w:r>
        <w:r w:rsidR="00C53D8C" w:rsidRPr="009A3160">
          <w:rPr>
            <w:rFonts w:ascii="Aparajita" w:hAnsi="Aparajita" w:cs="Aparajita"/>
          </w:rPr>
          <w:t xml:space="preserve"> in infant, child, and adolescent mortality conditions </w:t>
        </w:r>
      </w:ins>
      <w:ins w:id="329" w:author="Emily Smith-Greenaway" w:date="2020-08-09T14:22:00Z">
        <w:r>
          <w:rPr>
            <w:rFonts w:ascii="Aparajita" w:hAnsi="Aparajita" w:cs="Aparajita"/>
          </w:rPr>
          <w:t xml:space="preserve">can </w:t>
        </w:r>
      </w:ins>
      <w:ins w:id="330" w:author="Emily Smith-Greenaway" w:date="2020-08-09T14:23:00Z">
        <w:r>
          <w:rPr>
            <w:rFonts w:ascii="Aparajita" w:hAnsi="Aparajita" w:cs="Aparajita"/>
          </w:rPr>
          <w:t>give rise to a large population of grieving parents—parents deserving</w:t>
        </w:r>
      </w:ins>
      <w:ins w:id="331" w:author="Emily Smith-Greenaway" w:date="2020-08-09T22:48:00Z">
        <w:r w:rsidR="00D93F34">
          <w:rPr>
            <w:rFonts w:ascii="Aparajita" w:hAnsi="Aparajita" w:cs="Aparajita"/>
          </w:rPr>
          <w:t xml:space="preserve"> of</w:t>
        </w:r>
      </w:ins>
      <w:ins w:id="332" w:author="Emily Smith-Greenaway" w:date="2020-08-09T14:23:00Z">
        <w:r>
          <w:rPr>
            <w:rFonts w:ascii="Aparajita" w:hAnsi="Aparajita" w:cs="Aparajita"/>
          </w:rPr>
          <w:t xml:space="preserve"> public health attention. </w:t>
        </w:r>
      </w:ins>
      <w:ins w:id="333" w:author="Emily Smith-Greenaway" w:date="2020-08-10T07:47:00Z">
        <w:r w:rsidR="002D22D1">
          <w:rPr>
            <w:rFonts w:ascii="Aparajita" w:hAnsi="Aparajita" w:cs="Aparajita"/>
          </w:rPr>
          <w:t>F</w:t>
        </w:r>
      </w:ins>
      <w:ins w:id="334" w:author="Emily Smith-Greenaway" w:date="2020-08-09T16:36:00Z">
        <w:r w:rsidR="00431A17">
          <w:rPr>
            <w:rFonts w:ascii="Aparajita" w:hAnsi="Aparajita" w:cs="Aparajita"/>
          </w:rPr>
          <w:t xml:space="preserve">amily bereavement </w:t>
        </w:r>
      </w:ins>
      <w:ins w:id="335" w:author="Emily Smith-Greenaway" w:date="2020-08-09T22:49:00Z">
        <w:r w:rsidR="00D93F34">
          <w:rPr>
            <w:rFonts w:ascii="Aparajita" w:hAnsi="Aparajita" w:cs="Aparajita"/>
          </w:rPr>
          <w:t xml:space="preserve">and kin loss </w:t>
        </w:r>
      </w:ins>
      <w:ins w:id="336" w:author="Emily Smith-Greenaway" w:date="2020-08-10T07:47:00Z">
        <w:r w:rsidR="002D22D1">
          <w:rPr>
            <w:rFonts w:ascii="Aparajita" w:hAnsi="Aparajita" w:cs="Aparajita"/>
          </w:rPr>
          <w:t>not only reflects health inequality, but can also be</w:t>
        </w:r>
      </w:ins>
      <w:ins w:id="337" w:author="Emily Smith-Greenaway" w:date="2020-08-09T16:35:00Z">
        <w:r w:rsidR="00431A17">
          <w:rPr>
            <w:rFonts w:ascii="Aparajita" w:hAnsi="Aparajita" w:cs="Aparajita"/>
          </w:rPr>
          <w:t xml:space="preserve"> a precursor to future </w:t>
        </w:r>
      </w:ins>
      <w:ins w:id="338" w:author="Emily Smith-Greenaway" w:date="2020-08-10T07:48:00Z">
        <w:r w:rsidR="002D22D1">
          <w:rPr>
            <w:rFonts w:ascii="Aparajita" w:hAnsi="Aparajita" w:cs="Aparajita"/>
          </w:rPr>
          <w:t xml:space="preserve">health </w:t>
        </w:r>
      </w:ins>
      <w:ins w:id="339" w:author="Emily Smith-Greenaway" w:date="2020-08-09T16:35:00Z">
        <w:r w:rsidR="00431A17">
          <w:rPr>
            <w:rFonts w:ascii="Aparajita" w:hAnsi="Aparajita" w:cs="Aparajita"/>
          </w:rPr>
          <w:t>disadvantage</w:t>
        </w:r>
      </w:ins>
      <w:ins w:id="340" w:author="Emily Smith-Greenaway" w:date="2020-08-09T16:36:00Z">
        <w:r w:rsidR="00431A17">
          <w:rPr>
            <w:rFonts w:ascii="Aparajita" w:hAnsi="Aparajita" w:cs="Aparajita"/>
          </w:rPr>
          <w:t>.</w:t>
        </w:r>
      </w:ins>
      <w:ins w:id="341" w:author="Emily Smith-Greenaway" w:date="2020-08-09T16:32:00Z">
        <w:r w:rsidR="00431A17" w:rsidRPr="00266175">
          <w:rPr>
            <w:rFonts w:ascii="Aparajita" w:hAnsi="Aparajita" w:cs="Aparajita"/>
          </w:rPr>
          <w:fldChar w:fldCharType="begin"/>
        </w:r>
      </w:ins>
      <w:r w:rsidR="007E564F">
        <w:rPr>
          <w:rFonts w:ascii="Aparajita" w:hAnsi="Aparajita" w:cs="Aparajita"/>
        </w:rPr>
        <w:instrText xml:space="preserve"> ADDIN ZOTERO_ITEM CSL_CITATION {"citationID":"KluICFVX","properties":{"formattedCitation":"\\super 3,5\\uc0\\u8211{}9\\nosupersub{}","plainCitation":"3,5–9","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327,"uris":["http://zotero.org/users/local/6aiRCPll/items/LT66ID9Z"],"uri":["http://zotero.org/users/local/6aiRCPll/items/LT66ID9Z"],"itemData":{"id":327,"type":"article-journal","container-title":"Proceedings of the National Academy of Sciences","issue":"30","note":"ISBN: 0027-8424\npublisher: National Acad Sciences","page":"17695-17701","title":"Tracking the reach of COVID-19 kin loss with a bereavement multiplier applied to the United States","volume":"117","author":[{"family":"Verdery","given":"Ashton M."},{"family":"Smith-Greenaway","given":"Emily"},{"family":"Margolis","given":"Rachel"},{"family":"Daw","given":"Jonathan"}],"issued":{"date-parts":[["2020"]]}}},{"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instrText>
      </w:r>
      <w:ins w:id="342" w:author="Emily Smith-Greenaway" w:date="2020-08-09T16:32:00Z">
        <w:r w:rsidR="00431A17" w:rsidRPr="00266175">
          <w:rPr>
            <w:rFonts w:ascii="Aparajita" w:hAnsi="Aparajita" w:cs="Aparajita"/>
          </w:rPr>
          <w:fldChar w:fldCharType="separate"/>
        </w:r>
      </w:ins>
      <w:r w:rsidR="007E564F" w:rsidRPr="007E564F">
        <w:rPr>
          <w:rFonts w:ascii="Aparajita" w:hAnsi="Aparajita" w:cs="Aparajita"/>
          <w:vertAlign w:val="superscript"/>
        </w:rPr>
        <w:t>3,5–9</w:t>
      </w:r>
      <w:ins w:id="343" w:author="Emily Smith-Greenaway" w:date="2020-08-09T16:32:00Z">
        <w:r w:rsidR="00431A17" w:rsidRPr="00266175">
          <w:rPr>
            <w:rFonts w:ascii="Aparajita" w:hAnsi="Aparajita" w:cs="Aparajita"/>
          </w:rPr>
          <w:fldChar w:fldCharType="end"/>
        </w:r>
        <w:r w:rsidR="00431A17">
          <w:rPr>
            <w:rFonts w:ascii="Aparajita" w:hAnsi="Aparajita" w:cs="Aparajita"/>
          </w:rPr>
          <w:t xml:space="preserve"> </w:t>
        </w:r>
      </w:ins>
      <w:ins w:id="344" w:author="Emily Smith-Greenaway" w:date="2020-08-09T09:58:00Z">
        <w:r w:rsidR="00883301">
          <w:rPr>
            <w:rFonts w:ascii="Aparajita" w:hAnsi="Aparajita" w:cs="Aparajita"/>
          </w:rPr>
          <w:t>A child’s death</w:t>
        </w:r>
      </w:ins>
      <w:ins w:id="345" w:author="Emily Smith-Greenaway" w:date="2020-08-09T16:36:00Z">
        <w:r w:rsidR="00431A17">
          <w:rPr>
            <w:rFonts w:ascii="Aparajita" w:hAnsi="Aparajita" w:cs="Aparajita"/>
          </w:rPr>
          <w:t>, in particular,</w:t>
        </w:r>
      </w:ins>
      <w:ins w:id="346" w:author="Emily Smith-Greenaway" w:date="2020-08-08T22:51:00Z">
        <w:r w:rsidR="00007438" w:rsidRPr="009A3160">
          <w:rPr>
            <w:rFonts w:ascii="Aparajita" w:hAnsi="Aparajita" w:cs="Aparajita"/>
          </w:rPr>
          <w:t xml:space="preserve"> </w:t>
        </w:r>
        <w:r w:rsidR="00007438">
          <w:rPr>
            <w:rFonts w:ascii="Aparajita" w:hAnsi="Aparajita" w:cs="Aparajita"/>
          </w:rPr>
          <w:t xml:space="preserve">has profound and lasting influence on parents’ wellbeing, including their </w:t>
        </w:r>
        <w:r w:rsidR="00007438" w:rsidRPr="009A3160">
          <w:rPr>
            <w:rFonts w:ascii="Aparajita" w:hAnsi="Aparajita" w:cs="Aparajita"/>
          </w:rPr>
          <w:t>mental health</w:t>
        </w:r>
        <w:r w:rsidR="00007438" w:rsidRPr="009A3160">
          <w:rPr>
            <w:rFonts w:ascii="Aparajita" w:hAnsi="Aparajita" w:cs="Aparajita"/>
          </w:rPr>
          <w:fldChar w:fldCharType="begin"/>
        </w:r>
      </w:ins>
      <w:r w:rsidR="007E564F">
        <w:rPr>
          <w:rFonts w:ascii="Aparajita" w:hAnsi="Aparajita" w:cs="Aparajita"/>
        </w:rPr>
        <w:instrText xml:space="preserve"> ADDIN ZOTERO_ITEM CSL_CITATION {"citationID":"w05dnwhf","properties":{"formattedCitation":"\\super 10,11\\nosupersub{}","plainCitation":"10,11","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instrText>
      </w:r>
      <w:r w:rsidR="007E564F">
        <w:instrText>‐</w:instrText>
      </w:r>
      <w:r w:rsidR="007E564F">
        <w:rPr>
          <w:rFonts w:ascii="Aparajita" w:hAnsi="Aparajita" w:cs="Aparajita"/>
        </w:rPr>
        <w:instrText>Term Effects of Child Death on Parents' Health</w:instrText>
      </w:r>
      <w:r w:rsidR="007E564F">
        <w:instrText>‐</w:instrText>
      </w:r>
      <w:r w:rsidR="007E564F">
        <w:rPr>
          <w:rFonts w:ascii="Aparajita" w:hAnsi="Aparajita" w:cs="Aparajita"/>
        </w:rPr>
        <w: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instrText>
      </w:r>
      <w:ins w:id="347" w:author="Emily Smith-Greenaway" w:date="2020-08-08T22:51:00Z">
        <w:r w:rsidR="00007438" w:rsidRPr="009A3160">
          <w:rPr>
            <w:rFonts w:ascii="Aparajita" w:hAnsi="Aparajita" w:cs="Aparajita"/>
          </w:rPr>
          <w:fldChar w:fldCharType="separate"/>
        </w:r>
      </w:ins>
      <w:r w:rsidR="007E564F" w:rsidRPr="007E564F">
        <w:rPr>
          <w:rFonts w:ascii="Aparajita" w:hAnsi="Aparajita" w:cs="Aparajita"/>
          <w:vertAlign w:val="superscript"/>
        </w:rPr>
        <w:t>10,11</w:t>
      </w:r>
      <w:ins w:id="348" w:author="Emily Smith-Greenaway" w:date="2020-08-08T22:51:00Z">
        <w:r w:rsidR="00007438" w:rsidRPr="009A3160">
          <w:rPr>
            <w:rFonts w:ascii="Aparajita" w:hAnsi="Aparajita" w:cs="Aparajita"/>
          </w:rPr>
          <w:fldChar w:fldCharType="end"/>
        </w:r>
        <w:r w:rsidR="00007438">
          <w:rPr>
            <w:rFonts w:ascii="Aparajita" w:hAnsi="Aparajita" w:cs="Aparajita"/>
          </w:rPr>
          <w:t xml:space="preserve"> and </w:t>
        </w:r>
        <w:r w:rsidR="00007438" w:rsidRPr="009A3160">
          <w:rPr>
            <w:rFonts w:ascii="Aparajita" w:hAnsi="Aparajita" w:cs="Aparajita"/>
          </w:rPr>
          <w:t xml:space="preserve">physical health and </w:t>
        </w:r>
        <w:r w:rsidR="00007438">
          <w:rPr>
            <w:rFonts w:ascii="Aparajita" w:hAnsi="Aparajita" w:cs="Aparajita"/>
          </w:rPr>
          <w:t>longevity</w:t>
        </w:r>
      </w:ins>
      <w:ins w:id="349" w:author="Emily Smith-Greenaway" w:date="2020-08-08T23:39:00Z">
        <w:r w:rsidR="009C383D">
          <w:rPr>
            <w:rFonts w:ascii="Aparajita" w:hAnsi="Aparajita" w:cs="Aparajita"/>
          </w:rPr>
          <w:t>.</w:t>
        </w:r>
      </w:ins>
      <w:ins w:id="350" w:author="Emily Smith-Greenaway" w:date="2020-08-08T22:51:00Z">
        <w:r w:rsidR="00007438" w:rsidRPr="009A3160">
          <w:rPr>
            <w:rFonts w:ascii="Aparajita" w:hAnsi="Aparajita" w:cs="Aparajita"/>
          </w:rPr>
          <w:fldChar w:fldCharType="begin"/>
        </w:r>
      </w:ins>
      <w:r w:rsidR="007E564F">
        <w:rPr>
          <w:rFonts w:ascii="Aparajita" w:hAnsi="Aparajita" w:cs="Aparajita"/>
        </w:rPr>
        <w:instrText xml:space="preserve"> ADDIN ZOTERO_ITEM CSL_CITATION {"citationID":"FnMzlWN2","properties":{"formattedCitation":"\\super 12,13\\nosupersub{}","plainCitation":"12,13","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instrText>
      </w:r>
      <w:ins w:id="351" w:author="Emily Smith-Greenaway" w:date="2020-08-08T22:51:00Z">
        <w:r w:rsidR="00007438" w:rsidRPr="009A3160">
          <w:rPr>
            <w:rFonts w:ascii="Aparajita" w:hAnsi="Aparajita" w:cs="Aparajita"/>
          </w:rPr>
          <w:fldChar w:fldCharType="separate"/>
        </w:r>
      </w:ins>
      <w:r w:rsidR="007E564F" w:rsidRPr="007E564F">
        <w:rPr>
          <w:rFonts w:ascii="Aparajita" w:hAnsi="Aparajita" w:cs="Aparajita"/>
          <w:vertAlign w:val="superscript"/>
        </w:rPr>
        <w:t>12,13</w:t>
      </w:r>
      <w:ins w:id="352" w:author="Emily Smith-Greenaway" w:date="2020-08-08T22:51:00Z">
        <w:r w:rsidR="00007438" w:rsidRPr="009A3160">
          <w:rPr>
            <w:rFonts w:ascii="Aparajita" w:hAnsi="Aparajita" w:cs="Aparajita"/>
          </w:rPr>
          <w:fldChar w:fldCharType="end"/>
        </w:r>
        <w:r w:rsidR="00007438" w:rsidRPr="009A3160">
          <w:rPr>
            <w:rFonts w:ascii="Aparajita" w:hAnsi="Aparajita" w:cs="Aparajita"/>
          </w:rPr>
          <w:t xml:space="preserve"> </w:t>
        </w:r>
      </w:ins>
      <w:ins w:id="353" w:author="Emily Smith-Greenaway" w:date="2020-08-09T09:58:00Z">
        <w:r w:rsidR="00883301">
          <w:rPr>
            <w:rFonts w:ascii="Aparajita" w:hAnsi="Aparajita" w:cs="Aparajita"/>
          </w:rPr>
          <w:t>A child’s death</w:t>
        </w:r>
      </w:ins>
      <w:ins w:id="354" w:author="Emily Smith-Greenaway" w:date="2020-08-08T23:20:00Z">
        <w:r w:rsidR="001273A9">
          <w:rPr>
            <w:rFonts w:ascii="Aparajita" w:hAnsi="Aparajita" w:cs="Aparajita"/>
          </w:rPr>
          <w:t xml:space="preserve"> bears </w:t>
        </w:r>
      </w:ins>
      <w:ins w:id="355" w:author="Emily Smith-Greenaway" w:date="2020-08-08T23:21:00Z">
        <w:r w:rsidR="001273A9">
          <w:rPr>
            <w:rFonts w:ascii="Aparajita" w:hAnsi="Aparajita" w:cs="Aparajita"/>
          </w:rPr>
          <w:t>heavy on mothers, in particular, a</w:t>
        </w:r>
      </w:ins>
      <w:ins w:id="356" w:author="Emily Smith-Greenaway" w:date="2020-08-08T22:51:00Z">
        <w:r w:rsidR="00007438">
          <w:rPr>
            <w:rFonts w:ascii="Aparajita" w:hAnsi="Aparajita" w:cs="Aparajita"/>
          </w:rPr>
          <w:t xml:space="preserve">nd </w:t>
        </w:r>
        <w:r w:rsidR="00007438" w:rsidRPr="009A3160">
          <w:rPr>
            <w:rFonts w:ascii="Aparajita" w:hAnsi="Aparajita" w:cs="Aparajita"/>
          </w:rPr>
          <w:t xml:space="preserve">the adverse effects </w:t>
        </w:r>
      </w:ins>
      <w:ins w:id="357" w:author="Emily Smith-Greenaway" w:date="2020-08-10T07:48:00Z">
        <w:r w:rsidR="002D22D1">
          <w:rPr>
            <w:rFonts w:ascii="Aparajita" w:hAnsi="Aparajita" w:cs="Aparajita"/>
          </w:rPr>
          <w:t xml:space="preserve">of their grief </w:t>
        </w:r>
      </w:ins>
      <w:ins w:id="358" w:author="Emily Smith-Greenaway" w:date="2020-08-08T22:51:00Z">
        <w:r w:rsidR="00007438">
          <w:rPr>
            <w:rFonts w:ascii="Aparajita" w:hAnsi="Aparajita" w:cs="Aparajita"/>
          </w:rPr>
          <w:t xml:space="preserve">can </w:t>
        </w:r>
        <w:r w:rsidR="00007438" w:rsidRPr="009A3160">
          <w:rPr>
            <w:rFonts w:ascii="Aparajita" w:hAnsi="Aparajita" w:cs="Aparajita"/>
          </w:rPr>
          <w:t>persist for years—even decades</w:t>
        </w:r>
      </w:ins>
      <w:ins w:id="359" w:author="Emily Smith-Greenaway" w:date="2020-08-08T23:39:00Z">
        <w:r w:rsidR="009C383D">
          <w:rPr>
            <w:rFonts w:ascii="Aparajita" w:hAnsi="Aparajita" w:cs="Aparajita"/>
          </w:rPr>
          <w:t>.</w:t>
        </w:r>
      </w:ins>
      <w:ins w:id="360" w:author="Emily Smith-Greenaway" w:date="2020-08-08T22:51:00Z">
        <w:r w:rsidR="00007438">
          <w:rPr>
            <w:rFonts w:ascii="Aparajita" w:hAnsi="Aparajita" w:cs="Aparajita"/>
          </w:rPr>
          <w:fldChar w:fldCharType="begin"/>
        </w:r>
      </w:ins>
      <w:r w:rsidR="007E564F">
        <w:rPr>
          <w:rFonts w:ascii="Aparajita" w:hAnsi="Aparajita" w:cs="Aparajita"/>
        </w:rPr>
        <w:instrText xml:space="preserve"> ADDIN ZOTERO_ITEM CSL_CITATION {"citationID":"eZ3UGY6t","properties":{"formattedCitation":"\\super 10,12,14\\nosupersub{}","plainCitation":"10,12,14","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ins w:id="361" w:author="Emily Smith-Greenaway" w:date="2020-08-08T22:51:00Z">
        <w:r w:rsidR="00007438">
          <w:rPr>
            <w:rFonts w:ascii="Aparajita" w:hAnsi="Aparajita" w:cs="Aparajita"/>
          </w:rPr>
          <w:fldChar w:fldCharType="separate"/>
        </w:r>
      </w:ins>
      <w:r w:rsidR="007E564F" w:rsidRPr="007E564F">
        <w:rPr>
          <w:rFonts w:ascii="Aparajita" w:hAnsi="Aparajita" w:cs="Aparajita"/>
          <w:vertAlign w:val="superscript"/>
        </w:rPr>
        <w:t>10,12,14</w:t>
      </w:r>
      <w:ins w:id="362" w:author="Emily Smith-Greenaway" w:date="2020-08-08T22:51:00Z">
        <w:r w:rsidR="00007438">
          <w:rPr>
            <w:rFonts w:ascii="Aparajita" w:hAnsi="Aparajita" w:cs="Aparajita"/>
          </w:rPr>
          <w:fldChar w:fldCharType="end"/>
        </w:r>
        <w:r w:rsidR="00007438" w:rsidRPr="009A3160">
          <w:rPr>
            <w:rFonts w:ascii="Aparajita" w:hAnsi="Aparajita" w:cs="Aparajita"/>
          </w:rPr>
          <w:t xml:space="preserve"> </w:t>
        </w:r>
      </w:ins>
      <w:ins w:id="363" w:author="Emily Smith-Greenaway" w:date="2020-08-09T14:24:00Z">
        <w:r>
          <w:rPr>
            <w:rFonts w:ascii="Aparajita" w:hAnsi="Aparajita" w:cs="Aparajita"/>
          </w:rPr>
          <w:t xml:space="preserve">Yet, the </w:t>
        </w:r>
      </w:ins>
      <w:ins w:id="364" w:author="Emily Smith-Greenaway" w:date="2020-08-09T22:50:00Z">
        <w:r w:rsidR="00D93F34">
          <w:rPr>
            <w:rFonts w:ascii="Aparajita" w:hAnsi="Aparajita" w:cs="Aparajita"/>
          </w:rPr>
          <w:t xml:space="preserve">global </w:t>
        </w:r>
      </w:ins>
      <w:ins w:id="365" w:author="Emily Smith-Greenaway" w:date="2020-08-10T07:49:00Z">
        <w:r w:rsidR="002D22D1">
          <w:rPr>
            <w:rFonts w:ascii="Aparajita" w:hAnsi="Aparajita" w:cs="Aparajita"/>
          </w:rPr>
          <w:t>burden</w:t>
        </w:r>
      </w:ins>
      <w:ins w:id="366" w:author="Emily Smith-Greenaway" w:date="2020-08-09T22:50:00Z">
        <w:r w:rsidR="00D93F34">
          <w:rPr>
            <w:rFonts w:ascii="Aparajita" w:hAnsi="Aparajita" w:cs="Aparajita"/>
          </w:rPr>
          <w:t xml:space="preserve"> of maternal bereavement</w:t>
        </w:r>
      </w:ins>
      <w:ins w:id="367" w:author="Emily Smith-Greenaway" w:date="2020-08-10T07:49:00Z">
        <w:r w:rsidR="002D22D1">
          <w:rPr>
            <w:rFonts w:ascii="Aparajita" w:hAnsi="Aparajita" w:cs="Aparajita"/>
          </w:rPr>
          <w:t xml:space="preserve"> remains unknown</w:t>
        </w:r>
      </w:ins>
      <w:ins w:id="368" w:author="Emily Smith-Greenaway" w:date="2020-08-09T22:50:00Z">
        <w:r w:rsidR="00D93F34">
          <w:rPr>
            <w:rFonts w:ascii="Aparajita" w:hAnsi="Aparajita" w:cs="Aparajita"/>
          </w:rPr>
          <w:t xml:space="preserve">. </w:t>
        </w:r>
      </w:ins>
      <w:ins w:id="369" w:author="Emily Smith-Greenaway" w:date="2020-08-09T14:24:00Z">
        <w:r>
          <w:rPr>
            <w:rFonts w:ascii="Aparajita" w:hAnsi="Aparajita" w:cs="Aparajita"/>
          </w:rPr>
          <w:t xml:space="preserve">And even as infant and child mortality conditions hint to </w:t>
        </w:r>
      </w:ins>
      <w:ins w:id="370" w:author="Emily Smith-Greenaway" w:date="2020-08-09T14:25:00Z">
        <w:r>
          <w:rPr>
            <w:rFonts w:ascii="Aparajita" w:hAnsi="Aparajita" w:cs="Aparajita"/>
          </w:rPr>
          <w:t xml:space="preserve">the world regions that </w:t>
        </w:r>
      </w:ins>
      <w:ins w:id="371" w:author="Emily Smith-Greenaway" w:date="2020-08-09T22:50:00Z">
        <w:r w:rsidR="00D93F34">
          <w:rPr>
            <w:rFonts w:ascii="Aparajita" w:hAnsi="Aparajita" w:cs="Aparajita"/>
          </w:rPr>
          <w:t xml:space="preserve">likely </w:t>
        </w:r>
      </w:ins>
      <w:ins w:id="372" w:author="Emily Smith-Greenaway" w:date="2020-08-09T14:25:00Z">
        <w:r>
          <w:rPr>
            <w:rFonts w:ascii="Aparajita" w:hAnsi="Aparajita" w:cs="Aparajita"/>
          </w:rPr>
          <w:t>bear an outsized burden of bereavement, it is unclear how confounding population dynamics</w:t>
        </w:r>
      </w:ins>
      <w:ins w:id="373" w:author="Emily Smith-Greenaway" w:date="2020-08-09T14:26:00Z">
        <w:r w:rsidR="00AC4580">
          <w:rPr>
            <w:rFonts w:ascii="Aparajita" w:hAnsi="Aparajita" w:cs="Aparajita"/>
          </w:rPr>
          <w:t xml:space="preserve"> </w:t>
        </w:r>
      </w:ins>
      <w:ins w:id="374" w:author="Emily Smith-Greenaway" w:date="2020-08-09T14:27:00Z">
        <w:r w:rsidR="00AC4580">
          <w:rPr>
            <w:rFonts w:ascii="Aparajita" w:hAnsi="Aparajita" w:cs="Aparajita"/>
          </w:rPr>
          <w:t xml:space="preserve">further </w:t>
        </w:r>
      </w:ins>
      <w:ins w:id="375" w:author="Emily Smith-Greenaway" w:date="2020-08-09T14:28:00Z">
        <w:r w:rsidR="00AC4580">
          <w:rPr>
            <w:rFonts w:ascii="Aparajita" w:hAnsi="Aparajita" w:cs="Aparajita"/>
          </w:rPr>
          <w:t xml:space="preserve">contribute to disparities in the global distribution of bereaved mothers. </w:t>
        </w:r>
      </w:ins>
      <w:moveToRangeStart w:id="376" w:author="Emily Smith-Greenaway" w:date="2020-08-08T23:06:00Z" w:name="move47820394"/>
      <w:moveTo w:id="377" w:author="Emily Smith-Greenaway" w:date="2020-08-08T23:06:00Z">
        <w:del w:id="378" w:author="Emily Smith-Greenaway" w:date="2020-08-09T11:48:00Z">
          <w:r w:rsidR="00C53D8C" w:rsidRPr="00266175" w:rsidDel="00202EA7">
            <w:rPr>
              <w:rFonts w:ascii="Aparajita" w:hAnsi="Aparajita" w:cs="Aparajita"/>
            </w:rPr>
            <w:delText>Th</w:delText>
          </w:r>
        </w:del>
        <w:del w:id="379" w:author="Emily Smith-Greenaway" w:date="2020-08-08T23:33:00Z">
          <w:r w:rsidR="00C53D8C" w:rsidRPr="00266175" w:rsidDel="00CB57FC">
            <w:rPr>
              <w:rFonts w:ascii="Aparajita" w:hAnsi="Aparajita" w:cs="Aparajita"/>
            </w:rPr>
            <w:delText xml:space="preserve">e </w:delText>
          </w:r>
        </w:del>
        <w:del w:id="380" w:author="Emily Smith-Greenaway" w:date="2020-08-08T23:25:00Z">
          <w:r w:rsidR="00C53D8C" w:rsidRPr="00266175" w:rsidDel="00CB57FC">
            <w:rPr>
              <w:rFonts w:ascii="Aparajita" w:hAnsi="Aparajita" w:cs="Aparajita"/>
            </w:rPr>
            <w:delText>findings</w:delText>
          </w:r>
        </w:del>
      </w:moveTo>
      <w:ins w:id="381" w:author="Emily Smith-Greenaway" w:date="2020-08-09T22:51:00Z">
        <w:r w:rsidR="00D93F34">
          <w:rPr>
            <w:rFonts w:ascii="Aparajita" w:hAnsi="Aparajita" w:cs="Aparajita"/>
          </w:rPr>
          <w:t>By demonstrating</w:t>
        </w:r>
      </w:ins>
      <w:ins w:id="382" w:author="Emily Smith-Greenaway" w:date="2020-08-09T11:48:00Z">
        <w:r w:rsidR="00FC2450">
          <w:rPr>
            <w:rFonts w:ascii="Aparajita" w:hAnsi="Aparajita" w:cs="Aparajita"/>
          </w:rPr>
          <w:t xml:space="preserve"> </w:t>
        </w:r>
      </w:ins>
      <w:ins w:id="383" w:author="Emily Smith-Greenaway" w:date="2020-08-09T11:49:00Z">
        <w:r w:rsidR="00FC2450">
          <w:rPr>
            <w:rFonts w:ascii="Aparajita" w:hAnsi="Aparajita" w:cs="Aparajita"/>
          </w:rPr>
          <w:t xml:space="preserve">the size and distribution of inequalities in the burden of child loss, </w:t>
        </w:r>
      </w:ins>
      <w:ins w:id="384" w:author="Emily Smith-Greenaway" w:date="2020-08-09T22:51:00Z">
        <w:r w:rsidR="00D93F34">
          <w:rPr>
            <w:rFonts w:ascii="Aparajita" w:hAnsi="Aparajita" w:cs="Aparajita"/>
          </w:rPr>
          <w:t>this study offers</w:t>
        </w:r>
      </w:ins>
      <w:ins w:id="385" w:author="Emily Smith-Greenaway" w:date="2020-08-09T11:51:00Z">
        <w:r w:rsidR="00FC2450">
          <w:rPr>
            <w:rFonts w:ascii="Aparajita" w:hAnsi="Aparajita" w:cs="Aparajita"/>
          </w:rPr>
          <w:t xml:space="preserve"> a new </w:t>
        </w:r>
      </w:ins>
      <w:ins w:id="386" w:author="Emily Smith-Greenaway" w:date="2020-08-09T11:53:00Z">
        <w:r w:rsidR="00FC2450">
          <w:rPr>
            <w:rFonts w:ascii="Aparajita" w:hAnsi="Aparajita" w:cs="Aparajita"/>
          </w:rPr>
          <w:t>view</w:t>
        </w:r>
      </w:ins>
      <w:ins w:id="387" w:author="Emily Smith-Greenaway" w:date="2020-08-09T11:51:00Z">
        <w:r w:rsidR="00FC2450">
          <w:rPr>
            <w:rFonts w:ascii="Aparajita" w:hAnsi="Aparajita" w:cs="Aparajita"/>
          </w:rPr>
          <w:t xml:space="preserve"> of global health inequality</w:t>
        </w:r>
      </w:ins>
      <w:ins w:id="388" w:author="Emily Smith-Greenaway" w:date="2020-08-09T11:53:00Z">
        <w:r w:rsidR="00FC2450">
          <w:rPr>
            <w:rFonts w:ascii="Aparajita" w:hAnsi="Aparajita" w:cs="Aparajita"/>
          </w:rPr>
          <w:t xml:space="preserve"> </w:t>
        </w:r>
      </w:ins>
      <w:ins w:id="389" w:author="Emily Smith-Greenaway" w:date="2020-08-09T11:54:00Z">
        <w:r w:rsidR="00FC2450">
          <w:rPr>
            <w:rFonts w:ascii="Aparajita" w:hAnsi="Aparajita" w:cs="Aparajita"/>
          </w:rPr>
          <w:t>highly</w:t>
        </w:r>
      </w:ins>
      <w:ins w:id="390" w:author="Emily Smith-Greenaway" w:date="2020-08-09T11:53:00Z">
        <w:r w:rsidR="00FC2450">
          <w:rPr>
            <w:rFonts w:ascii="Aparajita" w:hAnsi="Aparajita" w:cs="Aparajita"/>
          </w:rPr>
          <w:t xml:space="preserve"> relevan</w:t>
        </w:r>
      </w:ins>
      <w:ins w:id="391" w:author="Emily Smith-Greenaway" w:date="2020-08-09T11:54:00Z">
        <w:r w:rsidR="00FC2450">
          <w:rPr>
            <w:rFonts w:ascii="Aparajita" w:hAnsi="Aparajita" w:cs="Aparajita"/>
          </w:rPr>
          <w:t>t</w:t>
        </w:r>
      </w:ins>
      <w:ins w:id="392" w:author="Emily Smith-Greenaway" w:date="2020-08-09T11:53:00Z">
        <w:r w:rsidR="00FC2450">
          <w:rPr>
            <w:rFonts w:ascii="Aparajita" w:hAnsi="Aparajita" w:cs="Aparajita"/>
          </w:rPr>
          <w:t xml:space="preserve"> to maternal wellbeing</w:t>
        </w:r>
      </w:ins>
      <w:ins w:id="393" w:author="Emily Smith-Greenaway" w:date="2020-08-09T11:51:00Z">
        <w:r w:rsidR="00FC2450">
          <w:rPr>
            <w:rFonts w:ascii="Aparajita" w:hAnsi="Aparajita" w:cs="Aparajita"/>
          </w:rPr>
          <w:t xml:space="preserve">. </w:t>
        </w:r>
      </w:ins>
      <w:moveTo w:id="394" w:author="Emily Smith-Greenaway" w:date="2020-08-08T23:06:00Z">
        <w:del w:id="395" w:author="Emily Smith-Greenaway" w:date="2020-08-08T23:27:00Z">
          <w:r w:rsidR="00C53D8C" w:rsidRPr="00266175" w:rsidDel="00CB57FC">
            <w:rPr>
              <w:rFonts w:ascii="Aparajita" w:hAnsi="Aparajita" w:cs="Aparajita"/>
            </w:rPr>
            <w:delText xml:space="preserve"> </w:delText>
          </w:r>
        </w:del>
        <w:del w:id="396" w:author="Emily Smith-Greenaway" w:date="2020-08-09T11:54:00Z">
          <w:r w:rsidR="00C53D8C" w:rsidRPr="00266175" w:rsidDel="00FC2450">
            <w:rPr>
              <w:rFonts w:ascii="Aparajita" w:hAnsi="Aparajita" w:cs="Aparajita"/>
            </w:rPr>
            <w:delText>offer a new perspective o</w:delText>
          </w:r>
          <w:r w:rsidR="00C53D8C" w:rsidDel="00FC2450">
            <w:rPr>
              <w:rFonts w:ascii="Aparajita" w:hAnsi="Aparajita" w:cs="Aparajita"/>
            </w:rPr>
            <w:delText>n</w:delText>
          </w:r>
          <w:r w:rsidR="00C53D8C" w:rsidRPr="00266175" w:rsidDel="00FC2450">
            <w:rPr>
              <w:rFonts w:ascii="Aparajita" w:hAnsi="Aparajita" w:cs="Aparajita"/>
            </w:rPr>
            <w:delText xml:space="preserve"> global</w:delText>
          </w:r>
        </w:del>
        <w:del w:id="397" w:author="Emily Smith-Greenaway" w:date="2020-08-08T23:25:00Z">
          <w:r w:rsidR="00C53D8C" w:rsidDel="00CB57FC">
            <w:rPr>
              <w:rFonts w:ascii="Aparajita" w:hAnsi="Aparajita" w:cs="Aparajita"/>
            </w:rPr>
            <w:delText>-</w:delText>
          </w:r>
        </w:del>
        <w:del w:id="398" w:author="Emily Smith-Greenaway" w:date="2020-08-09T11:54:00Z">
          <w:r w:rsidR="00C53D8C" w:rsidDel="00FC2450">
            <w:rPr>
              <w:rFonts w:ascii="Aparajita" w:hAnsi="Aparajita" w:cs="Aparajita"/>
            </w:rPr>
            <w:delText xml:space="preserve">health </w:delText>
          </w:r>
          <w:r w:rsidR="00C53D8C" w:rsidRPr="00266175" w:rsidDel="00FC2450">
            <w:rPr>
              <w:rFonts w:ascii="Aparajita" w:hAnsi="Aparajita" w:cs="Aparajita"/>
            </w:rPr>
            <w:delText>inequalit</w:delText>
          </w:r>
          <w:r w:rsidR="00C53D8C" w:rsidDel="00FC2450">
            <w:rPr>
              <w:rFonts w:ascii="Aparajita" w:hAnsi="Aparajita" w:cs="Aparajita"/>
            </w:rPr>
            <w:delText xml:space="preserve">ies and </w:delText>
          </w:r>
          <w:r w:rsidR="00C53D8C" w:rsidRPr="00266175" w:rsidDel="00FC2450">
            <w:rPr>
              <w:rFonts w:ascii="Aparajita" w:hAnsi="Aparajita" w:cs="Aparajita"/>
            </w:rPr>
            <w:delText>highlight</w:delText>
          </w:r>
          <w:r w:rsidR="00C53D8C" w:rsidDel="00FC2450">
            <w:rPr>
              <w:rFonts w:ascii="Aparajita" w:hAnsi="Aparajita" w:cs="Aparajita"/>
            </w:rPr>
            <w:delText xml:space="preserve"> </w:delText>
          </w:r>
          <w:r w:rsidR="00C53D8C" w:rsidRPr="00266175" w:rsidDel="00FC2450">
            <w:rPr>
              <w:rFonts w:ascii="Aparajita" w:hAnsi="Aparajita" w:cs="Aparajita"/>
            </w:rPr>
            <w:delText xml:space="preserve">the value of </w:delText>
          </w:r>
        </w:del>
        <w:del w:id="399" w:author="Emily Smith-Greenaway" w:date="2020-08-09T11:47:00Z">
          <w:r w:rsidR="00C53D8C" w:rsidDel="00202EA7">
            <w:rPr>
              <w:rFonts w:ascii="Aparajita" w:hAnsi="Aparajita" w:cs="Aparajita"/>
            </w:rPr>
            <w:delText xml:space="preserve">persistently </w:delText>
          </w:r>
        </w:del>
        <w:del w:id="400" w:author="Emily Smith-Greenaway" w:date="2020-08-09T11:54:00Z">
          <w:r w:rsidR="00C53D8C" w:rsidDel="00FC2450">
            <w:rPr>
              <w:rFonts w:ascii="Aparajita" w:hAnsi="Aparajita" w:cs="Aparajita"/>
            </w:rPr>
            <w:delText xml:space="preserve">studying disparities in maternal experiences even as </w:delText>
          </w:r>
        </w:del>
        <w:del w:id="401" w:author="Emily Smith-Greenaway" w:date="2020-08-08T23:08:00Z">
          <w:r w:rsidR="00C53D8C" w:rsidDel="00C53D8C">
            <w:rPr>
              <w:rFonts w:ascii="Aparajita" w:hAnsi="Aparajita" w:cs="Aparajita"/>
            </w:rPr>
            <w:delText>many global demographic metrics converge.</w:delText>
          </w:r>
        </w:del>
      </w:moveTo>
      <w:moveToRangeEnd w:id="376"/>
    </w:p>
    <w:p w14:paraId="557AA033" w14:textId="77777777" w:rsidR="004731AD" w:rsidRPr="00C53D8C" w:rsidRDefault="004731AD">
      <w:pPr>
        <w:ind w:firstLine="720"/>
        <w:rPr>
          <w:ins w:id="402" w:author="Emily Smith-Greenaway" w:date="2020-08-09T16:38:00Z"/>
          <w:rFonts w:ascii="Aparajita" w:hAnsi="Aparajita" w:cs="Aparajita"/>
          <w:rPrChange w:id="403" w:author="Emily Smith-Greenaway" w:date="2020-08-08T23:08:00Z">
            <w:rPr>
              <w:ins w:id="404" w:author="Emily Smith-Greenaway" w:date="2020-08-09T16:38:00Z"/>
              <w:rFonts w:ascii="Aparajita" w:hAnsi="Aparajita" w:cs="Aparajita"/>
              <w:b/>
              <w:bCs/>
            </w:rPr>
          </w:rPrChange>
        </w:rPr>
        <w:pPrChange w:id="405" w:author="Emily Smith-Greenaway" w:date="2020-08-08T23:50:00Z">
          <w:pPr>
            <w:autoSpaceDE w:val="0"/>
            <w:autoSpaceDN w:val="0"/>
            <w:adjustRightInd w:val="0"/>
          </w:pPr>
        </w:pPrChange>
      </w:pPr>
    </w:p>
    <w:p w14:paraId="2E36FA10" w14:textId="77777777" w:rsidR="00D7757E" w:rsidRPr="009F00FF" w:rsidRDefault="00D7757E">
      <w:pPr>
        <w:ind w:firstLine="720"/>
        <w:rPr>
          <w:rFonts w:ascii="Aparajita" w:hAnsi="Aparajita" w:cs="Aparajita"/>
          <w:b/>
          <w:bCs/>
        </w:rPr>
        <w:pPrChange w:id="406" w:author="Emily Smith-Greenaway" w:date="2020-08-08T23:50:00Z">
          <w:pPr/>
        </w:pPrChange>
      </w:pPr>
    </w:p>
    <w:p w14:paraId="4B954D4F" w14:textId="103D3B73" w:rsidR="000A3508" w:rsidDel="000B03A3" w:rsidRDefault="003228C4" w:rsidP="006D2A78">
      <w:pPr>
        <w:rPr>
          <w:del w:id="407" w:author="Emily Smith-Greenaway" w:date="2020-08-08T23:09:00Z"/>
          <w:rFonts w:ascii="Aparajita" w:hAnsi="Aparajita" w:cs="Aparajita"/>
          <w:b/>
          <w:bCs/>
        </w:rPr>
      </w:pPr>
      <w:del w:id="408" w:author="Emily Smith-Greenaway" w:date="2020-08-08T23:54:00Z">
        <w:r w:rsidDel="006D57CB">
          <w:rPr>
            <w:rFonts w:ascii="Aparajita" w:hAnsi="Aparajita" w:cs="Aparajita"/>
            <w:b/>
            <w:bCs/>
          </w:rPr>
          <w:delText>Methods</w:delText>
        </w:r>
      </w:del>
      <w:ins w:id="409" w:author="Emily Smith-Greenaway" w:date="2020-08-08T23:54:00Z">
        <w:r w:rsidR="006D57CB">
          <w:rPr>
            <w:rFonts w:ascii="Aparajita" w:hAnsi="Aparajita" w:cs="Aparajita"/>
            <w:b/>
            <w:bCs/>
          </w:rPr>
          <w:t xml:space="preserve">METHODS </w:t>
        </w:r>
      </w:ins>
    </w:p>
    <w:p w14:paraId="2A775466" w14:textId="77777777" w:rsidR="007948B6" w:rsidRPr="00266175" w:rsidRDefault="007948B6" w:rsidP="006D2A78">
      <w:pPr>
        <w:rPr>
          <w:rFonts w:ascii="Aparajita" w:hAnsi="Aparajita" w:cs="Aparajita"/>
        </w:rPr>
      </w:pPr>
    </w:p>
    <w:p w14:paraId="153F4641" w14:textId="7A7A68CF" w:rsidR="003D3C1C" w:rsidDel="00032E22" w:rsidRDefault="000A3508" w:rsidP="005E1FE4">
      <w:pPr>
        <w:autoSpaceDE w:val="0"/>
        <w:autoSpaceDN w:val="0"/>
        <w:adjustRightInd w:val="0"/>
        <w:rPr>
          <w:del w:id="410" w:author="Emily Smith-Greenaway" w:date="2020-08-08T23:34:00Z"/>
          <w:rFonts w:ascii="Aparajita" w:hAnsi="Aparajita" w:cs="Aparajita"/>
        </w:rPr>
      </w:pPr>
      <w:r w:rsidRPr="00266175">
        <w:rPr>
          <w:rFonts w:ascii="Aparajita" w:hAnsi="Aparajita" w:cs="Aparajita"/>
        </w:rPr>
        <w:t xml:space="preserve">We </w:t>
      </w:r>
      <w:r w:rsidR="003D3C1C">
        <w:rPr>
          <w:rFonts w:ascii="Aparajita" w:hAnsi="Aparajita" w:cs="Aparajita"/>
        </w:rPr>
        <w:t xml:space="preserve">first </w:t>
      </w:r>
      <w:r w:rsidR="00F4101F" w:rsidRPr="00266175">
        <w:rPr>
          <w:rFonts w:ascii="Aparajita" w:hAnsi="Aparajita" w:cs="Aparajita"/>
        </w:rPr>
        <w:t xml:space="preserve">generate </w:t>
      </w:r>
      <w:del w:id="411" w:author="Emily Smith-Greenaway" w:date="2020-08-09T22:51:00Z">
        <w:r w:rsidR="00F4101F" w:rsidRPr="00266175" w:rsidDel="00F938EA">
          <w:rPr>
            <w:rFonts w:ascii="Aparajita" w:hAnsi="Aparajita" w:cs="Aparajita"/>
          </w:rPr>
          <w:delText xml:space="preserve">the </w:delText>
        </w:r>
      </w:del>
      <w:r w:rsidR="000273F3">
        <w:rPr>
          <w:rFonts w:ascii="Aparajita" w:hAnsi="Aparajita" w:cs="Aparajita"/>
        </w:rPr>
        <w:t xml:space="preserve">three </w:t>
      </w:r>
      <w:del w:id="412" w:author="Emily Smith-Greenaway" w:date="2020-08-08T23:33:00Z">
        <w:r w:rsidR="00F4101F" w:rsidRPr="00266175" w:rsidDel="00032E22">
          <w:rPr>
            <w:rFonts w:ascii="Aparajita" w:hAnsi="Aparajita" w:cs="Aparajita"/>
          </w:rPr>
          <w:delText>key study</w:delText>
        </w:r>
      </w:del>
      <w:ins w:id="413" w:author="Emily Smith-Greenaway" w:date="2020-08-08T23:33:00Z">
        <w:r w:rsidR="00032E22">
          <w:rPr>
            <w:rFonts w:ascii="Aparajita" w:hAnsi="Aparajita" w:cs="Aparajita"/>
          </w:rPr>
          <w:t>maternal</w:t>
        </w:r>
      </w:ins>
      <w:r w:rsidR="00F4101F" w:rsidRPr="00266175">
        <w:rPr>
          <w:rFonts w:ascii="Aparajita" w:hAnsi="Aparajita" w:cs="Aparajita"/>
        </w:rPr>
        <w:t xml:space="preserve"> indicators </w:t>
      </w:r>
      <w:ins w:id="414" w:author="Emily Smith-Greenaway" w:date="2020-08-08T23:33:00Z">
        <w:r w:rsidR="00032E22">
          <w:rPr>
            <w:rFonts w:ascii="Aparajita" w:hAnsi="Aparajita" w:cs="Aparajita"/>
          </w:rPr>
          <w:t xml:space="preserve">of the cumulative prevalence of child death </w:t>
        </w:r>
      </w:ins>
      <w:r w:rsidR="00F4101F" w:rsidRPr="00266175">
        <w:rPr>
          <w:rFonts w:ascii="Aparajita" w:hAnsi="Aparajita" w:cs="Aparajita"/>
        </w:rPr>
        <w:t>directly, using data from nationally representative surveys that feature women’s reproductive histories</w:t>
      </w:r>
      <w:r w:rsidR="001E2FEC">
        <w:rPr>
          <w:rFonts w:ascii="Aparajita" w:hAnsi="Aparajita" w:cs="Aparajita"/>
        </w:rPr>
        <w:t xml:space="preserve">. </w:t>
      </w:r>
      <w:del w:id="415" w:author="Emily Smith-Greenaway" w:date="2020-08-08T23:34:00Z">
        <w:r w:rsidR="001E2FEC" w:rsidDel="00032E22">
          <w:rPr>
            <w:rFonts w:ascii="Aparajita" w:hAnsi="Aparajita" w:cs="Aparajita"/>
          </w:rPr>
          <w:delText xml:space="preserve">Second, </w:delText>
        </w:r>
        <w:r w:rsidR="00F4101F" w:rsidRPr="00266175" w:rsidDel="00032E22">
          <w:rPr>
            <w:rFonts w:ascii="Aparajita" w:hAnsi="Aparajita" w:cs="Aparajita"/>
          </w:rPr>
          <w:delText xml:space="preserve">we </w:delText>
        </w:r>
        <w:r w:rsidR="00ED274B" w:rsidDel="00032E22">
          <w:rPr>
            <w:rFonts w:ascii="Aparajita" w:hAnsi="Aparajita" w:cs="Aparajita"/>
          </w:rPr>
          <w:delText xml:space="preserve">introduce a novel </w:delText>
        </w:r>
        <w:r w:rsidR="00FF6198" w:rsidDel="00032E22">
          <w:rPr>
            <w:rFonts w:ascii="Aparajita" w:hAnsi="Aparajita" w:cs="Aparajita"/>
          </w:rPr>
          <w:delText>formal</w:delText>
        </w:r>
        <w:r w:rsidR="00F4101F" w:rsidRPr="00266175" w:rsidDel="00032E22">
          <w:rPr>
            <w:rFonts w:ascii="Aparajita" w:hAnsi="Aparajita" w:cs="Aparajita"/>
          </w:rPr>
          <w:delText xml:space="preserve"> </w:delText>
        </w:r>
        <w:r w:rsidR="00FF6198" w:rsidDel="00032E22">
          <w:rPr>
            <w:rFonts w:ascii="Aparajita" w:hAnsi="Aparajita" w:cs="Aparajita"/>
          </w:rPr>
          <w:delText>demographic</w:delText>
        </w:r>
        <w:r w:rsidR="00F4101F" w:rsidRPr="00266175" w:rsidDel="00032E22">
          <w:rPr>
            <w:rFonts w:ascii="Aparajita" w:hAnsi="Aparajita" w:cs="Aparajita"/>
          </w:rPr>
          <w:delText xml:space="preserve"> approach</w:delText>
        </w:r>
        <w:r w:rsidR="003F27DD" w:rsidDel="00032E22">
          <w:rPr>
            <w:rFonts w:ascii="Aparajita" w:hAnsi="Aparajita" w:cs="Aparajita"/>
          </w:rPr>
          <w:delText xml:space="preserve"> to indirectly estimate the prevalence of bereaved mothers</w:delText>
        </w:r>
        <w:r w:rsidR="00F4101F" w:rsidRPr="00266175" w:rsidDel="00032E22">
          <w:rPr>
            <w:rFonts w:ascii="Aparajita" w:hAnsi="Aparajita" w:cs="Aparajita"/>
          </w:rPr>
          <w:delText>.</w:delText>
        </w:r>
        <w:r w:rsidR="00FF6198" w:rsidDel="00032E22">
          <w:rPr>
            <w:rFonts w:ascii="Aparajita" w:hAnsi="Aparajita" w:cs="Aparajita"/>
          </w:rPr>
          <w:delText xml:space="preserve"> We refer to the approach as the kin-cohort method, as it relies on kinship equations and cohort reconstructions. </w:delText>
        </w:r>
      </w:del>
      <w:del w:id="416" w:author="Emily Smith-Greenaway" w:date="2020-08-08T23:33:00Z">
        <w:r w:rsidR="00F4101F" w:rsidRPr="00266175" w:rsidDel="00032E22">
          <w:rPr>
            <w:rFonts w:ascii="Aparajita" w:hAnsi="Aparajita" w:cs="Aparajita"/>
          </w:rPr>
          <w:delText xml:space="preserve"> </w:delText>
        </w:r>
      </w:del>
      <w:del w:id="417" w:author="Emily Smith-Greenaway" w:date="2020-08-08T23:34:00Z">
        <w:r w:rsidR="00D16B54" w:rsidDel="00032E22">
          <w:rPr>
            <w:rFonts w:ascii="Aparajita" w:hAnsi="Aparajita" w:cs="Aparajita"/>
          </w:rPr>
          <w:delText xml:space="preserve">Third, </w:delText>
        </w:r>
        <w:r w:rsidR="00E55FBA" w:rsidDel="00032E22">
          <w:rPr>
            <w:rFonts w:ascii="Aparajita" w:hAnsi="Aparajita" w:cs="Aparajita"/>
          </w:rPr>
          <w:delText xml:space="preserve">using data from </w:delText>
        </w:r>
        <w:r w:rsidR="00D16B54" w:rsidDel="00032E22">
          <w:rPr>
            <w:rFonts w:ascii="Aparajita" w:hAnsi="Aparajita" w:cs="Aparajita"/>
          </w:rPr>
          <w:delText xml:space="preserve">countries </w:delText>
        </w:r>
        <w:r w:rsidR="00E55FBA" w:rsidDel="00032E22">
          <w:rPr>
            <w:rFonts w:ascii="Aparajita" w:hAnsi="Aparajita" w:cs="Aparajita"/>
          </w:rPr>
          <w:delText>for</w:delText>
        </w:r>
        <w:r w:rsidR="00D16B54" w:rsidDel="00032E22">
          <w:rPr>
            <w:rFonts w:ascii="Aparajita" w:hAnsi="Aparajita" w:cs="Aparajita"/>
          </w:rPr>
          <w:delText xml:space="preserve"> which both </w:delText>
        </w:r>
        <w:r w:rsidR="00E55FBA" w:rsidDel="00032E22">
          <w:rPr>
            <w:rFonts w:ascii="Aparajita" w:hAnsi="Aparajita" w:cs="Aparajita"/>
          </w:rPr>
          <w:delText xml:space="preserve">types of estimates could be </w:delText>
        </w:r>
        <w:r w:rsidR="00D16B54" w:rsidDel="00032E22">
          <w:rPr>
            <w:rFonts w:ascii="Aparajita" w:hAnsi="Aparajita" w:cs="Aparajita"/>
          </w:rPr>
          <w:delText xml:space="preserve">produced, we systematically compare the </w:delText>
        </w:r>
        <w:r w:rsidR="00E55FBA" w:rsidDel="00032E22">
          <w:rPr>
            <w:rFonts w:ascii="Aparajita" w:hAnsi="Aparajita" w:cs="Aparajita"/>
          </w:rPr>
          <w:delText xml:space="preserve">two and </w:delText>
        </w:r>
        <w:r w:rsidR="00D16B54" w:rsidDel="00032E22">
          <w:rPr>
            <w:rFonts w:ascii="Aparajita" w:hAnsi="Aparajita" w:cs="Aparajita"/>
          </w:rPr>
          <w:delText xml:space="preserve">assess </w:delText>
        </w:r>
        <w:r w:rsidR="00E55FBA" w:rsidDel="00032E22">
          <w:rPr>
            <w:rFonts w:ascii="Aparajita" w:hAnsi="Aparajita" w:cs="Aparajita"/>
          </w:rPr>
          <w:delText xml:space="preserve">their </w:delText>
        </w:r>
        <w:r w:rsidR="00D16B54" w:rsidDel="00032E22">
          <w:rPr>
            <w:rFonts w:ascii="Aparajita" w:hAnsi="Aparajita" w:cs="Aparajita"/>
          </w:rPr>
          <w:delText>validity.</w:delText>
        </w:r>
        <w:r w:rsidR="000273F3" w:rsidDel="00032E22">
          <w:rPr>
            <w:rFonts w:ascii="Aparajita" w:hAnsi="Aparajita" w:cs="Aparajita"/>
          </w:rPr>
          <w:delText xml:space="preserve"> For</w:delText>
        </w:r>
        <w:r w:rsidR="00AF7540" w:rsidDel="00032E22">
          <w:rPr>
            <w:rFonts w:ascii="Aparajita" w:hAnsi="Aparajita" w:cs="Aparajita"/>
          </w:rPr>
          <w:delText xml:space="preserve"> remaining</w:delText>
        </w:r>
        <w:r w:rsidR="000273F3" w:rsidDel="00032E22">
          <w:rPr>
            <w:rFonts w:ascii="Aparajita" w:hAnsi="Aparajita" w:cs="Aparajita"/>
          </w:rPr>
          <w:delText xml:space="preserve"> countries</w:delText>
        </w:r>
        <w:r w:rsidR="00AF7540" w:rsidDel="00032E22">
          <w:rPr>
            <w:rFonts w:ascii="Aparajita" w:hAnsi="Aparajita" w:cs="Aparajita"/>
          </w:rPr>
          <w:delText xml:space="preserve"> and regions,</w:delText>
        </w:r>
        <w:r w:rsidR="000273F3" w:rsidDel="00032E22">
          <w:rPr>
            <w:rFonts w:ascii="Aparajita" w:hAnsi="Aparajita" w:cs="Aparajita"/>
          </w:rPr>
          <w:delText xml:space="preserve"> where</w:delText>
        </w:r>
      </w:del>
      <w:del w:id="418" w:author="Emily Smith-Greenaway" w:date="2020-08-06T09:19:00Z">
        <w:r w:rsidR="00AF7540" w:rsidDel="004F494A">
          <w:rPr>
            <w:rFonts w:ascii="Aparajita" w:hAnsi="Aparajita" w:cs="Aparajita"/>
          </w:rPr>
          <w:delText xml:space="preserve"> </w:delText>
        </w:r>
      </w:del>
      <w:del w:id="419" w:author="Emily Smith-Greenaway" w:date="2020-08-08T21:39:00Z">
        <w:r w:rsidR="000273F3" w:rsidDel="00582340">
          <w:rPr>
            <w:rFonts w:ascii="Aparajita" w:hAnsi="Aparajita" w:cs="Aparajita"/>
          </w:rPr>
          <w:delText xml:space="preserve"> ,</w:delText>
        </w:r>
      </w:del>
      <w:del w:id="420" w:author="Emily Smith-Greenaway" w:date="2020-08-08T23:34:00Z">
        <w:r w:rsidR="000273F3" w:rsidDel="00032E22">
          <w:rPr>
            <w:rFonts w:ascii="Aparajita" w:hAnsi="Aparajita" w:cs="Aparajita"/>
          </w:rPr>
          <w:delText xml:space="preserve"> we present only the kin-cohort estimates to provide a thoroughly global overview.</w:delText>
        </w:r>
      </w:del>
    </w:p>
    <w:p w14:paraId="3544792A" w14:textId="0B16ED4B" w:rsidR="003A397A" w:rsidRPr="00266175" w:rsidRDefault="00F4101F">
      <w:pPr>
        <w:autoSpaceDE w:val="0"/>
        <w:autoSpaceDN w:val="0"/>
        <w:adjustRightInd w:val="0"/>
        <w:rPr>
          <w:rFonts w:ascii="Aparajita" w:hAnsi="Aparajita" w:cs="Aparajita"/>
        </w:rPr>
        <w:pPrChange w:id="421" w:author="Emily Smith-Greenaway" w:date="2020-08-08T23:34:00Z">
          <w:pPr>
            <w:autoSpaceDE w:val="0"/>
            <w:autoSpaceDN w:val="0"/>
            <w:adjustRightInd w:val="0"/>
            <w:ind w:firstLine="720"/>
          </w:pPr>
        </w:pPrChange>
      </w:pPr>
      <w:del w:id="422" w:author="Emily Smith-Greenaway" w:date="2020-08-08T23:34:00Z">
        <w:r w:rsidRPr="00266175" w:rsidDel="00032E22">
          <w:rPr>
            <w:rFonts w:ascii="Aparajita" w:hAnsi="Aparajita" w:cs="Aparajita"/>
          </w:rPr>
          <w:delText xml:space="preserve">Beginning with </w:delText>
        </w:r>
      </w:del>
      <w:ins w:id="423" w:author="Emily Smith-Greenaway" w:date="2020-08-08T23:34:00Z">
        <w:r w:rsidR="00032E22">
          <w:rPr>
            <w:rFonts w:ascii="Aparajita" w:hAnsi="Aparajita" w:cs="Aparajita"/>
          </w:rPr>
          <w:t>O</w:t>
        </w:r>
      </w:ins>
      <w:del w:id="424" w:author="Emily Smith-Greenaway" w:date="2020-08-08T23:34:00Z">
        <w:r w:rsidRPr="00266175" w:rsidDel="00032E22">
          <w:rPr>
            <w:rFonts w:ascii="Aparajita" w:hAnsi="Aparajita" w:cs="Aparajita"/>
          </w:rPr>
          <w:delText>o</w:delText>
        </w:r>
      </w:del>
      <w:r w:rsidRPr="00266175">
        <w:rPr>
          <w:rFonts w:ascii="Aparajita" w:hAnsi="Aparajita" w:cs="Aparajita"/>
        </w:rPr>
        <w:t>ur direct estimation strategy</w:t>
      </w:r>
      <w:del w:id="425" w:author="Emily Smith-Greenaway" w:date="2020-08-08T23:34:00Z">
        <w:r w:rsidRPr="00266175" w:rsidDel="00032E22">
          <w:rPr>
            <w:rFonts w:ascii="Aparajita" w:hAnsi="Aparajita" w:cs="Aparajita"/>
          </w:rPr>
          <w:delText>, we</w:delText>
        </w:r>
      </w:del>
      <w:r w:rsidRPr="00266175">
        <w:rPr>
          <w:rFonts w:ascii="Aparajita" w:hAnsi="Aparajita" w:cs="Aparajita"/>
        </w:rPr>
        <w:t xml:space="preserve"> make</w:t>
      </w:r>
      <w:ins w:id="426" w:author="Emily Smith-Greenaway" w:date="2020-08-08T23:34:00Z">
        <w:r w:rsidR="00032E22">
          <w:rPr>
            <w:rFonts w:ascii="Aparajita" w:hAnsi="Aparajita" w:cs="Aparajita"/>
          </w:rPr>
          <w:t>s</w:t>
        </w:r>
      </w:ins>
      <w:r w:rsidRPr="00266175">
        <w:rPr>
          <w:rFonts w:ascii="Aparajita" w:hAnsi="Aparajita" w:cs="Aparajita"/>
        </w:rPr>
        <w:t xml:space="preserve"> use of </w:t>
      </w:r>
      <w:r w:rsidR="003F27DD">
        <w:rPr>
          <w:rFonts w:ascii="Aparajita" w:hAnsi="Aparajita" w:cs="Aparajita"/>
        </w:rPr>
        <w:t>three data</w:t>
      </w:r>
      <w:r w:rsidR="00096046" w:rsidRPr="00266175">
        <w:rPr>
          <w:rFonts w:ascii="Aparajita" w:hAnsi="Aparajita" w:cs="Aparajita"/>
        </w:rPr>
        <w:t xml:space="preserve"> sources. </w:t>
      </w:r>
      <w:ins w:id="427" w:author="Emily Smith-Greenaway" w:date="2020-08-09T14:33:00Z">
        <w:r w:rsidR="00404BC4">
          <w:rPr>
            <w:rFonts w:ascii="Aparajita" w:hAnsi="Aparajita" w:cs="Aparajita"/>
          </w:rPr>
          <w:t>For</w:t>
        </w:r>
        <w:r w:rsidR="00404BC4" w:rsidRPr="00266175">
          <w:rPr>
            <w:rFonts w:ascii="Aparajita" w:hAnsi="Aparajita" w:cs="Aparajita"/>
          </w:rPr>
          <w:t xml:space="preserve"> the United States, we make use of the National Survey of Family Growth (NSFG)</w:t>
        </w:r>
      </w:ins>
      <w:ins w:id="428" w:author="Emily Smith-Greenaway" w:date="2020-08-09T15:11:00Z">
        <w:r w:rsidR="00B00A7F">
          <w:rPr>
            <w:rFonts w:ascii="Aparajita" w:hAnsi="Aparajita" w:cs="Aparajita"/>
          </w:rPr>
          <w:t xml:space="preserve"> (2013-17)</w:t>
        </w:r>
      </w:ins>
      <w:ins w:id="429" w:author="Emily Smith-Greenaway" w:date="2020-08-09T14:33:00Z">
        <w:r w:rsidR="00404BC4" w:rsidRPr="00266175">
          <w:rPr>
            <w:rFonts w:ascii="Aparajita" w:hAnsi="Aparajita" w:cs="Aparajita"/>
          </w:rPr>
          <w:t>. NSFG collects reproductive history calendars from women ages 15-44 years old.</w:t>
        </w:r>
        <w:r w:rsidR="00404BC4" w:rsidRPr="003C1011">
          <w:rPr>
            <w:rStyle w:val="FootnoteReference"/>
            <w:rPrChange w:id="430" w:author="Emily Smith-Greenaway" w:date="2020-08-10T07:32:00Z">
              <w:rPr>
                <w:rStyle w:val="FootnoteReference"/>
                <w:rFonts w:ascii="Aparajita" w:hAnsi="Aparajita" w:cs="Aparajita"/>
              </w:rPr>
            </w:rPrChange>
          </w:rPr>
          <w:footnoteReference w:id="1"/>
        </w:r>
        <w:r w:rsidR="00404BC4" w:rsidRPr="00266175">
          <w:rPr>
            <w:rFonts w:ascii="Aparajita" w:hAnsi="Aparajita" w:cs="Aparajita"/>
          </w:rPr>
          <w:t xml:space="preserve"> </w:t>
        </w:r>
      </w:ins>
      <w:ins w:id="438" w:author="Emily Smith-Greenaway" w:date="2020-08-09T15:13:00Z">
        <w:r w:rsidR="00B00A7F">
          <w:rPr>
            <w:rFonts w:ascii="Aparajita" w:hAnsi="Aparajita" w:cs="Aparajita"/>
          </w:rPr>
          <w:t xml:space="preserve"> </w:t>
        </w:r>
      </w:ins>
      <w:r w:rsidR="00477120">
        <w:rPr>
          <w:rFonts w:ascii="Aparajita" w:hAnsi="Aparajita" w:cs="Aparajita"/>
        </w:rPr>
        <w:t>For</w:t>
      </w:r>
      <w:r w:rsidR="00477120" w:rsidRPr="00266175">
        <w:rPr>
          <w:rFonts w:ascii="Aparajita" w:hAnsi="Aparajita" w:cs="Aparajita"/>
        </w:rPr>
        <w:t xml:space="preserve"> </w:t>
      </w:r>
      <w:r w:rsidR="00160F75">
        <w:rPr>
          <w:rFonts w:ascii="Aparajita" w:hAnsi="Aparajita" w:cs="Aparajita"/>
        </w:rPr>
        <w:t>56</w:t>
      </w:r>
      <w:r w:rsidR="00160F75" w:rsidRPr="00266175">
        <w:rPr>
          <w:rFonts w:ascii="Aparajita" w:hAnsi="Aparajita" w:cs="Aparajita"/>
        </w:rPr>
        <w:t xml:space="preserve"> </w:t>
      </w:r>
      <w:r w:rsidR="00096046" w:rsidRPr="00266175">
        <w:rPr>
          <w:rFonts w:ascii="Aparajita" w:hAnsi="Aparajita" w:cs="Aparajita"/>
        </w:rPr>
        <w:t>countries</w:t>
      </w:r>
      <w:ins w:id="439" w:author="Emily Smith-Greenaway" w:date="2020-08-09T14:30:00Z">
        <w:r w:rsidR="00404BC4">
          <w:rPr>
            <w:rFonts w:ascii="Aparajita" w:hAnsi="Aparajita" w:cs="Aparajita"/>
          </w:rPr>
          <w:t xml:space="preserve"> across Africa, Asia, </w:t>
        </w:r>
      </w:ins>
      <w:ins w:id="440" w:author="Emily Smith-Greenaway" w:date="2020-08-09T14:31:00Z">
        <w:r w:rsidR="00404BC4">
          <w:rPr>
            <w:rFonts w:ascii="Aparajita" w:hAnsi="Aparajita" w:cs="Aparajita"/>
          </w:rPr>
          <w:t>Europe</w:t>
        </w:r>
      </w:ins>
      <w:ins w:id="441" w:author="Emily Smith-Greenaway" w:date="2020-08-09T14:32:00Z">
        <w:r w:rsidR="00404BC4">
          <w:rPr>
            <w:rFonts w:ascii="Aparajita" w:hAnsi="Aparajita" w:cs="Aparajita"/>
          </w:rPr>
          <w:t>,</w:t>
        </w:r>
      </w:ins>
      <w:ins w:id="442" w:author="Emily Smith-Greenaway" w:date="2020-08-09T14:30:00Z">
        <w:r w:rsidR="00404BC4">
          <w:rPr>
            <w:rFonts w:ascii="Aparajita" w:hAnsi="Aparajita" w:cs="Aparajita"/>
          </w:rPr>
          <w:t xml:space="preserve"> Latin America</w:t>
        </w:r>
      </w:ins>
      <w:ins w:id="443" w:author="Emily Smith-Greenaway" w:date="2020-08-09T14:31:00Z">
        <w:r w:rsidR="00404BC4">
          <w:rPr>
            <w:rFonts w:ascii="Aparajita" w:hAnsi="Aparajita" w:cs="Aparajita"/>
          </w:rPr>
          <w:t xml:space="preserve"> and the Caribbean, </w:t>
        </w:r>
      </w:ins>
      <w:ins w:id="444" w:author="Emily Smith-Greenaway" w:date="2020-08-09T14:32:00Z">
        <w:r w:rsidR="00404BC4">
          <w:rPr>
            <w:rFonts w:ascii="Aparajita" w:hAnsi="Aparajita" w:cs="Aparajita"/>
          </w:rPr>
          <w:t xml:space="preserve">and </w:t>
        </w:r>
      </w:ins>
      <w:ins w:id="445" w:author="Emily Smith-Greenaway" w:date="2020-08-09T14:31:00Z">
        <w:r w:rsidR="00404BC4">
          <w:rPr>
            <w:rFonts w:ascii="Aparajita" w:hAnsi="Aparajita" w:cs="Aparajita"/>
          </w:rPr>
          <w:t>Oceania</w:t>
        </w:r>
      </w:ins>
      <w:ins w:id="446" w:author="Emily Smith-Greenaway" w:date="2020-08-09T14:33:00Z">
        <w:r w:rsidR="00404BC4">
          <w:rPr>
            <w:rFonts w:ascii="Aparajita" w:hAnsi="Aparajita" w:cs="Aparajita"/>
          </w:rPr>
          <w:t>,</w:t>
        </w:r>
      </w:ins>
      <w:del w:id="447" w:author="Emily Smith-Greenaway" w:date="2020-08-09T14:30:00Z">
        <w:r w:rsidR="00096046" w:rsidRPr="00266175" w:rsidDel="00404BC4">
          <w:rPr>
            <w:rFonts w:ascii="Aparajita" w:hAnsi="Aparajita" w:cs="Aparajita"/>
          </w:rPr>
          <w:delText>,</w:delText>
        </w:r>
      </w:del>
      <w:r w:rsidR="00096046" w:rsidRPr="00266175">
        <w:rPr>
          <w:rFonts w:ascii="Aparajita" w:hAnsi="Aparajita" w:cs="Aparajita"/>
        </w:rPr>
        <w:t xml:space="preserve"> we leverage</w:t>
      </w:r>
      <w:r w:rsidRPr="00266175">
        <w:rPr>
          <w:rFonts w:ascii="Aparajita" w:hAnsi="Aparajita" w:cs="Aparajita"/>
        </w:rPr>
        <w:t xml:space="preserve"> </w:t>
      </w:r>
      <w:r w:rsidR="001E2FEC">
        <w:rPr>
          <w:rFonts w:ascii="Aparajita" w:hAnsi="Aparajita" w:cs="Aparajita"/>
        </w:rPr>
        <w:t xml:space="preserve">data from the </w:t>
      </w:r>
      <w:r w:rsidR="0045097D" w:rsidRPr="00266175">
        <w:rPr>
          <w:rFonts w:ascii="Aparajita" w:hAnsi="Aparajita" w:cs="Aparajita"/>
        </w:rPr>
        <w:t xml:space="preserve">Demographic and Health Surveys </w:t>
      </w:r>
      <w:r w:rsidR="00487A62" w:rsidRPr="00266175">
        <w:rPr>
          <w:rFonts w:ascii="Aparajita" w:hAnsi="Aparajita" w:cs="Aparajita"/>
        </w:rPr>
        <w:t>(DHS)</w:t>
      </w:r>
      <w:r w:rsidR="00910540" w:rsidRPr="00266175">
        <w:rPr>
          <w:rFonts w:ascii="Aparajita" w:hAnsi="Aparajita" w:cs="Aparajita"/>
        </w:rPr>
        <w:t xml:space="preserve"> </w:t>
      </w:r>
      <w:r w:rsidR="001E2FEC">
        <w:rPr>
          <w:rFonts w:ascii="Aparajita" w:hAnsi="Aparajita" w:cs="Aparajita"/>
        </w:rPr>
        <w:t>program</w:t>
      </w:r>
      <w:del w:id="448" w:author="Emily Smith-Greenaway" w:date="2020-08-10T07:51:00Z">
        <w:r w:rsidR="001E2FEC" w:rsidDel="00B03F77">
          <w:rPr>
            <w:rFonts w:ascii="Aparajita" w:hAnsi="Aparajita" w:cs="Aparajita"/>
          </w:rPr>
          <w:delText xml:space="preserve"> </w:delText>
        </w:r>
        <w:r w:rsidR="00096046" w:rsidRPr="00266175" w:rsidDel="00B03F77">
          <w:rPr>
            <w:rFonts w:ascii="Aparajita" w:hAnsi="Aparajita" w:cs="Aparajita"/>
          </w:rPr>
          <w:delText>—the most widely used data</w:delText>
        </w:r>
        <w:r w:rsidR="001E2FEC" w:rsidDel="00B03F77">
          <w:rPr>
            <w:rFonts w:ascii="Aparajita" w:hAnsi="Aparajita" w:cs="Aparajita"/>
          </w:rPr>
          <w:delText xml:space="preserve"> source</w:delText>
        </w:r>
        <w:r w:rsidR="00096046" w:rsidRPr="00266175" w:rsidDel="00B03F77">
          <w:rPr>
            <w:rFonts w:ascii="Aparajita" w:hAnsi="Aparajita" w:cs="Aparajita"/>
          </w:rPr>
          <w:delText xml:space="preserve"> </w:delText>
        </w:r>
        <w:r w:rsidR="003F6C30" w:rsidRPr="00266175" w:rsidDel="00B03F77">
          <w:rPr>
            <w:rFonts w:ascii="Aparajita" w:hAnsi="Aparajita" w:cs="Aparajita"/>
          </w:rPr>
          <w:delText xml:space="preserve">for </w:delText>
        </w:r>
        <w:r w:rsidR="003F27DD" w:rsidDel="00B03F77">
          <w:rPr>
            <w:rFonts w:ascii="Aparajita" w:hAnsi="Aparajita" w:cs="Aparajita"/>
          </w:rPr>
          <w:delText>global studies of child mortality</w:delText>
        </w:r>
      </w:del>
      <w:r w:rsidR="003F6C30" w:rsidRPr="00266175">
        <w:rPr>
          <w:rFonts w:ascii="Aparajita" w:hAnsi="Aparajita" w:cs="Aparajita"/>
        </w:rPr>
        <w:t xml:space="preserve">. DHS </w:t>
      </w:r>
      <w:r w:rsidR="0095037A">
        <w:rPr>
          <w:rFonts w:ascii="Aparajita" w:hAnsi="Aparajita" w:cs="Aparajita"/>
        </w:rPr>
        <w:t>data come from</w:t>
      </w:r>
      <w:r w:rsidR="003F6C30" w:rsidRPr="00266175">
        <w:rPr>
          <w:rFonts w:ascii="Aparajita" w:hAnsi="Aparajita" w:cs="Aparajita"/>
        </w:rPr>
        <w:t xml:space="preserve"> nationally representative household surveys that collect detailed information from various household members, including women ages 15-49</w:t>
      </w:r>
      <w:ins w:id="449" w:author="Emily Smith-Greenaway" w:date="2020-08-09T15:12:00Z">
        <w:r w:rsidR="00B00A7F">
          <w:rPr>
            <w:rFonts w:ascii="Aparajita" w:hAnsi="Aparajita" w:cs="Aparajita"/>
          </w:rPr>
          <w:t>, and were collected between 2010 and 2018</w:t>
        </w:r>
      </w:ins>
      <w:r w:rsidR="003F6C30" w:rsidRPr="00266175">
        <w:rPr>
          <w:rFonts w:ascii="Aparajita" w:hAnsi="Aparajita" w:cs="Aparajita"/>
        </w:rPr>
        <w:t>.</w:t>
      </w:r>
      <w:r w:rsidR="00AF7540" w:rsidRPr="003C1011">
        <w:rPr>
          <w:rStyle w:val="FootnoteReference"/>
          <w:rPrChange w:id="450" w:author="Emily Smith-Greenaway" w:date="2020-08-10T07:32:00Z">
            <w:rPr>
              <w:rStyle w:val="FootnoteReference"/>
              <w:rFonts w:ascii="Aparajita" w:hAnsi="Aparajita" w:cs="Aparajita"/>
            </w:rPr>
          </w:rPrChange>
        </w:rPr>
        <w:footnoteReference w:id="2"/>
      </w:r>
      <w:del w:id="455" w:author="Emily Smith-Greenaway" w:date="2020-08-09T14:29:00Z">
        <w:r w:rsidR="003F6C30" w:rsidRPr="00266175" w:rsidDel="00CF4114">
          <w:rPr>
            <w:rFonts w:ascii="Aparajita" w:hAnsi="Aparajita" w:cs="Aparajita"/>
          </w:rPr>
          <w:delText>.</w:delText>
        </w:r>
      </w:del>
      <w:r w:rsidR="003F6C30" w:rsidRPr="00266175">
        <w:rPr>
          <w:rFonts w:ascii="Aparajita" w:hAnsi="Aparajita" w:cs="Aparajita"/>
        </w:rPr>
        <w:t xml:space="preserve"> </w:t>
      </w:r>
      <w:ins w:id="456" w:author="Emily Smith-Greenaway" w:date="2020-08-09T14:34:00Z">
        <w:r w:rsidR="00404BC4">
          <w:rPr>
            <w:rFonts w:ascii="Aparajita" w:hAnsi="Aparajita" w:cs="Aparajita"/>
          </w:rPr>
          <w:t>Finally, f</w:t>
        </w:r>
      </w:ins>
      <w:del w:id="457" w:author="Emily Smith-Greenaway" w:date="2020-08-09T14:34:00Z">
        <w:r w:rsidR="00477120" w:rsidDel="00404BC4">
          <w:rPr>
            <w:rFonts w:ascii="Aparajita" w:hAnsi="Aparajita" w:cs="Aparajita"/>
          </w:rPr>
          <w:delText>F</w:delText>
        </w:r>
      </w:del>
      <w:r w:rsidR="00477120">
        <w:rPr>
          <w:rFonts w:ascii="Aparajita" w:hAnsi="Aparajita" w:cs="Aparajita"/>
        </w:rPr>
        <w:t>or</w:t>
      </w:r>
      <w:r w:rsidR="00477120" w:rsidRPr="00266175">
        <w:rPr>
          <w:rFonts w:ascii="Aparajita" w:hAnsi="Aparajita" w:cs="Aparajita"/>
        </w:rPr>
        <w:t xml:space="preserve"> </w:t>
      </w:r>
      <w:r w:rsidR="00160F75">
        <w:rPr>
          <w:rFonts w:ascii="Aparajita" w:hAnsi="Aparajita" w:cs="Aparajita"/>
        </w:rPr>
        <w:t>32</w:t>
      </w:r>
      <w:r w:rsidR="00160F75" w:rsidRPr="00266175">
        <w:rPr>
          <w:rFonts w:ascii="Aparajita" w:hAnsi="Aparajita" w:cs="Aparajita"/>
        </w:rPr>
        <w:t xml:space="preserve"> </w:t>
      </w:r>
      <w:ins w:id="458" w:author="Emily Smith-Greenaway" w:date="2020-08-10T07:52:00Z">
        <w:r w:rsidR="00B03F77">
          <w:rPr>
            <w:rFonts w:ascii="Aparajita" w:hAnsi="Aparajita" w:cs="Aparajita"/>
          </w:rPr>
          <w:t xml:space="preserve">additional </w:t>
        </w:r>
      </w:ins>
      <w:r w:rsidR="003F6C30" w:rsidRPr="00266175">
        <w:rPr>
          <w:rFonts w:ascii="Aparajita" w:hAnsi="Aparajita" w:cs="Aparajita"/>
        </w:rPr>
        <w:t>countries</w:t>
      </w:r>
      <w:ins w:id="459" w:author="Emily Smith-Greenaway" w:date="2020-08-09T14:33:00Z">
        <w:r w:rsidR="00404BC4">
          <w:rPr>
            <w:rFonts w:ascii="Aparajita" w:hAnsi="Aparajita" w:cs="Aparajita"/>
          </w:rPr>
          <w:t xml:space="preserve"> in Africa, Asia, Europe, and Latin America and the Caribbean</w:t>
        </w:r>
      </w:ins>
      <w:ins w:id="460" w:author="Emily Smith-Greenaway" w:date="2020-08-10T07:52:00Z">
        <w:r w:rsidR="00B03F77">
          <w:rPr>
            <w:rFonts w:ascii="Aparajita" w:hAnsi="Aparajita" w:cs="Aparajita"/>
          </w:rPr>
          <w:t xml:space="preserve"> that lack recent DHS data</w:t>
        </w:r>
      </w:ins>
      <w:r w:rsidR="003F6C30" w:rsidRPr="00266175">
        <w:rPr>
          <w:rFonts w:ascii="Aparajita" w:hAnsi="Aparajita" w:cs="Aparajita"/>
        </w:rPr>
        <w:t xml:space="preserve">, </w:t>
      </w:r>
      <w:del w:id="461" w:author="Emily Smith-Greenaway" w:date="2020-08-09T14:30:00Z">
        <w:r w:rsidR="003F6C30" w:rsidRPr="00266175" w:rsidDel="00404BC4">
          <w:rPr>
            <w:rFonts w:ascii="Aparajita" w:hAnsi="Aparajita" w:cs="Aparajita"/>
          </w:rPr>
          <w:delText>w</w:delText>
        </w:r>
        <w:r w:rsidR="00477120" w:rsidDel="00404BC4">
          <w:rPr>
            <w:rFonts w:ascii="Aparajita" w:hAnsi="Aparajita" w:cs="Aparajita"/>
          </w:rPr>
          <w:delText xml:space="preserve">ithout a recent </w:delText>
        </w:r>
        <w:r w:rsidR="003F6C30" w:rsidRPr="00266175" w:rsidDel="00404BC4">
          <w:rPr>
            <w:rFonts w:ascii="Aparajita" w:hAnsi="Aparajita" w:cs="Aparajita"/>
          </w:rPr>
          <w:delText xml:space="preserve">DHS </w:delText>
        </w:r>
        <w:r w:rsidR="003F27DD" w:rsidDel="00404BC4">
          <w:rPr>
            <w:rFonts w:ascii="Aparajita" w:hAnsi="Aparajita" w:cs="Aparajita"/>
          </w:rPr>
          <w:delText xml:space="preserve">survey, </w:delText>
        </w:r>
      </w:del>
      <w:r w:rsidR="003F27DD">
        <w:rPr>
          <w:rFonts w:ascii="Aparajita" w:hAnsi="Aparajita" w:cs="Aparajita"/>
        </w:rPr>
        <w:t>we</w:t>
      </w:r>
      <w:r w:rsidR="003F6C30" w:rsidRPr="00266175">
        <w:rPr>
          <w:rFonts w:ascii="Aparajita" w:hAnsi="Aparajita" w:cs="Aparajita"/>
        </w:rPr>
        <w:t xml:space="preserve"> make </w:t>
      </w:r>
      <w:r w:rsidR="003F6C30" w:rsidRPr="00266175">
        <w:rPr>
          <w:rFonts w:ascii="Aparajita" w:hAnsi="Aparajita" w:cs="Aparajita"/>
        </w:rPr>
        <w:lastRenderedPageBreak/>
        <w:t xml:space="preserve">use of </w:t>
      </w:r>
      <w:r w:rsidR="00910540" w:rsidRPr="00266175">
        <w:rPr>
          <w:rFonts w:ascii="Aparajita" w:hAnsi="Aparajita" w:cs="Aparajita"/>
        </w:rPr>
        <w:t>Multiple Indicator Cluster Surveys</w:t>
      </w:r>
      <w:r w:rsidR="00487A62" w:rsidRPr="00266175">
        <w:rPr>
          <w:rFonts w:ascii="Aparajita" w:hAnsi="Aparajita" w:cs="Aparajita"/>
        </w:rPr>
        <w:t xml:space="preserve"> (MICS)</w:t>
      </w:r>
      <w:r w:rsidR="003D3C1C">
        <w:rPr>
          <w:rFonts w:ascii="Aparajita" w:hAnsi="Aparajita" w:cs="Aparajita"/>
        </w:rPr>
        <w:t xml:space="preserve">, which </w:t>
      </w:r>
      <w:r w:rsidR="0095037A">
        <w:rPr>
          <w:rFonts w:ascii="Aparajita" w:hAnsi="Aparajita" w:cs="Aparajita"/>
        </w:rPr>
        <w:t xml:space="preserve">come from </w:t>
      </w:r>
      <w:r w:rsidRPr="00266175">
        <w:rPr>
          <w:rFonts w:ascii="Aparajita" w:hAnsi="Aparajita" w:cs="Aparajita"/>
        </w:rPr>
        <w:t>nationally representative household survey</w:t>
      </w:r>
      <w:r w:rsidR="0095037A">
        <w:rPr>
          <w:rFonts w:ascii="Aparajita" w:hAnsi="Aparajita" w:cs="Aparajita"/>
        </w:rPr>
        <w:t>s</w:t>
      </w:r>
      <w:ins w:id="462" w:author="Emily Smith-Greenaway" w:date="2020-08-09T15:12:00Z">
        <w:r w:rsidR="00B00A7F">
          <w:rPr>
            <w:rFonts w:ascii="Aparajita" w:hAnsi="Aparajita" w:cs="Aparajita"/>
          </w:rPr>
          <w:t xml:space="preserve"> collected between </w:t>
        </w:r>
      </w:ins>
      <w:ins w:id="463" w:author="Emily Smith-Greenaway" w:date="2020-08-09T15:13:00Z">
        <w:r w:rsidR="00B00A7F">
          <w:rPr>
            <w:rFonts w:ascii="Aparajita" w:hAnsi="Aparajita" w:cs="Aparajita"/>
          </w:rPr>
          <w:t>2010-2018.</w:t>
        </w:r>
      </w:ins>
      <w:del w:id="464" w:author="Emily Smith-Greenaway" w:date="2020-08-09T15:13:00Z">
        <w:r w:rsidR="00AF7540" w:rsidDel="00B00A7F">
          <w:rPr>
            <w:rFonts w:ascii="Aparajita" w:hAnsi="Aparajita" w:cs="Aparajita"/>
          </w:rPr>
          <w:delText>.</w:delText>
        </w:r>
      </w:del>
      <w:r w:rsidR="00AF7540" w:rsidRPr="003C1011">
        <w:rPr>
          <w:rStyle w:val="FootnoteReference"/>
          <w:rPrChange w:id="465" w:author="Emily Smith-Greenaway" w:date="2020-08-10T07:32:00Z">
            <w:rPr>
              <w:rStyle w:val="FootnoteReference"/>
              <w:rFonts w:ascii="Aparajita" w:hAnsi="Aparajita" w:cs="Aparajita"/>
            </w:rPr>
          </w:rPrChange>
        </w:rPr>
        <w:footnoteReference w:id="3"/>
      </w:r>
      <w:r w:rsidRPr="00266175">
        <w:rPr>
          <w:rFonts w:ascii="Aparajita" w:hAnsi="Aparajita" w:cs="Aparajita"/>
        </w:rPr>
        <w:t xml:space="preserve">  </w:t>
      </w:r>
      <w:ins w:id="470" w:author="Emily Smith-Greenaway" w:date="2020-08-09T16:42:00Z">
        <w:r w:rsidR="006853D2">
          <w:rPr>
            <w:rFonts w:ascii="Aparajita" w:hAnsi="Aparajita" w:cs="Aparajita"/>
          </w:rPr>
          <w:t xml:space="preserve">Table 1 in the supplemental file provides </w:t>
        </w:r>
      </w:ins>
      <w:ins w:id="471" w:author="Emily Smith-Greenaway" w:date="2020-08-09T16:43:00Z">
        <w:r w:rsidR="00764291">
          <w:rPr>
            <w:rFonts w:ascii="Aparajita" w:hAnsi="Aparajita" w:cs="Aparajita"/>
          </w:rPr>
          <w:t>the</w:t>
        </w:r>
      </w:ins>
      <w:ins w:id="472" w:author="Emily Smith-Greenaway" w:date="2020-08-09T16:42:00Z">
        <w:r w:rsidR="006853D2">
          <w:rPr>
            <w:rFonts w:ascii="Aparajita" w:hAnsi="Aparajita" w:cs="Aparajita"/>
          </w:rPr>
          <w:t xml:space="preserve"> full</w:t>
        </w:r>
      </w:ins>
      <w:del w:id="473" w:author="Emily Smith-Greenaway" w:date="2020-08-09T14:34:00Z">
        <w:r w:rsidR="003F6C30" w:rsidRPr="00266175" w:rsidDel="00404BC4">
          <w:rPr>
            <w:rFonts w:ascii="Aparajita" w:hAnsi="Aparajita" w:cs="Aparajita"/>
          </w:rPr>
          <w:delText xml:space="preserve">Finally, </w:delText>
        </w:r>
      </w:del>
      <w:del w:id="474" w:author="Emily Smith-Greenaway" w:date="2020-08-09T14:33:00Z">
        <w:r w:rsidR="003F6C30" w:rsidRPr="00266175" w:rsidDel="00404BC4">
          <w:rPr>
            <w:rFonts w:ascii="Aparajita" w:hAnsi="Aparajita" w:cs="Aparajita"/>
          </w:rPr>
          <w:delText xml:space="preserve">in the United States, we make use of the </w:delText>
        </w:r>
        <w:r w:rsidR="00487A62" w:rsidRPr="00266175" w:rsidDel="00404BC4">
          <w:rPr>
            <w:rFonts w:ascii="Aparajita" w:hAnsi="Aparajita" w:cs="Aparajita"/>
          </w:rPr>
          <w:delText>National Survey of Family Growth (NSFG)</w:delText>
        </w:r>
        <w:r w:rsidR="008224C0" w:rsidRPr="00266175" w:rsidDel="00404BC4">
          <w:rPr>
            <w:rFonts w:ascii="Aparajita" w:hAnsi="Aparajita" w:cs="Aparajita"/>
          </w:rPr>
          <w:delText xml:space="preserve">. </w:delText>
        </w:r>
        <w:r w:rsidR="003F6C30" w:rsidRPr="00266175" w:rsidDel="00404BC4">
          <w:rPr>
            <w:rFonts w:ascii="Aparajita" w:hAnsi="Aparajita" w:cs="Aparajita"/>
          </w:rPr>
          <w:delText>NSFG collects reproductive history calendars from women ages 15-44 years old.</w:delText>
        </w:r>
        <w:r w:rsidR="00AF7540" w:rsidRPr="003C1011" w:rsidDel="00404BC4">
          <w:rPr>
            <w:rStyle w:val="FootnoteReference"/>
            <w:rPrChange w:id="475" w:author="Emily Smith-Greenaway" w:date="2020-08-10T07:32:00Z">
              <w:rPr>
                <w:rStyle w:val="FootnoteReference"/>
                <w:rFonts w:ascii="Aparajita" w:hAnsi="Aparajita" w:cs="Aparajita"/>
              </w:rPr>
            </w:rPrChange>
          </w:rPr>
          <w:footnoteReference w:id="4"/>
        </w:r>
        <w:r w:rsidR="003F6C30" w:rsidRPr="00266175" w:rsidDel="00404BC4">
          <w:rPr>
            <w:rFonts w:ascii="Aparajita" w:hAnsi="Aparajita" w:cs="Aparajita"/>
          </w:rPr>
          <w:delText xml:space="preserve"> </w:delText>
        </w:r>
        <w:r w:rsidR="008630F5" w:rsidRPr="00266175" w:rsidDel="00404BC4">
          <w:rPr>
            <w:rFonts w:ascii="Aparajita" w:hAnsi="Aparajita" w:cs="Aparajita"/>
            <w:bCs/>
          </w:rPr>
          <w:delText>A</w:delText>
        </w:r>
      </w:del>
      <w:del w:id="482" w:author="Emily Smith-Greenaway" w:date="2020-08-09T16:42:00Z">
        <w:r w:rsidR="008630F5" w:rsidRPr="00266175" w:rsidDel="006853D2">
          <w:rPr>
            <w:rFonts w:ascii="Aparajita" w:hAnsi="Aparajita" w:cs="Aparajita"/>
            <w:bCs/>
          </w:rPr>
          <w:delText>ppendix A provides</w:delText>
        </w:r>
        <w:r w:rsidR="008630F5" w:rsidRPr="00266175" w:rsidDel="006853D2">
          <w:rPr>
            <w:rFonts w:ascii="Aparajita" w:hAnsi="Aparajita" w:cs="Aparajita"/>
          </w:rPr>
          <w:delText xml:space="preserve"> a </w:delText>
        </w:r>
        <w:r w:rsidR="008630F5" w:rsidDel="006853D2">
          <w:rPr>
            <w:rFonts w:ascii="Aparajita" w:hAnsi="Aparajita" w:cs="Aparajita"/>
          </w:rPr>
          <w:delText>comprehensive</w:delText>
        </w:r>
      </w:del>
      <w:r w:rsidR="008630F5">
        <w:rPr>
          <w:rFonts w:ascii="Aparajita" w:hAnsi="Aparajita" w:cs="Aparajita"/>
        </w:rPr>
        <w:t xml:space="preserve"> </w:t>
      </w:r>
      <w:r w:rsidR="008630F5" w:rsidRPr="00266175">
        <w:rPr>
          <w:rFonts w:ascii="Aparajita" w:hAnsi="Aparajita" w:cs="Aparajita"/>
        </w:rPr>
        <w:t xml:space="preserve">list of countries, data sources, survey years, and analytic sample sizes. </w:t>
      </w:r>
    </w:p>
    <w:p w14:paraId="0B1DDDC9" w14:textId="08F82B9D" w:rsidR="005E1FE4" w:rsidRPr="006D57CB" w:rsidDel="006D57CB" w:rsidRDefault="003F6C30" w:rsidP="005E1FE4">
      <w:pPr>
        <w:pStyle w:val="FootnoteText"/>
        <w:ind w:firstLine="720"/>
        <w:rPr>
          <w:del w:id="483" w:author="Emily Smith-Greenaway" w:date="2020-08-08T23:51:00Z"/>
          <w:rFonts w:ascii="Aparajita" w:hAnsi="Aparajita" w:cs="Aparajita"/>
          <w:color w:val="000000"/>
          <w:sz w:val="24"/>
          <w:szCs w:val="24"/>
        </w:rPr>
      </w:pPr>
      <w:r w:rsidRPr="00266175">
        <w:rPr>
          <w:rFonts w:ascii="Aparajita" w:hAnsi="Aparajita" w:cs="Aparajita"/>
          <w:sz w:val="24"/>
          <w:szCs w:val="24"/>
        </w:rPr>
        <w:t xml:space="preserve">In each survey, </w:t>
      </w:r>
      <w:r w:rsidR="00715507" w:rsidRPr="00266175">
        <w:rPr>
          <w:rFonts w:ascii="Aparajita" w:hAnsi="Aparajita" w:cs="Aparajita"/>
          <w:sz w:val="24"/>
          <w:szCs w:val="24"/>
        </w:rPr>
        <w:t xml:space="preserve">we </w:t>
      </w:r>
      <w:r w:rsidR="008224C0" w:rsidRPr="00266175">
        <w:rPr>
          <w:rFonts w:ascii="Aparajita" w:hAnsi="Aparajita" w:cs="Aparajita"/>
          <w:sz w:val="24"/>
          <w:szCs w:val="24"/>
        </w:rPr>
        <w:t xml:space="preserve">restrict </w:t>
      </w:r>
      <w:r w:rsidR="008630F5">
        <w:rPr>
          <w:rFonts w:ascii="Aparajita" w:hAnsi="Aparajita" w:cs="Aparajita"/>
          <w:sz w:val="24"/>
          <w:szCs w:val="24"/>
        </w:rPr>
        <w:t xml:space="preserve">the analytic </w:t>
      </w:r>
      <w:r w:rsidR="008224C0" w:rsidRPr="00266175">
        <w:rPr>
          <w:rFonts w:ascii="Aparajita" w:hAnsi="Aparajita" w:cs="Aparajita"/>
          <w:sz w:val="24"/>
          <w:szCs w:val="24"/>
        </w:rPr>
        <w:t xml:space="preserve">samples to women who have had at least one </w:t>
      </w:r>
      <w:r w:rsidRPr="00266175">
        <w:rPr>
          <w:rFonts w:ascii="Aparajita" w:hAnsi="Aparajita" w:cs="Aparajita"/>
          <w:sz w:val="24"/>
          <w:szCs w:val="24"/>
        </w:rPr>
        <w:t xml:space="preserve">live </w:t>
      </w:r>
      <w:r w:rsidR="008224C0" w:rsidRPr="00266175">
        <w:rPr>
          <w:rFonts w:ascii="Aparajita" w:hAnsi="Aparajita" w:cs="Aparajita"/>
          <w:sz w:val="24"/>
          <w:szCs w:val="24"/>
        </w:rPr>
        <w:t>birth</w:t>
      </w:r>
      <w:r w:rsidR="001E2FEC">
        <w:rPr>
          <w:rFonts w:ascii="Aparajita" w:hAnsi="Aparajita" w:cs="Aparajita"/>
          <w:sz w:val="24"/>
          <w:szCs w:val="24"/>
        </w:rPr>
        <w:t xml:space="preserve">; only </w:t>
      </w:r>
      <w:r w:rsidR="008224C0" w:rsidRPr="00266175">
        <w:rPr>
          <w:rFonts w:ascii="Aparajita" w:hAnsi="Aparajita" w:cs="Aparajita"/>
          <w:sz w:val="24"/>
          <w:szCs w:val="24"/>
        </w:rPr>
        <w:t xml:space="preserve">these </w:t>
      </w:r>
      <w:r w:rsidR="001E2FEC">
        <w:rPr>
          <w:rFonts w:ascii="Aparajita" w:hAnsi="Aparajita" w:cs="Aparajita"/>
          <w:sz w:val="24"/>
          <w:szCs w:val="24"/>
        </w:rPr>
        <w:t xml:space="preserve">women </w:t>
      </w:r>
      <w:r w:rsidR="008224C0" w:rsidRPr="00266175">
        <w:rPr>
          <w:rFonts w:ascii="Aparajita" w:hAnsi="Aparajita" w:cs="Aparajita"/>
          <w:sz w:val="24"/>
          <w:szCs w:val="24"/>
        </w:rPr>
        <w:t>are at risk of child loss.</w:t>
      </w:r>
      <w:ins w:id="484" w:author="Emily Smith-Greenaway" w:date="2020-08-09T14:34:00Z">
        <w:r w:rsidR="009256D5" w:rsidRPr="003C1011">
          <w:rPr>
            <w:rStyle w:val="FootnoteReference"/>
            <w:rPrChange w:id="485" w:author="Emily Smith-Greenaway" w:date="2020-08-10T07:32:00Z">
              <w:rPr>
                <w:rStyle w:val="FootnoteReference"/>
                <w:rFonts w:ascii="Aparajita" w:hAnsi="Aparajita" w:cs="Aparajita"/>
              </w:rPr>
            </w:rPrChange>
          </w:rPr>
          <w:footnoteReference w:id="5"/>
        </w:r>
      </w:ins>
      <w:r w:rsidR="008224C0" w:rsidRPr="00266175">
        <w:rPr>
          <w:rFonts w:ascii="Aparajita" w:hAnsi="Aparajita" w:cs="Aparajita"/>
          <w:sz w:val="24"/>
          <w:szCs w:val="24"/>
        </w:rPr>
        <w:t xml:space="preserve"> </w:t>
      </w:r>
      <w:r w:rsidR="002037DD" w:rsidRPr="00266175">
        <w:rPr>
          <w:rFonts w:ascii="Aparajita" w:hAnsi="Aparajita" w:cs="Aparajita"/>
          <w:sz w:val="24"/>
          <w:szCs w:val="24"/>
        </w:rPr>
        <w:t>U</w:t>
      </w:r>
      <w:r w:rsidR="00556A5A" w:rsidRPr="00266175">
        <w:rPr>
          <w:rFonts w:ascii="Aparajita" w:hAnsi="Aparajita" w:cs="Aparajita"/>
          <w:sz w:val="24"/>
          <w:szCs w:val="24"/>
        </w:rPr>
        <w:t xml:space="preserve">sing information from women’s reproductive histories, including </w:t>
      </w:r>
      <w:r w:rsidR="0095037A">
        <w:rPr>
          <w:rFonts w:ascii="Aparajita" w:hAnsi="Aparajita" w:cs="Aparajita"/>
          <w:sz w:val="24"/>
          <w:szCs w:val="24"/>
        </w:rPr>
        <w:t xml:space="preserve">the vital status of each child </w:t>
      </w:r>
      <w:r w:rsidR="003F27DD">
        <w:rPr>
          <w:rFonts w:ascii="Aparajita" w:hAnsi="Aparajita" w:cs="Aparajita"/>
          <w:sz w:val="24"/>
          <w:szCs w:val="24"/>
        </w:rPr>
        <w:t>and</w:t>
      </w:r>
      <w:r w:rsidR="00556A5A" w:rsidRPr="00266175">
        <w:rPr>
          <w:rFonts w:ascii="Aparajita" w:hAnsi="Aparajita" w:cs="Aparajita"/>
          <w:sz w:val="24"/>
          <w:szCs w:val="24"/>
        </w:rPr>
        <w:t xml:space="preserve">, </w:t>
      </w:r>
      <w:r w:rsidR="0095037A">
        <w:rPr>
          <w:rFonts w:ascii="Aparajita" w:hAnsi="Aparajita" w:cs="Aparajita"/>
          <w:sz w:val="24"/>
          <w:szCs w:val="24"/>
        </w:rPr>
        <w:t>for those deceased</w:t>
      </w:r>
      <w:r w:rsidR="00556A5A" w:rsidRPr="00266175">
        <w:rPr>
          <w:rFonts w:ascii="Aparajita" w:hAnsi="Aparajita" w:cs="Aparajita"/>
          <w:sz w:val="24"/>
          <w:szCs w:val="24"/>
        </w:rPr>
        <w:t xml:space="preserve">, the age at </w:t>
      </w:r>
      <w:r w:rsidR="0095037A">
        <w:rPr>
          <w:rFonts w:ascii="Aparajita" w:hAnsi="Aparajita" w:cs="Aparajita"/>
          <w:sz w:val="24"/>
          <w:szCs w:val="24"/>
        </w:rPr>
        <w:t>death</w:t>
      </w:r>
      <w:r w:rsidR="00556A5A" w:rsidRPr="00266175">
        <w:rPr>
          <w:rFonts w:ascii="Aparajita" w:hAnsi="Aparajita" w:cs="Aparajita"/>
          <w:sz w:val="24"/>
          <w:szCs w:val="24"/>
        </w:rPr>
        <w:t xml:space="preserve">, we calculate the mIM, mU5M, and mOM. </w:t>
      </w:r>
      <w:r w:rsidR="001E2FEC">
        <w:rPr>
          <w:rFonts w:ascii="Aparajita" w:hAnsi="Aparajita" w:cs="Aparajita"/>
          <w:sz w:val="24"/>
          <w:szCs w:val="24"/>
        </w:rPr>
        <w:t xml:space="preserve">To estimate </w:t>
      </w:r>
      <w:r w:rsidR="00A20AA5" w:rsidRPr="00266175">
        <w:rPr>
          <w:rFonts w:ascii="Aparajita" w:hAnsi="Aparajita" w:cs="Aparajita"/>
          <w:sz w:val="24"/>
          <w:szCs w:val="24"/>
        </w:rPr>
        <w:t xml:space="preserve">the mIM, </w:t>
      </w:r>
      <w:r w:rsidR="00D77923" w:rsidRPr="00266175">
        <w:rPr>
          <w:rFonts w:ascii="Aparajita" w:hAnsi="Aparajita" w:cs="Aparajita"/>
          <w:color w:val="000000"/>
          <w:sz w:val="24"/>
          <w:szCs w:val="24"/>
        </w:rPr>
        <w:t xml:space="preserve">we tabulate the prevalence of mothers who have experienced the death of at least one infant. We sum the number of mothers who had a child die before age 1 among those who ever had a live birth and express this per 1,000 mothers. </w:t>
      </w:r>
      <w:del w:id="491" w:author="Emily Smith-Greenaway" w:date="2020-08-10T07:53:00Z">
        <w:r w:rsidR="00D77923" w:rsidRPr="00266175" w:rsidDel="00B03F77">
          <w:rPr>
            <w:rFonts w:ascii="Aparajita" w:hAnsi="Aparajita" w:cs="Aparajita"/>
            <w:color w:val="000000"/>
            <w:sz w:val="24"/>
            <w:szCs w:val="24"/>
          </w:rPr>
          <w:delText>Next, t</w:delText>
        </w:r>
      </w:del>
      <w:ins w:id="492" w:author="Emily Smith-Greenaway" w:date="2020-08-10T07:53:00Z">
        <w:r w:rsidR="00B03F77">
          <w:rPr>
            <w:rFonts w:ascii="Aparajita" w:hAnsi="Aparajita" w:cs="Aparajita"/>
            <w:color w:val="000000"/>
            <w:sz w:val="24"/>
            <w:szCs w:val="24"/>
          </w:rPr>
          <w:t>T</w:t>
        </w:r>
      </w:ins>
      <w:r w:rsidR="00D77923" w:rsidRPr="00266175">
        <w:rPr>
          <w:rFonts w:ascii="Aparajita" w:hAnsi="Aparajita" w:cs="Aparajita"/>
          <w:color w:val="000000"/>
          <w:sz w:val="24"/>
          <w:szCs w:val="24"/>
        </w:rPr>
        <w:t xml:space="preserve">o estimate the mU5M, we </w:t>
      </w:r>
      <w:ins w:id="493" w:author="Emily Smith-Greenaway" w:date="2020-08-10T07:53:00Z">
        <w:r w:rsidR="00B03F77">
          <w:rPr>
            <w:rFonts w:ascii="Aparajita" w:hAnsi="Aparajita" w:cs="Aparajita"/>
            <w:color w:val="000000"/>
            <w:sz w:val="24"/>
            <w:szCs w:val="24"/>
          </w:rPr>
          <w:t>make the same calculation, but sum moth</w:t>
        </w:r>
      </w:ins>
      <w:ins w:id="494" w:author="Emily Smith-Greenaway" w:date="2020-08-10T07:54:00Z">
        <w:r w:rsidR="00B03F77">
          <w:rPr>
            <w:rFonts w:ascii="Aparajita" w:hAnsi="Aparajita" w:cs="Aparajita"/>
            <w:color w:val="000000"/>
            <w:sz w:val="24"/>
            <w:szCs w:val="24"/>
          </w:rPr>
          <w:t xml:space="preserve">ers who have ever had a </w:t>
        </w:r>
      </w:ins>
      <w:del w:id="495" w:author="Emily Smith-Greenaway" w:date="2020-08-10T07:54:00Z">
        <w:r w:rsidR="00D77923" w:rsidRPr="00266175" w:rsidDel="00B03F77">
          <w:rPr>
            <w:rFonts w:ascii="Aparajita" w:hAnsi="Aparajita" w:cs="Aparajita"/>
            <w:color w:val="000000"/>
            <w:sz w:val="24"/>
            <w:szCs w:val="24"/>
          </w:rPr>
          <w:delText xml:space="preserve">do the same for mothers who have ever had a </w:delText>
        </w:r>
      </w:del>
      <w:r w:rsidR="00D77923" w:rsidRPr="00266175">
        <w:rPr>
          <w:rFonts w:ascii="Aparajita" w:hAnsi="Aparajita" w:cs="Aparajita"/>
          <w:color w:val="000000"/>
          <w:sz w:val="24"/>
          <w:szCs w:val="24"/>
        </w:rPr>
        <w:t xml:space="preserve">child die before </w:t>
      </w:r>
      <w:r w:rsidR="00D77923" w:rsidRPr="006D2A78">
        <w:rPr>
          <w:rFonts w:ascii="Aparajita" w:hAnsi="Aparajita" w:cs="Aparajita"/>
          <w:color w:val="000000"/>
          <w:sz w:val="24"/>
          <w:szCs w:val="24"/>
        </w:rPr>
        <w:t xml:space="preserve">reaching age 5. </w:t>
      </w:r>
      <w:ins w:id="496" w:author="Emily Smith-Greenaway" w:date="2020-08-08T23:51:00Z">
        <w:r w:rsidR="006D57CB" w:rsidRPr="006D2A78">
          <w:rPr>
            <w:rFonts w:ascii="Aparajita" w:hAnsi="Aparajita" w:cs="Aparajita"/>
            <w:color w:val="000000"/>
            <w:sz w:val="24"/>
            <w:szCs w:val="24"/>
          </w:rPr>
          <w:t>T</w:t>
        </w:r>
      </w:ins>
    </w:p>
    <w:p w14:paraId="36DB5984" w14:textId="06815AA6" w:rsidR="003A397A" w:rsidRDefault="001C18F8" w:rsidP="006D57CB">
      <w:pPr>
        <w:pStyle w:val="FootnoteText"/>
        <w:ind w:firstLine="720"/>
        <w:rPr>
          <w:rFonts w:ascii="Aparajita" w:hAnsi="Aparajita" w:cs="Aparajita"/>
          <w:sz w:val="24"/>
          <w:szCs w:val="24"/>
        </w:rPr>
      </w:pPr>
      <w:del w:id="497" w:author="Emily Smith-Greenaway" w:date="2020-08-08T23:51:00Z">
        <w:r w:rsidRPr="006D57CB" w:rsidDel="006D57CB">
          <w:rPr>
            <w:rFonts w:ascii="Aparajita" w:hAnsi="Aparajita" w:cs="Aparajita"/>
            <w:sz w:val="24"/>
            <w:szCs w:val="24"/>
            <w:rPrChange w:id="498" w:author="Emily Smith-Greenaway" w:date="2020-08-08T23:51:00Z">
              <w:rPr/>
            </w:rPrChange>
          </w:rPr>
          <w:delText>T</w:delText>
        </w:r>
      </w:del>
      <w:r w:rsidR="00594BC9" w:rsidRPr="006D57CB">
        <w:rPr>
          <w:rFonts w:ascii="Aparajita" w:hAnsi="Aparajita" w:cs="Aparajita"/>
          <w:sz w:val="24"/>
          <w:szCs w:val="24"/>
          <w:rPrChange w:id="499" w:author="Emily Smith-Greenaway" w:date="2020-08-08T23:51:00Z">
            <w:rPr/>
          </w:rPrChange>
        </w:rPr>
        <w:t>he mOM indexes</w:t>
      </w:r>
      <w:r w:rsidR="00D77923" w:rsidRPr="006D57CB">
        <w:rPr>
          <w:rFonts w:ascii="Aparajita" w:hAnsi="Aparajita" w:cs="Aparajita"/>
          <w:sz w:val="24"/>
          <w:szCs w:val="24"/>
          <w:rPrChange w:id="500" w:author="Emily Smith-Greenaway" w:date="2020-08-08T23:51:00Z">
            <w:rPr/>
          </w:rPrChange>
        </w:rPr>
        <w:t xml:space="preserve"> the prevalence of mothers who have experienced a child death, regardless of th</w:t>
      </w:r>
      <w:r w:rsidR="002A009B" w:rsidRPr="006D57CB">
        <w:rPr>
          <w:rFonts w:ascii="Aparajita" w:hAnsi="Aparajita" w:cs="Aparajita"/>
          <w:sz w:val="24"/>
          <w:szCs w:val="24"/>
          <w:rPrChange w:id="501" w:author="Emily Smith-Greenaway" w:date="2020-08-08T23:51:00Z">
            <w:rPr/>
          </w:rPrChange>
        </w:rPr>
        <w:t>at</w:t>
      </w:r>
      <w:r w:rsidR="00D77923" w:rsidRPr="006D57CB">
        <w:rPr>
          <w:rFonts w:ascii="Aparajita" w:hAnsi="Aparajita" w:cs="Aparajita"/>
          <w:sz w:val="24"/>
          <w:szCs w:val="24"/>
          <w:rPrChange w:id="502" w:author="Emily Smith-Greenaway" w:date="2020-08-08T23:51:00Z">
            <w:rPr/>
          </w:rPrChange>
        </w:rPr>
        <w:t xml:space="preserve"> child’s age.</w:t>
      </w:r>
      <w:ins w:id="503" w:author="Emily Smith-Greenaway" w:date="2020-08-08T21:39:00Z">
        <w:r w:rsidR="00582340" w:rsidRPr="003C1011">
          <w:rPr>
            <w:rStyle w:val="FootnoteReference"/>
            <w:rPrChange w:id="504" w:author="Emily Smith-Greenaway" w:date="2020-08-10T07:32:00Z">
              <w:rPr>
                <w:rStyle w:val="FootnoteReference"/>
                <w:rFonts w:ascii="Aparajita" w:hAnsi="Aparajita" w:cs="Aparajita"/>
                <w:color w:val="000000"/>
              </w:rPr>
            </w:rPrChange>
          </w:rPr>
          <w:footnoteReference w:id="6"/>
        </w:r>
      </w:ins>
      <w:r w:rsidR="00D77923" w:rsidRPr="006D57CB">
        <w:rPr>
          <w:rFonts w:ascii="Aparajita" w:hAnsi="Aparajita" w:cs="Aparajita"/>
          <w:sz w:val="24"/>
          <w:szCs w:val="24"/>
          <w:rPrChange w:id="518" w:author="Emily Smith-Greenaway" w:date="2020-08-08T23:51:00Z">
            <w:rPr/>
          </w:rPrChange>
        </w:rPr>
        <w:t xml:space="preserve"> </w:t>
      </w:r>
      <w:r w:rsidR="008630F5" w:rsidRPr="006D57CB">
        <w:rPr>
          <w:rFonts w:ascii="Aparajita" w:hAnsi="Aparajita" w:cs="Aparajita"/>
          <w:sz w:val="24"/>
          <w:szCs w:val="24"/>
          <w:rPrChange w:id="519" w:author="Emily Smith-Greenaway" w:date="2020-08-08T23:51:00Z">
            <w:rPr/>
          </w:rPrChange>
        </w:rPr>
        <w:t>Due to censoring</w:t>
      </w:r>
      <w:ins w:id="520" w:author="Emily Smith-Greenaway" w:date="2020-08-09T14:37:00Z">
        <w:r w:rsidR="006B754D">
          <w:rPr>
            <w:rFonts w:ascii="Aparajita" w:hAnsi="Aparajita" w:cs="Aparajita"/>
            <w:sz w:val="24"/>
            <w:szCs w:val="24"/>
          </w:rPr>
          <w:t xml:space="preserve">, </w:t>
        </w:r>
      </w:ins>
      <w:del w:id="521" w:author="Emily Smith-Greenaway" w:date="2020-08-09T14:37:00Z">
        <w:r w:rsidR="008630F5" w:rsidRPr="006D57CB" w:rsidDel="006B754D">
          <w:rPr>
            <w:rFonts w:ascii="Aparajita" w:hAnsi="Aparajita" w:cs="Aparajita"/>
            <w:sz w:val="24"/>
            <w:szCs w:val="24"/>
            <w:rPrChange w:id="522" w:author="Emily Smith-Greenaway" w:date="2020-08-08T23:51:00Z">
              <w:rPr/>
            </w:rPrChange>
          </w:rPr>
          <w:delText xml:space="preserve"> concerns, </w:delText>
        </w:r>
      </w:del>
      <w:r w:rsidR="008630F5" w:rsidRPr="006D57CB">
        <w:rPr>
          <w:rFonts w:ascii="Aparajita" w:hAnsi="Aparajita" w:cs="Aparajita"/>
          <w:sz w:val="24"/>
          <w:szCs w:val="24"/>
          <w:rPrChange w:id="523" w:author="Emily Smith-Greenaway" w:date="2020-08-08T23:51:00Z">
            <w:rPr/>
          </w:rPrChange>
        </w:rPr>
        <w:t xml:space="preserve">we </w:t>
      </w:r>
      <w:r w:rsidR="00D77923" w:rsidRPr="006D57CB">
        <w:rPr>
          <w:rFonts w:ascii="Aparajita" w:hAnsi="Aparajita" w:cs="Aparajita"/>
          <w:sz w:val="24"/>
          <w:szCs w:val="24"/>
          <w:rPrChange w:id="524" w:author="Emily Smith-Greenaway" w:date="2020-08-08T23:51:00Z">
            <w:rPr/>
          </w:rPrChange>
        </w:rPr>
        <w:t>calculate the mOM for 45- to 49-year-old mothers</w:t>
      </w:r>
      <w:r w:rsidR="003F6C30" w:rsidRPr="006D57CB">
        <w:rPr>
          <w:rFonts w:ascii="Aparajita" w:hAnsi="Aparajita" w:cs="Aparajita"/>
          <w:sz w:val="24"/>
          <w:szCs w:val="24"/>
          <w:rPrChange w:id="525" w:author="Emily Smith-Greenaway" w:date="2020-08-08T23:51:00Z">
            <w:rPr/>
          </w:rPrChange>
        </w:rPr>
        <w:t xml:space="preserve"> </w:t>
      </w:r>
      <w:r w:rsidR="003F27DD" w:rsidRPr="006D57CB">
        <w:rPr>
          <w:rFonts w:ascii="Aparajita" w:hAnsi="Aparajita" w:cs="Aparajita"/>
          <w:sz w:val="24"/>
          <w:szCs w:val="24"/>
          <w:rPrChange w:id="526" w:author="Emily Smith-Greenaway" w:date="2020-08-08T23:51:00Z">
            <w:rPr/>
          </w:rPrChange>
        </w:rPr>
        <w:t>only</w:t>
      </w:r>
      <w:r w:rsidR="00D77923" w:rsidRPr="006D57CB">
        <w:rPr>
          <w:rFonts w:ascii="Aparajita" w:hAnsi="Aparajita" w:cs="Aparajita"/>
          <w:sz w:val="24"/>
          <w:szCs w:val="24"/>
          <w:rPrChange w:id="527" w:author="Emily Smith-Greenaway" w:date="2020-08-08T23:51:00Z">
            <w:rPr/>
          </w:rPrChange>
        </w:rPr>
        <w:t xml:space="preserve">. </w:t>
      </w:r>
    </w:p>
    <w:p w14:paraId="4C72EEC3" w14:textId="79F0BF20" w:rsidR="006D2A78" w:rsidRPr="000A123F" w:rsidRDefault="006D2A78" w:rsidP="006D2A78">
      <w:pPr>
        <w:pStyle w:val="FootnoteText"/>
        <w:rPr>
          <w:rFonts w:ascii="Aparajita" w:hAnsi="Aparajita" w:cs="Aparajita"/>
          <w:b/>
          <w:bCs/>
          <w:sz w:val="24"/>
          <w:szCs w:val="24"/>
          <w:highlight w:val="yellow"/>
          <w:rPrChange w:id="528" w:author="Emily Smith-Greenaway" w:date="2020-08-09T16:37:00Z">
            <w:rPr>
              <w:rFonts w:ascii="Aparajita" w:hAnsi="Aparajita" w:cs="Aparajita"/>
              <w:b/>
              <w:bCs/>
              <w:sz w:val="24"/>
              <w:szCs w:val="24"/>
            </w:rPr>
          </w:rPrChange>
        </w:rPr>
      </w:pPr>
      <w:commentRangeStart w:id="529"/>
      <w:r w:rsidRPr="000A123F">
        <w:rPr>
          <w:rFonts w:ascii="Aparajita" w:hAnsi="Aparajita" w:cs="Aparajita"/>
          <w:b/>
          <w:bCs/>
          <w:sz w:val="24"/>
          <w:szCs w:val="24"/>
          <w:highlight w:val="yellow"/>
          <w:rPrChange w:id="530" w:author="Emily Smith-Greenaway" w:date="2020-08-09T16:37:00Z">
            <w:rPr>
              <w:rFonts w:ascii="Aparajita" w:hAnsi="Aparajita" w:cs="Aparajita"/>
              <w:b/>
              <w:bCs/>
              <w:sz w:val="24"/>
              <w:szCs w:val="24"/>
            </w:rPr>
          </w:rPrChange>
        </w:rPr>
        <w:t xml:space="preserve">VERSION 1 : Abbreviated </w:t>
      </w:r>
      <w:commentRangeEnd w:id="529"/>
      <w:r w:rsidR="002E2874" w:rsidRPr="000A123F">
        <w:rPr>
          <w:rStyle w:val="CommentReference"/>
          <w:rFonts w:asciiTheme="minorHAnsi" w:eastAsiaTheme="minorHAnsi" w:hAnsiTheme="minorHAnsi" w:cstheme="minorBidi"/>
          <w:highlight w:val="yellow"/>
          <w:rPrChange w:id="531" w:author="Emily Smith-Greenaway" w:date="2020-08-09T16:37:00Z">
            <w:rPr>
              <w:rStyle w:val="CommentReference"/>
              <w:rFonts w:asciiTheme="minorHAnsi" w:eastAsiaTheme="minorHAnsi" w:hAnsiTheme="minorHAnsi" w:cstheme="minorBidi"/>
            </w:rPr>
          </w:rPrChange>
        </w:rPr>
        <w:commentReference w:id="529"/>
      </w:r>
    </w:p>
    <w:p w14:paraId="0CB113E3" w14:textId="691CC8C5" w:rsidR="00016858" w:rsidRPr="00C33EF7" w:rsidDel="00016858" w:rsidRDefault="00202EA7" w:rsidP="0006435B">
      <w:pPr>
        <w:autoSpaceDE w:val="0"/>
        <w:autoSpaceDN w:val="0"/>
        <w:adjustRightInd w:val="0"/>
        <w:rPr>
          <w:del w:id="532" w:author="MPIDR_D\alburezgutierrez" w:date="2020-08-12T13:29:00Z"/>
          <w:rFonts w:ascii="Aparajita" w:eastAsiaTheme="minorEastAsia" w:hAnsi="Aparajita" w:cs="Aparajita"/>
          <w:highlight w:val="yellow"/>
          <w:rPrChange w:id="533" w:author="MPIDR_D\alburezgutierrez" w:date="2020-08-12T13:40:00Z">
            <w:rPr>
              <w:del w:id="534" w:author="MPIDR_D\alburezgutierrez" w:date="2020-08-12T13:29:00Z"/>
              <w:rFonts w:ascii="Aparajita" w:hAnsi="Aparajita" w:cs="Aparajita"/>
            </w:rPr>
          </w:rPrChange>
        </w:rPr>
        <w:pPrChange w:id="535" w:author="MPIDR_D\alburezgutierrez" w:date="2020-08-12T13:42:00Z">
          <w:pPr>
            <w:autoSpaceDE w:val="0"/>
            <w:autoSpaceDN w:val="0"/>
            <w:adjustRightInd w:val="0"/>
            <w:ind w:firstLine="720"/>
          </w:pPr>
        </w:pPrChange>
      </w:pPr>
      <w:del w:id="536" w:author="Emily Smith-Greenaway" w:date="2020-08-10T07:54:00Z">
        <w:r w:rsidRPr="000A123F" w:rsidDel="007C69D0">
          <w:rPr>
            <w:rFonts w:ascii="Aparajita" w:hAnsi="Aparajita" w:cs="Aparajita"/>
            <w:highlight w:val="yellow"/>
            <w:rPrChange w:id="537" w:author="Emily Smith-Greenaway" w:date="2020-08-09T16:37:00Z">
              <w:rPr>
                <w:rFonts w:ascii="Aparajita" w:hAnsi="Aparajita" w:cs="Aparajita"/>
              </w:rPr>
            </w:rPrChange>
          </w:rPr>
          <w:delText xml:space="preserve">Second, </w:delText>
        </w:r>
      </w:del>
      <w:ins w:id="538" w:author="Emily Smith-Greenaway" w:date="2020-08-10T07:54:00Z">
        <w:r w:rsidR="007C69D0">
          <w:rPr>
            <w:rFonts w:ascii="Aparajita" w:hAnsi="Aparajita" w:cs="Aparajita"/>
            <w:highlight w:val="yellow"/>
          </w:rPr>
          <w:t>T</w:t>
        </w:r>
      </w:ins>
      <w:ins w:id="539" w:author="Emily Smith-Greenaway" w:date="2020-08-09T14:38:00Z">
        <w:r w:rsidR="006B754D" w:rsidRPr="000A123F">
          <w:rPr>
            <w:rFonts w:ascii="Aparajita" w:hAnsi="Aparajita" w:cs="Aparajita"/>
            <w:highlight w:val="yellow"/>
            <w:rPrChange w:id="540" w:author="Emily Smith-Greenaway" w:date="2020-08-09T16:37:00Z">
              <w:rPr>
                <w:rFonts w:ascii="Aparajita" w:hAnsi="Aparajita" w:cs="Aparajita"/>
                <w:i/>
                <w:iCs/>
              </w:rPr>
            </w:rPrChange>
          </w:rPr>
          <w:t>o ex</w:t>
        </w:r>
      </w:ins>
      <w:ins w:id="541" w:author="Emily Smith-Greenaway" w:date="2020-08-10T07:54:00Z">
        <w:r w:rsidR="007C69D0">
          <w:rPr>
            <w:rFonts w:ascii="Aparajita" w:hAnsi="Aparajita" w:cs="Aparajita"/>
            <w:highlight w:val="yellow"/>
          </w:rPr>
          <w:t>pand</w:t>
        </w:r>
      </w:ins>
      <w:ins w:id="542" w:author="Emily Smith-Greenaway" w:date="2020-08-09T14:38:00Z">
        <w:r w:rsidR="006B754D" w:rsidRPr="000A123F">
          <w:rPr>
            <w:rFonts w:ascii="Aparajita" w:hAnsi="Aparajita" w:cs="Aparajita"/>
            <w:highlight w:val="yellow"/>
            <w:rPrChange w:id="543" w:author="Emily Smith-Greenaway" w:date="2020-08-09T16:37:00Z">
              <w:rPr>
                <w:rFonts w:ascii="Aparajita" w:hAnsi="Aparajita" w:cs="Aparajita"/>
                <w:i/>
                <w:iCs/>
              </w:rPr>
            </w:rPrChange>
          </w:rPr>
          <w:t xml:space="preserve"> </w:t>
        </w:r>
      </w:ins>
      <w:ins w:id="544" w:author="Emily Smith-Greenaway" w:date="2020-08-10T07:55:00Z">
        <w:r w:rsidR="007C69D0">
          <w:rPr>
            <w:rFonts w:ascii="Aparajita" w:hAnsi="Aparajita" w:cs="Aparajita"/>
            <w:highlight w:val="yellow"/>
          </w:rPr>
          <w:t>our perspective beyond our</w:t>
        </w:r>
      </w:ins>
      <w:ins w:id="545" w:author="Emily Smith-Greenaway" w:date="2020-08-10T07:54:00Z">
        <w:r w:rsidR="007C69D0">
          <w:rPr>
            <w:rFonts w:ascii="Aparajita" w:hAnsi="Aparajita" w:cs="Aparajita"/>
            <w:highlight w:val="yellow"/>
          </w:rPr>
          <w:t xml:space="preserve"> </w:t>
        </w:r>
      </w:ins>
      <w:ins w:id="546" w:author="Emily Smith-Greenaway" w:date="2020-08-09T22:53:00Z">
        <w:r w:rsidR="00F938EA">
          <w:rPr>
            <w:rFonts w:ascii="Aparajita" w:hAnsi="Aparajita" w:cs="Aparajita"/>
            <w:highlight w:val="yellow"/>
          </w:rPr>
          <w:t>survey coverage</w:t>
        </w:r>
      </w:ins>
      <w:ins w:id="547" w:author="Emily Smith-Greenaway" w:date="2020-08-09T14:39:00Z">
        <w:r w:rsidR="006B754D" w:rsidRPr="000A123F">
          <w:rPr>
            <w:rFonts w:ascii="Aparajita" w:hAnsi="Aparajita" w:cs="Aparajita"/>
            <w:highlight w:val="yellow"/>
            <w:rPrChange w:id="548" w:author="Emily Smith-Greenaway" w:date="2020-08-09T16:37:00Z">
              <w:rPr>
                <w:rFonts w:ascii="Aparajita" w:hAnsi="Aparajita" w:cs="Aparajita"/>
                <w:i/>
                <w:iCs/>
              </w:rPr>
            </w:rPrChange>
          </w:rPr>
          <w:t xml:space="preserve">, </w:t>
        </w:r>
      </w:ins>
      <w:r w:rsidRPr="000A123F">
        <w:rPr>
          <w:rFonts w:ascii="Aparajita" w:hAnsi="Aparajita" w:cs="Aparajita"/>
          <w:highlight w:val="yellow"/>
          <w:rPrChange w:id="549" w:author="Emily Smith-Greenaway" w:date="2020-08-09T16:37:00Z">
            <w:rPr>
              <w:rFonts w:ascii="Aparajita" w:hAnsi="Aparajita" w:cs="Aparajita"/>
            </w:rPr>
          </w:rPrChange>
        </w:rPr>
        <w:t xml:space="preserve">we introduce a </w:t>
      </w:r>
      <w:ins w:id="550" w:author="MPIDR_D\alburezgutierrez" w:date="2020-08-12T13:17:00Z">
        <w:r w:rsidR="003B673F">
          <w:rPr>
            <w:rFonts w:ascii="Aparajita" w:hAnsi="Aparajita" w:cs="Aparajita"/>
            <w:highlight w:val="yellow"/>
          </w:rPr>
          <w:t xml:space="preserve">novel </w:t>
        </w:r>
      </w:ins>
      <w:del w:id="551" w:author="Emily Smith-Greenaway" w:date="2020-08-09T14:38:00Z">
        <w:r w:rsidRPr="000A123F" w:rsidDel="006B754D">
          <w:rPr>
            <w:rFonts w:ascii="Aparajita" w:hAnsi="Aparajita" w:cs="Aparajita"/>
            <w:highlight w:val="yellow"/>
            <w:rPrChange w:id="552" w:author="Emily Smith-Greenaway" w:date="2020-08-09T16:37:00Z">
              <w:rPr>
                <w:rFonts w:ascii="Aparajita" w:hAnsi="Aparajita" w:cs="Aparajita"/>
              </w:rPr>
            </w:rPrChange>
          </w:rPr>
          <w:delText xml:space="preserve">novel </w:delText>
        </w:r>
      </w:del>
      <w:r w:rsidRPr="000A123F">
        <w:rPr>
          <w:rFonts w:ascii="Aparajita" w:hAnsi="Aparajita" w:cs="Aparajita"/>
          <w:highlight w:val="yellow"/>
          <w:rPrChange w:id="553" w:author="Emily Smith-Greenaway" w:date="2020-08-09T16:37:00Z">
            <w:rPr>
              <w:rFonts w:ascii="Aparajita" w:hAnsi="Aparajita" w:cs="Aparajita"/>
            </w:rPr>
          </w:rPrChange>
        </w:rPr>
        <w:t>formal demographic approach to indirectly estimate the prevalence of bereaved mothers</w:t>
      </w:r>
      <w:ins w:id="554" w:author="Emily Smith-Greenaway" w:date="2020-08-10T07:55:00Z">
        <w:r w:rsidR="007C69D0">
          <w:rPr>
            <w:rFonts w:ascii="Aparajita" w:hAnsi="Aparajita" w:cs="Aparajita"/>
            <w:highlight w:val="yellow"/>
          </w:rPr>
          <w:t xml:space="preserve"> in 79 additional countries</w:t>
        </w:r>
      </w:ins>
      <w:ins w:id="555" w:author="Emily Smith-Greenaway" w:date="2020-08-09T22:53:00Z">
        <w:r w:rsidR="00F938EA">
          <w:rPr>
            <w:rFonts w:ascii="Aparajita" w:hAnsi="Aparajita" w:cs="Aparajita"/>
            <w:highlight w:val="yellow"/>
          </w:rPr>
          <w:t>. N</w:t>
        </w:r>
      </w:ins>
      <w:ins w:id="556" w:author="Emily Smith-Greenaway" w:date="2020-08-09T14:39:00Z">
        <w:r w:rsidR="006B754D" w:rsidRPr="000A123F">
          <w:rPr>
            <w:rFonts w:ascii="Aparajita" w:hAnsi="Aparajita" w:cs="Aparajita"/>
            <w:highlight w:val="yellow"/>
            <w:rPrChange w:id="557" w:author="Emily Smith-Greenaway" w:date="2020-08-09T16:37:00Z">
              <w:rPr>
                <w:rFonts w:ascii="Aparajita" w:hAnsi="Aparajita" w:cs="Aparajita"/>
                <w:i/>
                <w:iCs/>
              </w:rPr>
            </w:rPrChange>
          </w:rPr>
          <w:t xml:space="preserve">ot all countries feature recent, nationally-representative surveys </w:t>
        </w:r>
        <w:r w:rsidR="00B7281F" w:rsidRPr="000A123F">
          <w:rPr>
            <w:rFonts w:ascii="Aparajita" w:hAnsi="Aparajita" w:cs="Aparajita"/>
            <w:highlight w:val="yellow"/>
            <w:rPrChange w:id="558" w:author="Emily Smith-Greenaway" w:date="2020-08-09T16:37:00Z">
              <w:rPr>
                <w:rFonts w:ascii="Aparajita" w:hAnsi="Aparajita" w:cs="Aparajita"/>
                <w:i/>
                <w:iCs/>
              </w:rPr>
            </w:rPrChange>
          </w:rPr>
          <w:t>with reproductive information from women</w:t>
        </w:r>
      </w:ins>
      <w:ins w:id="559" w:author="Emily Smith-Greenaway" w:date="2020-08-09T14:40:00Z">
        <w:r w:rsidR="00B7281F" w:rsidRPr="000A123F">
          <w:rPr>
            <w:rFonts w:ascii="Aparajita" w:hAnsi="Aparajita" w:cs="Aparajita"/>
            <w:highlight w:val="yellow"/>
            <w:rPrChange w:id="560" w:author="Emily Smith-Greenaway" w:date="2020-08-09T16:37:00Z">
              <w:rPr>
                <w:rFonts w:ascii="Aparajita" w:hAnsi="Aparajita" w:cs="Aparajita"/>
                <w:i/>
                <w:iCs/>
              </w:rPr>
            </w:rPrChange>
          </w:rPr>
          <w:t xml:space="preserve">; thus, this approach allows us to estimate the prevalence of bereaved mothers by drawing on </w:t>
        </w:r>
        <w:del w:id="561" w:author="MPIDR_D\alburezgutierrez" w:date="2020-08-12T13:17:00Z">
          <w:r w:rsidR="00B7281F" w:rsidRPr="000A123F" w:rsidDel="003B673F">
            <w:rPr>
              <w:rFonts w:ascii="Aparajita" w:hAnsi="Aparajita" w:cs="Aparajita"/>
              <w:highlight w:val="yellow"/>
              <w:rPrChange w:id="562" w:author="Emily Smith-Greenaway" w:date="2020-08-09T16:37:00Z">
                <w:rPr>
                  <w:rFonts w:ascii="Aparajita" w:hAnsi="Aparajita" w:cs="Aparajita"/>
                  <w:i/>
                  <w:iCs/>
                </w:rPr>
              </w:rPrChange>
            </w:rPr>
            <w:delText xml:space="preserve">other, </w:delText>
          </w:r>
        </w:del>
        <w:r w:rsidR="00B7281F" w:rsidRPr="000A123F">
          <w:rPr>
            <w:rFonts w:ascii="Aparajita" w:hAnsi="Aparajita" w:cs="Aparajita"/>
            <w:highlight w:val="yellow"/>
            <w:rPrChange w:id="563" w:author="Emily Smith-Greenaway" w:date="2020-08-09T16:37:00Z">
              <w:rPr>
                <w:rFonts w:ascii="Aparajita" w:hAnsi="Aparajita" w:cs="Aparajita"/>
                <w:i/>
                <w:iCs/>
              </w:rPr>
            </w:rPrChange>
          </w:rPr>
          <w:t>publicly-available</w:t>
        </w:r>
        <w:del w:id="564" w:author="MPIDR_D\alburezgutierrez" w:date="2020-08-12T13:17:00Z">
          <w:r w:rsidR="00B7281F" w:rsidRPr="000A123F" w:rsidDel="001E31D9">
            <w:rPr>
              <w:rFonts w:ascii="Aparajita" w:hAnsi="Aparajita" w:cs="Aparajita"/>
              <w:highlight w:val="yellow"/>
              <w:rPrChange w:id="565" w:author="Emily Smith-Greenaway" w:date="2020-08-09T16:37:00Z">
                <w:rPr>
                  <w:rFonts w:ascii="Aparajita" w:hAnsi="Aparajita" w:cs="Aparajita"/>
                  <w:i/>
                  <w:iCs/>
                </w:rPr>
              </w:rPrChange>
            </w:rPr>
            <w:delText>,</w:delText>
          </w:r>
        </w:del>
        <w:r w:rsidR="00B7281F" w:rsidRPr="000A123F">
          <w:rPr>
            <w:rFonts w:ascii="Aparajita" w:hAnsi="Aparajita" w:cs="Aparajita"/>
            <w:highlight w:val="yellow"/>
            <w:rPrChange w:id="566" w:author="Emily Smith-Greenaway" w:date="2020-08-09T16:37:00Z">
              <w:rPr>
                <w:rFonts w:ascii="Aparajita" w:hAnsi="Aparajita" w:cs="Aparajita"/>
                <w:i/>
                <w:iCs/>
              </w:rPr>
            </w:rPrChange>
          </w:rPr>
          <w:t xml:space="preserve"> demographic data</w:t>
        </w:r>
      </w:ins>
      <w:ins w:id="567" w:author="Emily Smith-Greenaway" w:date="2020-08-09T14:42:00Z">
        <w:r w:rsidR="00B7281F" w:rsidRPr="000A123F">
          <w:rPr>
            <w:rFonts w:ascii="Aparajita" w:hAnsi="Aparajita" w:cs="Aparajita"/>
            <w:highlight w:val="yellow"/>
            <w:rPrChange w:id="568" w:author="Emily Smith-Greenaway" w:date="2020-08-09T16:37:00Z">
              <w:rPr>
                <w:rFonts w:ascii="Aparajita" w:hAnsi="Aparajita" w:cs="Aparajita"/>
                <w:i/>
                <w:iCs/>
              </w:rPr>
            </w:rPrChange>
          </w:rPr>
          <w:t xml:space="preserve"> from the United Nations World Population Prospects</w:t>
        </w:r>
      </w:ins>
      <w:ins w:id="569" w:author="Emily Smith-Greenaway" w:date="2020-08-09T14:39:00Z">
        <w:r w:rsidR="00B7281F" w:rsidRPr="000A123F">
          <w:rPr>
            <w:rFonts w:ascii="Aparajita" w:hAnsi="Aparajita" w:cs="Aparajita"/>
            <w:highlight w:val="yellow"/>
            <w:rPrChange w:id="570" w:author="Emily Smith-Greenaway" w:date="2020-08-09T16:37:00Z">
              <w:rPr>
                <w:rFonts w:ascii="Aparajita" w:hAnsi="Aparajita" w:cs="Aparajita"/>
                <w:i/>
                <w:iCs/>
              </w:rPr>
            </w:rPrChange>
          </w:rPr>
          <w:t>.</w:t>
        </w:r>
      </w:ins>
      <w:ins w:id="571" w:author="Emily Smith-Greenaway" w:date="2020-08-09T14:43:00Z">
        <w:r w:rsidR="00B7281F" w:rsidRPr="003C1011">
          <w:rPr>
            <w:rStyle w:val="FootnoteReference"/>
            <w:highlight w:val="yellow"/>
            <w:rPrChange w:id="572" w:author="Emily Smith-Greenaway" w:date="2020-08-10T07:32:00Z">
              <w:rPr>
                <w:rStyle w:val="FootnoteReference"/>
                <w:rFonts w:ascii="Aparajita" w:hAnsi="Aparajita" w:cs="Aparajita"/>
                <w:i/>
                <w:iCs/>
              </w:rPr>
            </w:rPrChange>
          </w:rPr>
          <w:footnoteReference w:id="7"/>
        </w:r>
      </w:ins>
      <w:ins w:id="587" w:author="Emily Smith-Greenaway" w:date="2020-08-09T14:39:00Z">
        <w:r w:rsidR="00B7281F" w:rsidRPr="000A123F">
          <w:rPr>
            <w:rFonts w:ascii="Aparajita" w:hAnsi="Aparajita" w:cs="Aparajita"/>
            <w:highlight w:val="yellow"/>
            <w:rPrChange w:id="588" w:author="Emily Smith-Greenaway" w:date="2020-08-09T16:37:00Z">
              <w:rPr>
                <w:rFonts w:ascii="Aparajita" w:hAnsi="Aparajita" w:cs="Aparajita"/>
                <w:i/>
                <w:iCs/>
              </w:rPr>
            </w:rPrChange>
          </w:rPr>
          <w:t xml:space="preserve"> </w:t>
        </w:r>
      </w:ins>
      <w:commentRangeStart w:id="589"/>
      <w:ins w:id="590" w:author="Emily Smith-Greenaway" w:date="2020-08-09T15:14:00Z">
        <w:r w:rsidR="00BE62B5" w:rsidRPr="0050243A">
          <w:rPr>
            <w:rFonts w:ascii="Aparajita" w:hAnsi="Aparajita" w:cs="Aparajita"/>
            <w:highlight w:val="yellow"/>
          </w:rPr>
          <w:t>We set all of our indirect estimates to the year 2016</w:t>
        </w:r>
        <w:r w:rsidR="00BE62B5" w:rsidRPr="000A123F">
          <w:rPr>
            <w:rFonts w:ascii="Aparajita" w:hAnsi="Aparajita" w:cs="Aparajita"/>
            <w:highlight w:val="yellow"/>
          </w:rPr>
          <w:t>—the modal year of survey coverage in our data</w:t>
        </w:r>
      </w:ins>
      <w:commentRangeEnd w:id="589"/>
      <w:r w:rsidR="001657AA">
        <w:rPr>
          <w:rStyle w:val="CommentReference"/>
          <w:rFonts w:asciiTheme="minorHAnsi" w:eastAsiaTheme="minorHAnsi" w:hAnsiTheme="minorHAnsi" w:cstheme="minorBidi"/>
        </w:rPr>
        <w:commentReference w:id="589"/>
      </w:r>
      <w:ins w:id="591" w:author="Emily Smith-Greenaway" w:date="2020-08-09T15:14:00Z">
        <w:r w:rsidR="00BE62B5" w:rsidRPr="000A123F">
          <w:rPr>
            <w:rFonts w:ascii="Aparajita" w:hAnsi="Aparajita" w:cs="Aparajita"/>
            <w:highlight w:val="yellow"/>
          </w:rPr>
          <w:t>.</w:t>
        </w:r>
      </w:ins>
      <w:ins w:id="592" w:author="Emily Smith-Greenaway" w:date="2020-08-09T22:53:00Z">
        <w:r w:rsidR="00F938EA">
          <w:rPr>
            <w:rFonts w:ascii="Aparajita" w:hAnsi="Aparajita" w:cs="Aparajita"/>
            <w:highlight w:val="yellow"/>
          </w:rPr>
          <w:t xml:space="preserve"> </w:t>
        </w:r>
      </w:ins>
      <w:ins w:id="593" w:author="MPIDR_D\alburezgutierrez" w:date="2020-08-12T13:19:00Z">
        <w:r w:rsidR="00477CBF">
          <w:rPr>
            <w:rFonts w:ascii="Aparajita" w:hAnsi="Aparajita" w:cs="Aparajita"/>
            <w:highlight w:val="yellow"/>
          </w:rPr>
          <w:t xml:space="preserve">Our indirect estimation method </w:t>
        </w:r>
      </w:ins>
      <w:ins w:id="594" w:author="MPIDR_D\alburezgutierrez" w:date="2020-08-12T13:20:00Z">
        <w:r w:rsidR="00D058F1">
          <w:rPr>
            <w:rFonts w:ascii="Aparajita" w:hAnsi="Aparajita" w:cs="Aparajita"/>
            <w:highlight w:val="yellow"/>
          </w:rPr>
          <w:t xml:space="preserve">(i.e., the </w:t>
        </w:r>
        <w:r w:rsidR="00D058F1" w:rsidRPr="00606BB0">
          <w:rPr>
            <w:rFonts w:ascii="Aparajita" w:hAnsi="Aparajita" w:cs="Aparajita"/>
            <w:highlight w:val="yellow"/>
          </w:rPr>
          <w:t>kin-cohort method</w:t>
        </w:r>
        <w:r w:rsidR="00D058F1">
          <w:rPr>
            <w:rFonts w:ascii="Aparajita" w:hAnsi="Aparajita" w:cs="Aparajita"/>
            <w:highlight w:val="yellow"/>
          </w:rPr>
          <w:t xml:space="preserve">) </w:t>
        </w:r>
      </w:ins>
      <w:ins w:id="595" w:author="MPIDR_D\alburezgutierrez" w:date="2020-08-12T13:18:00Z">
        <w:r w:rsidR="001E31D9" w:rsidRPr="00606BB0">
          <w:rPr>
            <w:rFonts w:ascii="Aparajita" w:hAnsi="Aparajita" w:cs="Aparajita"/>
            <w:highlight w:val="yellow"/>
          </w:rPr>
          <w:t>is an extension to the Goodman-Keyfitz-Pullum kinship equations.</w:t>
        </w:r>
        <w:r w:rsidR="001E31D9" w:rsidRPr="00606BB0">
          <w:rPr>
            <w:rFonts w:ascii="Aparajita" w:hAnsi="Aparajita" w:cs="Aparajita"/>
            <w:highlight w:val="yellow"/>
          </w:rPr>
          <w:fldChar w:fldCharType="begin"/>
        </w:r>
        <w:r w:rsidR="001E31D9" w:rsidRPr="000A123F">
          <w:rPr>
            <w:rFonts w:ascii="Aparajita" w:hAnsi="Aparajita" w:cs="Aparajita"/>
            <w:highlight w:val="yellow"/>
          </w:rPr>
          <w:instrText xml:space="preserve"> ADDIN ZOTERO_ITEM CSL_CITATION {"citationID":"9cCLoUvu","properties":{"formattedCitation":"\\super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1E31D9" w:rsidRPr="00606BB0">
          <w:rPr>
            <w:rFonts w:ascii="Aparajita" w:hAnsi="Aparajita" w:cs="Aparajita"/>
            <w:highlight w:val="yellow"/>
          </w:rPr>
          <w:fldChar w:fldCharType="separate"/>
        </w:r>
        <w:r w:rsidR="001E31D9" w:rsidRPr="00606BB0">
          <w:rPr>
            <w:rFonts w:ascii="Aparajita" w:hAnsi="Aparajita" w:cs="Aparajita"/>
            <w:highlight w:val="yellow"/>
            <w:vertAlign w:val="superscript"/>
          </w:rPr>
          <w:t>15</w:t>
        </w:r>
        <w:r w:rsidR="001E31D9" w:rsidRPr="00606BB0">
          <w:rPr>
            <w:rFonts w:ascii="Aparajita" w:hAnsi="Aparajita" w:cs="Aparajita"/>
            <w:highlight w:val="yellow"/>
          </w:rPr>
          <w:fldChar w:fldCharType="end"/>
        </w:r>
      </w:ins>
      <w:ins w:id="596" w:author="MPIDR_D\alburezgutierrez" w:date="2020-08-12T13:20:00Z">
        <w:r w:rsidR="00845001">
          <w:rPr>
            <w:rFonts w:ascii="Aparajita" w:hAnsi="Aparajita" w:cs="Aparajita"/>
            <w:highlight w:val="yellow"/>
          </w:rPr>
          <w:t xml:space="preserve"> </w:t>
        </w:r>
      </w:ins>
      <w:ins w:id="597" w:author="MPIDR_D\alburezgutierrez" w:date="2020-08-12T13:42:00Z">
        <w:r w:rsidR="008D230A">
          <w:rPr>
            <w:rFonts w:ascii="Aparajita" w:hAnsi="Aparajita" w:cs="Aparajita"/>
            <w:highlight w:val="yellow"/>
          </w:rPr>
          <w:t xml:space="preserve">Our </w:t>
        </w:r>
      </w:ins>
      <w:ins w:id="598" w:author="MPIDR_D\alburezgutierrez" w:date="2020-08-12T13:22:00Z">
        <w:r w:rsidR="008616D4">
          <w:rPr>
            <w:rFonts w:ascii="Aparajita" w:hAnsi="Aparajita" w:cs="Aparajita"/>
            <w:highlight w:val="yellow"/>
          </w:rPr>
          <w:t xml:space="preserve">analytical </w:t>
        </w:r>
      </w:ins>
      <w:ins w:id="599" w:author="MPIDR_D\alburezgutierrez" w:date="2020-08-12T13:23:00Z">
        <w:r w:rsidR="004D2E3F">
          <w:rPr>
            <w:rFonts w:ascii="Aparajita" w:hAnsi="Aparajita" w:cs="Aparajita"/>
            <w:highlight w:val="yellow"/>
          </w:rPr>
          <w:t xml:space="preserve">approach </w:t>
        </w:r>
      </w:ins>
      <w:ins w:id="600" w:author="MPIDR_D\alburezgutierrez" w:date="2020-08-12T13:22:00Z">
        <w:r w:rsidR="00C42B98">
          <w:rPr>
            <w:rFonts w:ascii="Aparajita" w:hAnsi="Aparajita" w:cs="Aparajita"/>
            <w:highlight w:val="yellow"/>
          </w:rPr>
          <w:t>combin</w:t>
        </w:r>
      </w:ins>
      <w:ins w:id="601" w:author="MPIDR_D\alburezgutierrez" w:date="2020-08-12T13:23:00Z">
        <w:r w:rsidR="00C42B98">
          <w:rPr>
            <w:rFonts w:ascii="Aparajita" w:hAnsi="Aparajita" w:cs="Aparajita"/>
            <w:highlight w:val="yellow"/>
          </w:rPr>
          <w:t>es</w:t>
        </w:r>
      </w:ins>
      <w:ins w:id="602" w:author="MPIDR_D\alburezgutierrez" w:date="2020-08-12T13:22:00Z">
        <w:r w:rsidR="001C4F58">
          <w:rPr>
            <w:rFonts w:ascii="Aparajita" w:hAnsi="Aparajita" w:cs="Aparajita"/>
            <w:highlight w:val="yellow"/>
          </w:rPr>
          <w:t xml:space="preserve"> </w:t>
        </w:r>
        <w:r w:rsidR="00C42B98">
          <w:rPr>
            <w:rFonts w:ascii="Aparajita" w:hAnsi="Aparajita" w:cs="Aparajita"/>
            <w:highlight w:val="yellow"/>
          </w:rPr>
          <w:t xml:space="preserve">formal kinship relationships </w:t>
        </w:r>
      </w:ins>
      <w:ins w:id="603" w:author="MPIDR_D\alburezgutierrez" w:date="2020-08-12T13:23:00Z">
        <w:r w:rsidR="00C42B98">
          <w:rPr>
            <w:rFonts w:ascii="Aparajita" w:hAnsi="Aparajita" w:cs="Aparajita"/>
            <w:highlight w:val="yellow"/>
          </w:rPr>
          <w:t xml:space="preserve">from mathematical demography with </w:t>
        </w:r>
      </w:ins>
      <w:ins w:id="604" w:author="MPIDR_D\alburezgutierrez" w:date="2020-08-12T13:22:00Z">
        <w:r w:rsidR="00C42B98">
          <w:rPr>
            <w:rFonts w:ascii="Aparajita" w:hAnsi="Aparajita" w:cs="Aparajita"/>
            <w:highlight w:val="yellow"/>
          </w:rPr>
          <w:t xml:space="preserve">life table methods. </w:t>
        </w:r>
      </w:ins>
      <w:ins w:id="605" w:author="MPIDR_D\alburezgutierrez" w:date="2020-08-12T13:42:00Z">
        <w:r w:rsidR="0006435B">
          <w:rPr>
            <w:rFonts w:ascii="Aparajita" w:hAnsi="Aparajita" w:cs="Aparajita"/>
            <w:highlight w:val="yellow"/>
          </w:rPr>
          <w:t xml:space="preserve">It </w:t>
        </w:r>
      </w:ins>
      <w:ins w:id="606" w:author="MPIDR_D\alburezgutierrez" w:date="2020-08-12T13:24:00Z">
        <w:r w:rsidR="00E864FC">
          <w:rPr>
            <w:rFonts w:ascii="Aparajita" w:hAnsi="Aparajita" w:cs="Aparajita"/>
            <w:highlight w:val="yellow"/>
          </w:rPr>
          <w:t xml:space="preserve">takes </w:t>
        </w:r>
        <w:r w:rsidR="00E864FC">
          <w:rPr>
            <w:rFonts w:ascii="Aparajita" w:eastAsiaTheme="minorEastAsia" w:hAnsi="Aparajita" w:cs="Aparajita"/>
            <w:highlight w:val="yellow"/>
          </w:rPr>
          <w:t>single-year</w:t>
        </w:r>
      </w:ins>
      <w:ins w:id="607" w:author="MPIDR_D\alburezgutierrez" w:date="2020-08-12T13:25:00Z">
        <w:r w:rsidR="00DB3F95">
          <w:rPr>
            <w:rFonts w:ascii="Aparajita" w:eastAsiaTheme="minorEastAsia" w:hAnsi="Aparajita" w:cs="Aparajita"/>
            <w:highlight w:val="yellow"/>
          </w:rPr>
          <w:t xml:space="preserve"> </w:t>
        </w:r>
        <w:r w:rsidR="00DB3F95" w:rsidRPr="00606BB0">
          <w:rPr>
            <w:rFonts w:ascii="Aparajita" w:hAnsi="Aparajita" w:cs="Aparajita"/>
            <w:highlight w:val="yellow"/>
          </w:rPr>
          <w:t xml:space="preserve">country-level </w:t>
        </w:r>
        <w:r w:rsidR="00DB3F95">
          <w:rPr>
            <w:rFonts w:ascii="Aparajita" w:hAnsi="Aparajita" w:cs="Aparajita"/>
            <w:highlight w:val="yellow"/>
          </w:rPr>
          <w:t xml:space="preserve">cohort </w:t>
        </w:r>
      </w:ins>
      <w:ins w:id="608" w:author="MPIDR_D\alburezgutierrez" w:date="2020-08-12T13:24:00Z">
        <w:r w:rsidR="00E864FC" w:rsidRPr="00606BB0">
          <w:rPr>
            <w:rFonts w:ascii="Aparajita" w:eastAsiaTheme="minorEastAsia" w:hAnsi="Aparajita" w:cs="Aparajita"/>
            <w:highlight w:val="yellow"/>
          </w:rPr>
          <w:t xml:space="preserve">age-specific </w:t>
        </w:r>
      </w:ins>
      <w:ins w:id="609" w:author="MPIDR_D\alburezgutierrez" w:date="2020-08-12T13:25:00Z">
        <w:r w:rsidR="00DB3F95" w:rsidRPr="00606BB0">
          <w:rPr>
            <w:rFonts w:ascii="Aparajita" w:hAnsi="Aparajita" w:cs="Aparajita"/>
            <w:highlight w:val="yellow"/>
          </w:rPr>
          <w:t>mortality and fertility rates</w:t>
        </w:r>
        <w:r w:rsidR="00DB3F95" w:rsidRPr="00606BB0">
          <w:rPr>
            <w:rFonts w:ascii="Aparajita" w:eastAsiaTheme="minorEastAsia" w:hAnsi="Aparajita" w:cs="Aparajita"/>
            <w:highlight w:val="yellow"/>
          </w:rPr>
          <w:t xml:space="preserve"> </w:t>
        </w:r>
      </w:ins>
      <w:ins w:id="610" w:author="MPIDR_D\alburezgutierrez" w:date="2020-08-12T13:24:00Z">
        <w:r w:rsidR="00DB3F95">
          <w:rPr>
            <w:rFonts w:ascii="Aparajita" w:eastAsiaTheme="minorEastAsia" w:hAnsi="Aparajita" w:cs="Aparajita"/>
            <w:highlight w:val="yellow"/>
          </w:rPr>
          <w:t xml:space="preserve">as input (which we </w:t>
        </w:r>
        <w:r w:rsidR="00DB3F95">
          <w:rPr>
            <w:rFonts w:ascii="Aparajita" w:eastAsiaTheme="minorEastAsia" w:hAnsi="Aparajita" w:cs="Aparajita"/>
            <w:highlight w:val="yellow"/>
          </w:rPr>
          <w:lastRenderedPageBreak/>
          <w:t xml:space="preserve">approximate from the </w:t>
        </w:r>
        <w:r w:rsidR="00DB3F95" w:rsidRPr="00606BB0">
          <w:rPr>
            <w:rFonts w:ascii="Aparajita" w:eastAsiaTheme="minorEastAsia" w:hAnsi="Aparajita" w:cs="Aparajita"/>
            <w:highlight w:val="yellow"/>
          </w:rPr>
          <w:t>available period rates</w:t>
        </w:r>
        <w:r w:rsidR="00DB3F95">
          <w:rPr>
            <w:rFonts w:ascii="Aparajita" w:eastAsiaTheme="minorEastAsia" w:hAnsi="Aparajita" w:cs="Aparajita"/>
            <w:highlight w:val="yellow"/>
          </w:rPr>
          <w:t xml:space="preserve"> in the UNWPP data) and returns </w:t>
        </w:r>
      </w:ins>
      <w:ins w:id="611" w:author="MPIDR_D\alburezgutierrez" w:date="2020-08-12T13:26:00Z">
        <w:r w:rsidR="00233126">
          <w:rPr>
            <w:rFonts w:ascii="Aparajita" w:eastAsiaTheme="minorEastAsia" w:hAnsi="Aparajita" w:cs="Aparajita"/>
            <w:highlight w:val="yellow"/>
          </w:rPr>
          <w:t xml:space="preserve">estimates that are comparable with the survey estimates. </w:t>
        </w:r>
      </w:ins>
      <w:ins w:id="612" w:author="MPIDR_D\alburezgutierrez" w:date="2020-08-12T13:43:00Z">
        <w:r w:rsidR="00E45644">
          <w:rPr>
            <w:rFonts w:ascii="Aparajita" w:eastAsiaTheme="minorEastAsia" w:hAnsi="Aparajita" w:cs="Aparajita"/>
            <w:highlight w:val="yellow"/>
          </w:rPr>
          <w:t xml:space="preserve">The kin-cohort method </w:t>
        </w:r>
      </w:ins>
      <w:bookmarkStart w:id="613" w:name="_GoBack"/>
      <w:bookmarkEnd w:id="613"/>
      <w:ins w:id="614" w:author="MPIDR_D\alburezgutierrez" w:date="2020-08-12T13:27:00Z">
        <w:r w:rsidR="00016858">
          <w:rPr>
            <w:rFonts w:ascii="Aparajita" w:eastAsiaTheme="minorEastAsia" w:hAnsi="Aparajita" w:cs="Aparajita"/>
            <w:highlight w:val="yellow"/>
          </w:rPr>
          <w:t xml:space="preserve">proceeds in </w:t>
        </w:r>
      </w:ins>
      <w:ins w:id="615" w:author="MPIDR_D\alburezgutierrez" w:date="2020-08-12T13:36:00Z">
        <w:r w:rsidR="00747667">
          <w:rPr>
            <w:rFonts w:ascii="Aparajita" w:eastAsiaTheme="minorEastAsia" w:hAnsi="Aparajita" w:cs="Aparajita"/>
            <w:highlight w:val="yellow"/>
          </w:rPr>
          <w:t xml:space="preserve">three </w:t>
        </w:r>
      </w:ins>
      <w:ins w:id="616" w:author="MPIDR_D\alburezgutierrez" w:date="2020-08-12T13:27:00Z">
        <w:r w:rsidR="00016858">
          <w:rPr>
            <w:rFonts w:ascii="Aparajita" w:eastAsiaTheme="minorEastAsia" w:hAnsi="Aparajita" w:cs="Aparajita"/>
            <w:highlight w:val="yellow"/>
          </w:rPr>
          <w:t xml:space="preserve">steps. </w:t>
        </w:r>
      </w:ins>
      <w:ins w:id="617" w:author="MPIDR_D\alburezgutierrez" w:date="2020-08-12T13:34:00Z">
        <w:r w:rsidR="00055A2D">
          <w:rPr>
            <w:rFonts w:ascii="Aparajita" w:eastAsiaTheme="minorEastAsia" w:hAnsi="Aparajita" w:cs="Aparajita"/>
            <w:highlight w:val="yellow"/>
          </w:rPr>
          <w:t>First</w:t>
        </w:r>
      </w:ins>
      <w:ins w:id="618" w:author="MPIDR_D\alburezgutierrez" w:date="2020-08-12T13:27:00Z">
        <w:r w:rsidR="00016858">
          <w:rPr>
            <w:rFonts w:ascii="Aparajita" w:eastAsiaTheme="minorEastAsia" w:hAnsi="Aparajita" w:cs="Aparajita"/>
            <w:highlight w:val="yellow"/>
          </w:rPr>
          <w:t xml:space="preserve">, we </w:t>
        </w:r>
      </w:ins>
      <w:ins w:id="619" w:author="MPIDR_D\alburezgutierrez" w:date="2020-08-12T13:29:00Z">
        <w:r w:rsidR="00016858">
          <w:rPr>
            <w:rFonts w:ascii="Aparajita" w:eastAsiaTheme="minorEastAsia" w:hAnsi="Aparajita" w:cs="Aparajita"/>
            <w:highlight w:val="yellow"/>
          </w:rPr>
          <w:t xml:space="preserve">use kinship equations to </w:t>
        </w:r>
      </w:ins>
      <w:ins w:id="620" w:author="MPIDR_D\alburezgutierrez" w:date="2020-08-12T13:31:00Z">
        <w:r w:rsidR="008649AB">
          <w:rPr>
            <w:rFonts w:ascii="Aparajita" w:eastAsiaTheme="minorEastAsia" w:hAnsi="Aparajita" w:cs="Aparajita"/>
            <w:highlight w:val="yellow"/>
          </w:rPr>
          <w:t>determine</w:t>
        </w:r>
      </w:ins>
      <w:ins w:id="621" w:author="MPIDR_D\alburezgutierrez" w:date="2020-08-12T13:27:00Z">
        <w:r w:rsidR="00016858">
          <w:rPr>
            <w:rFonts w:ascii="Aparajita" w:eastAsiaTheme="minorEastAsia" w:hAnsi="Aparajita" w:cs="Aparajita"/>
            <w:highlight w:val="yellow"/>
          </w:rPr>
          <w:t xml:space="preserve"> the </w:t>
        </w:r>
      </w:ins>
      <w:ins w:id="622" w:author="MPIDR_D\alburezgutierrez" w:date="2020-08-12T13:30:00Z">
        <w:r w:rsidR="00B429A8" w:rsidRPr="00B429A8">
          <w:rPr>
            <w:rFonts w:ascii="Aparajita" w:eastAsiaTheme="minorEastAsia" w:hAnsi="Aparajita" w:cs="Aparajita"/>
          </w:rPr>
          <w:t>age-specific probability that an average woman will experience the death of a</w:t>
        </w:r>
        <w:r w:rsidR="00852F9A">
          <w:rPr>
            <w:rFonts w:ascii="Aparajita" w:eastAsiaTheme="minorEastAsia" w:hAnsi="Aparajita" w:cs="Aparajita"/>
          </w:rPr>
          <w:t>n</w:t>
        </w:r>
      </w:ins>
      <w:ins w:id="623" w:author="MPIDR_D\alburezgutierrez" w:date="2020-08-12T13:27:00Z">
        <w:r w:rsidR="00016858" w:rsidRPr="00016858">
          <w:rPr>
            <w:rFonts w:ascii="Aparajita" w:eastAsiaTheme="minorEastAsia" w:hAnsi="Aparajita" w:cs="Aparajita"/>
          </w:rPr>
          <w:t xml:space="preserve"> infant, child, </w:t>
        </w:r>
      </w:ins>
      <w:ins w:id="624" w:author="MPIDR_D\alburezgutierrez" w:date="2020-08-12T13:30:00Z">
        <w:r w:rsidR="00852F9A">
          <w:rPr>
            <w:rFonts w:ascii="Aparajita" w:eastAsiaTheme="minorEastAsia" w:hAnsi="Aparajita" w:cs="Aparajita"/>
          </w:rPr>
          <w:t xml:space="preserve">or </w:t>
        </w:r>
      </w:ins>
      <w:ins w:id="625" w:author="MPIDR_D\alburezgutierrez" w:date="2020-08-12T13:27:00Z">
        <w:r w:rsidR="00016858" w:rsidRPr="00016858">
          <w:rPr>
            <w:rFonts w:ascii="Aparajita" w:eastAsiaTheme="minorEastAsia" w:hAnsi="Aparajita" w:cs="Aparajita"/>
          </w:rPr>
          <w:t>offspring deaths</w:t>
        </w:r>
      </w:ins>
      <w:del w:id="626" w:author="MPIDR_D\alburezgutierrez" w:date="2020-08-12T13:25:00Z">
        <w:r w:rsidRPr="000A123F" w:rsidDel="002A4864">
          <w:rPr>
            <w:rFonts w:ascii="Aparajita" w:hAnsi="Aparajita" w:cs="Aparajita"/>
            <w:highlight w:val="yellow"/>
            <w:rPrChange w:id="627" w:author="Emily Smith-Greenaway" w:date="2020-08-09T16:37:00Z">
              <w:rPr>
                <w:rFonts w:ascii="Aparajita" w:hAnsi="Aparajita" w:cs="Aparajita"/>
              </w:rPr>
            </w:rPrChange>
          </w:rPr>
          <w:delText xml:space="preserve">. </w:delText>
        </w:r>
      </w:del>
      <w:del w:id="628" w:author="MPIDR_D\alburezgutierrez" w:date="2020-08-12T13:18:00Z">
        <w:r w:rsidRPr="000A123F" w:rsidDel="001E31D9">
          <w:rPr>
            <w:rFonts w:ascii="Aparajita" w:hAnsi="Aparajita" w:cs="Aparajita"/>
            <w:highlight w:val="yellow"/>
            <w:rPrChange w:id="629" w:author="Emily Smith-Greenaway" w:date="2020-08-09T16:37:00Z">
              <w:rPr>
                <w:rFonts w:ascii="Aparajita" w:hAnsi="Aparajita" w:cs="Aparajita"/>
              </w:rPr>
            </w:rPrChange>
          </w:rPr>
          <w:delText>We refer to the approach as the kin-cohort method, as it relies on kinship equations and cohort reconstructions. Because recent, reproductive-history surveys are not available worldwide, we developed an indirect approach for calculating the mIM, mU5M, and mOM from</w:delText>
        </w:r>
      </w:del>
      <w:ins w:id="630" w:author="Emily Smith-Greenaway" w:date="2020-08-09T14:41:00Z">
        <w:del w:id="631" w:author="MPIDR_D\alburezgutierrez" w:date="2020-08-12T13:18:00Z">
          <w:r w:rsidR="00B7281F" w:rsidRPr="000A123F" w:rsidDel="001E31D9">
            <w:rPr>
              <w:rFonts w:ascii="Aparajita" w:hAnsi="Aparajita" w:cs="Aparajita"/>
              <w:highlight w:val="yellow"/>
              <w:rPrChange w:id="632" w:author="Emily Smith-Greenaway" w:date="2020-08-09T16:37:00Z">
                <w:rPr>
                  <w:rFonts w:ascii="Aparajita" w:hAnsi="Aparajita" w:cs="Aparajita"/>
                  <w:i/>
                  <w:iCs/>
                </w:rPr>
              </w:rPrChange>
            </w:rPr>
            <w:delText xml:space="preserve"> using</w:delText>
          </w:r>
        </w:del>
      </w:ins>
      <w:del w:id="633" w:author="MPIDR_D\alburezgutierrez" w:date="2020-08-12T13:18:00Z">
        <w:r w:rsidRPr="000A123F" w:rsidDel="001E31D9">
          <w:rPr>
            <w:rFonts w:ascii="Aparajita" w:hAnsi="Aparajita" w:cs="Aparajita"/>
            <w:highlight w:val="yellow"/>
            <w:rPrChange w:id="634" w:author="Emily Smith-Greenaway" w:date="2020-08-09T16:37:00Z">
              <w:rPr>
                <w:rFonts w:ascii="Aparajita" w:hAnsi="Aparajita" w:cs="Aparajita"/>
              </w:rPr>
            </w:rPrChange>
          </w:rPr>
          <w:delText xml:space="preserve"> country-level period mortality and fertility rates.</w:delText>
        </w:r>
        <w:commentRangeStart w:id="635"/>
        <w:r w:rsidRPr="000A123F" w:rsidDel="001E31D9">
          <w:rPr>
            <w:rFonts w:ascii="Aparajita" w:hAnsi="Aparajita" w:cs="Aparajita"/>
            <w:highlight w:val="yellow"/>
            <w:rPrChange w:id="636" w:author="Emily Smith-Greenaway" w:date="2020-08-09T16:37:00Z">
              <w:rPr>
                <w:rFonts w:ascii="Aparajita" w:hAnsi="Aparajita" w:cs="Aparajita"/>
              </w:rPr>
            </w:rPrChange>
          </w:rPr>
          <w:fldChar w:fldCharType="begin"/>
        </w:r>
        <w:r w:rsidRPr="000A123F" w:rsidDel="001E31D9">
          <w:rPr>
            <w:rFonts w:ascii="Aparajita" w:hAnsi="Aparajita" w:cs="Aparajita"/>
            <w:highlight w:val="yellow"/>
            <w:rPrChange w:id="637" w:author="Emily Smith-Greenaway" w:date="2020-08-09T16:37:00Z">
              <w:rPr>
                <w:rFonts w:ascii="Aparajita" w:hAnsi="Aparajita" w:cs="Aparajita"/>
              </w:rPr>
            </w:rPrChange>
          </w:rPr>
          <w:delInstrText xml:space="preserve"> ADDIN ZOTERO_ITEM CSL_CITATION {"citationID":"5hIWUqSq","properties":{"formattedCitation":"\\super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delInstrText>
        </w:r>
        <w:r w:rsidRPr="000A123F" w:rsidDel="001E31D9">
          <w:rPr>
            <w:rFonts w:ascii="Aparajita" w:hAnsi="Aparajita" w:cs="Aparajita"/>
            <w:highlight w:val="yellow"/>
            <w:rPrChange w:id="638" w:author="Emily Smith-Greenaway" w:date="2020-08-09T16:37:00Z">
              <w:rPr>
                <w:rFonts w:ascii="Aparajita" w:hAnsi="Aparajita" w:cs="Aparajita"/>
              </w:rPr>
            </w:rPrChange>
          </w:rPr>
          <w:fldChar w:fldCharType="separate"/>
        </w:r>
        <w:r w:rsidRPr="000A123F" w:rsidDel="001E31D9">
          <w:rPr>
            <w:rFonts w:ascii="Aparajita" w:hAnsi="Aparajita" w:cs="Aparajita"/>
            <w:highlight w:val="yellow"/>
            <w:vertAlign w:val="superscript"/>
            <w:rPrChange w:id="639" w:author="Emily Smith-Greenaway" w:date="2020-08-09T16:37:00Z">
              <w:rPr>
                <w:rFonts w:ascii="Aparajita" w:hAnsi="Aparajita" w:cs="Aparajita"/>
                <w:vertAlign w:val="superscript"/>
              </w:rPr>
            </w:rPrChange>
          </w:rPr>
          <w:delText>4</w:delText>
        </w:r>
        <w:r w:rsidRPr="000A123F" w:rsidDel="001E31D9">
          <w:rPr>
            <w:rFonts w:ascii="Aparajita" w:hAnsi="Aparajita" w:cs="Aparajita"/>
            <w:highlight w:val="yellow"/>
            <w:rPrChange w:id="640" w:author="Emily Smith-Greenaway" w:date="2020-08-09T16:37:00Z">
              <w:rPr>
                <w:rFonts w:ascii="Aparajita" w:hAnsi="Aparajita" w:cs="Aparajita"/>
              </w:rPr>
            </w:rPrChange>
          </w:rPr>
          <w:fldChar w:fldCharType="end"/>
        </w:r>
        <w:commentRangeEnd w:id="635"/>
        <w:r w:rsidR="003B2452" w:rsidDel="001E31D9">
          <w:rPr>
            <w:rStyle w:val="CommentReference"/>
            <w:rFonts w:asciiTheme="minorHAnsi" w:eastAsiaTheme="minorHAnsi" w:hAnsiTheme="minorHAnsi" w:cstheme="minorBidi"/>
          </w:rPr>
          <w:commentReference w:id="635"/>
        </w:r>
        <w:r w:rsidRPr="000A123F" w:rsidDel="001E31D9">
          <w:rPr>
            <w:rFonts w:ascii="Aparajita" w:hAnsi="Aparajita" w:cs="Aparajita"/>
            <w:highlight w:val="yellow"/>
            <w:rPrChange w:id="641" w:author="Emily Smith-Greenaway" w:date="2020-08-09T16:37:00Z">
              <w:rPr>
                <w:rFonts w:ascii="Aparajita" w:hAnsi="Aparajita" w:cs="Aparajita"/>
              </w:rPr>
            </w:rPrChange>
          </w:rPr>
          <w:delText xml:space="preserve"> This kin-cohort method is an extension to the Goodman-Keyfitz-Pullum kinship equations (GKP equations).</w:delText>
        </w:r>
        <w:r w:rsidRPr="000A123F" w:rsidDel="001E31D9">
          <w:rPr>
            <w:rFonts w:ascii="Aparajita" w:hAnsi="Aparajita" w:cs="Aparajita"/>
            <w:highlight w:val="yellow"/>
            <w:rPrChange w:id="642" w:author="Emily Smith-Greenaway" w:date="2020-08-09T16:37:00Z">
              <w:rPr>
                <w:rFonts w:ascii="Aparajita" w:hAnsi="Aparajita" w:cs="Aparajita"/>
              </w:rPr>
            </w:rPrChange>
          </w:rPr>
          <w:fldChar w:fldCharType="begin"/>
        </w:r>
        <w:r w:rsidR="007E564F" w:rsidRPr="000A123F" w:rsidDel="001E31D9">
          <w:rPr>
            <w:rFonts w:ascii="Aparajita" w:hAnsi="Aparajita" w:cs="Aparajita"/>
            <w:highlight w:val="yellow"/>
          </w:rPr>
          <w:delInstrText xml:space="preserve"> ADDIN ZOTERO_ITEM CSL_CITATION {"citationID":"9cCLoUvu","properties":{"formattedCitation":"\\super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delInstrText>
        </w:r>
        <w:r w:rsidRPr="000A123F" w:rsidDel="001E31D9">
          <w:rPr>
            <w:rFonts w:ascii="Aparajita" w:hAnsi="Aparajita" w:cs="Aparajita"/>
            <w:highlight w:val="yellow"/>
            <w:rPrChange w:id="643" w:author="Emily Smith-Greenaway" w:date="2020-08-09T16:37:00Z">
              <w:rPr>
                <w:rFonts w:ascii="Aparajita" w:hAnsi="Aparajita" w:cs="Aparajita"/>
              </w:rPr>
            </w:rPrChange>
          </w:rPr>
          <w:fldChar w:fldCharType="separate"/>
        </w:r>
        <w:r w:rsidR="007E564F" w:rsidRPr="000A123F" w:rsidDel="001E31D9">
          <w:rPr>
            <w:rFonts w:ascii="Aparajita" w:hAnsi="Aparajita" w:cs="Aparajita"/>
            <w:highlight w:val="yellow"/>
            <w:vertAlign w:val="superscript"/>
            <w:rPrChange w:id="644" w:author="Emily Smith-Greenaway" w:date="2020-08-09T16:37:00Z">
              <w:rPr>
                <w:rFonts w:ascii="Aparajita" w:hAnsi="Aparajita" w:cs="Aparajita"/>
                <w:vertAlign w:val="superscript"/>
              </w:rPr>
            </w:rPrChange>
          </w:rPr>
          <w:delText>15</w:delText>
        </w:r>
        <w:r w:rsidRPr="000A123F" w:rsidDel="001E31D9">
          <w:rPr>
            <w:rFonts w:ascii="Aparajita" w:hAnsi="Aparajita" w:cs="Aparajita"/>
            <w:highlight w:val="yellow"/>
            <w:rPrChange w:id="645" w:author="Emily Smith-Greenaway" w:date="2020-08-09T16:37:00Z">
              <w:rPr>
                <w:rFonts w:ascii="Aparajita" w:hAnsi="Aparajita" w:cs="Aparajita"/>
              </w:rPr>
            </w:rPrChange>
          </w:rPr>
          <w:fldChar w:fldCharType="end"/>
        </w:r>
        <w:r w:rsidRPr="000A123F" w:rsidDel="001E31D9">
          <w:rPr>
            <w:rFonts w:ascii="Aparajita" w:hAnsi="Aparajita" w:cs="Aparajita"/>
            <w:highlight w:val="yellow"/>
            <w:rPrChange w:id="646" w:author="Emily Smith-Greenaway" w:date="2020-08-09T16:37:00Z">
              <w:rPr>
                <w:rFonts w:ascii="Aparajita" w:hAnsi="Aparajita" w:cs="Aparajita"/>
              </w:rPr>
            </w:rPrChange>
          </w:rPr>
          <w:delText xml:space="preserve"> </w:delText>
        </w:r>
      </w:del>
      <w:commentRangeStart w:id="647"/>
      <w:commentRangeStart w:id="648"/>
      <w:del w:id="649" w:author="MPIDR_D\alburezgutierrez" w:date="2020-08-12T13:25:00Z">
        <w:r w:rsidRPr="000A123F" w:rsidDel="002A4864">
          <w:rPr>
            <w:rFonts w:ascii="Aparajita" w:eastAsiaTheme="minorEastAsia" w:hAnsi="Aparajita" w:cs="Aparajita"/>
            <w:highlight w:val="yellow"/>
            <w:rPrChange w:id="650" w:author="Emily Smith-Greenaway" w:date="2020-08-09T16:37:00Z">
              <w:rPr>
                <w:rFonts w:ascii="Aparajita" w:eastAsiaTheme="minorEastAsia" w:hAnsi="Aparajita" w:cs="Aparajita"/>
              </w:rPr>
            </w:rPrChange>
          </w:rPr>
          <w:delText>We use country-specific period life-tables and age-specific fertility rates from the United Nations World Population Prospects (UN WPP, historical and projected rates for the 1950-2100 years)</w:delText>
        </w:r>
        <w:commentRangeEnd w:id="647"/>
        <w:r w:rsidRPr="000A123F" w:rsidDel="002A4864">
          <w:rPr>
            <w:rStyle w:val="CommentReference"/>
            <w:rFonts w:asciiTheme="minorHAnsi" w:eastAsiaTheme="minorHAnsi" w:hAnsiTheme="minorHAnsi" w:cstheme="minorBidi"/>
            <w:highlight w:val="yellow"/>
            <w:rPrChange w:id="651" w:author="Emily Smith-Greenaway" w:date="2020-08-09T16:37:00Z">
              <w:rPr>
                <w:rStyle w:val="CommentReference"/>
                <w:rFonts w:asciiTheme="minorHAnsi" w:eastAsiaTheme="minorHAnsi" w:hAnsiTheme="minorHAnsi" w:cstheme="minorBidi"/>
              </w:rPr>
            </w:rPrChange>
          </w:rPr>
          <w:commentReference w:id="647"/>
        </w:r>
        <w:commentRangeEnd w:id="648"/>
        <w:r w:rsidRPr="000A123F" w:rsidDel="002A4864">
          <w:rPr>
            <w:rStyle w:val="CommentReference"/>
            <w:rFonts w:asciiTheme="minorHAnsi" w:eastAsiaTheme="minorHAnsi" w:hAnsiTheme="minorHAnsi" w:cstheme="minorBidi"/>
            <w:highlight w:val="yellow"/>
            <w:rPrChange w:id="652" w:author="Emily Smith-Greenaway" w:date="2020-08-09T16:37:00Z">
              <w:rPr>
                <w:rStyle w:val="CommentReference"/>
                <w:rFonts w:asciiTheme="minorHAnsi" w:eastAsiaTheme="minorHAnsi" w:hAnsiTheme="minorHAnsi" w:cstheme="minorBidi"/>
              </w:rPr>
            </w:rPrChange>
          </w:rPr>
          <w:commentReference w:id="648"/>
        </w:r>
        <w:r w:rsidRPr="000A123F" w:rsidDel="002A4864">
          <w:rPr>
            <w:rFonts w:ascii="Aparajita" w:eastAsiaTheme="minorEastAsia" w:hAnsi="Aparajita" w:cs="Aparajita"/>
            <w:highlight w:val="yellow"/>
            <w:rPrChange w:id="653" w:author="Emily Smith-Greenaway" w:date="2020-08-09T16:37:00Z">
              <w:rPr>
                <w:rFonts w:ascii="Aparajita" w:eastAsiaTheme="minorEastAsia" w:hAnsi="Aparajita" w:cs="Aparajita"/>
              </w:rPr>
            </w:rPrChange>
          </w:rPr>
          <w:delText>.</w:delText>
        </w:r>
        <w:r w:rsidRPr="003C1011" w:rsidDel="002A4864">
          <w:rPr>
            <w:rStyle w:val="FootnoteReference"/>
            <w:rFonts w:eastAsiaTheme="minorEastAsia"/>
            <w:highlight w:val="yellow"/>
            <w:rPrChange w:id="654" w:author="Emily Smith-Greenaway" w:date="2020-08-10T07:32:00Z">
              <w:rPr>
                <w:rStyle w:val="FootnoteReference"/>
                <w:rFonts w:ascii="Aparajita" w:eastAsiaTheme="minorEastAsia" w:hAnsi="Aparajita" w:cs="Aparajita"/>
              </w:rPr>
            </w:rPrChange>
          </w:rPr>
          <w:footnoteReference w:id="8"/>
        </w:r>
        <w:r w:rsidRPr="000A123F" w:rsidDel="002A4864">
          <w:rPr>
            <w:rFonts w:ascii="Aparajita" w:eastAsiaTheme="minorEastAsia" w:hAnsi="Aparajita" w:cs="Aparajita"/>
            <w:highlight w:val="yellow"/>
            <w:rPrChange w:id="660" w:author="Emily Smith-Greenaway" w:date="2020-08-09T16:37:00Z">
              <w:rPr>
                <w:rFonts w:ascii="Aparajita" w:eastAsiaTheme="minorEastAsia" w:hAnsi="Aparajita" w:cs="Aparajita"/>
              </w:rPr>
            </w:rPrChange>
          </w:rPr>
          <w:delText xml:space="preserve"> </w:delText>
        </w:r>
      </w:del>
      <w:del w:id="661" w:author="MPIDR_D\alburezgutierrez" w:date="2020-08-12T13:19:00Z">
        <w:r w:rsidRPr="000A123F" w:rsidDel="00D97B97">
          <w:rPr>
            <w:rFonts w:ascii="Aparajita" w:eastAsiaTheme="minorEastAsia" w:hAnsi="Aparajita" w:cs="Aparajita"/>
            <w:highlight w:val="yellow"/>
            <w:rPrChange w:id="662" w:author="Emily Smith-Greenaway" w:date="2020-08-09T16:37:00Z">
              <w:rPr>
                <w:rFonts w:ascii="Aparajita" w:eastAsiaTheme="minorEastAsia" w:hAnsi="Aparajita" w:cs="Aparajita"/>
              </w:rPr>
            </w:rPrChange>
          </w:rPr>
          <w:delText xml:space="preserve">Our indirect models </w:delText>
        </w:r>
      </w:del>
      <w:del w:id="663" w:author="MPIDR_D\alburezgutierrez" w:date="2020-08-12T13:25:00Z">
        <w:r w:rsidRPr="000A123F" w:rsidDel="002A4864">
          <w:rPr>
            <w:rFonts w:ascii="Aparajita" w:eastAsiaTheme="minorEastAsia" w:hAnsi="Aparajita" w:cs="Aparajita"/>
            <w:highlight w:val="yellow"/>
            <w:rPrChange w:id="664" w:author="Emily Smith-Greenaway" w:date="2020-08-09T16:37:00Z">
              <w:rPr>
                <w:rFonts w:ascii="Aparajita" w:eastAsiaTheme="minorEastAsia" w:hAnsi="Aparajita" w:cs="Aparajita"/>
              </w:rPr>
            </w:rPrChange>
          </w:rPr>
          <w:delText>require age-specific cohort rates as input, which we approximate as the values along the diagonal of the available period rates.</w:delText>
        </w:r>
      </w:del>
      <w:del w:id="665" w:author="MPIDR_D\alburezgutierrez" w:date="2020-08-12T13:30:00Z">
        <w:r w:rsidRPr="000A123F" w:rsidDel="00852F9A">
          <w:rPr>
            <w:rFonts w:ascii="Aparajita" w:eastAsiaTheme="minorEastAsia" w:hAnsi="Aparajita" w:cs="Aparajita"/>
            <w:highlight w:val="yellow"/>
            <w:rPrChange w:id="666" w:author="Emily Smith-Greenaway" w:date="2020-08-09T16:37:00Z">
              <w:rPr>
                <w:rFonts w:ascii="Aparajita" w:eastAsiaTheme="minorEastAsia" w:hAnsi="Aparajita" w:cs="Aparajita"/>
              </w:rPr>
            </w:rPrChange>
          </w:rPr>
          <w:delText xml:space="preserve"> </w:delText>
        </w:r>
      </w:del>
      <w:ins w:id="667" w:author="MPIDR_D\alburezgutierrez" w:date="2020-08-12T13:29:00Z">
        <w:r w:rsidR="00016858">
          <w:rPr>
            <w:rFonts w:ascii="Aparajita" w:eastAsiaTheme="minorEastAsia" w:hAnsi="Aparajita" w:cs="Aparajita"/>
            <w:highlight w:val="yellow"/>
          </w:rPr>
          <w:t>.</w:t>
        </w:r>
      </w:ins>
      <w:ins w:id="668" w:author="MPIDR_D\alburezgutierrez" w:date="2020-08-12T13:34:00Z">
        <w:r w:rsidR="005973C3">
          <w:rPr>
            <w:rFonts w:ascii="Aparajita" w:eastAsiaTheme="minorEastAsia" w:hAnsi="Aparajita" w:cs="Aparajita"/>
            <w:highlight w:val="yellow"/>
          </w:rPr>
          <w:t xml:space="preserve"> </w:t>
        </w:r>
      </w:ins>
      <w:ins w:id="669" w:author="MPIDR_D\alburezgutierrez" w:date="2020-08-12T13:39:00Z">
        <w:r w:rsidR="00782E57">
          <w:rPr>
            <w:rFonts w:ascii="Aparajita" w:eastAsiaTheme="minorEastAsia" w:hAnsi="Aparajita" w:cs="Aparajita"/>
            <w:highlight w:val="yellow"/>
          </w:rPr>
          <w:t>With th</w:t>
        </w:r>
      </w:ins>
      <w:ins w:id="670" w:author="MPIDR_D\alburezgutierrez" w:date="2020-08-12T13:40:00Z">
        <w:r w:rsidR="00782E57">
          <w:rPr>
            <w:rFonts w:ascii="Aparajita" w:eastAsiaTheme="minorEastAsia" w:hAnsi="Aparajita" w:cs="Aparajita"/>
            <w:highlight w:val="yellow"/>
          </w:rPr>
          <w:t xml:space="preserve">ese probabilities, we construct </w:t>
        </w:r>
        <w:r w:rsidR="00782E57">
          <w:rPr>
            <w:rFonts w:ascii="Aparajita" w:hAnsi="Aparajita" w:cs="Aparajita"/>
            <w:highlight w:val="yellow"/>
          </w:rPr>
          <w:t xml:space="preserve">life tables </w:t>
        </w:r>
        <w:r w:rsidR="005C73D5">
          <w:rPr>
            <w:rFonts w:ascii="Aparajita" w:hAnsi="Aparajita" w:cs="Aparajita"/>
          </w:rPr>
          <w:t xml:space="preserve">to estimate </w:t>
        </w:r>
        <w:r w:rsidR="00782E57" w:rsidRPr="00E02672">
          <w:rPr>
            <w:rFonts w:ascii="Aparajita" w:hAnsi="Aparajita" w:cs="Aparajita"/>
          </w:rPr>
          <w:t>the fraction of women aged a in cohort c who ever experienced the death of a child</w:t>
        </w:r>
        <w:r w:rsidR="00782E57">
          <w:rPr>
            <w:rFonts w:ascii="Aparajita" w:hAnsi="Aparajita" w:cs="Aparajita"/>
          </w:rPr>
          <w:t xml:space="preserve"> (accounting </w:t>
        </w:r>
        <w:r w:rsidR="00782E57" w:rsidRPr="00606BB0">
          <w:rPr>
            <w:rFonts w:ascii="Aparajita" w:eastAsiaTheme="minorEastAsia" w:hAnsi="Aparajita" w:cs="Aparajita"/>
            <w:highlight w:val="yellow"/>
          </w:rPr>
          <w:t>for the mortality of women</w:t>
        </w:r>
        <w:r w:rsidR="00782E57">
          <w:rPr>
            <w:rFonts w:ascii="Aparajita" w:eastAsiaTheme="minorEastAsia" w:hAnsi="Aparajita" w:cs="Aparajita"/>
            <w:highlight w:val="yellow"/>
          </w:rPr>
          <w:t>).</w:t>
        </w:r>
      </w:ins>
    </w:p>
    <w:p w14:paraId="638C587A" w14:textId="283C7333" w:rsidR="00202EA7" w:rsidRPr="000A123F" w:rsidDel="00F83660" w:rsidRDefault="00202EA7" w:rsidP="0006435B">
      <w:pPr>
        <w:autoSpaceDE w:val="0"/>
        <w:autoSpaceDN w:val="0"/>
        <w:adjustRightInd w:val="0"/>
        <w:rPr>
          <w:del w:id="671" w:author="MPIDR_D\alburezgutierrez" w:date="2020-08-12T13:34:00Z"/>
          <w:rFonts w:ascii="Aparajita" w:eastAsiaTheme="minorEastAsia" w:hAnsi="Aparajita" w:cs="Aparajita"/>
          <w:highlight w:val="yellow"/>
          <w:rPrChange w:id="672" w:author="Emily Smith-Greenaway" w:date="2020-08-09T16:37:00Z">
            <w:rPr>
              <w:del w:id="673" w:author="MPIDR_D\alburezgutierrez" w:date="2020-08-12T13:34:00Z"/>
              <w:rFonts w:ascii="Aparajita" w:eastAsiaTheme="minorEastAsia" w:hAnsi="Aparajita" w:cs="Aparajita"/>
            </w:rPr>
          </w:rPrChange>
        </w:rPr>
        <w:pPrChange w:id="674" w:author="MPIDR_D\alburezgutierrez" w:date="2020-08-12T13:42:00Z">
          <w:pPr>
            <w:ind w:firstLine="720"/>
          </w:pPr>
        </w:pPrChange>
      </w:pPr>
      <w:del w:id="675" w:author="MPIDR_D\alburezgutierrez" w:date="2020-08-12T13:29:00Z">
        <w:r w:rsidRPr="000A123F" w:rsidDel="00016858">
          <w:rPr>
            <w:rFonts w:ascii="Aparajita" w:hAnsi="Aparajita" w:cs="Aparajita"/>
            <w:highlight w:val="yellow"/>
            <w:rPrChange w:id="676" w:author="Emily Smith-Greenaway" w:date="2020-08-09T16:37:00Z">
              <w:rPr>
                <w:rFonts w:ascii="Aparajita" w:hAnsi="Aparajita" w:cs="Aparajita"/>
              </w:rPr>
            </w:rPrChange>
          </w:rPr>
          <w:delText xml:space="preserve">To </w:delText>
        </w:r>
      </w:del>
      <w:del w:id="677" w:author="MPIDR_D\alburezgutierrez" w:date="2020-08-12T13:39:00Z">
        <w:r w:rsidRPr="000A123F" w:rsidDel="0008060A">
          <w:rPr>
            <w:rFonts w:ascii="Aparajita" w:hAnsi="Aparajita" w:cs="Aparajita"/>
            <w:highlight w:val="yellow"/>
            <w:rPrChange w:id="678" w:author="Emily Smith-Greenaway" w:date="2020-08-09T16:37:00Z">
              <w:rPr>
                <w:rFonts w:ascii="Aparajita" w:hAnsi="Aparajita" w:cs="Aparajita"/>
              </w:rPr>
            </w:rPrChange>
          </w:rPr>
          <w:delText>determine</w:delText>
        </w:r>
        <w:r w:rsidRPr="000A123F" w:rsidDel="00780E5A">
          <w:rPr>
            <w:rFonts w:ascii="Aparajita" w:hAnsi="Aparajita" w:cs="Aparajita"/>
            <w:highlight w:val="yellow"/>
            <w:rPrChange w:id="679" w:author="Emily Smith-Greenaway" w:date="2020-08-09T16:37:00Z">
              <w:rPr>
                <w:rFonts w:ascii="Aparajita" w:hAnsi="Aparajita" w:cs="Aparajita"/>
              </w:rPr>
            </w:rPrChange>
          </w:rPr>
          <w:delText xml:space="preserve"> </w:delText>
        </w:r>
      </w:del>
      <w:del w:id="680" w:author="MPIDR_D\alburezgutierrez" w:date="2020-08-12T13:40:00Z">
        <w:r w:rsidRPr="000A123F" w:rsidDel="00860F0F">
          <w:rPr>
            <w:rFonts w:ascii="Aparajita" w:hAnsi="Aparajita" w:cs="Aparajita"/>
            <w:highlight w:val="yellow"/>
            <w:rPrChange w:id="681" w:author="Emily Smith-Greenaway" w:date="2020-08-09T16:37:00Z">
              <w:rPr>
                <w:rFonts w:ascii="Aparajita" w:hAnsi="Aparajita" w:cs="Aparajita"/>
              </w:rPr>
            </w:rPrChange>
          </w:rPr>
          <w:delText>the prevalence of bereaved women in a population</w:delText>
        </w:r>
      </w:del>
      <w:ins w:id="682" w:author="MPIDR_D\alburezgutierrez" w:date="2020-08-12T13:41:00Z">
        <w:r w:rsidR="00C33EF7">
          <w:rPr>
            <w:rFonts w:ascii="Aparajita" w:hAnsi="Aparajita" w:cs="Aparajita"/>
            <w:highlight w:val="yellow"/>
          </w:rPr>
          <w:t xml:space="preserve"> Once this is known, </w:t>
        </w:r>
      </w:ins>
      <w:ins w:id="683" w:author="MPIDR_D\alburezgutierrez" w:date="2020-08-12T13:32:00Z">
        <w:r w:rsidR="00BB17B7" w:rsidRPr="00606BB0">
          <w:rPr>
            <w:rFonts w:ascii="Aparajita" w:eastAsiaTheme="minorEastAsia" w:hAnsi="Aparajita" w:cs="Aparajita"/>
            <w:highlight w:val="yellow"/>
          </w:rPr>
          <w:t>we can solve for t</w:t>
        </w:r>
        <w:r w:rsidR="00BB17B7" w:rsidRPr="00606BB0">
          <w:rPr>
            <w:rFonts w:ascii="Aparajita" w:hAnsi="Aparajita" w:cs="Aparajita"/>
            <w:highlight w:val="yellow"/>
          </w:rPr>
          <w:t>he proportion of women (per 1,000 mothers) who have ever lost one or more children.</w:t>
        </w:r>
      </w:ins>
      <w:ins w:id="684" w:author="MPIDR_D\alburezgutierrez" w:date="2020-08-12T13:41:00Z">
        <w:r w:rsidR="00FE50F8">
          <w:rPr>
            <w:rFonts w:ascii="Aparajita" w:hAnsi="Aparajita" w:cs="Aparajita"/>
            <w:highlight w:val="yellow"/>
          </w:rPr>
          <w:t xml:space="preserve"> </w:t>
        </w:r>
      </w:ins>
      <w:ins w:id="685" w:author="MPIDR_D\alburezgutierrez" w:date="2020-08-12T13:34:00Z">
        <w:r w:rsidR="005973C3">
          <w:rPr>
            <w:rFonts w:ascii="Aparajita" w:hAnsi="Aparajita" w:cs="Aparajita"/>
            <w:highlight w:val="yellow"/>
          </w:rPr>
          <w:t xml:space="preserve">Second, </w:t>
        </w:r>
        <w:r w:rsidR="00F83660">
          <w:rPr>
            <w:rFonts w:ascii="Aparajita" w:hAnsi="Aparajita" w:cs="Aparajita"/>
            <w:highlight w:val="yellow"/>
          </w:rPr>
          <w:t xml:space="preserve">we </w:t>
        </w:r>
      </w:ins>
      <w:ins w:id="686" w:author="MPIDR_D\alburezgutierrez" w:date="2020-08-12T13:35:00Z">
        <w:r w:rsidR="00410AB1">
          <w:rPr>
            <w:rFonts w:ascii="Aparajita" w:hAnsi="Aparajita" w:cs="Aparajita"/>
            <w:highlight w:val="yellow"/>
          </w:rPr>
          <w:t xml:space="preserve">use a different set of life-table equations to </w:t>
        </w:r>
        <w:r w:rsidR="009F3FC1">
          <w:rPr>
            <w:rFonts w:ascii="Aparajita" w:hAnsi="Aparajita" w:cs="Aparajita"/>
            <w:highlight w:val="yellow"/>
          </w:rPr>
          <w:t xml:space="preserve">estimate the proportion of mothers, </w:t>
        </w:r>
      </w:ins>
      <w:del w:id="687" w:author="MPIDR_D\alburezgutierrez" w:date="2020-08-12T13:34:00Z">
        <w:r w:rsidRPr="000A123F" w:rsidDel="00F83660">
          <w:rPr>
            <w:rFonts w:ascii="Aparajita" w:hAnsi="Aparajita" w:cs="Aparajita"/>
            <w:highlight w:val="yellow"/>
            <w:rPrChange w:id="688" w:author="Emily Smith-Greenaway" w:date="2020-08-09T16:37:00Z">
              <w:rPr>
                <w:rFonts w:ascii="Aparajita" w:hAnsi="Aparajita" w:cs="Aparajita"/>
              </w:rPr>
            </w:rPrChange>
          </w:rPr>
          <w:delText xml:space="preserve">, we start by considering the age-specific probability that an average woman will experience the death of a child. We create a life table </w:delText>
        </w:r>
        <w:r w:rsidRPr="000A123F" w:rsidDel="00F83660">
          <w:rPr>
            <w:rFonts w:ascii="Aparajita" w:hAnsi="Aparajita" w:cs="Aparajita"/>
            <w:highlight w:val="yellow"/>
            <w:rPrChange w:id="689" w:author="Emily Smith-Greenaway" w:date="2020-08-09T16:37:00Z">
              <w:rPr>
                <w:rFonts w:ascii="Aparajita" w:hAnsi="Aparajita" w:cs="Aparajita"/>
              </w:rPr>
            </w:rPrChange>
          </w:rPr>
          <w:fldChar w:fldCharType="begin"/>
        </w:r>
        <w:r w:rsidR="007E564F" w:rsidRPr="000A123F" w:rsidDel="00F83660">
          <w:rPr>
            <w:rFonts w:ascii="Aparajita" w:hAnsi="Aparajita" w:cs="Aparajita"/>
            <w:highlight w:val="yellow"/>
          </w:rPr>
          <w:delInstrText xml:space="preserve"> ADDIN ZOTERO_ITEM CSL_CITATION {"citationID":"LFQVXY2z","properties":{"formattedCitation":"\\super 16\\nosupersub{}","plainCitation":"16","noteIndex":0},"citationItems":[{"id":"765vahno/kCeJnae4","uris":["http://zotero.org/groups/2241996/items/A88IZKYU"],"uri":["http://zotero.org/groups/2241996/items/A88IZKYU"],"itemData":{"id":601,"type":"book","title":"Demography: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delInstrText>
        </w:r>
        <w:r w:rsidRPr="000A123F" w:rsidDel="00F83660">
          <w:rPr>
            <w:rFonts w:ascii="Aparajita" w:hAnsi="Aparajita" w:cs="Aparajita"/>
            <w:highlight w:val="yellow"/>
            <w:rPrChange w:id="690" w:author="Emily Smith-Greenaway" w:date="2020-08-09T16:37:00Z">
              <w:rPr>
                <w:rFonts w:ascii="Aparajita" w:hAnsi="Aparajita" w:cs="Aparajita"/>
              </w:rPr>
            </w:rPrChange>
          </w:rPr>
          <w:fldChar w:fldCharType="separate"/>
        </w:r>
        <w:r w:rsidR="007E564F" w:rsidRPr="000A123F" w:rsidDel="00F83660">
          <w:rPr>
            <w:rFonts w:ascii="Aparajita" w:hAnsi="Aparajita" w:cs="Aparajita"/>
            <w:highlight w:val="yellow"/>
            <w:vertAlign w:val="superscript"/>
            <w:rPrChange w:id="691" w:author="Emily Smith-Greenaway" w:date="2020-08-09T16:37:00Z">
              <w:rPr>
                <w:rFonts w:ascii="Aparajita" w:hAnsi="Aparajita" w:cs="Aparajita"/>
                <w:vertAlign w:val="superscript"/>
              </w:rPr>
            </w:rPrChange>
          </w:rPr>
          <w:delText>16</w:delText>
        </w:r>
        <w:r w:rsidRPr="000A123F" w:rsidDel="00F83660">
          <w:rPr>
            <w:rFonts w:ascii="Aparajita" w:hAnsi="Aparajita" w:cs="Aparajita"/>
            <w:highlight w:val="yellow"/>
            <w:rPrChange w:id="692" w:author="Emily Smith-Greenaway" w:date="2020-08-09T16:37:00Z">
              <w:rPr>
                <w:rFonts w:ascii="Aparajita" w:hAnsi="Aparajita" w:cs="Aparajita"/>
              </w:rPr>
            </w:rPrChange>
          </w:rPr>
          <w:fldChar w:fldCharType="end"/>
        </w:r>
        <w:r w:rsidRPr="000A123F" w:rsidDel="00F83660">
          <w:rPr>
            <w:rFonts w:ascii="Aparajita" w:hAnsi="Aparajita" w:cs="Aparajita"/>
            <w:highlight w:val="yellow"/>
            <w:rPrChange w:id="693" w:author="Emily Smith-Greenaway" w:date="2020-08-09T16:37:00Z">
              <w:rPr>
                <w:rFonts w:ascii="Aparajita" w:hAnsi="Aparajita" w:cs="Aparajita"/>
              </w:rPr>
            </w:rPrChange>
          </w:rPr>
          <w:delText xml:space="preserve"> that enables us to estimate the </w:delText>
        </w:r>
        <w:r w:rsidRPr="000A123F" w:rsidDel="00F83660">
          <w:rPr>
            <w:rFonts w:ascii="Aparajita" w:eastAsiaTheme="minorEastAsia" w:hAnsi="Aparajita" w:cs="Aparajita"/>
            <w:highlight w:val="yellow"/>
            <w:rPrChange w:id="694" w:author="Emily Smith-Greenaway" w:date="2020-08-09T16:37:00Z">
              <w:rPr>
                <w:rFonts w:ascii="Aparajita" w:eastAsiaTheme="minorEastAsia" w:hAnsi="Aparajita" w:cs="Aparajita"/>
              </w:rPr>
            </w:rPrChange>
          </w:rPr>
          <w:delText>probability of losing a child. In doing so, we account for the mortality of women, specifically the fraction of women that survived up to the age after the start of reproductive age in each birth cohort. With this information, we can solve</w:delText>
        </w:r>
      </w:del>
      <w:ins w:id="695" w:author="Emily Smith-Greenaway" w:date="2020-08-09T14:45:00Z">
        <w:del w:id="696" w:author="MPIDR_D\alburezgutierrez" w:date="2020-08-12T13:34:00Z">
          <w:r w:rsidR="00B7281F" w:rsidRPr="000A123F" w:rsidDel="00F83660">
            <w:rPr>
              <w:rFonts w:ascii="Aparajita" w:eastAsiaTheme="minorEastAsia" w:hAnsi="Aparajita" w:cs="Aparajita"/>
              <w:highlight w:val="yellow"/>
              <w:rPrChange w:id="697" w:author="Emily Smith-Greenaway" w:date="2020-08-09T16:37:00Z">
                <w:rPr>
                  <w:rFonts w:ascii="Aparajita" w:eastAsiaTheme="minorEastAsia" w:hAnsi="Aparajita" w:cs="Aparajita"/>
                  <w:i/>
                  <w:iCs/>
                </w:rPr>
              </w:rPrChange>
            </w:rPr>
            <w:delText xml:space="preserve"> for</w:delText>
          </w:r>
        </w:del>
      </w:ins>
      <w:del w:id="698" w:author="MPIDR_D\alburezgutierrez" w:date="2020-08-12T13:34:00Z">
        <w:r w:rsidRPr="000A123F" w:rsidDel="00F83660">
          <w:rPr>
            <w:rFonts w:ascii="Aparajita" w:eastAsiaTheme="minorEastAsia" w:hAnsi="Aparajita" w:cs="Aparajita"/>
            <w:highlight w:val="yellow"/>
            <w:rPrChange w:id="699" w:author="Emily Smith-Greenaway" w:date="2020-08-09T16:37:00Z">
              <w:rPr>
                <w:rFonts w:ascii="Aparajita" w:eastAsiaTheme="minorEastAsia" w:hAnsi="Aparajita" w:cs="Aparajita"/>
              </w:rPr>
            </w:rPrChange>
          </w:rPr>
          <w:delText xml:space="preserve"> t</w:delText>
        </w:r>
        <w:r w:rsidRPr="000A123F" w:rsidDel="00F83660">
          <w:rPr>
            <w:rFonts w:ascii="Aparajita" w:hAnsi="Aparajita" w:cs="Aparajita"/>
            <w:highlight w:val="yellow"/>
            <w:rPrChange w:id="700" w:author="Emily Smith-Greenaway" w:date="2020-08-09T16:37:00Z">
              <w:rPr>
                <w:rFonts w:ascii="Aparajita" w:hAnsi="Aparajita" w:cs="Aparajita"/>
              </w:rPr>
            </w:rPrChange>
          </w:rPr>
          <w:delText xml:space="preserve">he proportions of women (per 1,000 mothers) who have ever lost one or more children younger. </w:delText>
        </w:r>
      </w:del>
    </w:p>
    <w:p w14:paraId="1A2B1EEB" w14:textId="3092F033" w:rsidR="00202EA7" w:rsidRPr="00410AB1" w:rsidDel="00202EA7" w:rsidRDefault="00202EA7" w:rsidP="0006435B">
      <w:pPr>
        <w:autoSpaceDE w:val="0"/>
        <w:autoSpaceDN w:val="0"/>
        <w:adjustRightInd w:val="0"/>
        <w:rPr>
          <w:del w:id="701" w:author="Emily Smith-Greenaway" w:date="2020-08-09T11:41:00Z"/>
          <w:rFonts w:ascii="Aparajita" w:eastAsiaTheme="minorEastAsia" w:hAnsi="Aparajita" w:cs="Aparajita"/>
          <w:highlight w:val="yellow"/>
          <w:rPrChange w:id="702" w:author="MPIDR_D\alburezgutierrez" w:date="2020-08-12T13:35:00Z">
            <w:rPr>
              <w:del w:id="703" w:author="Emily Smith-Greenaway" w:date="2020-08-09T11:41:00Z"/>
              <w:rFonts w:ascii="Aparajita" w:hAnsi="Aparajita" w:cs="Aparajita"/>
            </w:rPr>
          </w:rPrChange>
        </w:rPr>
        <w:pPrChange w:id="704" w:author="MPIDR_D\alburezgutierrez" w:date="2020-08-12T13:42:00Z">
          <w:pPr>
            <w:ind w:firstLine="720"/>
          </w:pPr>
        </w:pPrChange>
      </w:pPr>
      <w:del w:id="705" w:author="MPIDR_D\alburezgutierrez" w:date="2020-08-12T13:34:00Z">
        <w:r w:rsidRPr="000A123F" w:rsidDel="00F83660">
          <w:rPr>
            <w:rFonts w:ascii="Aparajita" w:eastAsiaTheme="minorEastAsia" w:hAnsi="Aparajita" w:cs="Aparajita"/>
            <w:highlight w:val="yellow"/>
            <w:rPrChange w:id="706" w:author="Emily Smith-Greenaway" w:date="2020-08-09T16:37:00Z">
              <w:rPr>
                <w:rFonts w:ascii="Aparajita" w:hAnsi="Aparajita" w:cs="Aparajita"/>
              </w:rPr>
            </w:rPrChange>
          </w:rPr>
          <w:delText xml:space="preserve">To tailor </w:delText>
        </w:r>
      </w:del>
      <w:del w:id="707" w:author="MPIDR_D\alburezgutierrez" w:date="2020-08-12T13:35:00Z">
        <w:r w:rsidRPr="000A123F" w:rsidDel="009F3FC1">
          <w:rPr>
            <w:rFonts w:ascii="Aparajita" w:eastAsiaTheme="minorEastAsia" w:hAnsi="Aparajita" w:cs="Aparajita"/>
            <w:highlight w:val="yellow"/>
            <w:rPrChange w:id="708" w:author="Emily Smith-Greenaway" w:date="2020-08-09T16:37:00Z">
              <w:rPr>
                <w:rFonts w:ascii="Aparajita" w:hAnsi="Aparajita" w:cs="Aparajita"/>
              </w:rPr>
            </w:rPrChange>
          </w:rPr>
          <w:delText xml:space="preserve">the estimate to reflect an equivalent measure for </w:delText>
        </w:r>
      </w:del>
      <w:del w:id="709" w:author="MPIDR_D\alburezgutierrez" w:date="2020-08-12T13:36:00Z">
        <w:r w:rsidRPr="000A123F" w:rsidDel="009F3FC1">
          <w:rPr>
            <w:rFonts w:ascii="Aparajita" w:eastAsiaTheme="minorEastAsia" w:hAnsi="Aparajita" w:cs="Aparajita"/>
            <w:highlight w:val="yellow"/>
            <w:rPrChange w:id="710" w:author="Emily Smith-Greenaway" w:date="2020-08-09T16:37:00Z">
              <w:rPr>
                <w:rFonts w:ascii="Aparajita" w:hAnsi="Aparajita" w:cs="Aparajita"/>
              </w:rPr>
            </w:rPrChange>
          </w:rPr>
          <w:delText>mothers</w:delText>
        </w:r>
      </w:del>
      <w:ins w:id="711" w:author="Emily Smith-Greenaway" w:date="2020-08-09T14:46:00Z">
        <w:del w:id="712" w:author="MPIDR_D\alburezgutierrez" w:date="2020-08-12T13:36:00Z">
          <w:r w:rsidR="00B7281F" w:rsidRPr="000A123F" w:rsidDel="009F3FC1">
            <w:rPr>
              <w:rFonts w:ascii="Aparajita" w:eastAsiaTheme="minorEastAsia" w:hAnsi="Aparajita" w:cs="Aparajita"/>
              <w:highlight w:val="yellow"/>
              <w:rPrChange w:id="713" w:author="Emily Smith-Greenaway" w:date="2020-08-09T16:37:00Z">
                <w:rPr>
                  <w:rFonts w:ascii="Aparajita" w:hAnsi="Aparajita" w:cs="Aparajita"/>
                  <w:i/>
                  <w:iCs/>
                </w:rPr>
              </w:rPrChange>
            </w:rPr>
            <w:delText xml:space="preserve"> specifically, </w:delText>
          </w:r>
        </w:del>
        <w:r w:rsidR="00B7281F" w:rsidRPr="000A123F">
          <w:rPr>
            <w:rFonts w:ascii="Aparajita" w:eastAsiaTheme="minorEastAsia" w:hAnsi="Aparajita" w:cs="Aparajita"/>
            <w:highlight w:val="yellow"/>
            <w:rPrChange w:id="714" w:author="Emily Smith-Greenaway" w:date="2020-08-09T16:37:00Z">
              <w:rPr>
                <w:rFonts w:ascii="Aparajita" w:hAnsi="Aparajita" w:cs="Aparajita"/>
                <w:i/>
                <w:iCs/>
              </w:rPr>
            </w:rPrChange>
          </w:rPr>
          <w:t>rather than all women</w:t>
        </w:r>
      </w:ins>
      <w:ins w:id="715" w:author="MPIDR_D\alburezgutierrez" w:date="2020-08-12T13:36:00Z">
        <w:r w:rsidR="009F3FC1">
          <w:rPr>
            <w:rFonts w:ascii="Aparajita" w:eastAsiaTheme="minorEastAsia" w:hAnsi="Aparajita" w:cs="Aparajita"/>
            <w:highlight w:val="yellow"/>
          </w:rPr>
          <w:t>, who have experienced the death of an offspring.</w:t>
        </w:r>
        <w:r w:rsidR="003A4B20">
          <w:rPr>
            <w:rFonts w:ascii="Aparajita" w:eastAsiaTheme="minorEastAsia" w:hAnsi="Aparajita" w:cs="Aparajita"/>
            <w:highlight w:val="yellow"/>
          </w:rPr>
          <w:t xml:space="preserve"> </w:t>
        </w:r>
      </w:ins>
      <w:ins w:id="716" w:author="Emily Smith-Greenaway" w:date="2020-08-09T14:46:00Z">
        <w:del w:id="717" w:author="MPIDR_D\alburezgutierrez" w:date="2020-08-12T13:34:00Z">
          <w:r w:rsidR="00B7281F" w:rsidRPr="000A123F" w:rsidDel="00410AB1">
            <w:rPr>
              <w:rFonts w:ascii="Aparajita" w:eastAsiaTheme="minorEastAsia" w:hAnsi="Aparajita" w:cs="Aparajita"/>
              <w:highlight w:val="yellow"/>
              <w:rPrChange w:id="718" w:author="Emily Smith-Greenaway" w:date="2020-08-09T16:37:00Z">
                <w:rPr>
                  <w:rFonts w:ascii="Aparajita" w:hAnsi="Aparajita" w:cs="Aparajita"/>
                  <w:i/>
                  <w:iCs/>
                </w:rPr>
              </w:rPrChange>
            </w:rPr>
            <w:delText>,</w:delText>
          </w:r>
        </w:del>
      </w:ins>
      <w:del w:id="719" w:author="MPIDR_D\alburezgutierrez" w:date="2020-08-12T13:36:00Z">
        <w:r w:rsidRPr="000A123F" w:rsidDel="003A4B20">
          <w:rPr>
            <w:rFonts w:ascii="Aparajita" w:eastAsiaTheme="minorEastAsia" w:hAnsi="Aparajita" w:cs="Aparajita"/>
            <w:highlight w:val="yellow"/>
            <w:rPrChange w:id="720" w:author="Emily Smith-Greenaway" w:date="2020-08-09T16:37:00Z">
              <w:rPr>
                <w:rFonts w:ascii="Aparajita" w:hAnsi="Aparajita" w:cs="Aparajita"/>
              </w:rPr>
            </w:rPrChange>
          </w:rPr>
          <w:delText>,</w:delText>
        </w:r>
      </w:del>
      <w:del w:id="721" w:author="MPIDR_D\alburezgutierrez" w:date="2020-08-12T13:35:00Z">
        <w:r w:rsidRPr="000A123F" w:rsidDel="00410AB1">
          <w:rPr>
            <w:rFonts w:ascii="Aparajita" w:eastAsiaTheme="minorEastAsia" w:hAnsi="Aparajita" w:cs="Aparajita"/>
            <w:highlight w:val="yellow"/>
            <w:rPrChange w:id="722" w:author="Emily Smith-Greenaway" w:date="2020-08-09T16:37:00Z">
              <w:rPr>
                <w:rFonts w:ascii="Aparajita" w:hAnsi="Aparajita" w:cs="Aparajita"/>
              </w:rPr>
            </w:rPrChange>
          </w:rPr>
          <w:delText xml:space="preserve"> w</w:delText>
        </w:r>
      </w:del>
      <w:del w:id="723" w:author="MPIDR_D\alburezgutierrez" w:date="2020-08-12T13:36:00Z">
        <w:r w:rsidRPr="000A123F" w:rsidDel="008C4B4C">
          <w:rPr>
            <w:rFonts w:ascii="Aparajita" w:eastAsiaTheme="minorEastAsia" w:hAnsi="Aparajita" w:cs="Aparajita"/>
            <w:highlight w:val="yellow"/>
            <w:rPrChange w:id="724" w:author="Emily Smith-Greenaway" w:date="2020-08-09T16:37:00Z">
              <w:rPr>
                <w:rFonts w:ascii="Aparajita" w:hAnsi="Aparajita" w:cs="Aparajita"/>
              </w:rPr>
            </w:rPrChange>
          </w:rPr>
          <w:delText xml:space="preserve">e rescale </w:delText>
        </w:r>
        <w:r w:rsidRPr="000A123F" w:rsidDel="008C4B4C">
          <w:rPr>
            <w:rFonts w:ascii="Aparajita" w:hAnsi="Aparajita" w:cs="Aparajita"/>
            <w:highlight w:val="yellow"/>
            <w:rPrChange w:id="725" w:author="Emily Smith-Greenaway" w:date="2020-08-09T16:37:00Z">
              <w:rPr>
                <w:rFonts w:ascii="Aparajita" w:hAnsi="Aparajita" w:cs="Aparajita"/>
              </w:rPr>
            </w:rPrChange>
          </w:rPr>
          <w:delText xml:space="preserve">our estimates using a similar life-table approach. </w:delText>
        </w:r>
      </w:del>
      <w:r w:rsidRPr="000A123F">
        <w:rPr>
          <w:rFonts w:ascii="Aparajita" w:hAnsi="Aparajita" w:cs="Aparajita"/>
          <w:highlight w:val="yellow"/>
          <w:rPrChange w:id="726" w:author="Emily Smith-Greenaway" w:date="2020-08-09T16:37:00Z">
            <w:rPr>
              <w:rFonts w:ascii="Aparajita" w:hAnsi="Aparajita" w:cs="Aparajita"/>
            </w:rPr>
          </w:rPrChange>
        </w:rPr>
        <w:t xml:space="preserve">We consider fertility as a “hazard rate” to approximate the number of women that </w:t>
      </w:r>
      <w:del w:id="727" w:author="Emily Smith-Greenaway" w:date="2020-08-09T14:46:00Z">
        <w:r w:rsidRPr="000A123F" w:rsidDel="00B7281F">
          <w:rPr>
            <w:rFonts w:ascii="Aparajita" w:hAnsi="Aparajita" w:cs="Aparajita"/>
            <w:highlight w:val="yellow"/>
            <w:rPrChange w:id="728" w:author="Emily Smith-Greenaway" w:date="2020-08-09T16:37:00Z">
              <w:rPr>
                <w:rFonts w:ascii="Aparajita" w:hAnsi="Aparajita" w:cs="Aparajita"/>
              </w:rPr>
            </w:rPrChange>
          </w:rPr>
          <w:delText xml:space="preserve">“survive” without having children (i.e. </w:delText>
        </w:r>
      </w:del>
      <w:r w:rsidRPr="000A123F">
        <w:rPr>
          <w:rFonts w:ascii="Aparajita" w:hAnsi="Aparajita" w:cs="Aparajita"/>
          <w:highlight w:val="yellow"/>
          <w:rPrChange w:id="729" w:author="Emily Smith-Greenaway" w:date="2020-08-09T16:37:00Z">
            <w:rPr>
              <w:rFonts w:ascii="Aparajita" w:hAnsi="Aparajita" w:cs="Aparajita"/>
            </w:rPr>
          </w:rPrChange>
        </w:rPr>
        <w:t>remain childless</w:t>
      </w:r>
      <w:del w:id="730" w:author="Emily Smith-Greenaway" w:date="2020-08-09T14:46:00Z">
        <w:r w:rsidRPr="000A123F" w:rsidDel="00B7281F">
          <w:rPr>
            <w:rFonts w:ascii="Aparajita" w:hAnsi="Aparajita" w:cs="Aparajita"/>
            <w:highlight w:val="yellow"/>
            <w:rPrChange w:id="731" w:author="Emily Smith-Greenaway" w:date="2020-08-09T16:37:00Z">
              <w:rPr>
                <w:rFonts w:ascii="Aparajita" w:hAnsi="Aparajita" w:cs="Aparajita"/>
              </w:rPr>
            </w:rPrChange>
          </w:rPr>
          <w:delText>)</w:delText>
        </w:r>
      </w:del>
      <w:r w:rsidRPr="000A123F">
        <w:rPr>
          <w:rFonts w:ascii="Aparajita" w:hAnsi="Aparajita" w:cs="Aparajita"/>
          <w:highlight w:val="yellow"/>
          <w:rPrChange w:id="732" w:author="Emily Smith-Greenaway" w:date="2020-08-09T16:37:00Z">
            <w:rPr>
              <w:rFonts w:ascii="Aparajita" w:hAnsi="Aparajita" w:cs="Aparajita"/>
            </w:rPr>
          </w:rPrChange>
        </w:rPr>
        <w:t xml:space="preserve"> </w:t>
      </w:r>
      <w:ins w:id="733" w:author="Emily Smith-Greenaway" w:date="2020-08-09T14:46:00Z">
        <w:r w:rsidR="00B7281F" w:rsidRPr="000A123F">
          <w:rPr>
            <w:rFonts w:ascii="Aparajita" w:hAnsi="Aparajita" w:cs="Aparajita"/>
            <w:highlight w:val="yellow"/>
            <w:rPrChange w:id="734" w:author="Emily Smith-Greenaway" w:date="2020-08-09T16:37:00Z">
              <w:rPr>
                <w:rFonts w:ascii="Aparajita" w:hAnsi="Aparajita" w:cs="Aparajita"/>
                <w:i/>
                <w:iCs/>
              </w:rPr>
            </w:rPrChange>
          </w:rPr>
          <w:t xml:space="preserve">at specific ages </w:t>
        </w:r>
      </w:ins>
      <w:r w:rsidRPr="000A123F">
        <w:rPr>
          <w:rFonts w:ascii="Aparajita" w:hAnsi="Aparajita" w:cs="Aparajita"/>
          <w:highlight w:val="yellow"/>
          <w:rPrChange w:id="735" w:author="Emily Smith-Greenaway" w:date="2020-08-09T16:37:00Z">
            <w:rPr>
              <w:rFonts w:ascii="Aparajita" w:hAnsi="Aparajita" w:cs="Aparajita"/>
            </w:rPr>
          </w:rPrChange>
        </w:rPr>
        <w:t>after experiencing a set of age-specific fertility rates. We then define, for a given cohort, the proportion of mothers (per 1,000 mothers) who have ever lost a child of a specific age</w:t>
      </w:r>
      <w:ins w:id="736" w:author="MPIDR_D\alburezgutierrez" w:date="2020-08-12T13:36:00Z">
        <w:r w:rsidR="00747667">
          <w:rPr>
            <w:rFonts w:ascii="Aparajita" w:hAnsi="Aparajita" w:cs="Aparajita"/>
            <w:highlight w:val="yellow"/>
          </w:rPr>
          <w:t>.</w:t>
        </w:r>
        <w:r w:rsidR="00445DD1">
          <w:rPr>
            <w:rFonts w:ascii="Aparajita" w:hAnsi="Aparajita" w:cs="Aparajita"/>
            <w:highlight w:val="yellow"/>
          </w:rPr>
          <w:t xml:space="preserve"> Third, </w:t>
        </w:r>
      </w:ins>
      <w:ins w:id="737" w:author="MPIDR_D\alburezgutierrez" w:date="2020-08-12T13:37:00Z">
        <w:r w:rsidR="003028BC">
          <w:rPr>
            <w:rFonts w:ascii="Aparajita" w:hAnsi="Aparajita" w:cs="Aparajita"/>
            <w:highlight w:val="yellow"/>
          </w:rPr>
          <w:t xml:space="preserve">we convert our cohort estimate to period </w:t>
        </w:r>
      </w:ins>
      <w:del w:id="738" w:author="MPIDR_D\alburezgutierrez" w:date="2020-08-12T13:37:00Z">
        <w:r w:rsidRPr="000A123F" w:rsidDel="003028BC">
          <w:rPr>
            <w:rFonts w:ascii="Aparajita" w:hAnsi="Aparajita" w:cs="Aparajita"/>
            <w:highlight w:val="yellow"/>
            <w:rPrChange w:id="739" w:author="Emily Smith-Greenaway" w:date="2020-08-09T16:37:00Z">
              <w:rPr>
                <w:rFonts w:ascii="Aparajita" w:hAnsi="Aparajita" w:cs="Aparajita"/>
              </w:rPr>
            </w:rPrChange>
          </w:rPr>
          <w:delText xml:space="preserve">, from which we can </w:delText>
        </w:r>
      </w:del>
      <w:ins w:id="740" w:author="Emily Smith-Greenaway" w:date="2020-08-09T14:46:00Z">
        <w:del w:id="741" w:author="MPIDR_D\alburezgutierrez" w:date="2020-08-12T13:37:00Z">
          <w:r w:rsidR="00B7281F" w:rsidRPr="000A123F" w:rsidDel="003028BC">
            <w:rPr>
              <w:rFonts w:ascii="Aparajita" w:hAnsi="Aparajita" w:cs="Aparajita"/>
              <w:highlight w:val="yellow"/>
              <w:rPrChange w:id="742" w:author="Emily Smith-Greenaway" w:date="2020-08-09T16:37:00Z">
                <w:rPr>
                  <w:rFonts w:ascii="Aparajita" w:hAnsi="Aparajita" w:cs="Aparajita"/>
                  <w:i/>
                  <w:iCs/>
                </w:rPr>
              </w:rPrChange>
            </w:rPr>
            <w:delText xml:space="preserve">then </w:delText>
          </w:r>
        </w:del>
      </w:ins>
      <w:del w:id="743" w:author="MPIDR_D\alburezgutierrez" w:date="2020-08-12T13:37:00Z">
        <w:r w:rsidRPr="000A123F" w:rsidDel="003028BC">
          <w:rPr>
            <w:rFonts w:ascii="Aparajita" w:hAnsi="Aparajita" w:cs="Aparajita"/>
            <w:highlight w:val="yellow"/>
            <w:rPrChange w:id="744" w:author="Emily Smith-Greenaway" w:date="2020-08-09T16:37:00Z">
              <w:rPr>
                <w:rFonts w:ascii="Aparajita" w:hAnsi="Aparajita" w:cs="Aparajita"/>
              </w:rPr>
            </w:rPrChange>
          </w:rPr>
          <w:delText xml:space="preserve">derive </w:delText>
        </w:r>
        <w:r w:rsidRPr="000A123F" w:rsidDel="006A292F">
          <w:rPr>
            <w:rFonts w:ascii="Aparajita" w:hAnsi="Aparajita" w:cs="Aparajita"/>
            <w:highlight w:val="yellow"/>
            <w:rPrChange w:id="745" w:author="Emily Smith-Greenaway" w:date="2020-08-09T16:37:00Z">
              <w:rPr>
                <w:rFonts w:ascii="Aparajita" w:hAnsi="Aparajita" w:cs="Aparajita"/>
              </w:rPr>
            </w:rPrChange>
          </w:rPr>
          <w:delText xml:space="preserve">period </w:delText>
        </w:r>
      </w:del>
      <w:r w:rsidRPr="000A123F">
        <w:rPr>
          <w:rFonts w:ascii="Aparajita" w:hAnsi="Aparajita" w:cs="Aparajita"/>
          <w:highlight w:val="yellow"/>
          <w:rPrChange w:id="746" w:author="Emily Smith-Greenaway" w:date="2020-08-09T16:37:00Z">
            <w:rPr>
              <w:rFonts w:ascii="Aparajita" w:hAnsi="Aparajita" w:cs="Aparajita"/>
            </w:rPr>
          </w:rPrChange>
        </w:rPr>
        <w:t>estimates</w:t>
      </w:r>
      <w:ins w:id="747" w:author="MPIDR_D\alburezgutierrez" w:date="2020-08-12T13:37:00Z">
        <w:r w:rsidR="004A24B4">
          <w:rPr>
            <w:rFonts w:ascii="Aparajita" w:hAnsi="Aparajita" w:cs="Aparajita"/>
            <w:highlight w:val="yellow"/>
          </w:rPr>
          <w:t xml:space="preserve"> so that </w:t>
        </w:r>
      </w:ins>
      <w:del w:id="748" w:author="MPIDR_D\alburezgutierrez" w:date="2020-08-12T13:37:00Z">
        <w:r w:rsidRPr="000A123F" w:rsidDel="004A24B4">
          <w:rPr>
            <w:rFonts w:ascii="Aparajita" w:hAnsi="Aparajita" w:cs="Aparajita"/>
            <w:highlight w:val="yellow"/>
            <w:rPrChange w:id="749" w:author="Emily Smith-Greenaway" w:date="2020-08-09T16:37:00Z">
              <w:rPr>
                <w:rFonts w:ascii="Aparajita" w:hAnsi="Aparajita" w:cs="Aparajita"/>
              </w:rPr>
            </w:rPrChange>
          </w:rPr>
          <w:delText xml:space="preserve">. These indirectly estimated period values are </w:delText>
        </w:r>
      </w:del>
      <w:ins w:id="750" w:author="Emily Smith-Greenaway" w:date="2020-08-09T14:47:00Z">
        <w:del w:id="751" w:author="MPIDR_D\alburezgutierrez" w:date="2020-08-12T13:37:00Z">
          <w:r w:rsidR="00B7281F" w:rsidRPr="000A123F" w:rsidDel="004A24B4">
            <w:rPr>
              <w:rFonts w:ascii="Aparajita" w:hAnsi="Aparajita" w:cs="Aparajita"/>
              <w:highlight w:val="yellow"/>
              <w:rPrChange w:id="752" w:author="Emily Smith-Greenaway" w:date="2020-08-09T16:37:00Z">
                <w:rPr>
                  <w:rFonts w:ascii="Aparajita" w:hAnsi="Aparajita" w:cs="Aparajita"/>
                  <w:i/>
                  <w:iCs/>
                </w:rPr>
              </w:rPrChange>
            </w:rPr>
            <w:delText xml:space="preserve">can be </w:delText>
          </w:r>
        </w:del>
      </w:ins>
      <w:ins w:id="753" w:author="MPIDR_D\alburezgutierrez" w:date="2020-08-12T13:37:00Z">
        <w:r w:rsidR="004A24B4">
          <w:rPr>
            <w:rFonts w:ascii="Aparajita" w:hAnsi="Aparajita" w:cs="Aparajita"/>
            <w:highlight w:val="yellow"/>
          </w:rPr>
          <w:t xml:space="preserve">they </w:t>
        </w:r>
        <w:r w:rsidR="00D57199">
          <w:rPr>
            <w:rFonts w:ascii="Aparajita" w:hAnsi="Aparajita" w:cs="Aparajita"/>
            <w:highlight w:val="yellow"/>
          </w:rPr>
          <w:t xml:space="preserve">can </w:t>
        </w:r>
      </w:ins>
      <w:ins w:id="754" w:author="Emily Smith-Greenaway" w:date="2020-08-09T14:47:00Z">
        <w:r w:rsidR="00B7281F" w:rsidRPr="000A123F">
          <w:rPr>
            <w:rFonts w:ascii="Aparajita" w:hAnsi="Aparajita" w:cs="Aparajita"/>
            <w:highlight w:val="yellow"/>
            <w:rPrChange w:id="755" w:author="Emily Smith-Greenaway" w:date="2020-08-09T16:37:00Z">
              <w:rPr>
                <w:rFonts w:ascii="Aparajita" w:hAnsi="Aparajita" w:cs="Aparajita"/>
                <w:i/>
                <w:iCs/>
              </w:rPr>
            </w:rPrChange>
          </w:rPr>
          <w:t xml:space="preserve">interpreted exactly as the </w:t>
        </w:r>
      </w:ins>
      <w:del w:id="756" w:author="Emily Smith-Greenaway" w:date="2020-08-09T14:47:00Z">
        <w:r w:rsidRPr="000A123F" w:rsidDel="00B7281F">
          <w:rPr>
            <w:rFonts w:ascii="Aparajita" w:hAnsi="Aparajita" w:cs="Aparajita"/>
            <w:highlight w:val="yellow"/>
            <w:rPrChange w:id="757" w:author="Emily Smith-Greenaway" w:date="2020-08-09T16:37:00Z">
              <w:rPr>
                <w:rFonts w:ascii="Aparajita" w:hAnsi="Aparajita" w:cs="Aparajita"/>
              </w:rPr>
            </w:rPrChange>
          </w:rPr>
          <w:delText xml:space="preserve">comparable to the </w:delText>
        </w:r>
      </w:del>
      <w:r w:rsidRPr="000A123F">
        <w:rPr>
          <w:rFonts w:ascii="Aparajita" w:hAnsi="Aparajita" w:cs="Aparajita"/>
          <w:highlight w:val="yellow"/>
          <w:rPrChange w:id="758" w:author="Emily Smith-Greenaway" w:date="2020-08-09T16:37:00Z">
            <w:rPr>
              <w:rFonts w:ascii="Aparajita" w:hAnsi="Aparajita" w:cs="Aparajita"/>
            </w:rPr>
          </w:rPrChange>
        </w:rPr>
        <w:t xml:space="preserve">direct </w:t>
      </w:r>
      <w:ins w:id="759" w:author="Emily Smith-Greenaway" w:date="2020-08-09T14:47:00Z">
        <w:r w:rsidR="00B7281F" w:rsidRPr="000A123F">
          <w:rPr>
            <w:rFonts w:ascii="Aparajita" w:hAnsi="Aparajita" w:cs="Aparajita"/>
            <w:highlight w:val="yellow"/>
            <w:rPrChange w:id="760" w:author="Emily Smith-Greenaway" w:date="2020-08-09T16:37:00Z">
              <w:rPr>
                <w:rFonts w:ascii="Aparajita" w:hAnsi="Aparajita" w:cs="Aparajita"/>
                <w:i/>
                <w:iCs/>
              </w:rPr>
            </w:rPrChange>
          </w:rPr>
          <w:t xml:space="preserve">survey </w:t>
        </w:r>
      </w:ins>
      <w:r w:rsidRPr="000A123F">
        <w:rPr>
          <w:rFonts w:ascii="Aparajita" w:hAnsi="Aparajita" w:cs="Aparajita"/>
          <w:highlight w:val="yellow"/>
          <w:rPrChange w:id="761" w:author="Emily Smith-Greenaway" w:date="2020-08-09T16:37:00Z">
            <w:rPr>
              <w:rFonts w:ascii="Aparajita" w:hAnsi="Aparajita" w:cs="Aparajita"/>
            </w:rPr>
          </w:rPrChange>
        </w:rPr>
        <w:t xml:space="preserve">estimates </w:t>
      </w:r>
      <w:del w:id="762" w:author="Emily Smith-Greenaway" w:date="2020-08-09T14:47:00Z">
        <w:r w:rsidRPr="000A123F" w:rsidDel="00B7281F">
          <w:rPr>
            <w:rFonts w:ascii="Aparajita" w:hAnsi="Aparajita" w:cs="Aparajita"/>
            <w:highlight w:val="yellow"/>
            <w:rPrChange w:id="763" w:author="Emily Smith-Greenaway" w:date="2020-08-09T16:37:00Z">
              <w:rPr>
                <w:rFonts w:ascii="Aparajita" w:hAnsi="Aparajita" w:cs="Aparajita"/>
              </w:rPr>
            </w:rPrChange>
          </w:rPr>
          <w:delText xml:space="preserve">from the surveys </w:delText>
        </w:r>
      </w:del>
      <w:r w:rsidRPr="000A123F">
        <w:rPr>
          <w:rFonts w:ascii="Aparajita" w:hAnsi="Aparajita" w:cs="Aparajita"/>
          <w:highlight w:val="yellow"/>
          <w:rPrChange w:id="764" w:author="Emily Smith-Greenaway" w:date="2020-08-09T16:37:00Z">
            <w:rPr>
              <w:rFonts w:ascii="Aparajita" w:hAnsi="Aparajita" w:cs="Aparajita"/>
            </w:rPr>
          </w:rPrChange>
        </w:rPr>
        <w:t xml:space="preserve">and </w:t>
      </w:r>
      <w:ins w:id="765" w:author="MPIDR_D\alburezgutierrez" w:date="2020-08-12T13:37:00Z">
        <w:r w:rsidR="00001BB3">
          <w:rPr>
            <w:rFonts w:ascii="Aparajita" w:hAnsi="Aparajita" w:cs="Aparajita"/>
            <w:highlight w:val="yellow"/>
          </w:rPr>
          <w:t xml:space="preserve">refer to </w:t>
        </w:r>
      </w:ins>
      <w:del w:id="766" w:author="Emily Smith-Greenaway" w:date="2020-08-09T14:47:00Z">
        <w:r w:rsidRPr="000A123F" w:rsidDel="00B7281F">
          <w:rPr>
            <w:rFonts w:ascii="Aparajita" w:hAnsi="Aparajita" w:cs="Aparajita"/>
            <w:highlight w:val="yellow"/>
            <w:rPrChange w:id="767" w:author="Emily Smith-Greenaway" w:date="2020-08-09T16:37:00Z">
              <w:rPr>
                <w:rFonts w:ascii="Aparajita" w:hAnsi="Aparajita" w:cs="Aparajita"/>
              </w:rPr>
            </w:rPrChange>
          </w:rPr>
          <w:delText xml:space="preserve">are constructed to identically </w:delText>
        </w:r>
      </w:del>
      <w:del w:id="768" w:author="MPIDR_D\alburezgutierrez" w:date="2020-08-12T13:37:00Z">
        <w:r w:rsidRPr="000A123F" w:rsidDel="00001BB3">
          <w:rPr>
            <w:rFonts w:ascii="Aparajita" w:hAnsi="Aparajita" w:cs="Aparajita"/>
            <w:highlight w:val="yellow"/>
            <w:rPrChange w:id="769" w:author="Emily Smith-Greenaway" w:date="2020-08-09T16:37:00Z">
              <w:rPr>
                <w:rFonts w:ascii="Aparajita" w:hAnsi="Aparajita" w:cs="Aparajita"/>
              </w:rPr>
            </w:rPrChange>
          </w:rPr>
          <w:delText xml:space="preserve">reference as </w:delText>
        </w:r>
      </w:del>
      <w:r w:rsidRPr="000A123F">
        <w:rPr>
          <w:rFonts w:ascii="Aparajita" w:hAnsi="Aparajita" w:cs="Aparajita"/>
          <w:highlight w:val="yellow"/>
          <w:rPrChange w:id="770" w:author="Emily Smith-Greenaway" w:date="2020-08-09T16:37:00Z">
            <w:rPr>
              <w:rFonts w:ascii="Aparajita" w:hAnsi="Aparajita" w:cs="Aparajita"/>
            </w:rPr>
          </w:rPrChange>
        </w:rPr>
        <w:t>a child’s death before age one</w:t>
      </w:r>
      <w:ins w:id="771" w:author="Emily Smith-Greenaway" w:date="2020-08-09T14:47:00Z">
        <w:r w:rsidR="00055738" w:rsidRPr="000A123F">
          <w:rPr>
            <w:rFonts w:ascii="Aparajita" w:hAnsi="Aparajita" w:cs="Aparajita"/>
            <w:highlight w:val="yellow"/>
            <w:rPrChange w:id="772" w:author="Emily Smith-Greenaway" w:date="2020-08-09T16:37:00Z">
              <w:rPr>
                <w:rFonts w:ascii="Aparajita" w:hAnsi="Aparajita" w:cs="Aparajita"/>
                <w:i/>
                <w:iCs/>
              </w:rPr>
            </w:rPrChange>
          </w:rPr>
          <w:t xml:space="preserve"> (mIM)</w:t>
        </w:r>
      </w:ins>
      <w:r w:rsidRPr="000A123F">
        <w:rPr>
          <w:rFonts w:ascii="Aparajita" w:hAnsi="Aparajita" w:cs="Aparajita"/>
          <w:highlight w:val="yellow"/>
          <w:rPrChange w:id="773" w:author="Emily Smith-Greenaway" w:date="2020-08-09T16:37:00Z">
            <w:rPr>
              <w:rFonts w:ascii="Aparajita" w:hAnsi="Aparajita" w:cs="Aparajita"/>
            </w:rPr>
          </w:rPrChange>
        </w:rPr>
        <w:t>, age five</w:t>
      </w:r>
      <w:ins w:id="774" w:author="Emily Smith-Greenaway" w:date="2020-08-09T14:47:00Z">
        <w:r w:rsidR="00055738" w:rsidRPr="000A123F">
          <w:rPr>
            <w:rFonts w:ascii="Aparajita" w:hAnsi="Aparajita" w:cs="Aparajita"/>
            <w:highlight w:val="yellow"/>
            <w:rPrChange w:id="775" w:author="Emily Smith-Greenaway" w:date="2020-08-09T16:37:00Z">
              <w:rPr>
                <w:rFonts w:ascii="Aparajita" w:hAnsi="Aparajita" w:cs="Aparajita"/>
                <w:i/>
                <w:iCs/>
              </w:rPr>
            </w:rPrChange>
          </w:rPr>
          <w:t xml:space="preserve"> (mU5M)</w:t>
        </w:r>
      </w:ins>
      <w:r w:rsidRPr="000A123F">
        <w:rPr>
          <w:rFonts w:ascii="Aparajita" w:hAnsi="Aparajita" w:cs="Aparajita"/>
          <w:highlight w:val="yellow"/>
          <w:rPrChange w:id="776" w:author="Emily Smith-Greenaway" w:date="2020-08-09T16:37:00Z">
            <w:rPr>
              <w:rFonts w:ascii="Aparajita" w:hAnsi="Aparajita" w:cs="Aparajita"/>
            </w:rPr>
          </w:rPrChange>
        </w:rPr>
        <w:t>, or any age</w:t>
      </w:r>
      <w:ins w:id="777" w:author="Emily Smith-Greenaway" w:date="2020-08-09T14:47:00Z">
        <w:r w:rsidR="00055738" w:rsidRPr="000A123F">
          <w:rPr>
            <w:rFonts w:ascii="Aparajita" w:hAnsi="Aparajita" w:cs="Aparajita"/>
            <w:highlight w:val="yellow"/>
            <w:rPrChange w:id="778" w:author="Emily Smith-Greenaway" w:date="2020-08-09T16:37:00Z">
              <w:rPr>
                <w:rFonts w:ascii="Aparajita" w:hAnsi="Aparajita" w:cs="Aparajita"/>
                <w:i/>
                <w:iCs/>
              </w:rPr>
            </w:rPrChange>
          </w:rPr>
          <w:t xml:space="preserve"> (mOM)</w:t>
        </w:r>
      </w:ins>
      <w:r w:rsidRPr="000A123F">
        <w:rPr>
          <w:rFonts w:ascii="Aparajita" w:hAnsi="Aparajita" w:cs="Aparajita"/>
          <w:highlight w:val="yellow"/>
          <w:rPrChange w:id="779" w:author="Emily Smith-Greenaway" w:date="2020-08-09T16:37:00Z">
            <w:rPr>
              <w:rFonts w:ascii="Aparajita" w:hAnsi="Aparajita" w:cs="Aparajita"/>
            </w:rPr>
          </w:rPrChange>
        </w:rPr>
        <w:t>.</w:t>
      </w:r>
      <w:r w:rsidRPr="0050243A">
        <w:rPr>
          <w:rFonts w:ascii="Aparajita" w:hAnsi="Aparajita" w:cs="Aparajita"/>
        </w:rPr>
        <w:t xml:space="preserve"> </w:t>
      </w:r>
    </w:p>
    <w:p w14:paraId="23E11C79" w14:textId="0E0E0C87" w:rsidR="006D2A78" w:rsidRDefault="006D2A78" w:rsidP="0006435B">
      <w:pPr>
        <w:autoSpaceDE w:val="0"/>
        <w:autoSpaceDN w:val="0"/>
        <w:adjustRightInd w:val="0"/>
        <w:pPrChange w:id="780" w:author="MPIDR_D\alburezgutierrez" w:date="2020-08-12T13:42:00Z">
          <w:pPr>
            <w:pStyle w:val="FootnoteText"/>
          </w:pPr>
        </w:pPrChange>
      </w:pPr>
    </w:p>
    <w:p w14:paraId="4C033DDB" w14:textId="7BCDC0EF" w:rsidR="006D2A78" w:rsidRPr="000A123F" w:rsidRDefault="006D2A78" w:rsidP="006D2A78">
      <w:pPr>
        <w:pStyle w:val="FootnoteText"/>
        <w:rPr>
          <w:ins w:id="781" w:author="Emily Smith-Greenaway" w:date="2020-08-08T23:34:00Z"/>
          <w:rFonts w:ascii="Aparajita" w:hAnsi="Aparajita" w:cs="Aparajita"/>
          <w:b/>
          <w:bCs/>
          <w:sz w:val="24"/>
          <w:szCs w:val="24"/>
          <w:highlight w:val="lightGray"/>
          <w:rPrChange w:id="782" w:author="Emily Smith-Greenaway" w:date="2020-08-09T16:37:00Z">
            <w:rPr>
              <w:ins w:id="783" w:author="Emily Smith-Greenaway" w:date="2020-08-08T23:34:00Z"/>
            </w:rPr>
          </w:rPrChange>
        </w:rPr>
      </w:pPr>
      <w:r w:rsidRPr="000A123F">
        <w:rPr>
          <w:rFonts w:ascii="Aparajita" w:hAnsi="Aparajita" w:cs="Aparajita"/>
          <w:b/>
          <w:bCs/>
          <w:sz w:val="24"/>
          <w:szCs w:val="24"/>
          <w:highlight w:val="lightGray"/>
          <w:rPrChange w:id="784" w:author="Emily Smith-Greenaway" w:date="2020-08-09T16:37:00Z">
            <w:rPr>
              <w:rFonts w:ascii="Aparajita" w:hAnsi="Aparajita" w:cs="Aparajita"/>
              <w:b/>
              <w:bCs/>
              <w:sz w:val="24"/>
              <w:szCs w:val="24"/>
            </w:rPr>
          </w:rPrChange>
        </w:rPr>
        <w:t xml:space="preserve">VERSION 2: FULL </w:t>
      </w:r>
    </w:p>
    <w:p w14:paraId="2A956D1E" w14:textId="4674B008" w:rsidR="00032E22" w:rsidRPr="000A123F" w:rsidDel="006D57CB" w:rsidRDefault="00032E22">
      <w:pPr>
        <w:autoSpaceDE w:val="0"/>
        <w:autoSpaceDN w:val="0"/>
        <w:adjustRightInd w:val="0"/>
        <w:ind w:firstLine="720"/>
        <w:rPr>
          <w:del w:id="785" w:author="Emily Smith-Greenaway" w:date="2020-08-08T23:51:00Z"/>
          <w:rFonts w:ascii="Aparajita" w:hAnsi="Aparajita" w:cs="Aparajita"/>
          <w:highlight w:val="lightGray"/>
          <w:rPrChange w:id="786" w:author="Emily Smith-Greenaway" w:date="2020-08-09T16:37:00Z">
            <w:rPr>
              <w:del w:id="787" w:author="Emily Smith-Greenaway" w:date="2020-08-08T23:51:00Z"/>
              <w:rFonts w:ascii="Aparajita" w:hAnsi="Aparajita" w:cs="Aparajita"/>
            </w:rPr>
          </w:rPrChange>
        </w:rPr>
        <w:pPrChange w:id="788" w:author="Emily Smith-Greenaway" w:date="2020-08-08T23:51:00Z">
          <w:pPr>
            <w:autoSpaceDE w:val="0"/>
            <w:autoSpaceDN w:val="0"/>
            <w:adjustRightInd w:val="0"/>
          </w:pPr>
        </w:pPrChange>
      </w:pPr>
      <w:ins w:id="789" w:author="Emily Smith-Greenaway" w:date="2020-08-08T23:34:00Z">
        <w:r w:rsidRPr="000A123F">
          <w:rPr>
            <w:rFonts w:ascii="Aparajita" w:hAnsi="Aparajita" w:cs="Aparajita"/>
            <w:highlight w:val="lightGray"/>
            <w:rPrChange w:id="790" w:author="Emily Smith-Greenaway" w:date="2020-08-09T16:37:00Z">
              <w:rPr>
                <w:rFonts w:ascii="Aparajita" w:hAnsi="Aparajita" w:cs="Aparajita"/>
              </w:rPr>
            </w:rPrChange>
          </w:rPr>
          <w:t>Second, we introduce a novel formal demographic approach to indirectly estimate the prevalence of bereaved mothers. We refer to the approach as the kin-cohort method, as it relies on kinship equations and cohort reconstructions.</w:t>
        </w:r>
      </w:ins>
    </w:p>
    <w:p w14:paraId="4B3A823D" w14:textId="61BA70B3" w:rsidR="005E1FE4" w:rsidRPr="000A123F" w:rsidRDefault="00594BC9" w:rsidP="006D2A78">
      <w:pPr>
        <w:autoSpaceDE w:val="0"/>
        <w:autoSpaceDN w:val="0"/>
        <w:adjustRightInd w:val="0"/>
        <w:ind w:firstLine="720"/>
        <w:rPr>
          <w:rFonts w:ascii="Aparajita" w:hAnsi="Aparajita" w:cs="Aparajita"/>
          <w:highlight w:val="lightGray"/>
          <w:rPrChange w:id="791" w:author="Emily Smith-Greenaway" w:date="2020-08-09T16:37:00Z">
            <w:rPr>
              <w:rFonts w:ascii="Aparajita" w:hAnsi="Aparajita" w:cs="Aparajita"/>
            </w:rPr>
          </w:rPrChange>
        </w:rPr>
      </w:pPr>
      <w:del w:id="792" w:author="Emily Smith-Greenaway" w:date="2020-08-08T23:52:00Z">
        <w:r w:rsidRPr="000A123F" w:rsidDel="006D57CB">
          <w:rPr>
            <w:rFonts w:ascii="Aparajita" w:hAnsi="Aparajita" w:cs="Aparajita"/>
            <w:highlight w:val="lightGray"/>
            <w:rPrChange w:id="793" w:author="Emily Smith-Greenaway" w:date="2020-08-09T16:37:00Z">
              <w:rPr>
                <w:rFonts w:ascii="Aparajita" w:hAnsi="Aparajita" w:cs="Aparajita"/>
              </w:rPr>
            </w:rPrChange>
          </w:rPr>
          <w:delText xml:space="preserve">Because </w:delText>
        </w:r>
        <w:r w:rsidR="00027E59" w:rsidRPr="000A123F" w:rsidDel="006D57CB">
          <w:rPr>
            <w:rFonts w:ascii="Aparajita" w:hAnsi="Aparajita" w:cs="Aparajita"/>
            <w:highlight w:val="lightGray"/>
            <w:rPrChange w:id="794" w:author="Emily Smith-Greenaway" w:date="2020-08-09T16:37:00Z">
              <w:rPr>
                <w:rFonts w:ascii="Aparajita" w:hAnsi="Aparajita" w:cs="Aparajita"/>
              </w:rPr>
            </w:rPrChange>
          </w:rPr>
          <w:delText>r</w:delText>
        </w:r>
      </w:del>
      <w:ins w:id="795" w:author="Emily Smith-Greenaway" w:date="2020-08-08T23:52:00Z">
        <w:r w:rsidR="006D57CB" w:rsidRPr="000A123F">
          <w:rPr>
            <w:rFonts w:ascii="Aparajita" w:hAnsi="Aparajita" w:cs="Aparajita"/>
            <w:highlight w:val="lightGray"/>
            <w:rPrChange w:id="796" w:author="Emily Smith-Greenaway" w:date="2020-08-09T16:37:00Z">
              <w:rPr>
                <w:rFonts w:ascii="Aparajita" w:hAnsi="Aparajita" w:cs="Aparajita"/>
              </w:rPr>
            </w:rPrChange>
          </w:rPr>
          <w:t xml:space="preserve"> Because r</w:t>
        </w:r>
      </w:ins>
      <w:r w:rsidR="00027E59" w:rsidRPr="000A123F">
        <w:rPr>
          <w:rFonts w:ascii="Aparajita" w:hAnsi="Aparajita" w:cs="Aparajita"/>
          <w:highlight w:val="lightGray"/>
          <w:rPrChange w:id="797" w:author="Emily Smith-Greenaway" w:date="2020-08-09T16:37:00Z">
            <w:rPr>
              <w:rFonts w:ascii="Aparajita" w:hAnsi="Aparajita" w:cs="Aparajita"/>
            </w:rPr>
          </w:rPrChange>
        </w:rPr>
        <w:t>ecent,</w:t>
      </w:r>
      <w:r w:rsidR="00581BE4" w:rsidRPr="000A123F">
        <w:rPr>
          <w:rFonts w:ascii="Aparajita" w:hAnsi="Aparajita" w:cs="Aparajita"/>
          <w:highlight w:val="lightGray"/>
          <w:rPrChange w:id="798" w:author="Emily Smith-Greenaway" w:date="2020-08-09T16:37:00Z">
            <w:rPr>
              <w:rFonts w:ascii="Aparajita" w:hAnsi="Aparajita" w:cs="Aparajita"/>
            </w:rPr>
          </w:rPrChange>
        </w:rPr>
        <w:t xml:space="preserve"> </w:t>
      </w:r>
      <w:r w:rsidRPr="000A123F">
        <w:rPr>
          <w:rFonts w:ascii="Aparajita" w:hAnsi="Aparajita" w:cs="Aparajita"/>
          <w:highlight w:val="lightGray"/>
          <w:rPrChange w:id="799" w:author="Emily Smith-Greenaway" w:date="2020-08-09T16:37:00Z">
            <w:rPr>
              <w:rFonts w:ascii="Aparajita" w:hAnsi="Aparajita" w:cs="Aparajita"/>
            </w:rPr>
          </w:rPrChange>
        </w:rPr>
        <w:t>reproductive</w:t>
      </w:r>
      <w:r w:rsidR="002A009B" w:rsidRPr="000A123F">
        <w:rPr>
          <w:rFonts w:ascii="Aparajita" w:hAnsi="Aparajita" w:cs="Aparajita"/>
          <w:highlight w:val="lightGray"/>
          <w:rPrChange w:id="800" w:author="Emily Smith-Greenaway" w:date="2020-08-09T16:37:00Z">
            <w:rPr>
              <w:rFonts w:ascii="Aparajita" w:hAnsi="Aparajita" w:cs="Aparajita"/>
            </w:rPr>
          </w:rPrChange>
        </w:rPr>
        <w:t>-</w:t>
      </w:r>
      <w:r w:rsidRPr="000A123F">
        <w:rPr>
          <w:rFonts w:ascii="Aparajita" w:hAnsi="Aparajita" w:cs="Aparajita"/>
          <w:highlight w:val="lightGray"/>
          <w:rPrChange w:id="801" w:author="Emily Smith-Greenaway" w:date="2020-08-09T16:37:00Z">
            <w:rPr>
              <w:rFonts w:ascii="Aparajita" w:hAnsi="Aparajita" w:cs="Aparajita"/>
            </w:rPr>
          </w:rPrChange>
        </w:rPr>
        <w:t xml:space="preserve">history </w:t>
      </w:r>
      <w:r w:rsidR="00027E59" w:rsidRPr="000A123F">
        <w:rPr>
          <w:rFonts w:ascii="Aparajita" w:hAnsi="Aparajita" w:cs="Aparajita"/>
          <w:highlight w:val="lightGray"/>
          <w:rPrChange w:id="802" w:author="Emily Smith-Greenaway" w:date="2020-08-09T16:37:00Z">
            <w:rPr>
              <w:rFonts w:ascii="Aparajita" w:hAnsi="Aparajita" w:cs="Aparajita"/>
            </w:rPr>
          </w:rPrChange>
        </w:rPr>
        <w:t>survey</w:t>
      </w:r>
      <w:r w:rsidR="002A009B" w:rsidRPr="000A123F">
        <w:rPr>
          <w:rFonts w:ascii="Aparajita" w:hAnsi="Aparajita" w:cs="Aparajita"/>
          <w:highlight w:val="lightGray"/>
          <w:rPrChange w:id="803" w:author="Emily Smith-Greenaway" w:date="2020-08-09T16:37:00Z">
            <w:rPr>
              <w:rFonts w:ascii="Aparajita" w:hAnsi="Aparajita" w:cs="Aparajita"/>
            </w:rPr>
          </w:rPrChange>
        </w:rPr>
        <w:t>s</w:t>
      </w:r>
      <w:r w:rsidR="00027E59" w:rsidRPr="000A123F">
        <w:rPr>
          <w:rFonts w:ascii="Aparajita" w:hAnsi="Aparajita" w:cs="Aparajita"/>
          <w:highlight w:val="lightGray"/>
          <w:rPrChange w:id="804" w:author="Emily Smith-Greenaway" w:date="2020-08-09T16:37:00Z">
            <w:rPr>
              <w:rFonts w:ascii="Aparajita" w:hAnsi="Aparajita" w:cs="Aparajita"/>
            </w:rPr>
          </w:rPrChange>
        </w:rPr>
        <w:t xml:space="preserve"> </w:t>
      </w:r>
      <w:r w:rsidRPr="000A123F">
        <w:rPr>
          <w:rFonts w:ascii="Aparajita" w:hAnsi="Aparajita" w:cs="Aparajita"/>
          <w:highlight w:val="lightGray"/>
          <w:rPrChange w:id="805" w:author="Emily Smith-Greenaway" w:date="2020-08-09T16:37:00Z">
            <w:rPr>
              <w:rFonts w:ascii="Aparajita" w:hAnsi="Aparajita" w:cs="Aparajita"/>
            </w:rPr>
          </w:rPrChange>
        </w:rPr>
        <w:t xml:space="preserve">are not available </w:t>
      </w:r>
      <w:r w:rsidR="00EA491B" w:rsidRPr="000A123F">
        <w:rPr>
          <w:rFonts w:ascii="Aparajita" w:hAnsi="Aparajita" w:cs="Aparajita"/>
          <w:highlight w:val="lightGray"/>
          <w:rPrChange w:id="806" w:author="Emily Smith-Greenaway" w:date="2020-08-09T16:37:00Z">
            <w:rPr>
              <w:rFonts w:ascii="Aparajita" w:hAnsi="Aparajita" w:cs="Aparajita"/>
            </w:rPr>
          </w:rPrChange>
        </w:rPr>
        <w:t>worldwide</w:t>
      </w:r>
      <w:r w:rsidRPr="000A123F">
        <w:rPr>
          <w:rFonts w:ascii="Aparajita" w:hAnsi="Aparajita" w:cs="Aparajita"/>
          <w:highlight w:val="lightGray"/>
          <w:rPrChange w:id="807" w:author="Emily Smith-Greenaway" w:date="2020-08-09T16:37:00Z">
            <w:rPr>
              <w:rFonts w:ascii="Aparajita" w:hAnsi="Aparajita" w:cs="Aparajita"/>
            </w:rPr>
          </w:rPrChange>
        </w:rPr>
        <w:t xml:space="preserve">, we </w:t>
      </w:r>
      <w:r w:rsidR="00400823" w:rsidRPr="000A123F">
        <w:rPr>
          <w:rFonts w:ascii="Aparajita" w:hAnsi="Aparajita" w:cs="Aparajita"/>
          <w:highlight w:val="lightGray"/>
          <w:rPrChange w:id="808" w:author="Emily Smith-Greenaway" w:date="2020-08-09T16:37:00Z">
            <w:rPr>
              <w:rFonts w:ascii="Aparajita" w:hAnsi="Aparajita" w:cs="Aparajita"/>
            </w:rPr>
          </w:rPrChange>
        </w:rPr>
        <w:t xml:space="preserve">developed </w:t>
      </w:r>
      <w:del w:id="809" w:author="Emily Smith-Greenaway" w:date="2020-08-08T23:36:00Z">
        <w:r w:rsidR="00400823" w:rsidRPr="000A123F" w:rsidDel="009C383D">
          <w:rPr>
            <w:rFonts w:ascii="Aparajita" w:hAnsi="Aparajita" w:cs="Aparajita"/>
            <w:highlight w:val="lightGray"/>
            <w:rPrChange w:id="810" w:author="Emily Smith-Greenaway" w:date="2020-08-09T16:37:00Z">
              <w:rPr>
                <w:rFonts w:ascii="Aparajita" w:hAnsi="Aparajita" w:cs="Aparajita"/>
              </w:rPr>
            </w:rPrChange>
          </w:rPr>
          <w:delText>a novel</w:delText>
        </w:r>
      </w:del>
      <w:ins w:id="811" w:author="Emily Smith-Greenaway" w:date="2020-08-08T23:36:00Z">
        <w:r w:rsidR="009C383D" w:rsidRPr="000A123F">
          <w:rPr>
            <w:rFonts w:ascii="Aparajita" w:hAnsi="Aparajita" w:cs="Aparajita"/>
            <w:highlight w:val="lightGray"/>
            <w:rPrChange w:id="812" w:author="Emily Smith-Greenaway" w:date="2020-08-09T16:37:00Z">
              <w:rPr>
                <w:rFonts w:ascii="Aparajita" w:hAnsi="Aparajita" w:cs="Aparajita"/>
              </w:rPr>
            </w:rPrChange>
          </w:rPr>
          <w:t>an</w:t>
        </w:r>
      </w:ins>
      <w:r w:rsidR="00400823" w:rsidRPr="000A123F">
        <w:rPr>
          <w:rFonts w:ascii="Aparajita" w:hAnsi="Aparajita" w:cs="Aparajita"/>
          <w:highlight w:val="lightGray"/>
          <w:rPrChange w:id="813" w:author="Emily Smith-Greenaway" w:date="2020-08-09T16:37:00Z">
            <w:rPr>
              <w:rFonts w:ascii="Aparajita" w:hAnsi="Aparajita" w:cs="Aparajita"/>
            </w:rPr>
          </w:rPrChange>
        </w:rPr>
        <w:t xml:space="preserve"> </w:t>
      </w:r>
      <w:r w:rsidRPr="000A123F">
        <w:rPr>
          <w:rFonts w:ascii="Aparajita" w:hAnsi="Aparajita" w:cs="Aparajita"/>
          <w:highlight w:val="lightGray"/>
          <w:rPrChange w:id="814" w:author="Emily Smith-Greenaway" w:date="2020-08-09T16:37:00Z">
            <w:rPr>
              <w:rFonts w:ascii="Aparajita" w:hAnsi="Aparajita" w:cs="Aparajita"/>
            </w:rPr>
          </w:rPrChange>
        </w:rPr>
        <w:t>indirect approach</w:t>
      </w:r>
      <w:r w:rsidR="004C7667" w:rsidRPr="000A123F">
        <w:rPr>
          <w:rFonts w:ascii="Aparajita" w:hAnsi="Aparajita" w:cs="Aparajita"/>
          <w:highlight w:val="lightGray"/>
          <w:rPrChange w:id="815" w:author="Emily Smith-Greenaway" w:date="2020-08-09T16:37:00Z">
            <w:rPr>
              <w:rFonts w:ascii="Aparajita" w:hAnsi="Aparajita" w:cs="Aparajita"/>
            </w:rPr>
          </w:rPrChange>
        </w:rPr>
        <w:t xml:space="preserve"> </w:t>
      </w:r>
      <w:r w:rsidR="00EA491B" w:rsidRPr="000A123F">
        <w:rPr>
          <w:rFonts w:ascii="Aparajita" w:hAnsi="Aparajita" w:cs="Aparajita"/>
          <w:highlight w:val="lightGray"/>
          <w:rPrChange w:id="816" w:author="Emily Smith-Greenaway" w:date="2020-08-09T16:37:00Z">
            <w:rPr>
              <w:rFonts w:ascii="Aparajita" w:hAnsi="Aparajita" w:cs="Aparajita"/>
            </w:rPr>
          </w:rPrChange>
        </w:rPr>
        <w:t xml:space="preserve">for </w:t>
      </w:r>
      <w:r w:rsidRPr="000A123F">
        <w:rPr>
          <w:rFonts w:ascii="Aparajita" w:hAnsi="Aparajita" w:cs="Aparajita"/>
          <w:highlight w:val="lightGray"/>
          <w:rPrChange w:id="817" w:author="Emily Smith-Greenaway" w:date="2020-08-09T16:37:00Z">
            <w:rPr>
              <w:rFonts w:ascii="Aparajita" w:hAnsi="Aparajita" w:cs="Aparajita"/>
            </w:rPr>
          </w:rPrChange>
        </w:rPr>
        <w:t>calculat</w:t>
      </w:r>
      <w:r w:rsidR="00EA491B" w:rsidRPr="000A123F">
        <w:rPr>
          <w:rFonts w:ascii="Aparajita" w:hAnsi="Aparajita" w:cs="Aparajita"/>
          <w:highlight w:val="lightGray"/>
          <w:rPrChange w:id="818" w:author="Emily Smith-Greenaway" w:date="2020-08-09T16:37:00Z">
            <w:rPr>
              <w:rFonts w:ascii="Aparajita" w:hAnsi="Aparajita" w:cs="Aparajita"/>
            </w:rPr>
          </w:rPrChange>
        </w:rPr>
        <w:t>ing</w:t>
      </w:r>
      <w:r w:rsidRPr="000A123F">
        <w:rPr>
          <w:rFonts w:ascii="Aparajita" w:hAnsi="Aparajita" w:cs="Aparajita"/>
          <w:highlight w:val="lightGray"/>
          <w:rPrChange w:id="819" w:author="Emily Smith-Greenaway" w:date="2020-08-09T16:37:00Z">
            <w:rPr>
              <w:rFonts w:ascii="Aparajita" w:hAnsi="Aparajita" w:cs="Aparajita"/>
            </w:rPr>
          </w:rPrChange>
        </w:rPr>
        <w:t xml:space="preserve"> </w:t>
      </w:r>
      <w:r w:rsidR="004C7667" w:rsidRPr="000A123F">
        <w:rPr>
          <w:rFonts w:ascii="Aparajita" w:hAnsi="Aparajita" w:cs="Aparajita"/>
          <w:highlight w:val="lightGray"/>
          <w:rPrChange w:id="820" w:author="Emily Smith-Greenaway" w:date="2020-08-09T16:37:00Z">
            <w:rPr>
              <w:rFonts w:ascii="Aparajita" w:hAnsi="Aparajita" w:cs="Aparajita"/>
            </w:rPr>
          </w:rPrChange>
        </w:rPr>
        <w:t>the mIM, mU5M, and mOM</w:t>
      </w:r>
      <w:r w:rsidR="00534138" w:rsidRPr="000A123F">
        <w:rPr>
          <w:rFonts w:ascii="Aparajita" w:hAnsi="Aparajita" w:cs="Aparajita"/>
          <w:highlight w:val="lightGray"/>
          <w:rPrChange w:id="821" w:author="Emily Smith-Greenaway" w:date="2020-08-09T16:37:00Z">
            <w:rPr>
              <w:rFonts w:ascii="Aparajita" w:hAnsi="Aparajita" w:cs="Aparajita"/>
            </w:rPr>
          </w:rPrChange>
        </w:rPr>
        <w:t xml:space="preserve"> from </w:t>
      </w:r>
      <w:r w:rsidR="001C18F8" w:rsidRPr="000A123F">
        <w:rPr>
          <w:rFonts w:ascii="Aparajita" w:hAnsi="Aparajita" w:cs="Aparajita"/>
          <w:highlight w:val="lightGray"/>
          <w:rPrChange w:id="822" w:author="Emily Smith-Greenaway" w:date="2020-08-09T16:37:00Z">
            <w:rPr>
              <w:rFonts w:ascii="Aparajita" w:hAnsi="Aparajita" w:cs="Aparajita"/>
            </w:rPr>
          </w:rPrChange>
        </w:rPr>
        <w:t>country-level period mortality and fertility rates</w:t>
      </w:r>
      <w:ins w:id="823" w:author="Emily Smith-Greenaway" w:date="2020-08-08T23:39:00Z">
        <w:r w:rsidR="009C383D" w:rsidRPr="000A123F">
          <w:rPr>
            <w:rFonts w:ascii="Aparajita" w:hAnsi="Aparajita" w:cs="Aparajita"/>
            <w:highlight w:val="lightGray"/>
            <w:rPrChange w:id="824" w:author="Emily Smith-Greenaway" w:date="2020-08-09T16:37:00Z">
              <w:rPr>
                <w:rFonts w:ascii="Aparajita" w:hAnsi="Aparajita" w:cs="Aparajita"/>
              </w:rPr>
            </w:rPrChange>
          </w:rPr>
          <w:t>.</w:t>
        </w:r>
      </w:ins>
      <w:r w:rsidR="009C383D" w:rsidRPr="000A123F">
        <w:rPr>
          <w:rFonts w:ascii="Aparajita" w:hAnsi="Aparajita" w:cs="Aparajita"/>
          <w:highlight w:val="lightGray"/>
          <w:rPrChange w:id="825" w:author="Emily Smith-Greenaway" w:date="2020-08-09T16:37:00Z">
            <w:rPr>
              <w:rFonts w:ascii="Aparajita" w:hAnsi="Aparajita" w:cs="Aparajita"/>
            </w:rPr>
          </w:rPrChange>
        </w:rPr>
        <w:fldChar w:fldCharType="begin"/>
      </w:r>
      <w:r w:rsidR="00C32813" w:rsidRPr="000A123F">
        <w:rPr>
          <w:rFonts w:ascii="Aparajita" w:hAnsi="Aparajita" w:cs="Aparajita"/>
          <w:highlight w:val="lightGray"/>
          <w:rPrChange w:id="826" w:author="Emily Smith-Greenaway" w:date="2020-08-09T16:37:00Z">
            <w:rPr>
              <w:rFonts w:ascii="Aparajita" w:hAnsi="Aparajita" w:cs="Aparajita"/>
            </w:rPr>
          </w:rPrChange>
        </w:rPr>
        <w:instrText xml:space="preserve"> ADDIN ZOTERO_ITEM CSL_CITATION {"citationID":"CurO5NtJ","properties":{"formattedCitation":"\\super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9C383D" w:rsidRPr="000A123F">
        <w:rPr>
          <w:rFonts w:ascii="Aparajita" w:hAnsi="Aparajita" w:cs="Aparajita"/>
          <w:highlight w:val="lightGray"/>
          <w:rPrChange w:id="827" w:author="Emily Smith-Greenaway" w:date="2020-08-09T16:37:00Z">
            <w:rPr>
              <w:rFonts w:ascii="Aparajita" w:hAnsi="Aparajita" w:cs="Aparajita"/>
            </w:rPr>
          </w:rPrChange>
        </w:rPr>
        <w:fldChar w:fldCharType="separate"/>
      </w:r>
      <w:r w:rsidR="00CE5B1B" w:rsidRPr="000A123F">
        <w:rPr>
          <w:rFonts w:ascii="Aparajita" w:hAnsi="Aparajita" w:cs="Aparajita"/>
          <w:highlight w:val="lightGray"/>
          <w:vertAlign w:val="superscript"/>
          <w:rPrChange w:id="828" w:author="Emily Smith-Greenaway" w:date="2020-08-09T16:37:00Z">
            <w:rPr>
              <w:rFonts w:ascii="Aparajita" w:hAnsi="Aparajita" w:cs="Aparajita"/>
              <w:vertAlign w:val="superscript"/>
            </w:rPr>
          </w:rPrChange>
        </w:rPr>
        <w:t>4</w:t>
      </w:r>
      <w:r w:rsidR="009C383D" w:rsidRPr="000A123F">
        <w:rPr>
          <w:rFonts w:ascii="Aparajita" w:hAnsi="Aparajita" w:cs="Aparajita"/>
          <w:highlight w:val="lightGray"/>
          <w:rPrChange w:id="829" w:author="Emily Smith-Greenaway" w:date="2020-08-09T16:37:00Z">
            <w:rPr>
              <w:rFonts w:ascii="Aparajita" w:hAnsi="Aparajita" w:cs="Aparajita"/>
            </w:rPr>
          </w:rPrChange>
        </w:rPr>
        <w:fldChar w:fldCharType="end"/>
      </w:r>
      <w:del w:id="830" w:author="Emily Smith-Greenaway" w:date="2020-08-08T23:39:00Z">
        <w:r w:rsidR="001C18F8" w:rsidRPr="000A123F" w:rsidDel="009C383D">
          <w:rPr>
            <w:rFonts w:ascii="Aparajita" w:hAnsi="Aparajita" w:cs="Aparajita"/>
            <w:highlight w:val="lightGray"/>
            <w:rPrChange w:id="831" w:author="Emily Smith-Greenaway" w:date="2020-08-09T16:37:00Z">
              <w:rPr>
                <w:rFonts w:ascii="Aparajita" w:hAnsi="Aparajita" w:cs="Aparajita"/>
              </w:rPr>
            </w:rPrChange>
          </w:rPr>
          <w:delText>.</w:delText>
        </w:r>
      </w:del>
      <w:r w:rsidR="001C18F8" w:rsidRPr="000A123F">
        <w:rPr>
          <w:rFonts w:ascii="Aparajita" w:hAnsi="Aparajita" w:cs="Aparajita"/>
          <w:highlight w:val="lightGray"/>
          <w:rPrChange w:id="832" w:author="Emily Smith-Greenaway" w:date="2020-08-09T16:37:00Z">
            <w:rPr>
              <w:rFonts w:ascii="Aparajita" w:hAnsi="Aparajita" w:cs="Aparajita"/>
            </w:rPr>
          </w:rPrChange>
        </w:rPr>
        <w:t xml:space="preserve"> </w:t>
      </w:r>
      <w:ins w:id="833" w:author="Emily Smith-Greenaway" w:date="2020-08-08T23:41:00Z">
        <w:r w:rsidR="009C383D" w:rsidRPr="000A123F">
          <w:rPr>
            <w:rFonts w:ascii="Aparajita" w:hAnsi="Aparajita" w:cs="Aparajita"/>
            <w:highlight w:val="lightGray"/>
            <w:rPrChange w:id="834" w:author="Emily Smith-Greenaway" w:date="2020-08-09T16:37:00Z">
              <w:rPr>
                <w:rFonts w:ascii="Aparajita" w:hAnsi="Aparajita" w:cs="Aparajita"/>
              </w:rPr>
            </w:rPrChange>
          </w:rPr>
          <w:t>This kin-cohort method is an extension to the Goodman-Keyfitz-Pullum kinship equations (GKP equations).</w:t>
        </w:r>
        <w:r w:rsidR="009C383D" w:rsidRPr="000A123F">
          <w:rPr>
            <w:rFonts w:ascii="Aparajita" w:hAnsi="Aparajita" w:cs="Aparajita"/>
            <w:highlight w:val="lightGray"/>
            <w:rPrChange w:id="835" w:author="Emily Smith-Greenaway" w:date="2020-08-09T16:37:00Z">
              <w:rPr>
                <w:rFonts w:ascii="Aparajita" w:hAnsi="Aparajita" w:cs="Aparajita"/>
              </w:rPr>
            </w:rPrChange>
          </w:rPr>
          <w:fldChar w:fldCharType="begin"/>
        </w:r>
      </w:ins>
      <w:r w:rsidR="007E564F" w:rsidRPr="000A123F">
        <w:rPr>
          <w:rFonts w:ascii="Aparajita" w:hAnsi="Aparajita" w:cs="Aparajita"/>
          <w:highlight w:val="lightGray"/>
          <w:rPrChange w:id="836" w:author="Emily Smith-Greenaway" w:date="2020-08-09T16:37:00Z">
            <w:rPr>
              <w:rFonts w:ascii="Aparajita" w:hAnsi="Aparajita" w:cs="Aparajita"/>
            </w:rPr>
          </w:rPrChange>
        </w:rPr>
        <w:instrText xml:space="preserve"> ADDIN ZOTERO_ITEM CSL_CITATION {"citationID":"BLVAFxtL","properties":{"formattedCitation":"\\super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ins w:id="837" w:author="Emily Smith-Greenaway" w:date="2020-08-08T23:41:00Z">
        <w:r w:rsidR="009C383D" w:rsidRPr="000A123F">
          <w:rPr>
            <w:rFonts w:ascii="Aparajita" w:hAnsi="Aparajita" w:cs="Aparajita"/>
            <w:highlight w:val="lightGray"/>
            <w:rPrChange w:id="838" w:author="Emily Smith-Greenaway" w:date="2020-08-09T16:37:00Z">
              <w:rPr>
                <w:rFonts w:ascii="Aparajita" w:hAnsi="Aparajita" w:cs="Aparajita"/>
              </w:rPr>
            </w:rPrChange>
          </w:rPr>
          <w:fldChar w:fldCharType="separate"/>
        </w:r>
      </w:ins>
      <w:r w:rsidR="007E564F" w:rsidRPr="000A123F">
        <w:rPr>
          <w:rFonts w:ascii="Aparajita" w:hAnsi="Aparajita" w:cs="Aparajita"/>
          <w:highlight w:val="lightGray"/>
          <w:vertAlign w:val="superscript"/>
          <w:rPrChange w:id="839" w:author="Emily Smith-Greenaway" w:date="2020-08-09T16:37:00Z">
            <w:rPr>
              <w:rFonts w:ascii="Aparajita" w:hAnsi="Aparajita" w:cs="Aparajita"/>
              <w:vertAlign w:val="superscript"/>
            </w:rPr>
          </w:rPrChange>
        </w:rPr>
        <w:t>15</w:t>
      </w:r>
      <w:ins w:id="840" w:author="Emily Smith-Greenaway" w:date="2020-08-08T23:41:00Z">
        <w:r w:rsidR="009C383D" w:rsidRPr="000A123F">
          <w:rPr>
            <w:rFonts w:ascii="Aparajita" w:hAnsi="Aparajita" w:cs="Aparajita"/>
            <w:highlight w:val="lightGray"/>
            <w:rPrChange w:id="841" w:author="Emily Smith-Greenaway" w:date="2020-08-09T16:37:00Z">
              <w:rPr>
                <w:rFonts w:ascii="Aparajita" w:hAnsi="Aparajita" w:cs="Aparajita"/>
              </w:rPr>
            </w:rPrChange>
          </w:rPr>
          <w:fldChar w:fldCharType="end"/>
        </w:r>
        <w:r w:rsidR="009C383D" w:rsidRPr="000A123F">
          <w:rPr>
            <w:rFonts w:ascii="Aparajita" w:hAnsi="Aparajita" w:cs="Aparajita"/>
            <w:highlight w:val="lightGray"/>
            <w:rPrChange w:id="842" w:author="Emily Smith-Greenaway" w:date="2020-08-09T16:37:00Z">
              <w:rPr>
                <w:rFonts w:ascii="Aparajita" w:hAnsi="Aparajita" w:cs="Aparajita"/>
              </w:rPr>
            </w:rPrChange>
          </w:rPr>
          <w:t xml:space="preserve"> </w:t>
        </w:r>
      </w:ins>
      <w:commentRangeStart w:id="843"/>
      <w:commentRangeStart w:id="844"/>
      <w:r w:rsidR="005D2524" w:rsidRPr="000A123F">
        <w:rPr>
          <w:rFonts w:ascii="Aparajita" w:eastAsiaTheme="minorEastAsia" w:hAnsi="Aparajita" w:cs="Aparajita"/>
          <w:highlight w:val="lightGray"/>
          <w:rPrChange w:id="845" w:author="Emily Smith-Greenaway" w:date="2020-08-09T16:37:00Z">
            <w:rPr>
              <w:rFonts w:ascii="Aparajita" w:eastAsiaTheme="minorEastAsia" w:hAnsi="Aparajita" w:cs="Aparajita"/>
            </w:rPr>
          </w:rPrChange>
        </w:rPr>
        <w:t>We use country-specific period life-tables and age-specific fertility rates from the United Nations World Population Prospects (UN WPP, historical and projected rates for the 1950-2100 years)</w:t>
      </w:r>
      <w:commentRangeEnd w:id="843"/>
      <w:r w:rsidR="00A76AD9" w:rsidRPr="000A123F">
        <w:rPr>
          <w:rStyle w:val="CommentReference"/>
          <w:rFonts w:asciiTheme="minorHAnsi" w:eastAsiaTheme="minorHAnsi" w:hAnsiTheme="minorHAnsi" w:cstheme="minorBidi"/>
          <w:highlight w:val="lightGray"/>
          <w:rPrChange w:id="846" w:author="Emily Smith-Greenaway" w:date="2020-08-09T16:37:00Z">
            <w:rPr>
              <w:rStyle w:val="CommentReference"/>
              <w:rFonts w:asciiTheme="minorHAnsi" w:eastAsiaTheme="minorHAnsi" w:hAnsiTheme="minorHAnsi" w:cstheme="minorBidi"/>
            </w:rPr>
          </w:rPrChange>
        </w:rPr>
        <w:commentReference w:id="843"/>
      </w:r>
      <w:commentRangeEnd w:id="844"/>
      <w:r w:rsidR="005922C8" w:rsidRPr="000A123F">
        <w:rPr>
          <w:rStyle w:val="CommentReference"/>
          <w:rFonts w:asciiTheme="minorHAnsi" w:eastAsiaTheme="minorHAnsi" w:hAnsiTheme="minorHAnsi" w:cstheme="minorBidi"/>
          <w:highlight w:val="lightGray"/>
          <w:rPrChange w:id="847" w:author="Emily Smith-Greenaway" w:date="2020-08-09T16:37:00Z">
            <w:rPr>
              <w:rStyle w:val="CommentReference"/>
              <w:rFonts w:asciiTheme="minorHAnsi" w:eastAsiaTheme="minorHAnsi" w:hAnsiTheme="minorHAnsi" w:cstheme="minorBidi"/>
            </w:rPr>
          </w:rPrChange>
        </w:rPr>
        <w:commentReference w:id="844"/>
      </w:r>
      <w:r w:rsidR="005D2524" w:rsidRPr="000A123F">
        <w:rPr>
          <w:rFonts w:ascii="Aparajita" w:eastAsiaTheme="minorEastAsia" w:hAnsi="Aparajita" w:cs="Aparajita"/>
          <w:highlight w:val="lightGray"/>
          <w:rPrChange w:id="848" w:author="Emily Smith-Greenaway" w:date="2020-08-09T16:37:00Z">
            <w:rPr>
              <w:rFonts w:ascii="Aparajita" w:eastAsiaTheme="minorEastAsia" w:hAnsi="Aparajita" w:cs="Aparajita"/>
            </w:rPr>
          </w:rPrChange>
        </w:rPr>
        <w:t>.</w:t>
      </w:r>
      <w:r w:rsidR="005D2524" w:rsidRPr="003C1011">
        <w:rPr>
          <w:rStyle w:val="FootnoteReference"/>
          <w:rFonts w:eastAsiaTheme="minorEastAsia"/>
          <w:highlight w:val="lightGray"/>
          <w:rPrChange w:id="849" w:author="Emily Smith-Greenaway" w:date="2020-08-10T07:32:00Z">
            <w:rPr>
              <w:rStyle w:val="FootnoteReference"/>
              <w:rFonts w:ascii="Aparajita" w:eastAsiaTheme="minorEastAsia" w:hAnsi="Aparajita" w:cs="Aparajita"/>
            </w:rPr>
          </w:rPrChange>
        </w:rPr>
        <w:footnoteReference w:id="9"/>
      </w:r>
      <w:r w:rsidR="005D2524" w:rsidRPr="000A123F">
        <w:rPr>
          <w:rFonts w:ascii="Aparajita" w:eastAsiaTheme="minorEastAsia" w:hAnsi="Aparajita" w:cs="Aparajita"/>
          <w:highlight w:val="lightGray"/>
          <w:rPrChange w:id="852" w:author="Emily Smith-Greenaway" w:date="2020-08-09T16:37:00Z">
            <w:rPr>
              <w:rFonts w:ascii="Aparajita" w:eastAsiaTheme="minorEastAsia" w:hAnsi="Aparajita" w:cs="Aparajita"/>
            </w:rPr>
          </w:rPrChange>
        </w:rPr>
        <w:t xml:space="preserve"> </w:t>
      </w:r>
      <w:r w:rsidR="00D53820" w:rsidRPr="000A123F">
        <w:rPr>
          <w:rFonts w:ascii="Aparajita" w:eastAsiaTheme="minorEastAsia" w:hAnsi="Aparajita" w:cs="Aparajita"/>
          <w:highlight w:val="lightGray"/>
          <w:rPrChange w:id="853" w:author="Emily Smith-Greenaway" w:date="2020-08-09T16:37:00Z">
            <w:rPr>
              <w:rFonts w:ascii="Aparajita" w:eastAsiaTheme="minorEastAsia" w:hAnsi="Aparajita" w:cs="Aparajita"/>
            </w:rPr>
          </w:rPrChange>
        </w:rPr>
        <w:t xml:space="preserve">Our indirect models require age-specific cohort </w:t>
      </w:r>
      <w:r w:rsidR="00DE41EA" w:rsidRPr="000A123F">
        <w:rPr>
          <w:rFonts w:ascii="Aparajita" w:eastAsiaTheme="minorEastAsia" w:hAnsi="Aparajita" w:cs="Aparajita"/>
          <w:highlight w:val="lightGray"/>
          <w:rPrChange w:id="854" w:author="Emily Smith-Greenaway" w:date="2020-08-09T16:37:00Z">
            <w:rPr>
              <w:rFonts w:ascii="Aparajita" w:eastAsiaTheme="minorEastAsia" w:hAnsi="Aparajita" w:cs="Aparajita"/>
            </w:rPr>
          </w:rPrChange>
        </w:rPr>
        <w:t xml:space="preserve">rates as input, which we approximate </w:t>
      </w:r>
      <w:r w:rsidR="00352764" w:rsidRPr="000A123F">
        <w:rPr>
          <w:rFonts w:ascii="Aparajita" w:eastAsiaTheme="minorEastAsia" w:hAnsi="Aparajita" w:cs="Aparajita"/>
          <w:highlight w:val="lightGray"/>
          <w:rPrChange w:id="855" w:author="Emily Smith-Greenaway" w:date="2020-08-09T16:37:00Z">
            <w:rPr>
              <w:rFonts w:ascii="Aparajita" w:eastAsiaTheme="minorEastAsia" w:hAnsi="Aparajita" w:cs="Aparajita"/>
            </w:rPr>
          </w:rPrChange>
        </w:rPr>
        <w:t xml:space="preserve">as </w:t>
      </w:r>
      <w:r w:rsidR="00DE41EA" w:rsidRPr="000A123F">
        <w:rPr>
          <w:rFonts w:ascii="Aparajita" w:eastAsiaTheme="minorEastAsia" w:hAnsi="Aparajita" w:cs="Aparajita"/>
          <w:highlight w:val="lightGray"/>
          <w:rPrChange w:id="856" w:author="Emily Smith-Greenaway" w:date="2020-08-09T16:37:00Z">
            <w:rPr>
              <w:rFonts w:ascii="Aparajita" w:eastAsiaTheme="minorEastAsia" w:hAnsi="Aparajita" w:cs="Aparajita"/>
            </w:rPr>
          </w:rPrChange>
        </w:rPr>
        <w:t>the values along the diagonal</w:t>
      </w:r>
      <w:r w:rsidR="00352764" w:rsidRPr="000A123F">
        <w:rPr>
          <w:rFonts w:ascii="Aparajita" w:eastAsiaTheme="minorEastAsia" w:hAnsi="Aparajita" w:cs="Aparajita"/>
          <w:highlight w:val="lightGray"/>
          <w:rPrChange w:id="857" w:author="Emily Smith-Greenaway" w:date="2020-08-09T16:37:00Z">
            <w:rPr>
              <w:rFonts w:ascii="Aparajita" w:eastAsiaTheme="minorEastAsia" w:hAnsi="Aparajita" w:cs="Aparajita"/>
            </w:rPr>
          </w:rPrChange>
        </w:rPr>
        <w:t xml:space="preserve"> of the available period rates</w:t>
      </w:r>
      <w:r w:rsidR="00DE41EA" w:rsidRPr="000A123F">
        <w:rPr>
          <w:rFonts w:ascii="Aparajita" w:eastAsiaTheme="minorEastAsia" w:hAnsi="Aparajita" w:cs="Aparajita"/>
          <w:highlight w:val="lightGray"/>
          <w:rPrChange w:id="858" w:author="Emily Smith-Greenaway" w:date="2020-08-09T16:37:00Z">
            <w:rPr>
              <w:rFonts w:ascii="Aparajita" w:eastAsiaTheme="minorEastAsia" w:hAnsi="Aparajita" w:cs="Aparajita"/>
            </w:rPr>
          </w:rPrChange>
        </w:rPr>
        <w:t xml:space="preserve">. </w:t>
      </w:r>
      <w:r w:rsidR="00534138" w:rsidRPr="000A123F">
        <w:rPr>
          <w:rFonts w:ascii="Aparajita" w:hAnsi="Aparajita" w:cs="Aparajita"/>
          <w:highlight w:val="lightGray"/>
          <w:rPrChange w:id="859" w:author="Emily Smith-Greenaway" w:date="2020-08-09T16:37:00Z">
            <w:rPr>
              <w:rFonts w:ascii="Aparajita" w:hAnsi="Aparajita" w:cs="Aparajita"/>
            </w:rPr>
          </w:rPrChange>
        </w:rPr>
        <w:t xml:space="preserve">We </w:t>
      </w:r>
      <w:r w:rsidR="003F27DD" w:rsidRPr="000A123F">
        <w:rPr>
          <w:rFonts w:ascii="Aparajita" w:hAnsi="Aparajita" w:cs="Aparajita"/>
          <w:highlight w:val="lightGray"/>
          <w:rPrChange w:id="860" w:author="Emily Smith-Greenaway" w:date="2020-08-09T16:37:00Z">
            <w:rPr>
              <w:rFonts w:ascii="Aparajita" w:hAnsi="Aparajita" w:cs="Aparajita"/>
            </w:rPr>
          </w:rPrChange>
        </w:rPr>
        <w:t xml:space="preserve">demonstrate the accuracy of this approach in countries where survey data are </w:t>
      </w:r>
      <w:r w:rsidR="00792B2D" w:rsidRPr="000A123F">
        <w:rPr>
          <w:rFonts w:ascii="Aparajita" w:hAnsi="Aparajita" w:cs="Aparajita"/>
          <w:highlight w:val="lightGray"/>
          <w:rPrChange w:id="861" w:author="Emily Smith-Greenaway" w:date="2020-08-09T16:37:00Z">
            <w:rPr>
              <w:rFonts w:ascii="Aparajita" w:hAnsi="Aparajita" w:cs="Aparajita"/>
            </w:rPr>
          </w:rPrChange>
        </w:rPr>
        <w:t xml:space="preserve">also </w:t>
      </w:r>
      <w:r w:rsidR="003F27DD" w:rsidRPr="000A123F">
        <w:rPr>
          <w:rFonts w:ascii="Aparajita" w:hAnsi="Aparajita" w:cs="Aparajita"/>
          <w:highlight w:val="lightGray"/>
          <w:rPrChange w:id="862" w:author="Emily Smith-Greenaway" w:date="2020-08-09T16:37:00Z">
            <w:rPr>
              <w:rFonts w:ascii="Aparajita" w:hAnsi="Aparajita" w:cs="Aparajita"/>
            </w:rPr>
          </w:rPrChange>
        </w:rPr>
        <w:t>available</w:t>
      </w:r>
      <w:r w:rsidR="00534138" w:rsidRPr="000A123F">
        <w:rPr>
          <w:rFonts w:ascii="Aparajita" w:hAnsi="Aparajita" w:cs="Aparajita"/>
          <w:highlight w:val="lightGray"/>
          <w:rPrChange w:id="863" w:author="Emily Smith-Greenaway" w:date="2020-08-09T16:37:00Z">
            <w:rPr>
              <w:rFonts w:ascii="Aparajita" w:hAnsi="Aparajita" w:cs="Aparajita"/>
            </w:rPr>
          </w:rPrChange>
        </w:rPr>
        <w:t xml:space="preserve"> and generate </w:t>
      </w:r>
      <w:r w:rsidR="00792B2D" w:rsidRPr="000A123F">
        <w:rPr>
          <w:rFonts w:ascii="Aparajita" w:hAnsi="Aparajita" w:cs="Aparajita"/>
          <w:highlight w:val="lightGray"/>
          <w:rPrChange w:id="864" w:author="Emily Smith-Greenaway" w:date="2020-08-09T16:37:00Z">
            <w:rPr>
              <w:rFonts w:ascii="Aparajita" w:hAnsi="Aparajita" w:cs="Aparajita"/>
            </w:rPr>
          </w:rPrChange>
        </w:rPr>
        <w:t xml:space="preserve">new, indirect </w:t>
      </w:r>
      <w:r w:rsidR="00534138" w:rsidRPr="000A123F">
        <w:rPr>
          <w:rFonts w:ascii="Aparajita" w:hAnsi="Aparajita" w:cs="Aparajita"/>
          <w:highlight w:val="lightGray"/>
          <w:rPrChange w:id="865" w:author="Emily Smith-Greenaway" w:date="2020-08-09T16:37:00Z">
            <w:rPr>
              <w:rFonts w:ascii="Aparajita" w:hAnsi="Aparajita" w:cs="Aparajita"/>
            </w:rPr>
          </w:rPrChange>
        </w:rPr>
        <w:t>estimates for the 79</w:t>
      </w:r>
      <w:r w:rsidR="000F6A1A" w:rsidRPr="000A123F">
        <w:rPr>
          <w:rFonts w:ascii="Aparajita" w:hAnsi="Aparajita" w:cs="Aparajita"/>
          <w:highlight w:val="lightGray"/>
          <w:rPrChange w:id="866" w:author="Emily Smith-Greenaway" w:date="2020-08-09T16:37:00Z">
            <w:rPr>
              <w:rFonts w:ascii="Aparajita" w:hAnsi="Aparajita" w:cs="Aparajita"/>
            </w:rPr>
          </w:rPrChange>
        </w:rPr>
        <w:t xml:space="preserve"> remaining</w:t>
      </w:r>
      <w:r w:rsidR="00534138" w:rsidRPr="000A123F">
        <w:rPr>
          <w:rFonts w:ascii="Aparajita" w:hAnsi="Aparajita" w:cs="Aparajita"/>
          <w:highlight w:val="lightGray"/>
          <w:rPrChange w:id="867" w:author="Emily Smith-Greenaway" w:date="2020-08-09T16:37:00Z">
            <w:rPr>
              <w:rFonts w:ascii="Aparajita" w:hAnsi="Aparajita" w:cs="Aparajita"/>
            </w:rPr>
          </w:rPrChange>
        </w:rPr>
        <w:t xml:space="preserve"> countries</w:t>
      </w:r>
      <w:r w:rsidR="004C7667" w:rsidRPr="000A123F">
        <w:rPr>
          <w:rFonts w:ascii="Aparajita" w:hAnsi="Aparajita" w:cs="Aparajita"/>
          <w:highlight w:val="lightGray"/>
          <w:rPrChange w:id="868" w:author="Emily Smith-Greenaway" w:date="2020-08-09T16:37:00Z">
            <w:rPr>
              <w:rFonts w:ascii="Aparajita" w:hAnsi="Aparajita" w:cs="Aparajita"/>
            </w:rPr>
          </w:rPrChange>
        </w:rPr>
        <w:t>.</w:t>
      </w:r>
      <w:r w:rsidR="00B042E3" w:rsidRPr="000A123F">
        <w:rPr>
          <w:rFonts w:ascii="Aparajita" w:hAnsi="Aparajita" w:cs="Aparajita"/>
          <w:highlight w:val="lightGray"/>
          <w:rPrChange w:id="869" w:author="Emily Smith-Greenaway" w:date="2020-08-09T16:37:00Z">
            <w:rPr>
              <w:rFonts w:ascii="Aparajita" w:hAnsi="Aparajita" w:cs="Aparajita"/>
            </w:rPr>
          </w:rPrChange>
        </w:rPr>
        <w:t xml:space="preserve"> </w:t>
      </w:r>
      <w:r w:rsidR="004C31B4" w:rsidRPr="000A123F">
        <w:rPr>
          <w:rFonts w:ascii="Aparajita" w:hAnsi="Aparajita" w:cs="Aparajita"/>
          <w:highlight w:val="lightGray"/>
          <w:rPrChange w:id="870" w:author="Emily Smith-Greenaway" w:date="2020-08-09T16:37:00Z">
            <w:rPr>
              <w:rFonts w:ascii="Aparajita" w:hAnsi="Aparajita" w:cs="Aparajita"/>
            </w:rPr>
          </w:rPrChange>
        </w:rPr>
        <w:t xml:space="preserve">This </w:t>
      </w:r>
      <w:r w:rsidR="005E1FE4" w:rsidRPr="000A123F">
        <w:rPr>
          <w:rFonts w:ascii="Aparajita" w:hAnsi="Aparajita" w:cs="Aparajita"/>
          <w:highlight w:val="lightGray"/>
          <w:rPrChange w:id="871" w:author="Emily Smith-Greenaway" w:date="2020-08-09T16:37:00Z">
            <w:rPr>
              <w:rFonts w:ascii="Aparajita" w:hAnsi="Aparajita" w:cs="Aparajita"/>
            </w:rPr>
          </w:rPrChange>
        </w:rPr>
        <w:t xml:space="preserve">kin-cohort method </w:t>
      </w:r>
      <w:r w:rsidR="004C31B4" w:rsidRPr="000A123F">
        <w:rPr>
          <w:rFonts w:ascii="Aparajita" w:hAnsi="Aparajita" w:cs="Aparajita"/>
          <w:highlight w:val="lightGray"/>
          <w:rPrChange w:id="872" w:author="Emily Smith-Greenaway" w:date="2020-08-09T16:37:00Z">
            <w:rPr>
              <w:rFonts w:ascii="Aparajita" w:hAnsi="Aparajita" w:cs="Aparajita"/>
            </w:rPr>
          </w:rPrChange>
        </w:rPr>
        <w:t>is</w:t>
      </w:r>
      <w:r w:rsidR="00697299" w:rsidRPr="000A123F">
        <w:rPr>
          <w:rFonts w:ascii="Aparajita" w:hAnsi="Aparajita" w:cs="Aparajita"/>
          <w:highlight w:val="lightGray"/>
          <w:rPrChange w:id="873" w:author="Emily Smith-Greenaway" w:date="2020-08-09T16:37:00Z">
            <w:rPr>
              <w:rFonts w:ascii="Aparajita" w:hAnsi="Aparajita" w:cs="Aparajita"/>
            </w:rPr>
          </w:rPrChange>
        </w:rPr>
        <w:t xml:space="preserve"> an extension to the Goodman-Keyfitz-Pullum kinship equations (GKP equations)</w:t>
      </w:r>
      <w:r w:rsidR="005922C8" w:rsidRPr="000A123F">
        <w:rPr>
          <w:rFonts w:ascii="Aparajita" w:hAnsi="Aparajita" w:cs="Aparajita"/>
          <w:highlight w:val="lightGray"/>
          <w:rPrChange w:id="874" w:author="Emily Smith-Greenaway" w:date="2020-08-09T16:37:00Z">
            <w:rPr>
              <w:rFonts w:ascii="Aparajita" w:hAnsi="Aparajita" w:cs="Aparajita"/>
            </w:rPr>
          </w:rPrChange>
        </w:rPr>
        <w:t xml:space="preserve"> </w:t>
      </w:r>
      <w:r w:rsidR="003F6C30" w:rsidRPr="000A123F">
        <w:rPr>
          <w:rFonts w:ascii="Aparajita" w:hAnsi="Aparajita" w:cs="Aparajita"/>
          <w:highlight w:val="lightGray"/>
          <w:rPrChange w:id="875"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876" w:author="Emily Smith-Greenaway" w:date="2020-08-09T16:37:00Z">
            <w:rPr>
              <w:rFonts w:ascii="Aparajita" w:hAnsi="Aparajita" w:cs="Aparajita"/>
            </w:rPr>
          </w:rPrChange>
        </w:rPr>
        <w:instrText xml:space="preserve"> ADDIN ZOTERO_ITEM CSL_CITATION {"citationID":"LrOPkrdR","properties":{"formattedCitation":"\\super 15\\nosupersub{}","plainCitation":"15","noteIndex":0},"citationItems":[{"id":"765vahno/fmLNgVw2","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3F6C30" w:rsidRPr="000A123F">
        <w:rPr>
          <w:rFonts w:ascii="Aparajita" w:hAnsi="Aparajita" w:cs="Aparajita"/>
          <w:highlight w:val="lightGray"/>
          <w:rPrChange w:id="877"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878" w:author="Emily Smith-Greenaway" w:date="2020-08-09T16:37:00Z">
            <w:rPr>
              <w:rFonts w:ascii="Aparajita" w:hAnsi="Aparajita" w:cs="Aparajita"/>
              <w:vertAlign w:val="superscript"/>
            </w:rPr>
          </w:rPrChange>
        </w:rPr>
        <w:t>15</w:t>
      </w:r>
      <w:r w:rsidR="003F6C30" w:rsidRPr="000A123F">
        <w:rPr>
          <w:rFonts w:ascii="Aparajita" w:hAnsi="Aparajita" w:cs="Aparajita"/>
          <w:highlight w:val="lightGray"/>
          <w:rPrChange w:id="879" w:author="Emily Smith-Greenaway" w:date="2020-08-09T16:37:00Z">
            <w:rPr>
              <w:rFonts w:ascii="Aparajita" w:hAnsi="Aparajita" w:cs="Aparajita"/>
            </w:rPr>
          </w:rPrChange>
        </w:rPr>
        <w:fldChar w:fldCharType="end"/>
      </w:r>
      <w:r w:rsidR="003F27DD" w:rsidRPr="000A123F">
        <w:rPr>
          <w:rFonts w:ascii="Aparajita" w:hAnsi="Aparajita" w:cs="Aparajita"/>
          <w:highlight w:val="lightGray"/>
          <w:rPrChange w:id="880" w:author="Emily Smith-Greenaway" w:date="2020-08-09T16:37:00Z">
            <w:rPr>
              <w:rFonts w:ascii="Aparajita" w:hAnsi="Aparajita" w:cs="Aparajita"/>
            </w:rPr>
          </w:rPrChange>
        </w:rPr>
        <w:t>.</w:t>
      </w:r>
      <w:r w:rsidR="00697299" w:rsidRPr="000A123F">
        <w:rPr>
          <w:rFonts w:ascii="Aparajita" w:hAnsi="Aparajita" w:cs="Aparajita"/>
          <w:highlight w:val="lightGray"/>
          <w:rPrChange w:id="881" w:author="Emily Smith-Greenaway" w:date="2020-08-09T16:37:00Z">
            <w:rPr>
              <w:rFonts w:ascii="Aparajita" w:hAnsi="Aparajita" w:cs="Aparajita"/>
            </w:rPr>
          </w:rPrChange>
        </w:rPr>
        <w:t xml:space="preserve"> </w:t>
      </w:r>
      <w:r w:rsidR="006F2BA8" w:rsidRPr="000A123F">
        <w:rPr>
          <w:rFonts w:ascii="Aparajita" w:hAnsi="Aparajita" w:cs="Aparajita"/>
          <w:highlight w:val="lightGray"/>
          <w:rPrChange w:id="882" w:author="Emily Smith-Greenaway" w:date="2020-08-09T16:37:00Z">
            <w:rPr>
              <w:rFonts w:ascii="Aparajita" w:hAnsi="Aparajita" w:cs="Aparajita"/>
            </w:rPr>
          </w:rPrChange>
        </w:rPr>
        <w:t>Crucially, t</w:t>
      </w:r>
      <w:r w:rsidR="000524F2" w:rsidRPr="000A123F">
        <w:rPr>
          <w:rFonts w:ascii="Aparajita" w:hAnsi="Aparajita" w:cs="Aparajita"/>
          <w:highlight w:val="lightGray"/>
          <w:rPrChange w:id="883" w:author="Emily Smith-Greenaway" w:date="2020-08-09T16:37:00Z">
            <w:rPr>
              <w:rFonts w:ascii="Aparajita" w:hAnsi="Aparajita" w:cs="Aparajita"/>
            </w:rPr>
          </w:rPrChange>
        </w:rPr>
        <w:t xml:space="preserve">he </w:t>
      </w:r>
      <w:r w:rsidR="00D92D07" w:rsidRPr="000A123F">
        <w:rPr>
          <w:rFonts w:ascii="Aparajita" w:hAnsi="Aparajita" w:cs="Aparajita"/>
          <w:highlight w:val="lightGray"/>
          <w:rPrChange w:id="884" w:author="Emily Smith-Greenaway" w:date="2020-08-09T16:37:00Z">
            <w:rPr>
              <w:rFonts w:ascii="Aparajita" w:hAnsi="Aparajita" w:cs="Aparajita"/>
            </w:rPr>
          </w:rPrChange>
        </w:rPr>
        <w:t xml:space="preserve">kin-cohort method </w:t>
      </w:r>
      <w:r w:rsidR="000524F2" w:rsidRPr="000A123F">
        <w:rPr>
          <w:rFonts w:ascii="Aparajita" w:hAnsi="Aparajita" w:cs="Aparajita"/>
          <w:highlight w:val="lightGray"/>
          <w:rPrChange w:id="885" w:author="Emily Smith-Greenaway" w:date="2020-08-09T16:37:00Z">
            <w:rPr>
              <w:rFonts w:ascii="Aparajita" w:hAnsi="Aparajita" w:cs="Aparajita"/>
            </w:rPr>
          </w:rPrChange>
        </w:rPr>
        <w:t xml:space="preserve">allows us to estimate </w:t>
      </w:r>
      <w:r w:rsidR="00697299" w:rsidRPr="000A123F">
        <w:rPr>
          <w:rFonts w:ascii="Aparajita" w:hAnsi="Aparajita" w:cs="Aparajita"/>
          <w:highlight w:val="lightGray"/>
          <w:rPrChange w:id="886" w:author="Emily Smith-Greenaway" w:date="2020-08-09T16:37:00Z">
            <w:rPr>
              <w:rFonts w:ascii="Aparajita" w:hAnsi="Aparajita" w:cs="Aparajita"/>
            </w:rPr>
          </w:rPrChange>
        </w:rPr>
        <w:t>the cumulative number of</w:t>
      </w:r>
      <w:r w:rsidR="003228C4" w:rsidRPr="000A123F">
        <w:rPr>
          <w:rFonts w:ascii="Aparajita" w:hAnsi="Aparajita" w:cs="Aparajita"/>
          <w:highlight w:val="lightGray"/>
          <w:rPrChange w:id="887" w:author="Emily Smith-Greenaway" w:date="2020-08-09T16:37:00Z">
            <w:rPr>
              <w:rFonts w:ascii="Aparajita" w:hAnsi="Aparajita" w:cs="Aparajita"/>
            </w:rPr>
          </w:rPrChange>
        </w:rPr>
        <w:t xml:space="preserve"> </w:t>
      </w:r>
      <w:r w:rsidR="00BC24DB" w:rsidRPr="000A123F">
        <w:rPr>
          <w:rFonts w:ascii="Aparajita" w:hAnsi="Aparajita" w:cs="Aparajita"/>
          <w:highlight w:val="lightGray"/>
          <w:rPrChange w:id="888" w:author="Emily Smith-Greenaway" w:date="2020-08-09T16:37:00Z">
            <w:rPr>
              <w:rFonts w:ascii="Aparajita" w:hAnsi="Aparajita" w:cs="Aparajita"/>
            </w:rPr>
          </w:rPrChange>
        </w:rPr>
        <w:t xml:space="preserve">infant, </w:t>
      </w:r>
      <w:r w:rsidR="00490804" w:rsidRPr="000A123F">
        <w:rPr>
          <w:rFonts w:ascii="Aparajita" w:hAnsi="Aparajita" w:cs="Aparajita"/>
          <w:highlight w:val="lightGray"/>
          <w:rPrChange w:id="889" w:author="Emily Smith-Greenaway" w:date="2020-08-09T16:37:00Z">
            <w:rPr>
              <w:rFonts w:ascii="Aparajita" w:hAnsi="Aparajita" w:cs="Aparajita"/>
            </w:rPr>
          </w:rPrChange>
        </w:rPr>
        <w:t xml:space="preserve">child, </w:t>
      </w:r>
      <w:r w:rsidR="00BC24DB" w:rsidRPr="000A123F">
        <w:rPr>
          <w:rFonts w:ascii="Aparajita" w:hAnsi="Aparajita" w:cs="Aparajita"/>
          <w:highlight w:val="lightGray"/>
          <w:rPrChange w:id="890" w:author="Emily Smith-Greenaway" w:date="2020-08-09T16:37:00Z">
            <w:rPr>
              <w:rFonts w:ascii="Aparajita" w:hAnsi="Aparajita" w:cs="Aparajita"/>
            </w:rPr>
          </w:rPrChange>
        </w:rPr>
        <w:t xml:space="preserve">and </w:t>
      </w:r>
      <w:r w:rsidR="00697299" w:rsidRPr="000A123F">
        <w:rPr>
          <w:rFonts w:ascii="Aparajita" w:hAnsi="Aparajita" w:cs="Aparajita"/>
          <w:highlight w:val="lightGray"/>
          <w:rPrChange w:id="891" w:author="Emily Smith-Greenaway" w:date="2020-08-09T16:37:00Z">
            <w:rPr>
              <w:rFonts w:ascii="Aparajita" w:hAnsi="Aparajita" w:cs="Aparajita"/>
            </w:rPr>
          </w:rPrChange>
        </w:rPr>
        <w:t>offspring deaths experienced by a woman</w:t>
      </w:r>
      <w:r w:rsidR="00AE32C4" w:rsidRPr="000A123F">
        <w:rPr>
          <w:rFonts w:ascii="Aparajita" w:hAnsi="Aparajita" w:cs="Aparajita"/>
          <w:highlight w:val="lightGray"/>
          <w:rPrChange w:id="892" w:author="Emily Smith-Greenaway" w:date="2020-08-09T16:37:00Z">
            <w:rPr>
              <w:rFonts w:ascii="Aparajita" w:hAnsi="Aparajita" w:cs="Aparajita"/>
            </w:rPr>
          </w:rPrChange>
        </w:rPr>
        <w:t xml:space="preserve"> born in cohort </w:t>
      </w:r>
      <w:r w:rsidR="00AE32C4" w:rsidRPr="000A123F">
        <w:rPr>
          <w:rFonts w:ascii="Aparajita" w:hAnsi="Aparajita" w:cs="Aparajita"/>
          <w:i/>
          <w:highlight w:val="lightGray"/>
          <w:rPrChange w:id="893" w:author="Emily Smith-Greenaway" w:date="2020-08-09T16:37:00Z">
            <w:rPr>
              <w:rFonts w:ascii="Aparajita" w:hAnsi="Aparajita" w:cs="Aparajita"/>
              <w:i/>
            </w:rPr>
          </w:rPrChange>
        </w:rPr>
        <w:t>c</w:t>
      </w:r>
      <w:r w:rsidR="00697299" w:rsidRPr="000A123F">
        <w:rPr>
          <w:rFonts w:ascii="Aparajita" w:hAnsi="Aparajita" w:cs="Aparajita"/>
          <w:highlight w:val="lightGray"/>
          <w:rPrChange w:id="894" w:author="Emily Smith-Greenaway" w:date="2020-08-09T16:37:00Z">
            <w:rPr>
              <w:rFonts w:ascii="Aparajita" w:hAnsi="Aparajita" w:cs="Aparajita"/>
            </w:rPr>
          </w:rPrChange>
        </w:rPr>
        <w:t xml:space="preserve"> surviving to age </w:t>
      </w:r>
      <w:r w:rsidR="00697299" w:rsidRPr="000A123F">
        <w:rPr>
          <w:rFonts w:ascii="Aparajita" w:hAnsi="Aparajita" w:cs="Aparajita"/>
          <w:i/>
          <w:highlight w:val="lightGray"/>
          <w:rPrChange w:id="895" w:author="Emily Smith-Greenaway" w:date="2020-08-09T16:37:00Z">
            <w:rPr>
              <w:rFonts w:ascii="Aparajita" w:hAnsi="Aparajita" w:cs="Aparajita"/>
              <w:i/>
            </w:rPr>
          </w:rPrChange>
        </w:rPr>
        <w:t>a</w:t>
      </w:r>
      <w:r w:rsidR="00D92D07" w:rsidRPr="000A123F">
        <w:rPr>
          <w:rFonts w:ascii="Aparajita" w:hAnsi="Aparajita" w:cs="Aparajita"/>
          <w:highlight w:val="lightGray"/>
          <w:rPrChange w:id="896" w:author="Emily Smith-Greenaway" w:date="2020-08-09T16:37:00Z">
            <w:rPr>
              <w:rFonts w:ascii="Aparajita" w:hAnsi="Aparajita" w:cs="Aparajita"/>
            </w:rPr>
          </w:rPrChange>
        </w:rPr>
        <w:t xml:space="preserve"> given a set of </w:t>
      </w:r>
      <w:r w:rsidR="00F04C4A" w:rsidRPr="000A123F">
        <w:rPr>
          <w:rFonts w:ascii="Aparajita" w:hAnsi="Aparajita" w:cs="Aparajita"/>
          <w:highlight w:val="lightGray"/>
          <w:rPrChange w:id="897" w:author="Emily Smith-Greenaway" w:date="2020-08-09T16:37:00Z">
            <w:rPr>
              <w:rFonts w:ascii="Aparajita" w:hAnsi="Aparajita" w:cs="Aparajita"/>
            </w:rPr>
          </w:rPrChange>
        </w:rPr>
        <w:t xml:space="preserve">cohort </w:t>
      </w:r>
      <w:r w:rsidR="00D92D07" w:rsidRPr="000A123F">
        <w:rPr>
          <w:rFonts w:ascii="Aparajita" w:hAnsi="Aparajita" w:cs="Aparajita"/>
          <w:highlight w:val="lightGray"/>
          <w:rPrChange w:id="898" w:author="Emily Smith-Greenaway" w:date="2020-08-09T16:37:00Z">
            <w:rPr>
              <w:rFonts w:ascii="Aparajita" w:hAnsi="Aparajita" w:cs="Aparajita"/>
            </w:rPr>
          </w:rPrChange>
        </w:rPr>
        <w:t>mortality and fertility schedules</w:t>
      </w:r>
      <w:r w:rsidR="00697299" w:rsidRPr="000A123F">
        <w:rPr>
          <w:rFonts w:ascii="Aparajita" w:hAnsi="Aparajita" w:cs="Aparajita"/>
          <w:highlight w:val="lightGray"/>
          <w:rPrChange w:id="899" w:author="Emily Smith-Greenaway" w:date="2020-08-09T16:37:00Z">
            <w:rPr>
              <w:rFonts w:ascii="Aparajita" w:hAnsi="Aparajita" w:cs="Aparajita"/>
            </w:rPr>
          </w:rPrChange>
        </w:rPr>
        <w:t>:</w:t>
      </w:r>
    </w:p>
    <w:p w14:paraId="79A4C745" w14:textId="22666ADB" w:rsidR="005E1FE4" w:rsidRPr="000A123F" w:rsidRDefault="00445DD1" w:rsidP="00202EA7">
      <w:pPr>
        <w:jc w:val="center"/>
        <w:rPr>
          <w:rFonts w:ascii="Aparajita" w:hAnsi="Aparajita" w:cs="Aparajita"/>
          <w:highlight w:val="lightGray"/>
          <w:rPrChange w:id="900" w:author="Emily Smith-Greenaway" w:date="2020-08-09T16:37:00Z">
            <w:rPr>
              <w:rFonts w:ascii="Aparajita" w:hAnsi="Aparajita" w:cs="Aparajita"/>
            </w:rPr>
          </w:rPrChange>
        </w:rPr>
      </w:pPr>
      <m:oMath>
        <m:sSubSup>
          <m:sSubSupPr>
            <m:ctrlPr>
              <w:ins w:id="901"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02" w:author="Emily Smith-Greenaway" w:date="2020-08-09T16:37:00Z">
                  <w:rPr>
                    <w:rFonts w:ascii="Cambria Math" w:eastAsia="Cambria Math" w:hAnsi="Cambria Math" w:cs="Aparajita"/>
                  </w:rPr>
                </w:rPrChange>
              </w:rPr>
              <m:t>OD</m:t>
            </m:r>
          </m:e>
          <m:sub>
            <m:r>
              <w:rPr>
                <w:rFonts w:ascii="Cambria Math" w:eastAsia="Cambria Math" w:hAnsi="Cambria Math" w:cs="Aparajita"/>
                <w:highlight w:val="lightGray"/>
                <w:rPrChange w:id="903"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904"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905" w:author="Emily Smith-Greenaway" w:date="2020-08-09T16:37:00Z">
              <w:rPr>
                <w:rFonts w:ascii="Cambria Math" w:eastAsia="Cambria Math" w:hAnsi="Cambria Math" w:cs="Aparajita"/>
              </w:rPr>
            </w:rPrChange>
          </w:rPr>
          <m:t>=</m:t>
        </m:r>
        <m:nary>
          <m:naryPr>
            <m:chr m:val="∑"/>
            <m:grow m:val="1"/>
            <m:ctrlPr>
              <w:ins w:id="906" w:author="Emily Smith-Greenaway" w:date="2020-08-10T07:32:00Z">
                <w:rPr>
                  <w:rFonts w:ascii="Cambria Math" w:hAnsi="Cambria Math" w:cs="Aparajita"/>
                  <w:highlight w:val="lightGray"/>
                </w:rPr>
              </w:ins>
            </m:ctrlPr>
          </m:naryPr>
          <m:sub>
            <m:r>
              <w:rPr>
                <w:rFonts w:ascii="Cambria Math" w:eastAsia="Cambria Math" w:hAnsi="Cambria Math" w:cs="Aparajita"/>
                <w:highlight w:val="lightGray"/>
                <w:rPrChange w:id="907" w:author="Emily Smith-Greenaway" w:date="2020-08-09T16:37:00Z">
                  <w:rPr>
                    <w:rFonts w:ascii="Cambria Math" w:eastAsia="Cambria Math" w:hAnsi="Cambria Math" w:cs="Aparajita"/>
                  </w:rPr>
                </w:rPrChange>
              </w:rPr>
              <m:t>x=α</m:t>
            </m:r>
          </m:sub>
          <m:sup>
            <m:r>
              <w:rPr>
                <w:rFonts w:ascii="Cambria Math" w:eastAsia="Cambria Math" w:hAnsi="Cambria Math" w:cs="Aparajita"/>
                <w:highlight w:val="lightGray"/>
                <w:rPrChange w:id="908" w:author="Emily Smith-Greenaway" w:date="2020-08-09T16:37:00Z">
                  <w:rPr>
                    <w:rFonts w:ascii="Cambria Math" w:eastAsia="Cambria Math" w:hAnsi="Cambria Math" w:cs="Aparajita"/>
                  </w:rPr>
                </w:rPrChange>
              </w:rPr>
              <m:t>a</m:t>
            </m:r>
          </m:sup>
          <m:e>
            <m:sSub>
              <m:sSubPr>
                <m:ctrlPr>
                  <w:ins w:id="909" w:author="Emily Smith-Greenaway" w:date="2020-08-10T07:32:00Z">
                    <w:rPr>
                      <w:rFonts w:ascii="Cambria Math" w:hAnsi="Cambria Math" w:cs="Aparajita"/>
                      <w:i/>
                      <w:highlight w:val="lightGray"/>
                    </w:rPr>
                  </w:ins>
                </m:ctrlPr>
              </m:sSubPr>
              <m:e>
                <m:sPre>
                  <m:sPrePr>
                    <m:ctrlPr>
                      <w:ins w:id="910"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911" w:author="Emily Smith-Greenaway" w:date="2020-08-09T16:37:00Z">
                          <w:rPr>
                            <w:rFonts w:ascii="Cambria Math" w:hAnsi="Cambria Math" w:cs="Aparajita"/>
                          </w:rPr>
                        </w:rPrChange>
                      </w:rPr>
                      <m:t>1</m:t>
                    </m:r>
                  </m:sub>
                  <m:sup/>
                  <m:e>
                    <m:r>
                      <w:rPr>
                        <w:rFonts w:ascii="Cambria Math" w:hAnsi="Cambria Math" w:cs="Aparajita"/>
                        <w:highlight w:val="lightGray"/>
                        <w:rPrChange w:id="912" w:author="Emily Smith-Greenaway" w:date="2020-08-09T16:37:00Z">
                          <w:rPr>
                            <w:rFonts w:ascii="Cambria Math" w:hAnsi="Cambria Math" w:cs="Aparajita"/>
                          </w:rPr>
                        </w:rPrChange>
                      </w:rPr>
                      <m:t>F</m:t>
                    </m:r>
                  </m:e>
                </m:sPre>
              </m:e>
              <m:sub>
                <m:r>
                  <w:rPr>
                    <w:rFonts w:ascii="Cambria Math" w:hAnsi="Cambria Math" w:cs="Aparajita"/>
                    <w:highlight w:val="lightGray"/>
                    <w:rPrChange w:id="913" w:author="Emily Smith-Greenaway" w:date="2020-08-09T16:37:00Z">
                      <w:rPr>
                        <w:rFonts w:ascii="Cambria Math" w:hAnsi="Cambria Math" w:cs="Aparajita"/>
                      </w:rPr>
                    </w:rPrChange>
                  </w:rPr>
                  <m:t>(x,c)</m:t>
                </m:r>
              </m:sub>
            </m:sSub>
          </m:e>
        </m:nary>
        <m:r>
          <w:rPr>
            <w:rFonts w:ascii="Cambria Math" w:hAnsi="Cambria Math" w:cs="Aparajita"/>
            <w:highlight w:val="lightGray"/>
            <w:rPrChange w:id="914" w:author="Emily Smith-Greenaway" w:date="2020-08-09T16:37:00Z">
              <w:rPr>
                <w:rFonts w:ascii="Cambria Math" w:hAnsi="Cambria Math" w:cs="Aparajita"/>
              </w:rPr>
            </w:rPrChange>
          </w:rPr>
          <m:t>-</m:t>
        </m:r>
        <m:nary>
          <m:naryPr>
            <m:chr m:val="∑"/>
            <m:grow m:val="1"/>
            <m:ctrlPr>
              <w:ins w:id="915" w:author="Emily Smith-Greenaway" w:date="2020-08-10T07:32:00Z">
                <w:rPr>
                  <w:rFonts w:ascii="Cambria Math" w:hAnsi="Cambria Math" w:cs="Aparajita"/>
                  <w:highlight w:val="lightGray"/>
                </w:rPr>
              </w:ins>
            </m:ctrlPr>
          </m:naryPr>
          <m:sub>
            <m:r>
              <w:rPr>
                <w:rFonts w:ascii="Cambria Math" w:eastAsia="Cambria Math" w:hAnsi="Cambria Math" w:cs="Aparajita"/>
                <w:highlight w:val="lightGray"/>
                <w:rPrChange w:id="916" w:author="Emily Smith-Greenaway" w:date="2020-08-09T16:37:00Z">
                  <w:rPr>
                    <w:rFonts w:ascii="Cambria Math" w:eastAsia="Cambria Math" w:hAnsi="Cambria Math" w:cs="Aparajita"/>
                  </w:rPr>
                </w:rPrChange>
              </w:rPr>
              <m:t>x=α</m:t>
            </m:r>
          </m:sub>
          <m:sup>
            <m:r>
              <w:rPr>
                <w:rFonts w:ascii="Cambria Math" w:eastAsia="Cambria Math" w:hAnsi="Cambria Math" w:cs="Aparajita"/>
                <w:highlight w:val="lightGray"/>
                <w:rPrChange w:id="917" w:author="Emily Smith-Greenaway" w:date="2020-08-09T16:37:00Z">
                  <w:rPr>
                    <w:rFonts w:ascii="Cambria Math" w:eastAsia="Cambria Math" w:hAnsi="Cambria Math" w:cs="Aparajita"/>
                  </w:rPr>
                </w:rPrChange>
              </w:rPr>
              <m:t>a</m:t>
            </m:r>
          </m:sup>
          <m:e>
            <m:sSub>
              <m:sSubPr>
                <m:ctrlPr>
                  <w:ins w:id="918" w:author="Emily Smith-Greenaway" w:date="2020-08-10T07:32:00Z">
                    <w:rPr>
                      <w:rFonts w:ascii="Cambria Math" w:hAnsi="Cambria Math" w:cs="Aparajita"/>
                      <w:i/>
                      <w:highlight w:val="lightGray"/>
                    </w:rPr>
                  </w:ins>
                </m:ctrlPr>
              </m:sSubPr>
              <m:e>
                <m:sPre>
                  <m:sPrePr>
                    <m:ctrlPr>
                      <w:ins w:id="919"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920" w:author="Emily Smith-Greenaway" w:date="2020-08-09T16:37:00Z">
                          <w:rPr>
                            <w:rFonts w:ascii="Cambria Math" w:hAnsi="Cambria Math" w:cs="Aparajita"/>
                          </w:rPr>
                        </w:rPrChange>
                      </w:rPr>
                      <m:t>1</m:t>
                    </m:r>
                  </m:sub>
                  <m:sup/>
                  <m:e>
                    <m:r>
                      <w:rPr>
                        <w:rFonts w:ascii="Cambria Math" w:hAnsi="Cambria Math" w:cs="Aparajita"/>
                        <w:highlight w:val="lightGray"/>
                        <w:rPrChange w:id="921" w:author="Emily Smith-Greenaway" w:date="2020-08-09T16:37:00Z">
                          <w:rPr>
                            <w:rFonts w:ascii="Cambria Math" w:hAnsi="Cambria Math" w:cs="Aparajita"/>
                          </w:rPr>
                        </w:rPrChange>
                      </w:rPr>
                      <m:t>F</m:t>
                    </m:r>
                  </m:e>
                </m:sPre>
              </m:e>
              <m:sub>
                <m:r>
                  <w:rPr>
                    <w:rFonts w:ascii="Cambria Math" w:hAnsi="Cambria Math" w:cs="Aparajita"/>
                    <w:highlight w:val="lightGray"/>
                    <w:rPrChange w:id="922" w:author="Emily Smith-Greenaway" w:date="2020-08-09T16:37:00Z">
                      <w:rPr>
                        <w:rFonts w:ascii="Cambria Math" w:hAnsi="Cambria Math" w:cs="Aparajita"/>
                      </w:rPr>
                    </w:rPrChange>
                  </w:rPr>
                  <m:t>(x,c)</m:t>
                </m:r>
              </m:sub>
            </m:sSub>
          </m:e>
        </m:nary>
        <m:sPre>
          <m:sPrePr>
            <m:ctrlPr>
              <w:ins w:id="923"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924" w:author="Emily Smith-Greenaway" w:date="2020-08-09T16:37:00Z">
                  <w:rPr>
                    <w:rFonts w:ascii="Cambria Math" w:hAnsi="Cambria Math" w:cs="Aparajita"/>
                  </w:rPr>
                </w:rPrChange>
              </w:rPr>
              <m:t>1</m:t>
            </m:r>
          </m:sub>
          <m:sup/>
          <m:e>
            <m:sSub>
              <m:sSubPr>
                <m:ctrlPr>
                  <w:ins w:id="925" w:author="Emily Smith-Greenaway" w:date="2020-08-10T07:32:00Z">
                    <w:rPr>
                      <w:rFonts w:ascii="Cambria Math" w:hAnsi="Cambria Math" w:cs="Aparajita"/>
                      <w:i/>
                      <w:highlight w:val="lightGray"/>
                    </w:rPr>
                  </w:ins>
                </m:ctrlPr>
              </m:sSubPr>
              <m:e>
                <m:r>
                  <w:rPr>
                    <w:rFonts w:ascii="Cambria Math" w:hAnsi="Cambria Math" w:cs="Aparajita"/>
                    <w:highlight w:val="lightGray"/>
                    <w:rPrChange w:id="926" w:author="Emily Smith-Greenaway" w:date="2020-08-09T16:37:00Z">
                      <w:rPr>
                        <w:rFonts w:ascii="Cambria Math" w:hAnsi="Cambria Math" w:cs="Aparajita"/>
                      </w:rPr>
                    </w:rPrChange>
                  </w:rPr>
                  <m:t>l</m:t>
                </m:r>
              </m:e>
              <m:sub>
                <m:r>
                  <w:rPr>
                    <w:rFonts w:ascii="Cambria Math" w:hAnsi="Cambria Math" w:cs="Aparajita"/>
                    <w:highlight w:val="lightGray"/>
                    <w:rPrChange w:id="927" w:author="Emily Smith-Greenaway" w:date="2020-08-09T16:37:00Z">
                      <w:rPr>
                        <w:rFonts w:ascii="Cambria Math" w:hAnsi="Cambria Math" w:cs="Aparajita"/>
                      </w:rPr>
                    </w:rPrChange>
                  </w:rPr>
                  <m:t>(</m:t>
                </m:r>
                <m:func>
                  <m:funcPr>
                    <m:ctrlPr>
                      <w:ins w:id="928" w:author="Emily Smith-Greenaway" w:date="2020-08-10T07:32:00Z">
                        <w:rPr>
                          <w:rFonts w:ascii="Cambria Math" w:hAnsi="Cambria Math" w:cs="Aparajita"/>
                          <w:highlight w:val="lightGray"/>
                        </w:rPr>
                      </w:ins>
                    </m:ctrlPr>
                  </m:funcPr>
                  <m:fName>
                    <m:r>
                      <m:rPr>
                        <m:sty m:val="p"/>
                      </m:rPr>
                      <w:rPr>
                        <w:rFonts w:ascii="Cambria Math" w:hAnsi="Cambria Math" w:cs="Aparajita"/>
                        <w:highlight w:val="lightGray"/>
                        <w:rPrChange w:id="929" w:author="Emily Smith-Greenaway" w:date="2020-08-09T16:37:00Z">
                          <w:rPr>
                            <w:rFonts w:ascii="Cambria Math" w:hAnsi="Cambria Math" w:cs="Aparajita"/>
                          </w:rPr>
                        </w:rPrChange>
                      </w:rPr>
                      <m:t>min</m:t>
                    </m:r>
                    <m:ctrlPr>
                      <w:ins w:id="930" w:author="Emily Smith-Greenaway" w:date="2020-08-10T07:32:00Z">
                        <w:rPr>
                          <w:rFonts w:ascii="Cambria Math" w:hAnsi="Cambria Math" w:cs="Aparajita"/>
                          <w:i/>
                          <w:highlight w:val="lightGray"/>
                        </w:rPr>
                      </w:ins>
                    </m:ctrlPr>
                  </m:fName>
                  <m:e>
                    <m:d>
                      <m:dPr>
                        <m:ctrlPr>
                          <w:ins w:id="931" w:author="Emily Smith-Greenaway" w:date="2020-08-10T07:32:00Z">
                            <w:rPr>
                              <w:rFonts w:ascii="Cambria Math" w:hAnsi="Cambria Math" w:cs="Aparajita"/>
                              <w:i/>
                              <w:highlight w:val="lightGray"/>
                            </w:rPr>
                          </w:ins>
                        </m:ctrlPr>
                      </m:dPr>
                      <m:e>
                        <m:r>
                          <w:rPr>
                            <w:rFonts w:ascii="Cambria Math" w:hAnsi="Cambria Math" w:cs="Aparajita"/>
                            <w:highlight w:val="lightGray"/>
                            <w:rPrChange w:id="932" w:author="Emily Smith-Greenaway" w:date="2020-08-09T16:37:00Z">
                              <w:rPr>
                                <w:rFonts w:ascii="Cambria Math" w:hAnsi="Cambria Math" w:cs="Aparajita"/>
                              </w:rPr>
                            </w:rPrChange>
                          </w:rPr>
                          <m:t>a-x,k</m:t>
                        </m:r>
                      </m:e>
                    </m:d>
                  </m:e>
                </m:func>
                <m:r>
                  <w:rPr>
                    <w:rFonts w:ascii="Cambria Math" w:hAnsi="Cambria Math" w:cs="Aparajita"/>
                    <w:highlight w:val="lightGray"/>
                    <w:rPrChange w:id="933" w:author="Emily Smith-Greenaway" w:date="2020-08-09T16:37:00Z">
                      <w:rPr>
                        <w:rFonts w:ascii="Cambria Math" w:hAnsi="Cambria Math" w:cs="Aparajita"/>
                      </w:rPr>
                    </w:rPrChange>
                  </w:rPr>
                  <m:t>,c+x)</m:t>
                </m:r>
              </m:sub>
            </m:sSub>
          </m:e>
        </m:sPre>
      </m:oMath>
      <w:r w:rsidR="00697299" w:rsidRPr="000A123F">
        <w:rPr>
          <w:rFonts w:ascii="Aparajita" w:eastAsiaTheme="minorEastAsia" w:hAnsi="Aparajita" w:cs="Aparajita"/>
          <w:highlight w:val="lightGray"/>
          <w:rPrChange w:id="934" w:author="Emily Smith-Greenaway" w:date="2020-08-09T16:37:00Z">
            <w:rPr>
              <w:rFonts w:ascii="Aparajita" w:eastAsiaTheme="minorEastAsia" w:hAnsi="Aparajita" w:cs="Aparajita"/>
            </w:rPr>
          </w:rPrChange>
        </w:rPr>
        <w:t xml:space="preserve">       (1)</w:t>
      </w:r>
    </w:p>
    <w:p w14:paraId="1F032F2D" w14:textId="5512BA1E" w:rsidR="00697299" w:rsidRPr="000A123F" w:rsidRDefault="00697299" w:rsidP="00202EA7">
      <w:pPr>
        <w:rPr>
          <w:rFonts w:ascii="Aparajita" w:hAnsi="Aparajita" w:cs="Aparajita"/>
          <w:highlight w:val="lightGray"/>
          <w:rPrChange w:id="935" w:author="Emily Smith-Greenaway" w:date="2020-08-09T16:37:00Z">
            <w:rPr>
              <w:rFonts w:ascii="Aparajita" w:hAnsi="Aparajita" w:cs="Aparajita"/>
            </w:rPr>
          </w:rPrChange>
        </w:rPr>
      </w:pPr>
      <w:r w:rsidRPr="000A123F">
        <w:rPr>
          <w:rFonts w:ascii="Aparajita" w:hAnsi="Aparajita" w:cs="Aparajita"/>
          <w:highlight w:val="lightGray"/>
          <w:rPrChange w:id="936" w:author="Emily Smith-Greenaway" w:date="2020-08-09T16:37:00Z">
            <w:rPr>
              <w:rFonts w:ascii="Aparajita" w:hAnsi="Aparajita" w:cs="Aparajita"/>
            </w:rPr>
          </w:rPrChange>
        </w:rPr>
        <w:lastRenderedPageBreak/>
        <w:t xml:space="preserve">where  </w:t>
      </w:r>
      <m:oMath>
        <m:r>
          <w:rPr>
            <w:rFonts w:ascii="Cambria Math" w:hAnsi="Cambria Math" w:cs="Aparajita"/>
            <w:highlight w:val="lightGray"/>
            <w:rPrChange w:id="937" w:author="Emily Smith-Greenaway" w:date="2020-08-09T16:37:00Z">
              <w:rPr>
                <w:rFonts w:ascii="Cambria Math" w:hAnsi="Cambria Math" w:cs="Aparajita"/>
              </w:rPr>
            </w:rPrChange>
          </w:rPr>
          <m:t>k=1</m:t>
        </m:r>
      </m:oMath>
      <w:r w:rsidRPr="000A123F">
        <w:rPr>
          <w:rFonts w:ascii="Aparajita" w:hAnsi="Aparajita" w:cs="Aparajita"/>
          <w:highlight w:val="lightGray"/>
          <w:rPrChange w:id="938" w:author="Emily Smith-Greenaway" w:date="2020-08-09T16:37:00Z">
            <w:rPr>
              <w:rFonts w:ascii="Aparajita" w:hAnsi="Aparajita" w:cs="Aparajita"/>
            </w:rPr>
          </w:rPrChange>
        </w:rPr>
        <w:t xml:space="preserve"> for infant deaths, </w:t>
      </w:r>
      <m:oMath>
        <m:r>
          <w:rPr>
            <w:rFonts w:ascii="Cambria Math" w:hAnsi="Cambria Math" w:cs="Aparajita"/>
            <w:highlight w:val="lightGray"/>
            <w:rPrChange w:id="939" w:author="Emily Smith-Greenaway" w:date="2020-08-09T16:37:00Z">
              <w:rPr>
                <w:rFonts w:ascii="Cambria Math" w:hAnsi="Cambria Math" w:cs="Aparajita"/>
              </w:rPr>
            </w:rPrChange>
          </w:rPr>
          <m:t>k=5</m:t>
        </m:r>
      </m:oMath>
      <w:r w:rsidRPr="000A123F">
        <w:rPr>
          <w:rFonts w:ascii="Aparajita" w:hAnsi="Aparajita" w:cs="Aparajita"/>
          <w:highlight w:val="lightGray"/>
          <w:rPrChange w:id="940" w:author="Emily Smith-Greenaway" w:date="2020-08-09T16:37:00Z">
            <w:rPr>
              <w:rFonts w:ascii="Aparajita" w:hAnsi="Aparajita" w:cs="Aparajita"/>
            </w:rPr>
          </w:rPrChange>
        </w:rPr>
        <w:t xml:space="preserve"> for child deaths and </w:t>
      </w:r>
      <m:oMath>
        <m:r>
          <w:rPr>
            <w:rFonts w:ascii="Cambria Math" w:hAnsi="Cambria Math" w:cs="Aparajita"/>
            <w:highlight w:val="lightGray"/>
            <w:rPrChange w:id="941" w:author="Emily Smith-Greenaway" w:date="2020-08-09T16:37:00Z">
              <w:rPr>
                <w:rFonts w:ascii="Cambria Math" w:hAnsi="Cambria Math" w:cs="Aparajita"/>
              </w:rPr>
            </w:rPrChange>
          </w:rPr>
          <m:t>k=1</m:t>
        </m:r>
      </m:oMath>
      <w:r w:rsidRPr="000A123F">
        <w:rPr>
          <w:rFonts w:ascii="Aparajita" w:eastAsiaTheme="minorEastAsia" w:hAnsi="Aparajita" w:cs="Aparajita"/>
          <w:highlight w:val="lightGray"/>
          <w:rPrChange w:id="942" w:author="Emily Smith-Greenaway" w:date="2020-08-09T16:37:00Z">
            <w:rPr>
              <w:rFonts w:ascii="Aparajita" w:eastAsiaTheme="minorEastAsia" w:hAnsi="Aparajita" w:cs="Aparajita"/>
            </w:rPr>
          </w:rPrChange>
        </w:rPr>
        <w:t>00</w:t>
      </w:r>
      <w:r w:rsidRPr="000A123F">
        <w:rPr>
          <w:rFonts w:ascii="Aparajita" w:hAnsi="Aparajita" w:cs="Aparajita"/>
          <w:highlight w:val="lightGray"/>
          <w:rPrChange w:id="943" w:author="Emily Smith-Greenaway" w:date="2020-08-09T16:37:00Z">
            <w:rPr>
              <w:rFonts w:ascii="Aparajita" w:hAnsi="Aparajita" w:cs="Aparajita"/>
            </w:rPr>
          </w:rPrChange>
        </w:rPr>
        <w:t xml:space="preserve"> for all-age offspring deaths</w:t>
      </w:r>
      <w:r w:rsidRPr="000A123F">
        <w:rPr>
          <w:rFonts w:ascii="Aparajita" w:eastAsiaTheme="minorEastAsia" w:hAnsi="Aparajita" w:cs="Aparajita"/>
          <w:highlight w:val="lightGray"/>
          <w:rPrChange w:id="944" w:author="Emily Smith-Greenaway" w:date="2020-08-09T16:37:00Z">
            <w:rPr>
              <w:rFonts w:ascii="Aparajita" w:eastAsiaTheme="minorEastAsia" w:hAnsi="Aparajita" w:cs="Aparajita"/>
            </w:rPr>
          </w:rPrChange>
        </w:rPr>
        <w:t xml:space="preserve">. We restrict the female reproductive age </w:t>
      </w:r>
      <m:oMath>
        <m:r>
          <w:rPr>
            <w:rFonts w:ascii="Cambria Math" w:eastAsiaTheme="minorEastAsia" w:hAnsi="Cambria Math" w:cs="Aparajita"/>
            <w:highlight w:val="lightGray"/>
            <w:rPrChange w:id="945" w:author="Emily Smith-Greenaway" w:date="2020-08-09T16:37:00Z">
              <w:rPr>
                <w:rFonts w:ascii="Cambria Math" w:eastAsiaTheme="minorEastAsia" w:hAnsi="Cambria Math" w:cs="Aparajita"/>
              </w:rPr>
            </w:rPrChange>
          </w:rPr>
          <m:t>[α,β]</m:t>
        </m:r>
      </m:oMath>
      <w:r w:rsidRPr="000A123F">
        <w:rPr>
          <w:rFonts w:ascii="Aparajita" w:eastAsiaTheme="minorEastAsia" w:hAnsi="Aparajita" w:cs="Aparajita"/>
          <w:highlight w:val="lightGray"/>
          <w:rPrChange w:id="946" w:author="Emily Smith-Greenaway" w:date="2020-08-09T16:37:00Z">
            <w:rPr>
              <w:rFonts w:ascii="Aparajita" w:eastAsiaTheme="minorEastAsia" w:hAnsi="Aparajita" w:cs="Aparajita"/>
            </w:rPr>
          </w:rPrChange>
        </w:rPr>
        <w:t xml:space="preserve"> to </w:t>
      </w:r>
      <m:oMath>
        <m:d>
          <m:dPr>
            <m:ctrlPr>
              <w:ins w:id="947" w:author="Emily Smith-Greenaway" w:date="2020-08-10T07:32:00Z">
                <w:rPr>
                  <w:rFonts w:ascii="Cambria Math" w:eastAsiaTheme="minorEastAsia" w:hAnsi="Cambria Math" w:cs="Aparajita"/>
                  <w:i/>
                  <w:highlight w:val="lightGray"/>
                </w:rPr>
              </w:ins>
            </m:ctrlPr>
          </m:dPr>
          <m:e>
            <m:r>
              <w:rPr>
                <w:rFonts w:ascii="Cambria Math" w:eastAsiaTheme="minorEastAsia" w:hAnsi="Cambria Math" w:cs="Aparajita"/>
                <w:highlight w:val="lightGray"/>
                <w:rPrChange w:id="948" w:author="Emily Smith-Greenaway" w:date="2020-08-09T16:37:00Z">
                  <w:rPr>
                    <w:rFonts w:ascii="Cambria Math" w:eastAsiaTheme="minorEastAsia" w:hAnsi="Cambria Math" w:cs="Aparajita"/>
                  </w:rPr>
                </w:rPrChange>
              </w:rPr>
              <m:t>α,β,n</m:t>
            </m:r>
          </m:e>
        </m:d>
        <w:commentRangeStart w:id="949"/>
        <w:commentRangeStart w:id="950"/>
        <m:r>
          <w:rPr>
            <w:rFonts w:ascii="Cambria Math" w:eastAsiaTheme="minorEastAsia" w:hAnsi="Cambria Math" w:cs="Aparajita"/>
            <w:highlight w:val="lightGray"/>
            <w:rPrChange w:id="951" w:author="Emily Smith-Greenaway" w:date="2020-08-09T16:37:00Z">
              <w:rPr>
                <w:rFonts w:ascii="Cambria Math" w:eastAsiaTheme="minorEastAsia" w:hAnsi="Cambria Math" w:cs="Aparajita"/>
              </w:rPr>
            </w:rPrChange>
          </w:rPr>
          <m:t>=(15,49,1)</m:t>
        </m:r>
      </m:oMath>
      <w:r w:rsidRPr="000A123F">
        <w:rPr>
          <w:rFonts w:ascii="Aparajita" w:hAnsi="Aparajita" w:cs="Aparajita"/>
          <w:highlight w:val="lightGray"/>
          <w:rPrChange w:id="952" w:author="Emily Smith-Greenaway" w:date="2020-08-09T16:37:00Z">
            <w:rPr>
              <w:rFonts w:ascii="Aparajita" w:hAnsi="Aparajita" w:cs="Aparajita"/>
            </w:rPr>
          </w:rPrChange>
        </w:rPr>
        <w:t xml:space="preserve">, so that </w:t>
      </w:r>
      <m:oMath>
        <m:r>
          <w:rPr>
            <w:rFonts w:ascii="Cambria Math" w:eastAsiaTheme="minorEastAsia" w:hAnsi="Cambria Math" w:cs="Aparajita"/>
            <w:highlight w:val="lightGray"/>
            <w:rPrChange w:id="953" w:author="Emily Smith-Greenaway" w:date="2020-08-09T16:37:00Z">
              <w:rPr>
                <w:rFonts w:ascii="Cambria Math" w:eastAsiaTheme="minorEastAsia" w:hAnsi="Cambria Math" w:cs="Aparajita"/>
              </w:rPr>
            </w:rPrChange>
          </w:rPr>
          <m:t>a≤ β+k</m:t>
        </m:r>
      </m:oMath>
      <w:r w:rsidRPr="000A123F">
        <w:rPr>
          <w:rFonts w:ascii="Aparajita" w:eastAsiaTheme="minorEastAsia" w:hAnsi="Aparajita" w:cs="Aparajita"/>
          <w:highlight w:val="lightGray"/>
          <w:rPrChange w:id="954" w:author="Emily Smith-Greenaway" w:date="2020-08-09T16:37:00Z">
            <w:rPr>
              <w:rFonts w:ascii="Aparajita" w:eastAsiaTheme="minorEastAsia" w:hAnsi="Aparajita" w:cs="Aparajita"/>
            </w:rPr>
          </w:rPrChange>
        </w:rPr>
        <w:t xml:space="preserve"> for all cases</w:t>
      </w:r>
      <w:commentRangeEnd w:id="949"/>
      <w:r w:rsidR="00F713F0" w:rsidRPr="000A123F">
        <w:rPr>
          <w:rStyle w:val="CommentReference"/>
          <w:rFonts w:asciiTheme="minorHAnsi" w:eastAsiaTheme="minorHAnsi" w:hAnsiTheme="minorHAnsi" w:cstheme="minorBidi"/>
          <w:highlight w:val="lightGray"/>
          <w:rPrChange w:id="955" w:author="Emily Smith-Greenaway" w:date="2020-08-09T16:37:00Z">
            <w:rPr>
              <w:rStyle w:val="CommentReference"/>
              <w:rFonts w:asciiTheme="minorHAnsi" w:eastAsiaTheme="minorHAnsi" w:hAnsiTheme="minorHAnsi" w:cstheme="minorBidi"/>
            </w:rPr>
          </w:rPrChange>
        </w:rPr>
        <w:commentReference w:id="949"/>
      </w:r>
      <w:commentRangeEnd w:id="950"/>
      <w:r w:rsidR="005922C8" w:rsidRPr="000A123F">
        <w:rPr>
          <w:rStyle w:val="CommentReference"/>
          <w:rFonts w:asciiTheme="minorHAnsi" w:eastAsiaTheme="minorHAnsi" w:hAnsiTheme="minorHAnsi" w:cstheme="minorBidi"/>
          <w:highlight w:val="lightGray"/>
          <w:rPrChange w:id="956" w:author="Emily Smith-Greenaway" w:date="2020-08-09T16:37:00Z">
            <w:rPr>
              <w:rStyle w:val="CommentReference"/>
              <w:rFonts w:asciiTheme="minorHAnsi" w:eastAsiaTheme="minorHAnsi" w:hAnsiTheme="minorHAnsi" w:cstheme="minorBidi"/>
            </w:rPr>
          </w:rPrChange>
        </w:rPr>
        <w:commentReference w:id="950"/>
      </w:r>
      <w:r w:rsidRPr="000A123F">
        <w:rPr>
          <w:rFonts w:ascii="Aparajita" w:eastAsiaTheme="minorEastAsia" w:hAnsi="Aparajita" w:cs="Aparajita"/>
          <w:highlight w:val="lightGray"/>
          <w:rPrChange w:id="957" w:author="Emily Smith-Greenaway" w:date="2020-08-09T16:37:00Z">
            <w:rPr>
              <w:rFonts w:ascii="Aparajita" w:eastAsiaTheme="minorEastAsia" w:hAnsi="Aparajita" w:cs="Aparajita"/>
            </w:rPr>
          </w:rPrChange>
        </w:rPr>
        <w:t>.</w:t>
      </w:r>
    </w:p>
    <w:p w14:paraId="0868A99D" w14:textId="7BA1C5DE" w:rsidR="005E1FE4" w:rsidRPr="000A123F" w:rsidRDefault="004C31B4" w:rsidP="006D2A78">
      <w:pPr>
        <w:ind w:firstLine="720"/>
        <w:rPr>
          <w:rFonts w:ascii="Aparajita" w:hAnsi="Aparajita" w:cs="Aparajita"/>
          <w:highlight w:val="lightGray"/>
          <w:rPrChange w:id="958" w:author="Emily Smith-Greenaway" w:date="2020-08-09T16:37:00Z">
            <w:rPr>
              <w:rFonts w:ascii="Aparajita" w:hAnsi="Aparajita" w:cs="Aparajita"/>
            </w:rPr>
          </w:rPrChange>
        </w:rPr>
      </w:pPr>
      <w:bookmarkStart w:id="959" w:name="_Hlk47854513"/>
      <w:r w:rsidRPr="000A123F">
        <w:rPr>
          <w:rFonts w:ascii="Aparajita" w:hAnsi="Aparajita" w:cs="Aparajita"/>
          <w:highlight w:val="lightGray"/>
          <w:rPrChange w:id="960" w:author="Emily Smith-Greenaway" w:date="2020-08-09T16:37:00Z">
            <w:rPr>
              <w:rFonts w:ascii="Aparajita" w:hAnsi="Aparajita" w:cs="Aparajita"/>
            </w:rPr>
          </w:rPrChange>
        </w:rPr>
        <w:t>T</w:t>
      </w:r>
      <w:r w:rsidR="00697299" w:rsidRPr="000A123F">
        <w:rPr>
          <w:rFonts w:ascii="Aparajita" w:hAnsi="Aparajita" w:cs="Aparajita"/>
          <w:highlight w:val="lightGray"/>
          <w:rPrChange w:id="961" w:author="Emily Smith-Greenaway" w:date="2020-08-09T16:37:00Z">
            <w:rPr>
              <w:rFonts w:ascii="Aparajita" w:hAnsi="Aparajita" w:cs="Aparajita"/>
            </w:rPr>
          </w:rPrChange>
        </w:rPr>
        <w:t>o determine the prevalence of bereaved women in a population, we start by considering the age-specific probability that an average woman will experience the death of a child:</w:t>
      </w:r>
    </w:p>
    <w:p w14:paraId="501EBC02" w14:textId="324B99A2" w:rsidR="005E1FE4" w:rsidRPr="000A123F" w:rsidRDefault="00445DD1" w:rsidP="00202EA7">
      <w:pPr>
        <w:jc w:val="center"/>
        <w:rPr>
          <w:rFonts w:ascii="Aparajita" w:hAnsi="Aparajita" w:cs="Aparajita"/>
          <w:highlight w:val="lightGray"/>
          <w:rPrChange w:id="962" w:author="Emily Smith-Greenaway" w:date="2020-08-09T16:37:00Z">
            <w:rPr>
              <w:rFonts w:ascii="Aparajita" w:hAnsi="Aparajita" w:cs="Aparajita"/>
            </w:rPr>
          </w:rPrChange>
        </w:rPr>
      </w:pPr>
      <m:oMath>
        <m:sSubSup>
          <m:sSubSupPr>
            <m:ctrlPr>
              <w:ins w:id="963" w:author="Emily Smith-Greenaway" w:date="2020-08-10T07:32:00Z">
                <w:rPr>
                  <w:rFonts w:ascii="Cambria Math" w:eastAsia="Cambria Math" w:hAnsi="Cambria Math" w:cs="Aparajita"/>
                  <w:i/>
                  <w:highlight w:val="lightGray"/>
                </w:rPr>
              </w:ins>
            </m:ctrlPr>
          </m:sSubSupPr>
          <m:e>
            <m:sPre>
              <m:sPrePr>
                <m:ctrlPr>
                  <w:ins w:id="964" w:author="Emily Smith-Greenaway" w:date="2020-08-10T07:32:00Z">
                    <w:rPr>
                      <w:rFonts w:ascii="Cambria Math" w:eastAsia="Cambria Math" w:hAnsi="Cambria Math" w:cs="Aparajita"/>
                      <w:i/>
                      <w:highlight w:val="lightGray"/>
                    </w:rPr>
                  </w:ins>
                </m:ctrlPr>
              </m:sPrePr>
              <m:sub>
                <m:r>
                  <w:rPr>
                    <w:rFonts w:ascii="Cambria Math" w:eastAsia="Cambria Math" w:hAnsi="Cambria Math" w:cs="Aparajita"/>
                    <w:highlight w:val="lightGray"/>
                    <w:rPrChange w:id="965" w:author="Emily Smith-Greenaway" w:date="2020-08-09T16:37:00Z">
                      <w:rPr>
                        <w:rFonts w:ascii="Cambria Math" w:eastAsia="Cambria Math" w:hAnsi="Cambria Math" w:cs="Aparajita"/>
                      </w:rPr>
                    </w:rPrChange>
                  </w:rPr>
                  <m:t>1</m:t>
                </m:r>
              </m:sub>
              <m:sup/>
              <m:e>
                <m:r>
                  <w:rPr>
                    <w:rFonts w:ascii="Cambria Math" w:eastAsia="Cambria Math" w:hAnsi="Cambria Math" w:cs="Aparajita"/>
                    <w:highlight w:val="lightGray"/>
                    <w:rPrChange w:id="966" w:author="Emily Smith-Greenaway" w:date="2020-08-09T16:37:00Z">
                      <w:rPr>
                        <w:rFonts w:ascii="Cambria Math" w:eastAsia="Cambria Math" w:hAnsi="Cambria Math" w:cs="Aparajita"/>
                      </w:rPr>
                    </w:rPrChange>
                  </w:rPr>
                  <m:t>q</m:t>
                </m:r>
              </m:e>
            </m:sPre>
          </m:e>
          <m:sub>
            <m:d>
              <m:dPr>
                <m:ctrlPr>
                  <w:ins w:id="967"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68"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969"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970" w:author="Emily Smith-Greenaway" w:date="2020-08-09T16:37:00Z">
              <w:rPr>
                <w:rFonts w:ascii="Cambria Math" w:eastAsia="Cambria Math" w:hAnsi="Cambria Math" w:cs="Aparajita"/>
              </w:rPr>
            </w:rPrChange>
          </w:rPr>
          <m:t>=1-</m:t>
        </m:r>
        <m:sSup>
          <m:sSupPr>
            <m:ctrlPr>
              <w:ins w:id="971" w:author="Emily Smith-Greenaway" w:date="2020-08-10T07:32:00Z">
                <w:rPr>
                  <w:rFonts w:ascii="Cambria Math" w:eastAsia="Cambria Math" w:hAnsi="Cambria Math" w:cs="Aparajita"/>
                  <w:i/>
                  <w:highlight w:val="lightGray"/>
                </w:rPr>
              </w:ins>
            </m:ctrlPr>
          </m:sSupPr>
          <m:e>
            <m:r>
              <w:rPr>
                <w:rFonts w:ascii="Cambria Math" w:eastAsia="Cambria Math" w:hAnsi="Cambria Math" w:cs="Aparajita"/>
                <w:highlight w:val="lightGray"/>
                <w:rPrChange w:id="972" w:author="Emily Smith-Greenaway" w:date="2020-08-09T16:37:00Z">
                  <w:rPr>
                    <w:rFonts w:ascii="Cambria Math" w:eastAsia="Cambria Math" w:hAnsi="Cambria Math" w:cs="Aparajita"/>
                  </w:rPr>
                </w:rPrChange>
              </w:rPr>
              <m:t>e</m:t>
            </m:r>
          </m:e>
          <m:sup>
            <m:r>
              <w:rPr>
                <w:rFonts w:ascii="Cambria Math" w:eastAsia="Cambria Math" w:hAnsi="Cambria Math" w:cs="Aparajita"/>
                <w:highlight w:val="lightGray"/>
                <w:rPrChange w:id="973" w:author="Emily Smith-Greenaway" w:date="2020-08-09T16:37:00Z">
                  <w:rPr>
                    <w:rFonts w:ascii="Cambria Math" w:eastAsia="Cambria Math" w:hAnsi="Cambria Math" w:cs="Aparajita"/>
                  </w:rPr>
                </w:rPrChange>
              </w:rPr>
              <m:t>-h(a,c)</m:t>
            </m:r>
          </m:sup>
        </m:sSup>
      </m:oMath>
      <w:r w:rsidR="00697299" w:rsidRPr="000A123F">
        <w:rPr>
          <w:rFonts w:ascii="Aparajita" w:eastAsiaTheme="minorEastAsia" w:hAnsi="Aparajita" w:cs="Aparajita"/>
          <w:highlight w:val="lightGray"/>
          <w:rPrChange w:id="974" w:author="Emily Smith-Greenaway" w:date="2020-08-09T16:37:00Z">
            <w:rPr>
              <w:rFonts w:ascii="Aparajita" w:eastAsiaTheme="minorEastAsia" w:hAnsi="Aparajita" w:cs="Aparajita"/>
            </w:rPr>
          </w:rPrChange>
        </w:rPr>
        <w:t xml:space="preserve">                                                                             (2)</w:t>
      </w:r>
    </w:p>
    <w:p w14:paraId="088E61A6" w14:textId="421C0861" w:rsidR="004C31B4" w:rsidRPr="000A123F" w:rsidRDefault="00697299" w:rsidP="00202EA7">
      <w:pPr>
        <w:rPr>
          <w:rFonts w:ascii="Aparajita" w:eastAsiaTheme="minorEastAsia" w:hAnsi="Aparajita" w:cs="Aparajita"/>
          <w:highlight w:val="lightGray"/>
          <w:rPrChange w:id="975" w:author="Emily Smith-Greenaway" w:date="2020-08-09T16:37:00Z">
            <w:rPr>
              <w:rFonts w:ascii="Aparajita" w:eastAsiaTheme="minorEastAsia" w:hAnsi="Aparajita" w:cs="Aparajita"/>
            </w:rPr>
          </w:rPrChange>
        </w:rPr>
      </w:pPr>
      <w:r w:rsidRPr="000A123F">
        <w:rPr>
          <w:rFonts w:ascii="Aparajita" w:hAnsi="Aparajita" w:cs="Aparajita"/>
          <w:highlight w:val="lightGray"/>
          <w:rPrChange w:id="976" w:author="Emily Smith-Greenaway" w:date="2020-08-09T16:37:00Z">
            <w:rPr>
              <w:rFonts w:ascii="Aparajita" w:hAnsi="Aparajita" w:cs="Aparajita"/>
            </w:rPr>
          </w:rPrChange>
        </w:rPr>
        <w:t xml:space="preserve">where </w:t>
      </w:r>
      <m:oMath>
        <m:r>
          <w:rPr>
            <w:rFonts w:ascii="Cambria Math" w:hAnsi="Cambria Math" w:cs="Aparajita"/>
            <w:highlight w:val="lightGray"/>
            <w:rPrChange w:id="977" w:author="Emily Smith-Greenaway" w:date="2020-08-09T16:37:00Z">
              <w:rPr>
                <w:rFonts w:ascii="Cambria Math" w:hAnsi="Cambria Math" w:cs="Aparajita"/>
              </w:rPr>
            </w:rPrChange>
          </w:rPr>
          <m:t>h(a,c)=</m:t>
        </m:r>
        <m:sSubSup>
          <m:sSubSupPr>
            <m:ctrlPr>
              <w:ins w:id="978"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79" w:author="Emily Smith-Greenaway" w:date="2020-08-09T16:37:00Z">
                  <w:rPr>
                    <w:rFonts w:ascii="Cambria Math" w:eastAsia="Cambria Math" w:hAnsi="Cambria Math" w:cs="Aparajita"/>
                  </w:rPr>
                </w:rPrChange>
              </w:rPr>
              <m:t>OD</m:t>
            </m:r>
          </m:e>
          <m:sub>
            <m:d>
              <m:dPr>
                <m:ctrlPr>
                  <w:ins w:id="980"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81" w:author="Emily Smith-Greenaway" w:date="2020-08-09T16:37:00Z">
                      <w:rPr>
                        <w:rFonts w:ascii="Cambria Math" w:eastAsia="Cambria Math" w:hAnsi="Cambria Math" w:cs="Aparajita"/>
                      </w:rPr>
                    </w:rPrChange>
                  </w:rPr>
                  <m:t>a+1,c</m:t>
                </m:r>
              </m:e>
            </m:d>
          </m:sub>
          <m:sup>
            <m:r>
              <w:rPr>
                <w:rFonts w:ascii="Cambria Math" w:eastAsia="Cambria Math" w:hAnsi="Cambria Math" w:cs="Aparajita"/>
                <w:highlight w:val="lightGray"/>
                <w:rPrChange w:id="982" w:author="Emily Smith-Greenaway" w:date="2020-08-09T16:37:00Z">
                  <w:rPr>
                    <w:rFonts w:ascii="Cambria Math" w:eastAsia="Cambria Math" w:hAnsi="Cambria Math" w:cs="Aparajita"/>
                  </w:rPr>
                </w:rPrChange>
              </w:rPr>
              <m:t>k</m:t>
            </m:r>
          </m:sup>
        </m:sSubSup>
        <m:r>
          <w:rPr>
            <w:rFonts w:ascii="Cambria Math" w:eastAsia="Cambria Math" w:hAnsi="Cambria Math" w:cs="Aparajita"/>
            <w:highlight w:val="lightGray"/>
            <w:rPrChange w:id="983" w:author="Emily Smith-Greenaway" w:date="2020-08-09T16:37:00Z">
              <w:rPr>
                <w:rFonts w:ascii="Cambria Math" w:eastAsia="Cambria Math" w:hAnsi="Cambria Math" w:cs="Aparajita"/>
              </w:rPr>
            </w:rPrChange>
          </w:rPr>
          <m:t xml:space="preserve">- </m:t>
        </m:r>
        <m:sSubSup>
          <m:sSubSupPr>
            <m:ctrlPr>
              <w:ins w:id="984"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985" w:author="Emily Smith-Greenaway" w:date="2020-08-09T16:37:00Z">
                  <w:rPr>
                    <w:rFonts w:ascii="Cambria Math" w:eastAsia="Cambria Math" w:hAnsi="Cambria Math" w:cs="Aparajita"/>
                  </w:rPr>
                </w:rPrChange>
              </w:rPr>
              <m:t>OD</m:t>
            </m:r>
          </m:e>
          <m:sub>
            <m:d>
              <m:dPr>
                <m:ctrlPr>
                  <w:ins w:id="986"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987"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988" w:author="Emily Smith-Greenaway" w:date="2020-08-09T16:37:00Z">
                  <w:rPr>
                    <w:rFonts w:ascii="Cambria Math" w:eastAsia="Cambria Math" w:hAnsi="Cambria Math" w:cs="Aparajita"/>
                  </w:rPr>
                </w:rPrChange>
              </w:rPr>
              <m:t>k</m:t>
            </m:r>
          </m:sup>
        </m:sSubSup>
      </m:oMath>
      <w:r w:rsidRPr="000A123F">
        <w:rPr>
          <w:rFonts w:ascii="Aparajita" w:eastAsiaTheme="minorEastAsia" w:hAnsi="Aparajita" w:cs="Aparajita"/>
          <w:highlight w:val="lightGray"/>
          <w:rPrChange w:id="989" w:author="Emily Smith-Greenaway" w:date="2020-08-09T16:37:00Z">
            <w:rPr>
              <w:rFonts w:ascii="Aparajita" w:eastAsiaTheme="minorEastAsia" w:hAnsi="Aparajita" w:cs="Aparajita"/>
            </w:rPr>
          </w:rPrChange>
        </w:rPr>
        <w:t xml:space="preserve"> is the hazard rate of experiencing the death of a child younger than </w:t>
      </w:r>
      <w:r w:rsidRPr="000A123F">
        <w:rPr>
          <w:rFonts w:ascii="Aparajita" w:eastAsiaTheme="minorEastAsia" w:hAnsi="Aparajita" w:cs="Aparajita"/>
          <w:i/>
          <w:highlight w:val="lightGray"/>
          <w:rPrChange w:id="990" w:author="Emily Smith-Greenaway" w:date="2020-08-09T16:37:00Z">
            <w:rPr>
              <w:rFonts w:ascii="Aparajita" w:eastAsiaTheme="minorEastAsia" w:hAnsi="Aparajita" w:cs="Aparajita"/>
              <w:i/>
            </w:rPr>
          </w:rPrChange>
        </w:rPr>
        <w:t>k</w:t>
      </w:r>
      <w:r w:rsidRPr="000A123F">
        <w:rPr>
          <w:rFonts w:ascii="Aparajita" w:eastAsiaTheme="minorEastAsia" w:hAnsi="Aparajita" w:cs="Aparajita"/>
          <w:highlight w:val="lightGray"/>
          <w:rPrChange w:id="991" w:author="Emily Smith-Greenaway" w:date="2020-08-09T16:37:00Z">
            <w:rPr>
              <w:rFonts w:ascii="Aparajita" w:eastAsiaTheme="minorEastAsia" w:hAnsi="Aparajita" w:cs="Aparajita"/>
            </w:rPr>
          </w:rPrChange>
        </w:rPr>
        <w:t xml:space="preserve"> </w:t>
      </w:r>
      <w:r w:rsidRPr="000A123F">
        <w:rPr>
          <w:rFonts w:ascii="Aparajita" w:hAnsi="Aparajita" w:cs="Aparajita"/>
          <w:highlight w:val="lightGray"/>
          <w:rPrChange w:id="992"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993" w:author="Emily Smith-Greenaway" w:date="2020-08-09T16:37:00Z">
            <w:rPr>
              <w:rFonts w:ascii="Aparajita" w:hAnsi="Aparajita" w:cs="Aparajita"/>
            </w:rPr>
          </w:rPrChange>
        </w:rPr>
        <w:instrText xml:space="preserve"> ADDIN ZOTERO_ITEM CSL_CITATION {"citationID":"cT4xChNH","properties":{"formattedCitation":"\\super 17\\nosupersub{}","plainCitation":"17","noteIndex":0},"citationItems":[{"id":"765vahno/lFOiAx4s","uris":["http://zotero.org/groups/2241996/items/XHBET453"],"uri":["http://zotero.org/groups/2241996/items/XHBET453"],"itemData":{"id":477,"type":"book","title":"Essential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0A123F">
        <w:rPr>
          <w:rFonts w:ascii="Aparajita" w:hAnsi="Aparajita" w:cs="Aparajita"/>
          <w:highlight w:val="lightGray"/>
          <w:rPrChange w:id="994"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995" w:author="Emily Smith-Greenaway" w:date="2020-08-09T16:37:00Z">
            <w:rPr>
              <w:rFonts w:ascii="Aparajita" w:hAnsi="Aparajita" w:cs="Aparajita"/>
              <w:vertAlign w:val="superscript"/>
            </w:rPr>
          </w:rPrChange>
        </w:rPr>
        <w:t>17</w:t>
      </w:r>
      <w:r w:rsidRPr="000A123F">
        <w:rPr>
          <w:rFonts w:ascii="Aparajita" w:hAnsi="Aparajita" w:cs="Aparajita"/>
          <w:highlight w:val="lightGray"/>
          <w:rPrChange w:id="996" w:author="Emily Smith-Greenaway" w:date="2020-08-09T16:37:00Z">
            <w:rPr>
              <w:rFonts w:ascii="Aparajita" w:hAnsi="Aparajita" w:cs="Aparajita"/>
            </w:rPr>
          </w:rPrChange>
        </w:rPr>
        <w:fldChar w:fldCharType="end"/>
      </w:r>
      <w:r w:rsidRPr="000A123F">
        <w:rPr>
          <w:rFonts w:ascii="Aparajita" w:hAnsi="Aparajita" w:cs="Aparajita"/>
          <w:highlight w:val="lightGray"/>
          <w:rPrChange w:id="997" w:author="Emily Smith-Greenaway" w:date="2020-08-09T16:37:00Z">
            <w:rPr>
              <w:rFonts w:ascii="Aparajita" w:hAnsi="Aparajita" w:cs="Aparajita"/>
            </w:rPr>
          </w:rPrChange>
        </w:rPr>
        <w:t xml:space="preserve">. We create a life table </w:t>
      </w:r>
      <w:r w:rsidRPr="000A123F">
        <w:rPr>
          <w:rFonts w:ascii="Aparajita" w:hAnsi="Aparajita" w:cs="Aparajita"/>
          <w:highlight w:val="lightGray"/>
          <w:rPrChange w:id="998" w:author="Emily Smith-Greenaway" w:date="2020-08-09T16:37:00Z">
            <w:rPr>
              <w:rFonts w:ascii="Aparajita" w:hAnsi="Aparajita" w:cs="Aparajita"/>
            </w:rPr>
          </w:rPrChange>
        </w:rPr>
        <w:fldChar w:fldCharType="begin"/>
      </w:r>
      <w:r w:rsidR="007E564F" w:rsidRPr="000A123F">
        <w:rPr>
          <w:rFonts w:ascii="Aparajita" w:hAnsi="Aparajita" w:cs="Aparajita"/>
          <w:highlight w:val="lightGray"/>
          <w:rPrChange w:id="999" w:author="Emily Smith-Greenaway" w:date="2020-08-09T16:37:00Z">
            <w:rPr>
              <w:rFonts w:ascii="Aparajita" w:hAnsi="Aparajita" w:cs="Aparajita"/>
            </w:rPr>
          </w:rPrChange>
        </w:rPr>
        <w:instrText xml:space="preserve"> ADDIN ZOTERO_ITEM CSL_CITATION {"citationID":"F6EFS4e3","properties":{"formattedCitation":"\\super 16\\nosupersub{}","plainCitation":"16","noteIndex":0},"citationItems":[{"id":"765vahno/kCeJnae4","uris":["http://zotero.org/groups/2241996/items/A88IZKYU"],"uri":["http://zotero.org/groups/2241996/items/A88IZKYU"],"itemData":{"id":601,"type":"book","title":"Demography: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0A123F">
        <w:rPr>
          <w:rFonts w:ascii="Aparajita" w:hAnsi="Aparajita" w:cs="Aparajita"/>
          <w:highlight w:val="lightGray"/>
          <w:rPrChange w:id="1000" w:author="Emily Smith-Greenaway" w:date="2020-08-09T16:37:00Z">
            <w:rPr>
              <w:rFonts w:ascii="Aparajita" w:hAnsi="Aparajita" w:cs="Aparajita"/>
            </w:rPr>
          </w:rPrChange>
        </w:rPr>
        <w:fldChar w:fldCharType="separate"/>
      </w:r>
      <w:r w:rsidR="007E564F" w:rsidRPr="000A123F">
        <w:rPr>
          <w:rFonts w:ascii="Aparajita" w:hAnsi="Aparajita" w:cs="Aparajita"/>
          <w:highlight w:val="lightGray"/>
          <w:vertAlign w:val="superscript"/>
          <w:rPrChange w:id="1001" w:author="Emily Smith-Greenaway" w:date="2020-08-09T16:37:00Z">
            <w:rPr>
              <w:rFonts w:ascii="Aparajita" w:hAnsi="Aparajita" w:cs="Aparajita"/>
              <w:vertAlign w:val="superscript"/>
            </w:rPr>
          </w:rPrChange>
        </w:rPr>
        <w:t>16</w:t>
      </w:r>
      <w:r w:rsidRPr="000A123F">
        <w:rPr>
          <w:rFonts w:ascii="Aparajita" w:hAnsi="Aparajita" w:cs="Aparajita"/>
          <w:highlight w:val="lightGray"/>
          <w:rPrChange w:id="1002" w:author="Emily Smith-Greenaway" w:date="2020-08-09T16:37:00Z">
            <w:rPr>
              <w:rFonts w:ascii="Aparajita" w:hAnsi="Aparajita" w:cs="Aparajita"/>
            </w:rPr>
          </w:rPrChange>
        </w:rPr>
        <w:fldChar w:fldCharType="end"/>
      </w:r>
      <w:r w:rsidRPr="000A123F">
        <w:rPr>
          <w:rFonts w:ascii="Aparajita" w:hAnsi="Aparajita" w:cs="Aparajita"/>
          <w:highlight w:val="lightGray"/>
          <w:rPrChange w:id="1003" w:author="Emily Smith-Greenaway" w:date="2020-08-09T16:37:00Z">
            <w:rPr>
              <w:rFonts w:ascii="Aparajita" w:hAnsi="Aparajita" w:cs="Aparajita"/>
            </w:rPr>
          </w:rPrChange>
        </w:rPr>
        <w:t xml:space="preserve"> with </w:t>
      </w:r>
      <w:r w:rsidRPr="000A123F">
        <w:rPr>
          <w:rFonts w:ascii="Aparajita" w:eastAsiaTheme="minorEastAsia" w:hAnsi="Aparajita" w:cs="Aparajita"/>
          <w:highlight w:val="lightGray"/>
          <w:rPrChange w:id="1004" w:author="Emily Smith-Greenaway" w:date="2020-08-09T16:37:00Z">
            <w:rPr>
              <w:rFonts w:ascii="Aparajita" w:eastAsiaTheme="minorEastAsia" w:hAnsi="Aparajita" w:cs="Aparajita"/>
            </w:rPr>
          </w:rPrChange>
        </w:rPr>
        <w:t xml:space="preserve">a unit radix </w:t>
      </w:r>
      <m:oMath>
        <m:sSubSup>
          <m:sSubSupPr>
            <m:ctrlPr>
              <w:ins w:id="1005" w:author="Emily Smith-Greenaway" w:date="2020-08-10T07:32:00Z">
                <w:rPr>
                  <w:rFonts w:ascii="Cambria Math" w:hAnsi="Cambria Math" w:cs="Aparajita"/>
                  <w:i/>
                  <w:highlight w:val="lightGray"/>
                </w:rPr>
              </w:ins>
            </m:ctrlPr>
          </m:sSubSupPr>
          <m:e>
            <m:sPre>
              <m:sPrePr>
                <m:ctrlPr>
                  <w:ins w:id="1006" w:author="Emily Smith-Greenaway" w:date="2020-08-10T07:32:00Z">
                    <w:rPr>
                      <w:rFonts w:ascii="Cambria Math" w:hAnsi="Cambria Math" w:cs="Aparajita"/>
                      <w:i/>
                      <w:highlight w:val="lightGray"/>
                    </w:rPr>
                  </w:ins>
                </m:ctrlPr>
              </m:sPrePr>
              <m:sub/>
              <m:sup/>
              <m:e>
                <m:r>
                  <w:rPr>
                    <w:rFonts w:ascii="Cambria Math" w:hAnsi="Cambria Math" w:cs="Aparajita"/>
                    <w:highlight w:val="lightGray"/>
                    <w:rPrChange w:id="1007" w:author="Emily Smith-Greenaway" w:date="2020-08-09T16:37:00Z">
                      <w:rPr>
                        <w:rFonts w:ascii="Cambria Math" w:hAnsi="Cambria Math" w:cs="Aparajita"/>
                      </w:rPr>
                    </w:rPrChange>
                  </w:rPr>
                  <m:t>l</m:t>
                </m:r>
              </m:e>
            </m:sPre>
          </m:e>
          <m:sub>
            <m:r>
              <w:rPr>
                <w:rFonts w:ascii="Cambria Math" w:hAnsi="Cambria Math" w:cs="Aparajita"/>
                <w:highlight w:val="lightGray"/>
                <w:rPrChange w:id="1008" w:author="Emily Smith-Greenaway" w:date="2020-08-09T16:37:00Z">
                  <w:rPr>
                    <w:rFonts w:ascii="Cambria Math" w:hAnsi="Cambria Math" w:cs="Aparajita"/>
                  </w:rPr>
                </w:rPrChange>
              </w:rPr>
              <m:t>0</m:t>
            </m:r>
          </m:sub>
          <m:sup>
            <m:r>
              <w:rPr>
                <w:rFonts w:ascii="Cambria Math" w:hAnsi="Cambria Math" w:cs="Aparajita"/>
                <w:highlight w:val="lightGray"/>
                <w:rPrChange w:id="1009" w:author="Emily Smith-Greenaway" w:date="2020-08-09T16:37:00Z">
                  <w:rPr>
                    <w:rFonts w:ascii="Cambria Math" w:hAnsi="Cambria Math" w:cs="Aparajita"/>
                  </w:rPr>
                </w:rPrChange>
              </w:rPr>
              <m:t>k</m:t>
            </m:r>
          </m:sup>
        </m:sSubSup>
        <m:r>
          <w:rPr>
            <w:rFonts w:ascii="Cambria Math" w:hAnsi="Cambria Math" w:cs="Aparajita"/>
            <w:highlight w:val="lightGray"/>
            <w:rPrChange w:id="1010" w:author="Emily Smith-Greenaway" w:date="2020-08-09T16:37:00Z">
              <w:rPr>
                <w:rFonts w:ascii="Cambria Math" w:hAnsi="Cambria Math" w:cs="Aparajita"/>
              </w:rPr>
            </w:rPrChange>
          </w:rPr>
          <m:t>=1</m:t>
        </m:r>
      </m:oMath>
      <w:r w:rsidRPr="000A123F">
        <w:rPr>
          <w:rFonts w:ascii="Aparajita" w:eastAsiaTheme="minorEastAsia" w:hAnsi="Aparajita" w:cs="Aparajita"/>
          <w:highlight w:val="lightGray"/>
          <w:rPrChange w:id="1011" w:author="Emily Smith-Greenaway" w:date="2020-08-09T16:37:00Z">
            <w:rPr>
              <w:rFonts w:ascii="Aparajita" w:eastAsiaTheme="minorEastAsia" w:hAnsi="Aparajita" w:cs="Aparajita"/>
            </w:rPr>
          </w:rPrChange>
        </w:rPr>
        <w:t xml:space="preserve"> </w:t>
      </w:r>
      <w:r w:rsidRPr="000A123F">
        <w:rPr>
          <w:rFonts w:ascii="Aparajita" w:hAnsi="Aparajita" w:cs="Aparajita"/>
          <w:highlight w:val="lightGray"/>
          <w:rPrChange w:id="1012" w:author="Emily Smith-Greenaway" w:date="2020-08-09T16:37:00Z">
            <w:rPr>
              <w:rFonts w:ascii="Aparajita" w:hAnsi="Aparajita" w:cs="Aparajita"/>
            </w:rPr>
          </w:rPrChange>
        </w:rPr>
        <w:t xml:space="preserve">where </w:t>
      </w:r>
      <m:oMath>
        <m:sSubSup>
          <m:sSubSupPr>
            <m:ctrlPr>
              <w:ins w:id="1013" w:author="Emily Smith-Greenaway" w:date="2020-08-10T07:32:00Z">
                <w:rPr>
                  <w:rFonts w:ascii="Cambria Math" w:eastAsia="Cambria Math" w:hAnsi="Cambria Math" w:cs="Aparajita"/>
                  <w:i/>
                  <w:highlight w:val="lightGray"/>
                </w:rPr>
              </w:ins>
            </m:ctrlPr>
          </m:sSubSupPr>
          <m:e>
            <m:sPre>
              <m:sPrePr>
                <m:ctrlPr>
                  <w:ins w:id="1014" w:author="Emily Smith-Greenaway" w:date="2020-08-10T07:32:00Z">
                    <w:rPr>
                      <w:rFonts w:ascii="Cambria Math" w:eastAsia="Cambria Math" w:hAnsi="Cambria Math" w:cs="Aparajita"/>
                      <w:i/>
                      <w:highlight w:val="lightGray"/>
                    </w:rPr>
                  </w:ins>
                </m:ctrlPr>
              </m:sPrePr>
              <m:sub>
                <m:r>
                  <w:rPr>
                    <w:rFonts w:ascii="Cambria Math" w:eastAsia="Cambria Math" w:hAnsi="Cambria Math" w:cs="Aparajita"/>
                    <w:highlight w:val="lightGray"/>
                    <w:rPrChange w:id="1015" w:author="Emily Smith-Greenaway" w:date="2020-08-09T16:37:00Z">
                      <w:rPr>
                        <w:rFonts w:ascii="Cambria Math" w:eastAsia="Cambria Math" w:hAnsi="Cambria Math" w:cs="Aparajita"/>
                      </w:rPr>
                    </w:rPrChange>
                  </w:rPr>
                  <m:t>1</m:t>
                </m:r>
              </m:sub>
              <m:sup/>
              <m:e>
                <m:r>
                  <w:rPr>
                    <w:rFonts w:ascii="Cambria Math" w:eastAsia="Cambria Math" w:hAnsi="Cambria Math" w:cs="Aparajita"/>
                    <w:highlight w:val="lightGray"/>
                    <w:rPrChange w:id="1016" w:author="Emily Smith-Greenaway" w:date="2020-08-09T16:37:00Z">
                      <w:rPr>
                        <w:rFonts w:ascii="Cambria Math" w:eastAsia="Cambria Math" w:hAnsi="Cambria Math" w:cs="Aparajita"/>
                      </w:rPr>
                    </w:rPrChange>
                  </w:rPr>
                  <m:t>q</m:t>
                </m:r>
              </m:e>
            </m:sPre>
          </m:e>
          <m:sub>
            <m:d>
              <m:dPr>
                <m:ctrlPr>
                  <w:ins w:id="1017" w:author="Emily Smith-Greenaway" w:date="2020-08-10T07:32:00Z">
                    <w:rPr>
                      <w:rFonts w:ascii="Cambria Math" w:eastAsia="Cambria Math" w:hAnsi="Cambria Math" w:cs="Aparajita"/>
                      <w:i/>
                      <w:highlight w:val="lightGray"/>
                    </w:rPr>
                  </w:ins>
                </m:ctrlPr>
              </m:dPr>
              <m:e>
                <m:r>
                  <w:rPr>
                    <w:rFonts w:ascii="Cambria Math" w:eastAsia="Cambria Math" w:hAnsi="Cambria Math" w:cs="Aparajita"/>
                    <w:highlight w:val="lightGray"/>
                    <w:rPrChange w:id="1018" w:author="Emily Smith-Greenaway" w:date="2020-08-09T16:37:00Z">
                      <w:rPr>
                        <w:rFonts w:ascii="Cambria Math" w:eastAsia="Cambria Math" w:hAnsi="Cambria Math" w:cs="Aparajita"/>
                      </w:rPr>
                    </w:rPrChange>
                  </w:rPr>
                  <m:t>a,c</m:t>
                </m:r>
              </m:e>
            </m:d>
          </m:sub>
          <m:sup>
            <m:r>
              <w:rPr>
                <w:rFonts w:ascii="Cambria Math" w:eastAsia="Cambria Math" w:hAnsi="Cambria Math" w:cs="Aparajita"/>
                <w:highlight w:val="lightGray"/>
                <w:rPrChange w:id="1019" w:author="Emily Smith-Greenaway" w:date="2020-08-09T16:37:00Z">
                  <w:rPr>
                    <w:rFonts w:ascii="Cambria Math" w:eastAsia="Cambria Math" w:hAnsi="Cambria Math" w:cs="Aparajita"/>
                  </w:rPr>
                </w:rPrChange>
              </w:rPr>
              <m:t>k</m:t>
            </m:r>
          </m:sup>
        </m:sSubSup>
      </m:oMath>
      <w:r w:rsidRPr="000A123F">
        <w:rPr>
          <w:rFonts w:ascii="Aparajita" w:eastAsiaTheme="minorEastAsia" w:hAnsi="Aparajita" w:cs="Aparajita"/>
          <w:highlight w:val="lightGray"/>
          <w:rPrChange w:id="1020" w:author="Emily Smith-Greenaway" w:date="2020-08-09T16:37:00Z">
            <w:rPr>
              <w:rFonts w:ascii="Aparajita" w:eastAsiaTheme="minorEastAsia" w:hAnsi="Aparajita" w:cs="Aparajita"/>
            </w:rPr>
          </w:rPrChange>
        </w:rPr>
        <w:t xml:space="preserve">  is the probability of losing a child. We define </w:t>
      </w:r>
      <w:r w:rsidR="00454D42" w:rsidRPr="000A123F">
        <w:rPr>
          <w:rFonts w:ascii="Aparajita" w:eastAsiaTheme="minorEastAsia" w:hAnsi="Aparajita" w:cs="Aparajita"/>
          <w:highlight w:val="lightGray"/>
          <w:rPrChange w:id="1021" w:author="Emily Smith-Greenaway" w:date="2020-08-09T16:37:00Z">
            <w:rPr>
              <w:rFonts w:ascii="Aparajita" w:eastAsiaTheme="minorEastAsia" w:hAnsi="Aparajita" w:cs="Aparajita"/>
            </w:rPr>
          </w:rPrChange>
        </w:rPr>
        <w:t xml:space="preserve">the fraction of women aged </w:t>
      </w:r>
      <w:r w:rsidR="00454D42" w:rsidRPr="000A123F">
        <w:rPr>
          <w:rFonts w:ascii="Aparajita" w:eastAsiaTheme="minorEastAsia" w:hAnsi="Aparajita" w:cs="Aparajita"/>
          <w:i/>
          <w:highlight w:val="lightGray"/>
          <w:rPrChange w:id="1022" w:author="Emily Smith-Greenaway" w:date="2020-08-09T16:37:00Z">
            <w:rPr>
              <w:rFonts w:ascii="Aparajita" w:eastAsiaTheme="minorEastAsia" w:hAnsi="Aparajita" w:cs="Aparajita"/>
              <w:i/>
            </w:rPr>
          </w:rPrChange>
        </w:rPr>
        <w:t>a</w:t>
      </w:r>
      <w:r w:rsidR="00454D42" w:rsidRPr="000A123F">
        <w:rPr>
          <w:rFonts w:ascii="Aparajita" w:eastAsiaTheme="minorEastAsia" w:hAnsi="Aparajita" w:cs="Aparajita"/>
          <w:highlight w:val="lightGray"/>
          <w:rPrChange w:id="1023" w:author="Emily Smith-Greenaway" w:date="2020-08-09T16:37:00Z">
            <w:rPr>
              <w:rFonts w:ascii="Aparajita" w:eastAsiaTheme="minorEastAsia" w:hAnsi="Aparajita" w:cs="Aparajita"/>
            </w:rPr>
          </w:rPrChange>
        </w:rPr>
        <w:t xml:space="preserve"> in cohort </w:t>
      </w:r>
      <w:r w:rsidR="00454D42" w:rsidRPr="000A123F">
        <w:rPr>
          <w:rFonts w:ascii="Aparajita" w:eastAsiaTheme="minorEastAsia" w:hAnsi="Aparajita" w:cs="Aparajita"/>
          <w:i/>
          <w:highlight w:val="lightGray"/>
          <w:rPrChange w:id="1024" w:author="Emily Smith-Greenaway" w:date="2020-08-09T16:37:00Z">
            <w:rPr>
              <w:rFonts w:ascii="Aparajita" w:eastAsiaTheme="minorEastAsia" w:hAnsi="Aparajita" w:cs="Aparajita"/>
              <w:i/>
            </w:rPr>
          </w:rPrChange>
        </w:rPr>
        <w:t>c</w:t>
      </w:r>
      <w:r w:rsidR="00454D42" w:rsidRPr="000A123F">
        <w:rPr>
          <w:rFonts w:ascii="Aparajita" w:eastAsiaTheme="minorEastAsia" w:hAnsi="Aparajita" w:cs="Aparajita"/>
          <w:highlight w:val="lightGray"/>
          <w:rPrChange w:id="1025" w:author="Emily Smith-Greenaway" w:date="2020-08-09T16:37:00Z">
            <w:rPr>
              <w:rFonts w:ascii="Aparajita" w:eastAsiaTheme="minorEastAsia" w:hAnsi="Aparajita" w:cs="Aparajita"/>
            </w:rPr>
          </w:rPrChange>
        </w:rPr>
        <w:t xml:space="preserve"> who ever experienced the death of a child younger than </w:t>
      </w:r>
      <w:r w:rsidR="00454D42" w:rsidRPr="000A123F">
        <w:rPr>
          <w:rFonts w:ascii="Aparajita" w:eastAsiaTheme="minorEastAsia" w:hAnsi="Aparajita" w:cs="Aparajita"/>
          <w:i/>
          <w:highlight w:val="lightGray"/>
          <w:rPrChange w:id="1026" w:author="Emily Smith-Greenaway" w:date="2020-08-09T16:37:00Z">
            <w:rPr>
              <w:rFonts w:ascii="Aparajita" w:eastAsiaTheme="minorEastAsia" w:hAnsi="Aparajita" w:cs="Aparajita"/>
              <w:i/>
            </w:rPr>
          </w:rPrChange>
        </w:rPr>
        <w:t xml:space="preserve">k </w:t>
      </w:r>
      <w:r w:rsidR="00454D42" w:rsidRPr="000A123F">
        <w:rPr>
          <w:rFonts w:ascii="Aparajita" w:eastAsiaTheme="minorEastAsia" w:hAnsi="Aparajita" w:cs="Aparajita"/>
          <w:highlight w:val="lightGray"/>
          <w:rPrChange w:id="1027" w:author="Emily Smith-Greenaway" w:date="2020-08-09T16:37:00Z">
            <w:rPr>
              <w:rFonts w:ascii="Aparajita" w:eastAsiaTheme="minorEastAsia" w:hAnsi="Aparajita" w:cs="Aparajita"/>
            </w:rPr>
          </w:rPrChange>
        </w:rPr>
        <w:t>as</w:t>
      </w:r>
      <w:r w:rsidR="00454D42" w:rsidRPr="000A123F">
        <w:rPr>
          <w:rFonts w:ascii="Aparajita" w:eastAsiaTheme="minorEastAsia" w:hAnsi="Aparajita" w:cs="Aparajita"/>
          <w:i/>
          <w:highlight w:val="lightGray"/>
          <w:rPrChange w:id="1028" w:author="Emily Smith-Greenaway" w:date="2020-08-09T16:37:00Z">
            <w:rPr>
              <w:rFonts w:ascii="Aparajita" w:eastAsiaTheme="minorEastAsia" w:hAnsi="Aparajita" w:cs="Aparajita"/>
              <w:i/>
            </w:rPr>
          </w:rPrChange>
        </w:rPr>
        <w:t xml:space="preserve"> </w:t>
      </w:r>
      <m:oMath>
        <m:sSubSup>
          <m:sSubSupPr>
            <m:ctrlPr>
              <w:ins w:id="1029"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30" w:author="Emily Smith-Greenaway" w:date="2020-08-09T16:37:00Z">
                  <w:rPr>
                    <w:rFonts w:ascii="Cambria Math" w:eastAsia="Cambria Math" w:hAnsi="Cambria Math" w:cs="Aparajita"/>
                  </w:rPr>
                </w:rPrChange>
              </w:rPr>
              <m:t>FOD</m:t>
            </m:r>
          </m:e>
          <m:sub>
            <m:r>
              <w:rPr>
                <w:rFonts w:ascii="Cambria Math" w:eastAsia="Cambria Math" w:hAnsi="Cambria Math" w:cs="Aparajita"/>
                <w:highlight w:val="lightGray"/>
                <w:rPrChange w:id="1031"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32" w:author="Emily Smith-Greenaway" w:date="2020-08-09T16:37:00Z">
                  <w:rPr>
                    <w:rFonts w:ascii="Cambria Math" w:eastAsia="Cambria Math" w:hAnsi="Cambria Math" w:cs="Aparajita"/>
                  </w:rPr>
                </w:rPrChange>
              </w:rPr>
              <m:t>k</m:t>
            </m:r>
          </m:sup>
        </m:sSubSup>
        <m:r>
          <w:rPr>
            <w:rFonts w:ascii="Cambria Math" w:eastAsiaTheme="minorEastAsia" w:hAnsi="Cambria Math" w:cs="Aparajita"/>
            <w:highlight w:val="lightGray"/>
            <w:rPrChange w:id="1033" w:author="Emily Smith-Greenaway" w:date="2020-08-09T16:37:00Z">
              <w:rPr>
                <w:rFonts w:ascii="Cambria Math" w:eastAsiaTheme="minorEastAsia" w:hAnsi="Cambria Math" w:cs="Aparajita"/>
              </w:rPr>
            </w:rPrChange>
          </w:rPr>
          <m:t>=1-</m:t>
        </m:r>
        <m:sSubSup>
          <m:sSubSupPr>
            <m:ctrlPr>
              <w:ins w:id="1034" w:author="Emily Smith-Greenaway" w:date="2020-08-10T07:32:00Z">
                <w:rPr>
                  <w:rFonts w:ascii="Cambria Math" w:hAnsi="Cambria Math" w:cs="Aparajita"/>
                  <w:i/>
                  <w:highlight w:val="lightGray"/>
                </w:rPr>
              </w:ins>
            </m:ctrlPr>
          </m:sSubSupPr>
          <m:e>
            <m:sPre>
              <m:sPrePr>
                <m:ctrlPr>
                  <w:ins w:id="1035" w:author="Emily Smith-Greenaway" w:date="2020-08-10T07:32:00Z">
                    <w:rPr>
                      <w:rFonts w:ascii="Cambria Math" w:hAnsi="Cambria Math" w:cs="Aparajita"/>
                      <w:i/>
                      <w:highlight w:val="lightGray"/>
                    </w:rPr>
                  </w:ins>
                </m:ctrlPr>
              </m:sPrePr>
              <m:sub>
                <m:r>
                  <w:rPr>
                    <w:rFonts w:ascii="Cambria Math" w:hAnsi="Cambria Math" w:cs="Aparajita"/>
                    <w:highlight w:val="lightGray"/>
                    <w:rPrChange w:id="1036" w:author="Emily Smith-Greenaway" w:date="2020-08-09T16:37:00Z">
                      <w:rPr>
                        <w:rFonts w:ascii="Cambria Math" w:hAnsi="Cambria Math" w:cs="Aparajita"/>
                      </w:rPr>
                    </w:rPrChange>
                  </w:rPr>
                  <m:t>1</m:t>
                </m:r>
              </m:sub>
              <m:sup/>
              <m:e>
                <m:r>
                  <w:rPr>
                    <w:rFonts w:ascii="Cambria Math" w:hAnsi="Cambria Math" w:cs="Aparajita"/>
                    <w:highlight w:val="lightGray"/>
                    <w:rPrChange w:id="1037" w:author="Emily Smith-Greenaway" w:date="2020-08-09T16:37:00Z">
                      <w:rPr>
                        <w:rFonts w:ascii="Cambria Math" w:hAnsi="Cambria Math" w:cs="Aparajita"/>
                      </w:rPr>
                    </w:rPrChange>
                  </w:rPr>
                  <m:t>l</m:t>
                </m:r>
              </m:e>
            </m:sPre>
          </m:e>
          <m:sub>
            <m:d>
              <m:dPr>
                <m:ctrlPr>
                  <w:ins w:id="1038" w:author="Emily Smith-Greenaway" w:date="2020-08-10T07:32:00Z">
                    <w:rPr>
                      <w:rFonts w:ascii="Cambria Math" w:hAnsi="Cambria Math" w:cs="Aparajita"/>
                      <w:i/>
                      <w:highlight w:val="lightGray"/>
                    </w:rPr>
                  </w:ins>
                </m:ctrlPr>
              </m:dPr>
              <m:e>
                <m:r>
                  <w:rPr>
                    <w:rFonts w:ascii="Cambria Math" w:hAnsi="Cambria Math" w:cs="Aparajita"/>
                    <w:highlight w:val="lightGray"/>
                    <w:rPrChange w:id="1039" w:author="Emily Smith-Greenaway" w:date="2020-08-09T16:37:00Z">
                      <w:rPr>
                        <w:rFonts w:ascii="Cambria Math" w:hAnsi="Cambria Math" w:cs="Aparajita"/>
                      </w:rPr>
                    </w:rPrChange>
                  </w:rPr>
                  <m:t>a,c</m:t>
                </m:r>
              </m:e>
            </m:d>
          </m:sub>
          <m:sup>
            <m:r>
              <w:rPr>
                <w:rFonts w:ascii="Cambria Math" w:hAnsi="Cambria Math" w:cs="Aparajita"/>
                <w:highlight w:val="lightGray"/>
                <w:rPrChange w:id="1040" w:author="Emily Smith-Greenaway" w:date="2020-08-09T16:37:00Z">
                  <w:rPr>
                    <w:rFonts w:ascii="Cambria Math" w:hAnsi="Cambria Math" w:cs="Aparajita"/>
                  </w:rPr>
                </w:rPrChange>
              </w:rPr>
              <m:t>k</m:t>
            </m:r>
          </m:sup>
        </m:sSubSup>
        <m:r>
          <w:rPr>
            <w:rFonts w:ascii="Cambria Math" w:hAnsi="Cambria Math" w:cs="Aparajita"/>
            <w:highlight w:val="lightGray"/>
            <w:rPrChange w:id="1041" w:author="Emily Smith-Greenaway" w:date="2020-08-09T16:37:00Z">
              <w:rPr>
                <w:rFonts w:ascii="Cambria Math" w:hAnsi="Cambria Math" w:cs="Aparajita"/>
              </w:rPr>
            </w:rPrChange>
          </w:rPr>
          <m:t>.</m:t>
        </m:r>
      </m:oMath>
      <w:r w:rsidRPr="000A123F">
        <w:rPr>
          <w:rFonts w:ascii="Aparajita" w:eastAsiaTheme="minorEastAsia" w:hAnsi="Aparajita" w:cs="Aparajita"/>
          <w:highlight w:val="lightGray"/>
          <w:rPrChange w:id="1042" w:author="Emily Smith-Greenaway" w:date="2020-08-09T16:37:00Z">
            <w:rPr>
              <w:rFonts w:ascii="Aparajita" w:eastAsiaTheme="minorEastAsia" w:hAnsi="Aparajita" w:cs="Aparajita"/>
            </w:rPr>
          </w:rPrChange>
        </w:rPr>
        <w:t xml:space="preserve">. </w:t>
      </w:r>
    </w:p>
    <w:p w14:paraId="3287E34A" w14:textId="150175BB" w:rsidR="005E1FE4" w:rsidRPr="000A123F" w:rsidRDefault="00697299" w:rsidP="006D2A78">
      <w:pPr>
        <w:ind w:firstLine="720"/>
        <w:rPr>
          <w:rFonts w:ascii="Aparajita" w:eastAsiaTheme="minorEastAsia" w:hAnsi="Aparajita" w:cs="Aparajita"/>
          <w:highlight w:val="lightGray"/>
          <w:rPrChange w:id="1043" w:author="Emily Smith-Greenaway" w:date="2020-08-09T16:37:00Z">
            <w:rPr>
              <w:rFonts w:ascii="Aparajita" w:eastAsiaTheme="minorEastAsia" w:hAnsi="Aparajita" w:cs="Aparajita"/>
            </w:rPr>
          </w:rPrChange>
        </w:rPr>
      </w:pPr>
      <w:del w:id="1044" w:author="Emily Smith-Greenaway" w:date="2020-08-08T07:21:00Z">
        <w:r w:rsidRPr="000A123F" w:rsidDel="00A02870">
          <w:rPr>
            <w:rFonts w:ascii="Aparajita" w:eastAsiaTheme="minorEastAsia" w:hAnsi="Aparajita" w:cs="Aparajita"/>
            <w:highlight w:val="lightGray"/>
            <w:rPrChange w:id="1045" w:author="Emily Smith-Greenaway" w:date="2020-08-09T16:37:00Z">
              <w:rPr>
                <w:rFonts w:ascii="Aparajita" w:eastAsiaTheme="minorEastAsia" w:hAnsi="Aparajita" w:cs="Aparajita"/>
              </w:rPr>
            </w:rPrChange>
          </w:rPr>
          <w:delText>Next,</w:delText>
        </w:r>
      </w:del>
      <w:ins w:id="1046" w:author="Emily Smith-Greenaway" w:date="2020-08-08T07:21:00Z">
        <w:r w:rsidR="00A02870" w:rsidRPr="000A123F">
          <w:rPr>
            <w:rFonts w:ascii="Aparajita" w:eastAsiaTheme="minorEastAsia" w:hAnsi="Aparajita" w:cs="Aparajita"/>
            <w:highlight w:val="lightGray"/>
            <w:rPrChange w:id="1047" w:author="Emily Smith-Greenaway" w:date="2020-08-09T16:37:00Z">
              <w:rPr>
                <w:rFonts w:ascii="Aparajita" w:eastAsiaTheme="minorEastAsia" w:hAnsi="Aparajita" w:cs="Aparajita"/>
              </w:rPr>
            </w:rPrChange>
          </w:rPr>
          <w:t>In doing so,</w:t>
        </w:r>
      </w:ins>
      <w:r w:rsidRPr="000A123F">
        <w:rPr>
          <w:rFonts w:ascii="Aparajita" w:eastAsiaTheme="minorEastAsia" w:hAnsi="Aparajita" w:cs="Aparajita"/>
          <w:highlight w:val="lightGray"/>
          <w:rPrChange w:id="1048" w:author="Emily Smith-Greenaway" w:date="2020-08-09T16:37:00Z">
            <w:rPr>
              <w:rFonts w:ascii="Aparajita" w:eastAsiaTheme="minorEastAsia" w:hAnsi="Aparajita" w:cs="Aparajita"/>
            </w:rPr>
          </w:rPrChange>
        </w:rPr>
        <w:t xml:space="preserve"> we account for the mortality of women</w:t>
      </w:r>
      <w:del w:id="1049" w:author="Emily Smith-Greenaway" w:date="2020-08-08T07:22:00Z">
        <w:r w:rsidRPr="000A123F" w:rsidDel="00A02870">
          <w:rPr>
            <w:rFonts w:ascii="Aparajita" w:eastAsiaTheme="minorEastAsia" w:hAnsi="Aparajita" w:cs="Aparajita"/>
            <w:highlight w:val="lightGray"/>
            <w:rPrChange w:id="1050" w:author="Emily Smith-Greenaway" w:date="2020-08-09T16:37:00Z">
              <w:rPr>
                <w:rFonts w:ascii="Aparajita" w:eastAsiaTheme="minorEastAsia" w:hAnsi="Aparajita" w:cs="Aparajita"/>
              </w:rPr>
            </w:rPrChange>
          </w:rPr>
          <w:delText xml:space="preserve"> </w:delText>
        </w:r>
      </w:del>
      <w:del w:id="1051" w:author="Emily Smith-Greenaway" w:date="2020-08-08T07:21:00Z">
        <w:r w:rsidRPr="000A123F" w:rsidDel="00A02870">
          <w:rPr>
            <w:rFonts w:ascii="Aparajita" w:eastAsiaTheme="minorEastAsia" w:hAnsi="Aparajita" w:cs="Aparajita"/>
            <w:highlight w:val="lightGray"/>
            <w:rPrChange w:id="1052" w:author="Emily Smith-Greenaway" w:date="2020-08-09T16:37:00Z">
              <w:rPr>
                <w:rFonts w:ascii="Aparajita" w:eastAsiaTheme="minorEastAsia" w:hAnsi="Aparajita" w:cs="Aparajita"/>
              </w:rPr>
            </w:rPrChange>
          </w:rPr>
          <w:delText xml:space="preserve">with the help of </w:delText>
        </w:r>
        <w:r w:rsidR="00EB460A" w:rsidRPr="000A123F" w:rsidDel="00A02870">
          <w:rPr>
            <w:rFonts w:ascii="Aparajita" w:eastAsiaTheme="minorEastAsia" w:hAnsi="Aparajita" w:cs="Aparajita"/>
            <w:highlight w:val="lightGray"/>
            <w:rPrChange w:id="1053" w:author="Emily Smith-Greenaway" w:date="2020-08-09T16:37:00Z">
              <w:rPr>
                <w:rFonts w:ascii="Aparajita" w:eastAsiaTheme="minorEastAsia" w:hAnsi="Aparajita" w:cs="Aparajita"/>
              </w:rPr>
            </w:rPrChange>
          </w:rPr>
          <w:delText xml:space="preserve">the </w:delText>
        </w:r>
        <w:r w:rsidR="00ED4673" w:rsidRPr="000A123F" w:rsidDel="00A02870">
          <w:rPr>
            <w:rFonts w:ascii="Aparajita" w:eastAsiaTheme="minorEastAsia" w:hAnsi="Aparajita" w:cs="Aparajita"/>
            <w:highlight w:val="lightGray"/>
            <w:rPrChange w:id="1054" w:author="Emily Smith-Greenaway" w:date="2020-08-09T16:37:00Z">
              <w:rPr>
                <w:rFonts w:ascii="Aparajita" w:eastAsiaTheme="minorEastAsia" w:hAnsi="Aparajita" w:cs="Aparajita"/>
              </w:rPr>
            </w:rPrChange>
          </w:rPr>
          <w:delText xml:space="preserve">parameters </w:delText>
        </w:r>
      </w:del>
      <m:oMath>
        <m:sSubSup>
          <m:sSubSupPr>
            <m:ctrlPr>
              <w:ins w:id="1055" w:author="Emily Smith-Greenaway" w:date="2020-08-10T07:32:00Z">
                <w:del w:id="1056" w:author="Emily Smith-Greenaway" w:date="2020-08-08T07:21:00Z">
                  <w:rPr>
                    <w:rFonts w:ascii="Cambria Math" w:eastAsiaTheme="minorEastAsia" w:hAnsi="Cambria Math" w:cs="Aparajita"/>
                    <w:i/>
                    <w:highlight w:val="lightGray"/>
                  </w:rPr>
                </w:del>
              </w:ins>
            </m:ctrlPr>
          </m:sSubSupPr>
          <m:e>
            <m:r>
              <w:del w:id="1057" w:author="Emily Smith-Greenaway" w:date="2020-08-08T07:21:00Z">
                <m:rPr>
                  <m:sty m:val="p"/>
                </m:rPr>
                <w:rPr>
                  <w:rFonts w:ascii="Cambria Math" w:eastAsiaTheme="minorEastAsia" w:hAnsi="Cambria Math" w:cs="Aparajita"/>
                  <w:highlight w:val="lightGray"/>
                  <w:rPrChange w:id="1058" w:author="Emily Smith-Greenaway" w:date="2020-08-09T16:37:00Z">
                    <w:rPr>
                      <w:rFonts w:ascii="Cambria Math" w:eastAsiaTheme="minorEastAsia" w:hAnsi="Cambria Math" w:cs="Aparajita"/>
                    </w:rPr>
                  </w:rPrChange>
                </w:rPr>
                <m:t>FWS</m:t>
              </w:del>
            </m:r>
          </m:e>
          <m:sub>
            <m:r>
              <w:del w:id="1059" w:author="Emily Smith-Greenaway" w:date="2020-08-08T07:21:00Z">
                <w:rPr>
                  <w:rFonts w:ascii="Cambria Math" w:eastAsiaTheme="minorEastAsia" w:hAnsi="Cambria Math" w:cs="Aparajita"/>
                  <w:highlight w:val="lightGray"/>
                  <w:rPrChange w:id="1060" w:author="Emily Smith-Greenaway" w:date="2020-08-09T16:37:00Z">
                    <w:rPr>
                      <w:rFonts w:ascii="Cambria Math" w:eastAsiaTheme="minorEastAsia" w:hAnsi="Cambria Math" w:cs="Aparajita"/>
                    </w:rPr>
                  </w:rPrChange>
                </w:rPr>
                <m:t>(a,c)</m:t>
              </w:del>
            </m:r>
          </m:sub>
          <m:sup/>
        </m:sSubSup>
      </m:oMath>
      <w:ins w:id="1061" w:author="Emily Smith-Greenaway" w:date="2020-08-08T23:40:00Z">
        <w:r w:rsidR="009C383D" w:rsidRPr="000A123F">
          <w:rPr>
            <w:rFonts w:ascii="Aparajita" w:eastAsiaTheme="minorEastAsia" w:hAnsi="Aparajita" w:cs="Aparajita"/>
            <w:highlight w:val="lightGray"/>
            <w:rPrChange w:id="1062" w:author="Emily Smith-Greenaway" w:date="2020-08-09T16:37:00Z">
              <w:rPr>
                <w:rFonts w:ascii="Aparajita" w:eastAsiaTheme="minorEastAsia" w:hAnsi="Aparajita" w:cs="Aparajita"/>
              </w:rPr>
            </w:rPrChange>
          </w:rPr>
          <w:t>,</w:t>
        </w:r>
      </w:ins>
      <m:oMath>
        <m:r>
          <w:del w:id="1063" w:author="Emily Smith-Greenaway" w:date="2020-08-08T23:40:00Z">
            <w:rPr>
              <w:rFonts w:ascii="Cambria Math" w:eastAsiaTheme="minorEastAsia" w:hAnsi="Cambria Math" w:cs="Aparajita"/>
              <w:highlight w:val="lightGray"/>
              <w:rPrChange w:id="1064" w:author="Emily Smith-Greenaway" w:date="2020-08-09T16:37:00Z">
                <w:rPr>
                  <w:rFonts w:ascii="Cambria Math" w:eastAsiaTheme="minorEastAsia" w:hAnsi="Cambria Math" w:cs="Aparajita"/>
                </w:rPr>
              </w:rPrChange>
            </w:rPr>
            <m:t>,</m:t>
          </w:del>
        </m:r>
      </m:oMath>
      <w:r w:rsidRPr="000A123F">
        <w:rPr>
          <w:rFonts w:ascii="Aparajita" w:eastAsiaTheme="minorEastAsia" w:hAnsi="Aparajita" w:cs="Aparajita"/>
          <w:highlight w:val="lightGray"/>
          <w:rPrChange w:id="1065" w:author="Emily Smith-Greenaway" w:date="2020-08-09T16:37:00Z">
            <w:rPr>
              <w:rFonts w:ascii="Aparajita" w:eastAsiaTheme="minorEastAsia" w:hAnsi="Aparajita" w:cs="Aparajita"/>
            </w:rPr>
          </w:rPrChange>
        </w:rPr>
        <w:t xml:space="preserve"> </w:t>
      </w:r>
      <w:ins w:id="1066" w:author="Emily Smith-Greenaway" w:date="2020-08-08T07:22:00Z">
        <w:r w:rsidR="00A02870" w:rsidRPr="000A123F">
          <w:rPr>
            <w:rFonts w:ascii="Aparajita" w:eastAsiaTheme="minorEastAsia" w:hAnsi="Aparajita" w:cs="Aparajita"/>
            <w:highlight w:val="lightGray"/>
            <w:rPrChange w:id="1067" w:author="Emily Smith-Greenaway" w:date="2020-08-09T16:37:00Z">
              <w:rPr>
                <w:rFonts w:ascii="Aparajita" w:eastAsiaTheme="minorEastAsia" w:hAnsi="Aparajita" w:cs="Aparajita"/>
              </w:rPr>
            </w:rPrChange>
          </w:rPr>
          <w:t xml:space="preserve">specifically </w:t>
        </w:r>
      </w:ins>
      <w:r w:rsidRPr="000A123F">
        <w:rPr>
          <w:rFonts w:ascii="Aparajita" w:eastAsiaTheme="minorEastAsia" w:hAnsi="Aparajita" w:cs="Aparajita"/>
          <w:highlight w:val="lightGray"/>
          <w:rPrChange w:id="1068" w:author="Emily Smith-Greenaway" w:date="2020-08-09T16:37:00Z">
            <w:rPr>
              <w:rFonts w:ascii="Aparajita" w:eastAsiaTheme="minorEastAsia" w:hAnsi="Aparajita" w:cs="Aparajita"/>
            </w:rPr>
          </w:rPrChange>
        </w:rPr>
        <w:t xml:space="preserve">the fraction of women that survived up to </w:t>
      </w:r>
      <w:del w:id="1069" w:author="Emily Smith-Greenaway" w:date="2020-08-08T07:40:00Z">
        <w:r w:rsidRPr="000A123F" w:rsidDel="00BB762D">
          <w:rPr>
            <w:rFonts w:ascii="Aparajita" w:eastAsiaTheme="minorEastAsia" w:hAnsi="Aparajita" w:cs="Aparajita"/>
            <w:highlight w:val="lightGray"/>
            <w:rPrChange w:id="1070" w:author="Emily Smith-Greenaway" w:date="2020-08-09T16:37:00Z">
              <w:rPr>
                <w:rFonts w:ascii="Aparajita" w:eastAsiaTheme="minorEastAsia" w:hAnsi="Aparajita" w:cs="Aparajita"/>
              </w:rPr>
            </w:rPrChange>
          </w:rPr>
          <w:delText xml:space="preserve">age </w:delText>
        </w:r>
        <w:r w:rsidRPr="000A123F" w:rsidDel="00BB762D">
          <w:rPr>
            <w:rFonts w:ascii="Aparajita" w:eastAsiaTheme="minorEastAsia" w:hAnsi="Aparajita" w:cs="Aparajita"/>
            <w:i/>
            <w:highlight w:val="lightGray"/>
            <w:rPrChange w:id="1071" w:author="Emily Smith-Greenaway" w:date="2020-08-09T16:37:00Z">
              <w:rPr>
                <w:rFonts w:ascii="Aparajita" w:eastAsiaTheme="minorEastAsia" w:hAnsi="Aparajita" w:cs="Aparajita"/>
                <w:i/>
              </w:rPr>
            </w:rPrChange>
          </w:rPr>
          <w:delText>a</w:delText>
        </w:r>
      </w:del>
      <w:ins w:id="1072" w:author="Emily Smith-Greenaway" w:date="2020-08-08T07:40:00Z">
        <w:r w:rsidR="00BB762D" w:rsidRPr="000A123F">
          <w:rPr>
            <w:rFonts w:ascii="Aparajita" w:eastAsiaTheme="minorEastAsia" w:hAnsi="Aparajita" w:cs="Aparajita"/>
            <w:highlight w:val="lightGray"/>
            <w:rPrChange w:id="1073" w:author="Emily Smith-Greenaway" w:date="2020-08-09T16:37:00Z">
              <w:rPr>
                <w:rFonts w:ascii="Aparajita" w:eastAsiaTheme="minorEastAsia" w:hAnsi="Aparajita" w:cs="Aparajita"/>
              </w:rPr>
            </w:rPrChange>
          </w:rPr>
          <w:t>the age</w:t>
        </w:r>
      </w:ins>
      <w:r w:rsidRPr="000A123F">
        <w:rPr>
          <w:rFonts w:ascii="Aparajita" w:eastAsiaTheme="minorEastAsia" w:hAnsi="Aparajita" w:cs="Aparajita"/>
          <w:highlight w:val="lightGray"/>
          <w:rPrChange w:id="1074" w:author="Emily Smith-Greenaway" w:date="2020-08-09T16:37:00Z">
            <w:rPr>
              <w:rFonts w:ascii="Aparajita" w:eastAsiaTheme="minorEastAsia" w:hAnsi="Aparajita" w:cs="Aparajita"/>
            </w:rPr>
          </w:rPrChange>
        </w:rPr>
        <w:t xml:space="preserve"> after the start of reproductive age </w:t>
      </w:r>
      <m:oMath>
        <m:r>
          <w:del w:id="1075" w:author="Emily Smith-Greenaway" w:date="2020-08-08T07:40:00Z">
            <w:rPr>
              <w:rFonts w:ascii="Cambria Math" w:eastAsiaTheme="minorEastAsia" w:hAnsi="Cambria Math" w:cs="Aparajita"/>
              <w:highlight w:val="lightGray"/>
              <w:rPrChange w:id="1076" w:author="Emily Smith-Greenaway" w:date="2020-08-09T16:37:00Z">
                <w:rPr>
                  <w:rFonts w:ascii="Cambria Math" w:eastAsiaTheme="minorEastAsia" w:hAnsi="Cambria Math" w:cs="Aparajita"/>
                </w:rPr>
              </w:rPrChange>
            </w:rPr>
            <m:t>α</m:t>
          </w:del>
        </m:r>
      </m:oMath>
      <w:del w:id="1077" w:author="Emily Smith-Greenaway" w:date="2020-08-08T07:40:00Z">
        <w:r w:rsidRPr="000A123F" w:rsidDel="00BB762D">
          <w:rPr>
            <w:rFonts w:ascii="Aparajita" w:eastAsiaTheme="minorEastAsia" w:hAnsi="Aparajita" w:cs="Aparajita"/>
            <w:highlight w:val="lightGray"/>
            <w:rPrChange w:id="1078" w:author="Emily Smith-Greenaway" w:date="2020-08-09T16:37:00Z">
              <w:rPr>
                <w:rFonts w:ascii="Aparajita" w:eastAsiaTheme="minorEastAsia" w:hAnsi="Aparajita" w:cs="Aparajita"/>
              </w:rPr>
            </w:rPrChange>
          </w:rPr>
          <w:delText xml:space="preserve"> </w:delText>
        </w:r>
      </w:del>
      <w:r w:rsidRPr="000A123F">
        <w:rPr>
          <w:rFonts w:ascii="Aparajita" w:eastAsiaTheme="minorEastAsia" w:hAnsi="Aparajita" w:cs="Aparajita"/>
          <w:highlight w:val="lightGray"/>
          <w:rPrChange w:id="1079" w:author="Emily Smith-Greenaway" w:date="2020-08-09T16:37:00Z">
            <w:rPr>
              <w:rFonts w:ascii="Aparajita" w:eastAsiaTheme="minorEastAsia" w:hAnsi="Aparajita" w:cs="Aparajita"/>
            </w:rPr>
          </w:rPrChange>
        </w:rPr>
        <w:t xml:space="preserve">in each birth cohort (where </w:t>
      </w:r>
      <m:oMath>
        <m:r>
          <w:rPr>
            <w:rFonts w:ascii="Cambria Math" w:eastAsiaTheme="minorEastAsia" w:hAnsi="Cambria Math" w:cs="Aparajita"/>
            <w:highlight w:val="lightGray"/>
            <w:rPrChange w:id="1080" w:author="Emily Smith-Greenaway" w:date="2020-08-09T16:37:00Z">
              <w:rPr>
                <w:rFonts w:ascii="Cambria Math" w:eastAsiaTheme="minorEastAsia" w:hAnsi="Cambria Math" w:cs="Aparajita"/>
              </w:rPr>
            </w:rPrChange>
          </w:rPr>
          <m:t>α&lt;a</m:t>
        </m:r>
      </m:oMath>
      <w:r w:rsidRPr="000A123F">
        <w:rPr>
          <w:rFonts w:ascii="Aparajita" w:eastAsiaTheme="minorEastAsia" w:hAnsi="Aparajita" w:cs="Aparajita"/>
          <w:highlight w:val="lightGray"/>
          <w:rPrChange w:id="1081" w:author="Emily Smith-Greenaway" w:date="2020-08-09T16:37:00Z">
            <w:rPr>
              <w:rFonts w:ascii="Aparajita" w:eastAsiaTheme="minorEastAsia" w:hAnsi="Aparajita" w:cs="Aparajita"/>
            </w:rPr>
          </w:rPrChange>
        </w:rPr>
        <w:t xml:space="preserve">). </w:t>
      </w:r>
      <w:ins w:id="1082" w:author="Emily Smith-Greenaway" w:date="2020-08-08T07:41:00Z">
        <w:r w:rsidR="00BB762D" w:rsidRPr="000A123F">
          <w:rPr>
            <w:rFonts w:ascii="Aparajita" w:eastAsiaTheme="minorEastAsia" w:hAnsi="Aparajita" w:cs="Aparajita"/>
            <w:highlight w:val="lightGray"/>
            <w:rPrChange w:id="1083" w:author="Emily Smith-Greenaway" w:date="2020-08-09T16:37:00Z">
              <w:rPr>
                <w:rFonts w:ascii="Aparajita" w:eastAsiaTheme="minorEastAsia" w:hAnsi="Aparajita" w:cs="Aparajita"/>
              </w:rPr>
            </w:rPrChange>
          </w:rPr>
          <w:t>With this information, we can solve t</w:t>
        </w:r>
      </w:ins>
      <w:del w:id="1084" w:author="Emily Smith-Greenaway" w:date="2020-08-08T07:41:00Z">
        <w:r w:rsidRPr="000A123F" w:rsidDel="00BB762D">
          <w:rPr>
            <w:rFonts w:ascii="Aparajita" w:eastAsiaTheme="minorEastAsia" w:hAnsi="Aparajita" w:cs="Aparajita"/>
            <w:highlight w:val="lightGray"/>
            <w:rPrChange w:id="1085" w:author="Emily Smith-Greenaway" w:date="2020-08-09T16:37:00Z">
              <w:rPr>
                <w:rFonts w:ascii="Aparajita" w:eastAsiaTheme="minorEastAsia" w:hAnsi="Aparajita" w:cs="Aparajita"/>
              </w:rPr>
            </w:rPrChange>
          </w:rPr>
          <w:delText>T</w:delText>
        </w:r>
      </w:del>
      <w:r w:rsidRPr="000A123F">
        <w:rPr>
          <w:rFonts w:ascii="Aparajita" w:hAnsi="Aparajita" w:cs="Aparajita"/>
          <w:highlight w:val="lightGray"/>
          <w:rPrChange w:id="1086" w:author="Emily Smith-Greenaway" w:date="2020-08-09T16:37:00Z">
            <w:rPr>
              <w:rFonts w:ascii="Aparajita" w:hAnsi="Aparajita" w:cs="Aparajita"/>
            </w:rPr>
          </w:rPrChange>
        </w:rPr>
        <w:t xml:space="preserve">he </w:t>
      </w:r>
      <w:del w:id="1087" w:author="Emily Smith-Greenaway" w:date="2020-08-08T13:53:00Z">
        <w:r w:rsidRPr="000A123F" w:rsidDel="00DB2752">
          <w:rPr>
            <w:rFonts w:ascii="Aparajita" w:hAnsi="Aparajita" w:cs="Aparajita"/>
            <w:highlight w:val="lightGray"/>
            <w:rPrChange w:id="1088" w:author="Emily Smith-Greenaway" w:date="2020-08-09T16:37:00Z">
              <w:rPr>
                <w:rFonts w:ascii="Aparajita" w:hAnsi="Aparajita" w:cs="Aparajita"/>
              </w:rPr>
            </w:rPrChange>
          </w:rPr>
          <w:delText>proportion</w:delText>
        </w:r>
      </w:del>
      <w:ins w:id="1089" w:author="Emily Smith-Greenaway" w:date="2020-08-08T13:53:00Z">
        <w:r w:rsidR="00DB2752" w:rsidRPr="000A123F">
          <w:rPr>
            <w:rFonts w:ascii="Aparajita" w:hAnsi="Aparajita" w:cs="Aparajita"/>
            <w:highlight w:val="lightGray"/>
            <w:rPrChange w:id="1090" w:author="Emily Smith-Greenaway" w:date="2020-08-09T16:37:00Z">
              <w:rPr>
                <w:rFonts w:ascii="Aparajita" w:hAnsi="Aparajita" w:cs="Aparajita"/>
              </w:rPr>
            </w:rPrChange>
          </w:rPr>
          <w:t>proportions</w:t>
        </w:r>
      </w:ins>
      <w:r w:rsidRPr="000A123F">
        <w:rPr>
          <w:rFonts w:ascii="Aparajita" w:hAnsi="Aparajita" w:cs="Aparajita"/>
          <w:highlight w:val="lightGray"/>
          <w:rPrChange w:id="1091" w:author="Emily Smith-Greenaway" w:date="2020-08-09T16:37:00Z">
            <w:rPr>
              <w:rFonts w:ascii="Aparajita" w:hAnsi="Aparajita" w:cs="Aparajita"/>
            </w:rPr>
          </w:rPrChange>
        </w:rPr>
        <w:t xml:space="preserve"> of women (per 1,000 mothers) who have ever lost one or more children younger than </w:t>
      </w:r>
      <w:r w:rsidRPr="000A123F">
        <w:rPr>
          <w:rFonts w:ascii="Aparajita" w:hAnsi="Aparajita" w:cs="Aparajita"/>
          <w:i/>
          <w:highlight w:val="lightGray"/>
          <w:rPrChange w:id="1092" w:author="Emily Smith-Greenaway" w:date="2020-08-09T16:37:00Z">
            <w:rPr>
              <w:rFonts w:ascii="Aparajita" w:hAnsi="Aparajita" w:cs="Aparajita"/>
              <w:i/>
            </w:rPr>
          </w:rPrChange>
        </w:rPr>
        <w:t>k</w:t>
      </w:r>
      <w:r w:rsidRPr="000A123F">
        <w:rPr>
          <w:rFonts w:ascii="Aparajita" w:hAnsi="Aparajita" w:cs="Aparajita"/>
          <w:highlight w:val="lightGray"/>
          <w:rPrChange w:id="1093" w:author="Emily Smith-Greenaway" w:date="2020-08-09T16:37:00Z">
            <w:rPr>
              <w:rFonts w:ascii="Aparajita" w:hAnsi="Aparajita" w:cs="Aparajita"/>
            </w:rPr>
          </w:rPrChange>
        </w:rPr>
        <w:t xml:space="preserve"> is:</w:t>
      </w:r>
    </w:p>
    <w:p w14:paraId="40864A52" w14:textId="69AF50EA" w:rsidR="005E1FE4" w:rsidRPr="000A123F" w:rsidRDefault="00445DD1" w:rsidP="00202EA7">
      <w:pPr>
        <w:jc w:val="center"/>
        <w:rPr>
          <w:rFonts w:ascii="Aparajita" w:eastAsiaTheme="minorEastAsia" w:hAnsi="Aparajita" w:cs="Aparajita"/>
          <w:highlight w:val="lightGray"/>
          <w:rPrChange w:id="1094" w:author="Emily Smith-Greenaway" w:date="2020-08-09T16:37:00Z">
            <w:rPr>
              <w:rFonts w:ascii="Aparajita" w:eastAsiaTheme="minorEastAsia" w:hAnsi="Aparajita" w:cs="Aparajita"/>
            </w:rPr>
          </w:rPrChange>
        </w:rPr>
      </w:pPr>
      <m:oMath>
        <m:sSubSup>
          <m:sSubSupPr>
            <m:ctrlPr>
              <w:ins w:id="1095"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096" w:author="Emily Smith-Greenaway" w:date="2020-08-09T16:37:00Z">
                  <w:rPr>
                    <w:rFonts w:ascii="Cambria Math" w:eastAsia="Cambria Math" w:hAnsi="Cambria Math" w:cs="Aparajita"/>
                  </w:rPr>
                </w:rPrChange>
              </w:rPr>
              <m:t>wOM</m:t>
            </m:r>
          </m:e>
          <m:sub>
            <m:r>
              <w:rPr>
                <w:rFonts w:ascii="Cambria Math" w:eastAsia="Cambria Math" w:hAnsi="Cambria Math" w:cs="Aparajita"/>
                <w:highlight w:val="lightGray"/>
                <w:rPrChange w:id="1097"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098"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099" w:author="Emily Smith-Greenaway" w:date="2020-08-09T16:37:00Z">
              <w:rPr>
                <w:rFonts w:ascii="Cambria Math" w:hAnsi="Cambria Math" w:cs="Aparajita"/>
              </w:rPr>
            </w:rPrChange>
          </w:rPr>
          <m:t>=</m:t>
        </m:r>
        <m:sSubSup>
          <m:sSubSupPr>
            <m:ctrlPr>
              <w:ins w:id="1100"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101" w:author="Emily Smith-Greenaway" w:date="2020-08-09T16:37:00Z">
                  <w:rPr>
                    <w:rFonts w:ascii="Cambria Math" w:eastAsia="Cambria Math" w:hAnsi="Cambria Math" w:cs="Aparajita"/>
                  </w:rPr>
                </w:rPrChange>
              </w:rPr>
              <m:t>FOD</m:t>
            </m:r>
          </m:e>
          <m:sub>
            <m:r>
              <w:rPr>
                <w:rFonts w:ascii="Cambria Math" w:eastAsia="Cambria Math" w:hAnsi="Cambria Math" w:cs="Aparajita"/>
                <w:highlight w:val="lightGray"/>
                <w:rPrChange w:id="1102"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103"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104" w:author="Emily Smith-Greenaway" w:date="2020-08-09T16:37:00Z">
              <w:rPr>
                <w:rFonts w:ascii="Cambria Math" w:hAnsi="Cambria Math" w:cs="Aparajita"/>
              </w:rPr>
            </w:rPrChange>
          </w:rPr>
          <m:t>*</m:t>
        </m:r>
        <m:sSubSup>
          <m:sSubSupPr>
            <m:ctrlPr>
              <w:ins w:id="1105" w:author="Emily Smith-Greenaway" w:date="2020-08-10T07:32:00Z">
                <w:rPr>
                  <w:rFonts w:ascii="Cambria Math" w:eastAsiaTheme="minorEastAsia" w:hAnsi="Cambria Math" w:cs="Aparajita"/>
                  <w:i/>
                  <w:highlight w:val="lightGray"/>
                </w:rPr>
              </w:ins>
            </m:ctrlPr>
          </m:sSubSupPr>
          <m:e>
            <m:r>
              <w:rPr>
                <w:rFonts w:ascii="Cambria Math" w:eastAsiaTheme="minorEastAsia" w:hAnsi="Cambria Math" w:cs="Aparajita"/>
                <w:highlight w:val="lightGray"/>
                <w:rPrChange w:id="1106" w:author="Emily Smith-Greenaway" w:date="2020-08-09T16:37:00Z">
                  <w:rPr>
                    <w:rFonts w:ascii="Cambria Math" w:eastAsiaTheme="minorEastAsia" w:hAnsi="Cambria Math" w:cs="Aparajita"/>
                  </w:rPr>
                </w:rPrChange>
              </w:rPr>
              <m:t>FWS</m:t>
            </m:r>
          </m:e>
          <m:sub>
            <m:r>
              <w:rPr>
                <w:rFonts w:ascii="Cambria Math" w:eastAsiaTheme="minorEastAsia" w:hAnsi="Cambria Math" w:cs="Aparajita"/>
                <w:highlight w:val="lightGray"/>
                <w:rPrChange w:id="1107" w:author="Emily Smith-Greenaway" w:date="2020-08-09T16:37:00Z">
                  <w:rPr>
                    <w:rFonts w:ascii="Cambria Math" w:eastAsiaTheme="minorEastAsia" w:hAnsi="Cambria Math" w:cs="Aparajita"/>
                  </w:rPr>
                </w:rPrChange>
              </w:rPr>
              <m:t>(a,c)</m:t>
            </m:r>
          </m:sub>
          <m:sup/>
        </m:sSubSup>
        <m:r>
          <w:rPr>
            <w:rFonts w:ascii="Cambria Math" w:hAnsi="Cambria Math" w:cs="Aparajita"/>
            <w:highlight w:val="lightGray"/>
            <w:rPrChange w:id="1108" w:author="Emily Smith-Greenaway" w:date="2020-08-09T16:37:00Z">
              <w:rPr>
                <w:rFonts w:ascii="Cambria Math" w:hAnsi="Cambria Math" w:cs="Aparajita"/>
              </w:rPr>
            </w:rPrChange>
          </w:rPr>
          <m:t>*1000</m:t>
        </m:r>
      </m:oMath>
      <w:r w:rsidR="00697299" w:rsidRPr="000A123F">
        <w:rPr>
          <w:rFonts w:ascii="Aparajita" w:eastAsiaTheme="minorEastAsia" w:hAnsi="Aparajita" w:cs="Aparajita"/>
          <w:highlight w:val="lightGray"/>
          <w:rPrChange w:id="1109" w:author="Emily Smith-Greenaway" w:date="2020-08-09T16:37:00Z">
            <w:rPr>
              <w:rFonts w:ascii="Aparajita" w:eastAsiaTheme="minorEastAsia" w:hAnsi="Aparajita" w:cs="Aparajita"/>
            </w:rPr>
          </w:rPrChange>
        </w:rPr>
        <w:t>.                                    (3)</w:t>
      </w:r>
    </w:p>
    <w:p w14:paraId="59F602C1" w14:textId="7202B404" w:rsidR="00697299" w:rsidRPr="000A123F" w:rsidDel="00D424AC" w:rsidRDefault="00B336AC" w:rsidP="009C383D">
      <w:pPr>
        <w:ind w:firstLine="720"/>
        <w:rPr>
          <w:del w:id="1110" w:author="Emily Smith-Greenaway" w:date="2020-08-09T11:55:00Z"/>
          <w:rFonts w:ascii="Aparajita" w:hAnsi="Aparajita" w:cs="Aparajita"/>
          <w:highlight w:val="lightGray"/>
          <w:rPrChange w:id="1111" w:author="Emily Smith-Greenaway" w:date="2020-08-09T16:37:00Z">
            <w:rPr>
              <w:del w:id="1112" w:author="Emily Smith-Greenaway" w:date="2020-08-09T11:55:00Z"/>
              <w:rFonts w:ascii="Aparajita" w:hAnsi="Aparajita" w:cs="Aparajita"/>
            </w:rPr>
          </w:rPrChange>
        </w:rPr>
      </w:pPr>
      <w:r w:rsidRPr="000A123F">
        <w:rPr>
          <w:rFonts w:ascii="Aparajita" w:eastAsiaTheme="minorEastAsia" w:hAnsi="Aparajita" w:cs="Aparajita"/>
          <w:highlight w:val="lightGray"/>
          <w:rPrChange w:id="1113" w:author="Emily Smith-Greenaway" w:date="2020-08-09T16:37:00Z">
            <w:rPr>
              <w:rFonts w:ascii="Aparajita" w:eastAsiaTheme="minorEastAsia" w:hAnsi="Aparajita" w:cs="Aparajita"/>
            </w:rPr>
          </w:rPrChange>
        </w:rPr>
        <w:t xml:space="preserve">To </w:t>
      </w:r>
      <w:r w:rsidR="00A6548D" w:rsidRPr="000A123F">
        <w:rPr>
          <w:rFonts w:ascii="Aparajita" w:eastAsiaTheme="minorEastAsia" w:hAnsi="Aparajita" w:cs="Aparajita"/>
          <w:highlight w:val="lightGray"/>
          <w:rPrChange w:id="1114" w:author="Emily Smith-Greenaway" w:date="2020-08-09T16:37:00Z">
            <w:rPr>
              <w:rFonts w:ascii="Aparajita" w:eastAsiaTheme="minorEastAsia" w:hAnsi="Aparajita" w:cs="Aparajita"/>
            </w:rPr>
          </w:rPrChange>
        </w:rPr>
        <w:t>tailor the estimate to reflect an</w:t>
      </w:r>
      <w:r w:rsidR="00697299" w:rsidRPr="000A123F">
        <w:rPr>
          <w:rFonts w:ascii="Aparajita" w:eastAsiaTheme="minorEastAsia" w:hAnsi="Aparajita" w:cs="Aparajita"/>
          <w:highlight w:val="lightGray"/>
          <w:rPrChange w:id="1115" w:author="Emily Smith-Greenaway" w:date="2020-08-09T16:37:00Z">
            <w:rPr>
              <w:rFonts w:ascii="Aparajita" w:eastAsiaTheme="minorEastAsia" w:hAnsi="Aparajita" w:cs="Aparajita"/>
            </w:rPr>
          </w:rPrChange>
        </w:rPr>
        <w:t xml:space="preserve"> equivalent measure for mothers</w:t>
      </w:r>
      <w:r w:rsidR="00824348" w:rsidRPr="000A123F">
        <w:rPr>
          <w:rFonts w:ascii="Aparajita" w:eastAsiaTheme="minorEastAsia" w:hAnsi="Aparajita" w:cs="Aparajita"/>
          <w:highlight w:val="lightGray"/>
          <w:rPrChange w:id="1116" w:author="Emily Smith-Greenaway" w:date="2020-08-09T16:37:00Z">
            <w:rPr>
              <w:rFonts w:ascii="Aparajita" w:eastAsiaTheme="minorEastAsia" w:hAnsi="Aparajita" w:cs="Aparajita"/>
            </w:rPr>
          </w:rPrChange>
        </w:rPr>
        <w:t>,</w:t>
      </w:r>
      <w:r w:rsidR="00697299" w:rsidRPr="000A123F">
        <w:rPr>
          <w:rFonts w:ascii="Aparajita" w:eastAsiaTheme="minorEastAsia" w:hAnsi="Aparajita" w:cs="Aparajita"/>
          <w:highlight w:val="lightGray"/>
          <w:rPrChange w:id="1117" w:author="Emily Smith-Greenaway" w:date="2020-08-09T16:37:00Z">
            <w:rPr>
              <w:rFonts w:ascii="Aparajita" w:eastAsiaTheme="minorEastAsia" w:hAnsi="Aparajita" w:cs="Aparajita"/>
            </w:rPr>
          </w:rPrChange>
        </w:rPr>
        <w:t xml:space="preserve"> </w:t>
      </w:r>
      <w:r w:rsidR="00824348" w:rsidRPr="000A123F">
        <w:rPr>
          <w:rFonts w:ascii="Aparajita" w:eastAsiaTheme="minorEastAsia" w:hAnsi="Aparajita" w:cs="Aparajita"/>
          <w:highlight w:val="lightGray"/>
          <w:rPrChange w:id="1118" w:author="Emily Smith-Greenaway" w:date="2020-08-09T16:37:00Z">
            <w:rPr>
              <w:rFonts w:ascii="Aparajita" w:eastAsiaTheme="minorEastAsia" w:hAnsi="Aparajita" w:cs="Aparajita"/>
            </w:rPr>
          </w:rPrChange>
        </w:rPr>
        <w:t>we</w:t>
      </w:r>
      <w:r w:rsidR="00697299" w:rsidRPr="000A123F">
        <w:rPr>
          <w:rFonts w:ascii="Aparajita" w:eastAsiaTheme="minorEastAsia" w:hAnsi="Aparajita" w:cs="Aparajita"/>
          <w:highlight w:val="lightGray"/>
          <w:rPrChange w:id="1119" w:author="Emily Smith-Greenaway" w:date="2020-08-09T16:37:00Z">
            <w:rPr>
              <w:rFonts w:ascii="Aparajita" w:eastAsiaTheme="minorEastAsia" w:hAnsi="Aparajita" w:cs="Aparajita"/>
            </w:rPr>
          </w:rPrChange>
        </w:rPr>
        <w:t xml:space="preserve"> rescal</w:t>
      </w:r>
      <w:r w:rsidR="00824348" w:rsidRPr="000A123F">
        <w:rPr>
          <w:rFonts w:ascii="Aparajita" w:eastAsiaTheme="minorEastAsia" w:hAnsi="Aparajita" w:cs="Aparajita"/>
          <w:highlight w:val="lightGray"/>
          <w:rPrChange w:id="1120" w:author="Emily Smith-Greenaway" w:date="2020-08-09T16:37:00Z">
            <w:rPr>
              <w:rFonts w:ascii="Aparajita" w:eastAsiaTheme="minorEastAsia" w:hAnsi="Aparajita" w:cs="Aparajita"/>
            </w:rPr>
          </w:rPrChange>
        </w:rPr>
        <w:t>e</w:t>
      </w:r>
      <w:r w:rsidR="00697299" w:rsidRPr="000A123F">
        <w:rPr>
          <w:rFonts w:ascii="Aparajita" w:eastAsiaTheme="minorEastAsia" w:hAnsi="Aparajita" w:cs="Aparajita"/>
          <w:highlight w:val="lightGray"/>
          <w:rPrChange w:id="1121" w:author="Emily Smith-Greenaway" w:date="2020-08-09T16:37:00Z">
            <w:rPr>
              <w:rFonts w:ascii="Aparajita" w:eastAsiaTheme="minorEastAsia" w:hAnsi="Aparajita" w:cs="Aparajita"/>
            </w:rPr>
          </w:rPrChange>
        </w:rPr>
        <w:t xml:space="preserve"> </w:t>
      </w:r>
      <w:r w:rsidR="00697299" w:rsidRPr="000A123F">
        <w:rPr>
          <w:rFonts w:ascii="Aparajita" w:hAnsi="Aparajita" w:cs="Aparajita"/>
          <w:highlight w:val="lightGray"/>
          <w:rPrChange w:id="1122" w:author="Emily Smith-Greenaway" w:date="2020-08-09T16:37:00Z">
            <w:rPr>
              <w:rFonts w:ascii="Aparajita" w:hAnsi="Aparajita" w:cs="Aparajita"/>
            </w:rPr>
          </w:rPrChange>
        </w:rPr>
        <w:t>our estimates using a similar life</w:t>
      </w:r>
      <w:r w:rsidR="002A009B" w:rsidRPr="000A123F">
        <w:rPr>
          <w:rFonts w:ascii="Aparajita" w:hAnsi="Aparajita" w:cs="Aparajita"/>
          <w:highlight w:val="lightGray"/>
          <w:rPrChange w:id="1123" w:author="Emily Smith-Greenaway" w:date="2020-08-09T16:37:00Z">
            <w:rPr>
              <w:rFonts w:ascii="Aparajita" w:hAnsi="Aparajita" w:cs="Aparajita"/>
            </w:rPr>
          </w:rPrChange>
        </w:rPr>
        <w:t>-</w:t>
      </w:r>
      <w:r w:rsidR="00697299" w:rsidRPr="000A123F">
        <w:rPr>
          <w:rFonts w:ascii="Aparajita" w:hAnsi="Aparajita" w:cs="Aparajita"/>
          <w:highlight w:val="lightGray"/>
          <w:rPrChange w:id="1124" w:author="Emily Smith-Greenaway" w:date="2020-08-09T16:37:00Z">
            <w:rPr>
              <w:rFonts w:ascii="Aparajita" w:hAnsi="Aparajita" w:cs="Aparajita"/>
            </w:rPr>
          </w:rPrChange>
        </w:rPr>
        <w:t xml:space="preserve">table approach. We consider fertility as a “hazard rate” to approximate the number of women that “survive” </w:t>
      </w:r>
      <w:r w:rsidRPr="000A123F">
        <w:rPr>
          <w:rFonts w:ascii="Aparajita" w:hAnsi="Aparajita" w:cs="Aparajita"/>
          <w:highlight w:val="lightGray"/>
          <w:rPrChange w:id="1125" w:author="Emily Smith-Greenaway" w:date="2020-08-09T16:37:00Z">
            <w:rPr>
              <w:rFonts w:ascii="Aparajita" w:hAnsi="Aparajita" w:cs="Aparajita"/>
            </w:rPr>
          </w:rPrChange>
        </w:rPr>
        <w:t xml:space="preserve">without </w:t>
      </w:r>
      <w:r w:rsidR="00697299" w:rsidRPr="000A123F">
        <w:rPr>
          <w:rFonts w:ascii="Aparajita" w:hAnsi="Aparajita" w:cs="Aparajita"/>
          <w:highlight w:val="lightGray"/>
          <w:rPrChange w:id="1126" w:author="Emily Smith-Greenaway" w:date="2020-08-09T16:37:00Z">
            <w:rPr>
              <w:rFonts w:ascii="Aparajita" w:hAnsi="Aparajita" w:cs="Aparajita"/>
            </w:rPr>
          </w:rPrChange>
        </w:rPr>
        <w:t xml:space="preserve">having children </w:t>
      </w:r>
      <w:commentRangeStart w:id="1127"/>
      <w:r w:rsidR="00697299" w:rsidRPr="000A123F">
        <w:rPr>
          <w:rFonts w:ascii="Aparajita" w:hAnsi="Aparajita" w:cs="Aparajita"/>
          <w:highlight w:val="lightGray"/>
          <w:rPrChange w:id="1128" w:author="Emily Smith-Greenaway" w:date="2020-08-09T16:37:00Z">
            <w:rPr>
              <w:rFonts w:ascii="Aparajita" w:hAnsi="Aparajita" w:cs="Aparajita"/>
            </w:rPr>
          </w:rPrChange>
        </w:rPr>
        <w:t>(i.e. remain childless) after experiencing a set of age-specific fertility rates</w:t>
      </w:r>
      <w:commentRangeEnd w:id="1127"/>
      <w:r w:rsidR="00792B2D" w:rsidRPr="000A123F">
        <w:rPr>
          <w:rStyle w:val="CommentReference"/>
          <w:rFonts w:asciiTheme="minorHAnsi" w:eastAsiaTheme="minorHAnsi" w:hAnsiTheme="minorHAnsi" w:cstheme="minorBidi"/>
          <w:highlight w:val="lightGray"/>
          <w:rPrChange w:id="1129" w:author="Emily Smith-Greenaway" w:date="2020-08-09T16:37:00Z">
            <w:rPr>
              <w:rStyle w:val="CommentReference"/>
              <w:rFonts w:asciiTheme="minorHAnsi" w:eastAsiaTheme="minorHAnsi" w:hAnsiTheme="minorHAnsi" w:cstheme="minorBidi"/>
            </w:rPr>
          </w:rPrChange>
        </w:rPr>
        <w:commentReference w:id="1127"/>
      </w:r>
      <w:r w:rsidR="00697299" w:rsidRPr="000A123F">
        <w:rPr>
          <w:rFonts w:ascii="Aparajita" w:hAnsi="Aparajita" w:cs="Aparajita"/>
          <w:highlight w:val="lightGray"/>
          <w:rPrChange w:id="1130" w:author="Emily Smith-Greenaway" w:date="2020-08-09T16:37:00Z">
            <w:rPr>
              <w:rFonts w:ascii="Aparajita" w:hAnsi="Aparajita" w:cs="Aparajita"/>
            </w:rPr>
          </w:rPrChange>
        </w:rPr>
        <w:t xml:space="preserve">. The fraction of women who have ever been mothers </w:t>
      </w:r>
      <m:oMath>
        <m:sSub>
          <m:sSubPr>
            <m:ctrlPr>
              <w:ins w:id="1131" w:author="Emily Smith-Greenaway" w:date="2020-08-10T07:32:00Z">
                <w:rPr>
                  <w:rFonts w:ascii="Cambria Math" w:hAnsi="Cambria Math" w:cs="Aparajita"/>
                  <w:i/>
                  <w:highlight w:val="lightGray"/>
                </w:rPr>
              </w:ins>
            </m:ctrlPr>
          </m:sSubPr>
          <m:e>
            <m:r>
              <w:rPr>
                <w:rFonts w:ascii="Cambria Math" w:hAnsi="Cambria Math" w:cs="Aparajita"/>
                <w:highlight w:val="lightGray"/>
                <w:rPrChange w:id="1132" w:author="Emily Smith-Greenaway" w:date="2020-08-09T16:37:00Z">
                  <w:rPr>
                    <w:rFonts w:ascii="Cambria Math" w:hAnsi="Cambria Math" w:cs="Aparajita"/>
                  </w:rPr>
                </w:rPrChange>
              </w:rPr>
              <m:t>FM</m:t>
            </m:r>
          </m:e>
          <m:sub>
            <m:r>
              <w:rPr>
                <w:rFonts w:ascii="Cambria Math" w:hAnsi="Cambria Math" w:cs="Aparajita"/>
                <w:highlight w:val="lightGray"/>
                <w:rPrChange w:id="1133" w:author="Emily Smith-Greenaway" w:date="2020-08-09T16:37:00Z">
                  <w:rPr>
                    <w:rFonts w:ascii="Cambria Math" w:hAnsi="Cambria Math" w:cs="Aparajita"/>
                  </w:rPr>
                </w:rPrChange>
              </w:rPr>
              <m:t>(a,c)</m:t>
            </m:r>
          </m:sub>
        </m:sSub>
      </m:oMath>
      <w:r w:rsidR="00697299" w:rsidRPr="000A123F">
        <w:rPr>
          <w:rFonts w:ascii="Aparajita" w:hAnsi="Aparajita" w:cs="Aparajita"/>
          <w:highlight w:val="lightGray"/>
          <w:rPrChange w:id="1134" w:author="Emily Smith-Greenaway" w:date="2020-08-09T16:37:00Z">
            <w:rPr>
              <w:rFonts w:ascii="Aparajita" w:hAnsi="Aparajita" w:cs="Aparajita"/>
            </w:rPr>
          </w:rPrChange>
        </w:rPr>
        <w:t xml:space="preserve"> is approximated as 1 minus the fraction of childless women. We can now define, for a given cohort, the proportion of mothers (per 1,000 mothers) who have ever lost one or more children younger than </w:t>
      </w:r>
      <w:r w:rsidR="00697299" w:rsidRPr="000A123F">
        <w:rPr>
          <w:rFonts w:ascii="Aparajita" w:hAnsi="Aparajita" w:cs="Aparajita"/>
          <w:i/>
          <w:highlight w:val="lightGray"/>
          <w:rPrChange w:id="1135" w:author="Emily Smith-Greenaway" w:date="2020-08-09T16:37:00Z">
            <w:rPr>
              <w:rFonts w:ascii="Aparajita" w:hAnsi="Aparajita" w:cs="Aparajita"/>
              <w:i/>
            </w:rPr>
          </w:rPrChange>
        </w:rPr>
        <w:t>k</w:t>
      </w:r>
      <w:r w:rsidR="00697299" w:rsidRPr="000A123F">
        <w:rPr>
          <w:rFonts w:ascii="Aparajita" w:hAnsi="Aparajita" w:cs="Aparajita"/>
          <w:highlight w:val="lightGray"/>
          <w:rPrChange w:id="1136" w:author="Emily Smith-Greenaway" w:date="2020-08-09T16:37:00Z">
            <w:rPr>
              <w:rFonts w:ascii="Aparajita" w:hAnsi="Aparajita" w:cs="Aparajita"/>
            </w:rPr>
          </w:rPrChange>
        </w:rPr>
        <w:t>:</w:t>
      </w:r>
    </w:p>
    <w:bookmarkEnd w:id="959"/>
    <w:p w14:paraId="3D566149" w14:textId="38CB512A" w:rsidR="005E1FE4" w:rsidRPr="000A123F" w:rsidRDefault="005E1FE4" w:rsidP="0050243A">
      <w:pPr>
        <w:ind w:firstLine="720"/>
        <w:rPr>
          <w:rFonts w:ascii="Aparajita" w:eastAsiaTheme="minorEastAsia" w:hAnsi="Aparajita" w:cs="Aparajita"/>
          <w:highlight w:val="lightGray"/>
          <w:rPrChange w:id="1137" w:author="Emily Smith-Greenaway" w:date="2020-08-09T16:37:00Z">
            <w:rPr>
              <w:rFonts w:ascii="Aparajita" w:eastAsiaTheme="minorEastAsia" w:hAnsi="Aparajita" w:cs="Aparajita"/>
            </w:rPr>
          </w:rPrChange>
        </w:rPr>
      </w:pPr>
    </w:p>
    <w:p w14:paraId="4DD48DE3" w14:textId="541546E1" w:rsidR="00697299" w:rsidRPr="000A123F" w:rsidRDefault="00445DD1" w:rsidP="00202EA7">
      <w:pPr>
        <w:jc w:val="center"/>
        <w:rPr>
          <w:rFonts w:ascii="Aparajita" w:hAnsi="Aparajita" w:cs="Aparajita"/>
          <w:highlight w:val="lightGray"/>
          <w:rPrChange w:id="1138" w:author="Emily Smith-Greenaway" w:date="2020-08-09T16:37:00Z">
            <w:rPr>
              <w:rFonts w:ascii="Aparajita" w:hAnsi="Aparajita" w:cs="Aparajita"/>
            </w:rPr>
          </w:rPrChange>
        </w:rPr>
      </w:pPr>
      <m:oMath>
        <m:sSubSup>
          <m:sSubSupPr>
            <m:ctrlPr>
              <w:ins w:id="1139"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140" w:author="Emily Smith-Greenaway" w:date="2020-08-09T16:37:00Z">
                  <w:rPr>
                    <w:rFonts w:ascii="Cambria Math" w:eastAsia="Cambria Math" w:hAnsi="Cambria Math" w:cs="Aparajita"/>
                  </w:rPr>
                </w:rPrChange>
              </w:rPr>
              <m:t>mOM</m:t>
            </m:r>
          </m:e>
          <m:sub>
            <m:r>
              <w:rPr>
                <w:rFonts w:ascii="Cambria Math" w:eastAsia="Cambria Math" w:hAnsi="Cambria Math" w:cs="Aparajita"/>
                <w:highlight w:val="lightGray"/>
                <w:rPrChange w:id="1141"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142"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143" w:author="Emily Smith-Greenaway" w:date="2020-08-09T16:37:00Z">
              <w:rPr>
                <w:rFonts w:ascii="Cambria Math" w:hAnsi="Cambria Math" w:cs="Aparajita"/>
              </w:rPr>
            </w:rPrChange>
          </w:rPr>
          <m:t>=</m:t>
        </m:r>
        <m:sSubSup>
          <m:sSubSupPr>
            <m:ctrlPr>
              <w:ins w:id="1144" w:author="Emily Smith-Greenaway" w:date="2020-08-10T07:32:00Z">
                <w:rPr>
                  <w:rFonts w:ascii="Cambria Math" w:eastAsia="Cambria Math" w:hAnsi="Cambria Math" w:cs="Aparajita"/>
                  <w:i/>
                  <w:highlight w:val="lightGray"/>
                </w:rPr>
              </w:ins>
            </m:ctrlPr>
          </m:sSubSupPr>
          <m:e>
            <m:r>
              <w:rPr>
                <w:rFonts w:ascii="Cambria Math" w:eastAsia="Cambria Math" w:hAnsi="Cambria Math" w:cs="Aparajita"/>
                <w:highlight w:val="lightGray"/>
                <w:rPrChange w:id="1145" w:author="Emily Smith-Greenaway" w:date="2020-08-09T16:37:00Z">
                  <w:rPr>
                    <w:rFonts w:ascii="Cambria Math" w:eastAsia="Cambria Math" w:hAnsi="Cambria Math" w:cs="Aparajita"/>
                  </w:rPr>
                </w:rPrChange>
              </w:rPr>
              <m:t>wOM</m:t>
            </m:r>
          </m:e>
          <m:sub>
            <m:r>
              <w:rPr>
                <w:rFonts w:ascii="Cambria Math" w:eastAsia="Cambria Math" w:hAnsi="Cambria Math" w:cs="Aparajita"/>
                <w:highlight w:val="lightGray"/>
                <w:rPrChange w:id="1146" w:author="Emily Smith-Greenaway" w:date="2020-08-09T16:37:00Z">
                  <w:rPr>
                    <w:rFonts w:ascii="Cambria Math" w:eastAsia="Cambria Math" w:hAnsi="Cambria Math" w:cs="Aparajita"/>
                  </w:rPr>
                </w:rPrChange>
              </w:rPr>
              <m:t>(a,c)</m:t>
            </m:r>
          </m:sub>
          <m:sup>
            <m:r>
              <w:rPr>
                <w:rFonts w:ascii="Cambria Math" w:eastAsia="Cambria Math" w:hAnsi="Cambria Math" w:cs="Aparajita"/>
                <w:highlight w:val="lightGray"/>
                <w:rPrChange w:id="1147" w:author="Emily Smith-Greenaway" w:date="2020-08-09T16:37:00Z">
                  <w:rPr>
                    <w:rFonts w:ascii="Cambria Math" w:eastAsia="Cambria Math" w:hAnsi="Cambria Math" w:cs="Aparajita"/>
                  </w:rPr>
                </w:rPrChange>
              </w:rPr>
              <m:t>k</m:t>
            </m:r>
          </m:sup>
        </m:sSubSup>
        <m:r>
          <w:rPr>
            <w:rFonts w:ascii="Cambria Math" w:hAnsi="Cambria Math" w:cs="Aparajita"/>
            <w:highlight w:val="lightGray"/>
            <w:rPrChange w:id="1148" w:author="Emily Smith-Greenaway" w:date="2020-08-09T16:37:00Z">
              <w:rPr>
                <w:rFonts w:ascii="Cambria Math" w:hAnsi="Cambria Math" w:cs="Aparajita"/>
              </w:rPr>
            </w:rPrChange>
          </w:rPr>
          <m:t>*</m:t>
        </m:r>
        <m:sSub>
          <m:sSubPr>
            <m:ctrlPr>
              <w:ins w:id="1149" w:author="Emily Smith-Greenaway" w:date="2020-08-10T07:32:00Z">
                <w:rPr>
                  <w:rFonts w:ascii="Cambria Math" w:hAnsi="Cambria Math" w:cs="Aparajita"/>
                  <w:i/>
                  <w:highlight w:val="lightGray"/>
                </w:rPr>
              </w:ins>
            </m:ctrlPr>
          </m:sSubPr>
          <m:e>
            <m:r>
              <w:rPr>
                <w:rFonts w:ascii="Cambria Math" w:hAnsi="Cambria Math" w:cs="Aparajita"/>
                <w:highlight w:val="lightGray"/>
                <w:rPrChange w:id="1150" w:author="Emily Smith-Greenaway" w:date="2020-08-09T16:37:00Z">
                  <w:rPr>
                    <w:rFonts w:ascii="Cambria Math" w:hAnsi="Cambria Math" w:cs="Aparajita"/>
                  </w:rPr>
                </w:rPrChange>
              </w:rPr>
              <m:t>FM</m:t>
            </m:r>
          </m:e>
          <m:sub>
            <m:d>
              <m:dPr>
                <m:ctrlPr>
                  <w:ins w:id="1151" w:author="Emily Smith-Greenaway" w:date="2020-08-10T07:32:00Z">
                    <w:rPr>
                      <w:rFonts w:ascii="Cambria Math" w:hAnsi="Cambria Math" w:cs="Aparajita"/>
                      <w:i/>
                      <w:highlight w:val="lightGray"/>
                    </w:rPr>
                  </w:ins>
                </m:ctrlPr>
              </m:dPr>
              <m:e>
                <m:r>
                  <w:rPr>
                    <w:rFonts w:ascii="Cambria Math" w:hAnsi="Cambria Math" w:cs="Aparajita"/>
                    <w:highlight w:val="lightGray"/>
                    <w:rPrChange w:id="1152" w:author="Emily Smith-Greenaway" w:date="2020-08-09T16:37:00Z">
                      <w:rPr>
                        <w:rFonts w:ascii="Cambria Math" w:hAnsi="Cambria Math" w:cs="Aparajita"/>
                      </w:rPr>
                    </w:rPrChange>
                  </w:rPr>
                  <m:t>a,c,</m:t>
                </m:r>
              </m:e>
            </m:d>
          </m:sub>
        </m:sSub>
      </m:oMath>
      <w:r w:rsidR="00697299" w:rsidRPr="000A123F">
        <w:rPr>
          <w:rFonts w:ascii="Aparajita" w:eastAsiaTheme="minorEastAsia" w:hAnsi="Aparajita" w:cs="Aparajita"/>
          <w:highlight w:val="lightGray"/>
          <w:rPrChange w:id="1153" w:author="Emily Smith-Greenaway" w:date="2020-08-09T16:37:00Z">
            <w:rPr>
              <w:rFonts w:ascii="Aparajita" w:eastAsiaTheme="minorEastAsia" w:hAnsi="Aparajita" w:cs="Aparajita"/>
            </w:rPr>
          </w:rPrChange>
        </w:rPr>
        <w:t>.                                                 (4)</w:t>
      </w:r>
    </w:p>
    <w:p w14:paraId="375B10AD" w14:textId="5F849BCB" w:rsidR="00BB762D" w:rsidRDefault="004539A4" w:rsidP="00202EA7">
      <w:pPr>
        <w:ind w:firstLine="720"/>
        <w:rPr>
          <w:ins w:id="1154" w:author="Emily Smith-Greenaway" w:date="2020-08-09T11:42:00Z"/>
          <w:rFonts w:ascii="Aparajita" w:hAnsi="Aparajita" w:cs="Aparajita"/>
        </w:rPr>
      </w:pPr>
      <w:r w:rsidRPr="000A123F">
        <w:rPr>
          <w:rFonts w:ascii="Aparajita" w:hAnsi="Aparajita" w:cs="Aparajita"/>
          <w:highlight w:val="lightGray"/>
          <w:rPrChange w:id="1155" w:author="Emily Smith-Greenaway" w:date="2020-08-09T16:37:00Z">
            <w:rPr>
              <w:rFonts w:ascii="Aparajita" w:hAnsi="Aparajita" w:cs="Aparajita"/>
            </w:rPr>
          </w:rPrChange>
        </w:rPr>
        <w:t>Eq.4 provides single-age cohort estimates of the prevalence of bereaved mothers.</w:t>
      </w:r>
      <w:r>
        <w:rPr>
          <w:rFonts w:ascii="Aparajita" w:hAnsi="Aparajita" w:cs="Aparajita"/>
        </w:rPr>
        <w:t xml:space="preserve"> </w:t>
      </w:r>
      <w:del w:id="1156" w:author="Emily Smith-Greenaway" w:date="2020-08-09T11:41:00Z">
        <w:r w:rsidR="00EA5C3B" w:rsidDel="00202EA7">
          <w:rPr>
            <w:rFonts w:ascii="Aparajita" w:hAnsi="Aparajita" w:cs="Aparajita"/>
          </w:rPr>
          <w:delText>As a last step of the indirect estimation, w</w:delText>
        </w:r>
        <w:r w:rsidDel="00202EA7">
          <w:rPr>
            <w:rFonts w:ascii="Aparajita" w:hAnsi="Aparajita" w:cs="Aparajita"/>
          </w:rPr>
          <w:delText xml:space="preserve">e approximate period </w:delText>
        </w:r>
        <w:r w:rsidR="001275EB" w:rsidDel="00202EA7">
          <w:rPr>
            <w:rFonts w:ascii="Aparajita" w:hAnsi="Aparajita" w:cs="Aparajita"/>
          </w:rPr>
          <w:delText xml:space="preserve">values </w:delText>
        </w:r>
        <w:r w:rsidR="00EA5C3B" w:rsidDel="00202EA7">
          <w:rPr>
            <w:rFonts w:ascii="Aparajita" w:hAnsi="Aparajita" w:cs="Aparajita"/>
          </w:rPr>
          <w:delText xml:space="preserve">which are </w:delText>
        </w:r>
        <w:r w:rsidRPr="00266175" w:rsidDel="00202EA7">
          <w:rPr>
            <w:rFonts w:ascii="Aparajita" w:hAnsi="Aparajita" w:cs="Aparajita"/>
          </w:rPr>
          <w:delText>comparable to the direct estimates derived from surveys</w:delText>
        </w:r>
        <w:r w:rsidR="001275EB" w:rsidDel="00202EA7">
          <w:rPr>
            <w:rFonts w:ascii="Aparajita" w:hAnsi="Aparajita" w:cs="Aparajita"/>
          </w:rPr>
          <w:delText>.</w:delText>
        </w:r>
      </w:del>
    </w:p>
    <w:p w14:paraId="70970794" w14:textId="18594D57" w:rsidR="00202EA7" w:rsidRDefault="00654E23" w:rsidP="00202EA7">
      <w:pPr>
        <w:ind w:firstLine="720"/>
        <w:rPr>
          <w:ins w:id="1157" w:author="Emily Smith-Greenaway" w:date="2020-08-08T07:46:00Z"/>
          <w:rFonts w:ascii="Aparajita" w:hAnsi="Aparajita" w:cs="Aparajita"/>
        </w:rPr>
      </w:pPr>
      <w:ins w:id="1158" w:author="Emily Smith-Greenaway" w:date="2020-08-09T13:15:00Z">
        <w:r w:rsidRPr="00654E23">
          <w:rPr>
            <w:rFonts w:ascii="Aparajita" w:hAnsi="Aparajita" w:cs="Aparajita"/>
            <w:highlight w:val="yellow"/>
            <w:rPrChange w:id="1159" w:author="Emily Smith-Greenaway" w:date="2020-08-09T13:15:00Z">
              <w:rPr>
                <w:rFonts w:ascii="Aparajita" w:hAnsi="Aparajita" w:cs="Aparajita"/>
              </w:rPr>
            </w:rPrChange>
          </w:rPr>
          <w:t xml:space="preserve">[Note: regardless of whether we </w:t>
        </w:r>
      </w:ins>
      <w:ins w:id="1160" w:author="Emily Smith-Greenaway" w:date="2020-08-09T14:48:00Z">
        <w:r w:rsidR="00055738">
          <w:rPr>
            <w:rFonts w:ascii="Aparajita" w:hAnsi="Aparajita" w:cs="Aparajita"/>
            <w:highlight w:val="yellow"/>
          </w:rPr>
          <w:t xml:space="preserve">adopt </w:t>
        </w:r>
      </w:ins>
      <w:ins w:id="1161" w:author="Emily Smith-Greenaway" w:date="2020-08-09T13:15:00Z">
        <w:r w:rsidRPr="00654E23">
          <w:rPr>
            <w:rFonts w:ascii="Aparajita" w:hAnsi="Aparajita" w:cs="Aparajita"/>
            <w:highlight w:val="yellow"/>
            <w:rPrChange w:id="1162" w:author="Emily Smith-Greenaway" w:date="2020-08-09T13:15:00Z">
              <w:rPr>
                <w:rFonts w:ascii="Aparajita" w:hAnsi="Aparajita" w:cs="Aparajita"/>
              </w:rPr>
            </w:rPrChange>
          </w:rPr>
          <w:t>abbreviate</w:t>
        </w:r>
      </w:ins>
      <w:ins w:id="1163" w:author="Emily Smith-Greenaway" w:date="2020-08-09T14:48:00Z">
        <w:r w:rsidR="00055738">
          <w:rPr>
            <w:rFonts w:ascii="Aparajita" w:hAnsi="Aparajita" w:cs="Aparajita"/>
            <w:highlight w:val="yellow"/>
          </w:rPr>
          <w:t>d</w:t>
        </w:r>
      </w:ins>
      <w:ins w:id="1164" w:author="Emily Smith-Greenaway" w:date="2020-08-09T13:15:00Z">
        <w:r w:rsidRPr="00654E23">
          <w:rPr>
            <w:rFonts w:ascii="Aparajita" w:hAnsi="Aparajita" w:cs="Aparajita"/>
            <w:highlight w:val="yellow"/>
            <w:rPrChange w:id="1165" w:author="Emily Smith-Greenaway" w:date="2020-08-09T13:15:00Z">
              <w:rPr>
                <w:rFonts w:ascii="Aparajita" w:hAnsi="Aparajita" w:cs="Aparajita"/>
              </w:rPr>
            </w:rPrChange>
          </w:rPr>
          <w:t xml:space="preserve"> tex</w:t>
        </w:r>
        <w:r>
          <w:rPr>
            <w:rFonts w:ascii="Aparajita" w:hAnsi="Aparajita" w:cs="Aparajita"/>
            <w:highlight w:val="yellow"/>
          </w:rPr>
          <w:t xml:space="preserve">t, </w:t>
        </w:r>
      </w:ins>
      <w:ins w:id="1166" w:author="Emily Smith-Greenaway" w:date="2020-08-09T14:48:00Z">
        <w:r w:rsidR="00055738">
          <w:rPr>
            <w:rFonts w:ascii="Aparajita" w:hAnsi="Aparajita" w:cs="Aparajita"/>
            <w:highlight w:val="yellow"/>
          </w:rPr>
          <w:t>this is where we’d pick back up…</w:t>
        </w:r>
      </w:ins>
      <w:ins w:id="1167" w:author="Emily Smith-Greenaway" w:date="2020-08-09T13:15:00Z">
        <w:r w:rsidRPr="00654E23">
          <w:rPr>
            <w:rFonts w:ascii="Aparajita" w:hAnsi="Aparajita" w:cs="Aparajita"/>
            <w:highlight w:val="yellow"/>
            <w:rPrChange w:id="1168" w:author="Emily Smith-Greenaway" w:date="2020-08-09T13:15:00Z">
              <w:rPr>
                <w:rFonts w:ascii="Aparajita" w:hAnsi="Aparajita" w:cs="Aparajita"/>
              </w:rPr>
            </w:rPrChange>
          </w:rPr>
          <w:t>]</w:t>
        </w:r>
      </w:ins>
    </w:p>
    <w:p w14:paraId="45DBBC18" w14:textId="58411CE9" w:rsidR="00B05C04" w:rsidDel="004731AD" w:rsidRDefault="00055738" w:rsidP="00DF05F6">
      <w:pPr>
        <w:autoSpaceDE w:val="0"/>
        <w:autoSpaceDN w:val="0"/>
        <w:adjustRightInd w:val="0"/>
        <w:ind w:firstLine="720"/>
        <w:rPr>
          <w:del w:id="1169" w:author="Emily Smith-Greenaway" w:date="2020-08-08T23:50:00Z"/>
          <w:rFonts w:ascii="Aparajita" w:hAnsi="Aparajita" w:cs="Aparajita"/>
        </w:rPr>
      </w:pPr>
      <w:ins w:id="1170" w:author="Emily Smith-Greenaway" w:date="2020-08-09T14:50:00Z">
        <w:r>
          <w:rPr>
            <w:rFonts w:ascii="Aparajita" w:hAnsi="Aparajita" w:cs="Aparajita"/>
          </w:rPr>
          <w:t xml:space="preserve">In addition </w:t>
        </w:r>
      </w:ins>
      <w:ins w:id="1171" w:author="Emily Smith-Greenaway" w:date="2020-08-09T22:54:00Z">
        <w:r w:rsidR="0026199B">
          <w:rPr>
            <w:rFonts w:ascii="Aparajita" w:hAnsi="Aparajita" w:cs="Aparajita"/>
          </w:rPr>
          <w:t xml:space="preserve">to </w:t>
        </w:r>
      </w:ins>
      <w:ins w:id="1172" w:author="Emily Smith-Greenaway" w:date="2020-08-10T07:56:00Z">
        <w:r w:rsidR="0064282D">
          <w:rPr>
            <w:rFonts w:ascii="Aparajita" w:hAnsi="Aparajita" w:cs="Aparajita"/>
          </w:rPr>
          <w:t>evidence validating</w:t>
        </w:r>
      </w:ins>
      <w:ins w:id="1173" w:author="Emily Smith-Greenaway" w:date="2020-08-09T22:54:00Z">
        <w:r w:rsidR="0026199B">
          <w:rPr>
            <w:rFonts w:ascii="Aparajita" w:hAnsi="Aparajita" w:cs="Aparajita"/>
          </w:rPr>
          <w:t xml:space="preserve"> the</w:t>
        </w:r>
      </w:ins>
      <w:ins w:id="1174" w:author="Emily Smith-Greenaway" w:date="2020-08-09T14:50:00Z">
        <w:r>
          <w:rPr>
            <w:rFonts w:ascii="Aparajita" w:hAnsi="Aparajita" w:cs="Aparajita"/>
          </w:rPr>
          <w:t xml:space="preserve"> accuracy of this approach</w:t>
        </w:r>
      </w:ins>
      <w:ins w:id="1175" w:author="Emily Smith-Greenaway" w:date="2020-08-10T07:57:00Z">
        <w:r w:rsidR="0064282D">
          <w:rPr>
            <w:rFonts w:ascii="Aparajita" w:hAnsi="Aparajita" w:cs="Aparajita"/>
          </w:rPr>
          <w:t xml:space="preserve"> using registry data from Sweden</w:t>
        </w:r>
      </w:ins>
      <w:r w:rsidR="00C32813">
        <w:rPr>
          <w:rFonts w:ascii="Aparajita" w:hAnsi="Aparajita" w:cs="Aparajita"/>
        </w:rPr>
        <w:fldChar w:fldCharType="begin"/>
      </w:r>
      <w:r w:rsidR="00C32813">
        <w:rPr>
          <w:rFonts w:ascii="Aparajita" w:hAnsi="Aparajita" w:cs="Aparajita"/>
        </w:rPr>
        <w:instrText xml:space="preserve"> ADDIN ZOTERO_ITEM CSL_CITATION {"citationID":"hpXJUHy7","properties":{"formattedCitation":"\\super 4\\nosupersub{}","plainCitation":"4","noteIndex":0},"citationItems":[{"id":164,"uris":["http://zotero.org/users/local/6aiRCPll/items/QD5IF5WU"],"uri":["http://zotero.org/users/local/6aiRCPll/items/QD5IF5WU"],"itemData":{"id":164,"type":"article-journal","note":"publisher: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32813">
        <w:rPr>
          <w:rFonts w:ascii="Aparajita" w:hAnsi="Aparajita" w:cs="Aparajita"/>
        </w:rPr>
        <w:fldChar w:fldCharType="separate"/>
      </w:r>
      <w:r w:rsidR="00C32813" w:rsidRPr="00C32813">
        <w:rPr>
          <w:rFonts w:ascii="Aparajita" w:hAnsi="Aparajita" w:cs="Aparajita"/>
          <w:vertAlign w:val="superscript"/>
        </w:rPr>
        <w:t>4</w:t>
      </w:r>
      <w:r w:rsidR="00C32813">
        <w:rPr>
          <w:rFonts w:ascii="Aparajita" w:hAnsi="Aparajita" w:cs="Aparajita"/>
        </w:rPr>
        <w:fldChar w:fldCharType="end"/>
      </w:r>
      <w:ins w:id="1176" w:author="Emily Smith-Greenaway" w:date="2020-08-09T14:51:00Z">
        <w:r w:rsidR="00C32813">
          <w:rPr>
            <w:rFonts w:ascii="Aparajita" w:hAnsi="Aparajita" w:cs="Aparajita"/>
          </w:rPr>
          <w:t>, in this study, w</w:t>
        </w:r>
      </w:ins>
      <w:ins w:id="1177" w:author="Emily Smith-Greenaway" w:date="2020-08-08T23:40:00Z">
        <w:r w:rsidR="009C383D">
          <w:rPr>
            <w:rFonts w:ascii="Aparajita" w:hAnsi="Aparajita" w:cs="Aparajita"/>
          </w:rPr>
          <w:t xml:space="preserve">e demonstrate the accuracy of </w:t>
        </w:r>
      </w:ins>
      <w:ins w:id="1178" w:author="Emily Smith-Greenaway" w:date="2020-08-09T14:48:00Z">
        <w:r>
          <w:rPr>
            <w:rFonts w:ascii="Aparajita" w:hAnsi="Aparajita" w:cs="Aparajita"/>
          </w:rPr>
          <w:t xml:space="preserve">our indirect </w:t>
        </w:r>
      </w:ins>
      <w:ins w:id="1179" w:author="Emily Smith-Greenaway" w:date="2020-08-08T23:40:00Z">
        <w:r w:rsidR="009C383D">
          <w:rPr>
            <w:rFonts w:ascii="Aparajita" w:hAnsi="Aparajita" w:cs="Aparajita"/>
          </w:rPr>
          <w:t>approach in countries where survey data are also available</w:t>
        </w:r>
      </w:ins>
      <w:ins w:id="1180" w:author="Emily Smith-Greenaway" w:date="2020-08-10T07:57:00Z">
        <w:r w:rsidR="0064282D">
          <w:rPr>
            <w:rFonts w:ascii="Aparajita" w:hAnsi="Aparajita" w:cs="Aparajita"/>
          </w:rPr>
          <w:t xml:space="preserve"> by comparing the two estimates.</w:t>
        </w:r>
      </w:ins>
      <w:ins w:id="1181" w:author="Emily Smith-Greenaway" w:date="2020-08-08T23:42:00Z">
        <w:r w:rsidR="00B05C04">
          <w:rPr>
            <w:rFonts w:ascii="Aparajita" w:hAnsi="Aparajita" w:cs="Aparajita"/>
          </w:rPr>
          <w:t xml:space="preserve"> </w:t>
        </w:r>
      </w:ins>
      <w:del w:id="1182" w:author="Emily Smith-Greenaway" w:date="2020-08-09T14:52:00Z">
        <w:r w:rsidR="00A6548D" w:rsidDel="00C32813">
          <w:rPr>
            <w:rFonts w:ascii="Aparajita" w:hAnsi="Aparajita" w:cs="Aparajita"/>
          </w:rPr>
          <w:delText>S</w:delText>
        </w:r>
        <w:r w:rsidR="00E351B4" w:rsidRPr="00266175" w:rsidDel="00C32813">
          <w:rPr>
            <w:rFonts w:ascii="Aparajita" w:hAnsi="Aparajita" w:cs="Aparajita"/>
          </w:rPr>
          <w:delText>upplementary analyses wherein we</w:delText>
        </w:r>
      </w:del>
      <w:ins w:id="1183" w:author="Emily Smith-Greenaway" w:date="2020-08-09T22:55:00Z">
        <w:r w:rsidR="0026199B">
          <w:rPr>
            <w:rFonts w:ascii="Aparajita" w:hAnsi="Aparajita" w:cs="Aparajita"/>
          </w:rPr>
          <w:t>Figure 1</w:t>
        </w:r>
      </w:ins>
      <w:ins w:id="1184" w:author="Emily Smith-Greenaway" w:date="2020-08-09T16:43:00Z">
        <w:r w:rsidR="00764291">
          <w:rPr>
            <w:rFonts w:ascii="Aparajita" w:hAnsi="Aparajita" w:cs="Aparajita"/>
          </w:rPr>
          <w:t xml:space="preserve"> in the online supplement</w:t>
        </w:r>
      </w:ins>
      <w:ins w:id="1185" w:author="Emily Smith-Greenaway" w:date="2020-08-09T14:52:00Z">
        <w:r w:rsidR="00C32813">
          <w:rPr>
            <w:rFonts w:ascii="Aparajita" w:hAnsi="Aparajita" w:cs="Aparajita"/>
          </w:rPr>
          <w:t xml:space="preserve"> shows the correlation between the</w:t>
        </w:r>
      </w:ins>
      <w:r w:rsidR="00E351B4" w:rsidRPr="00266175">
        <w:rPr>
          <w:rFonts w:ascii="Aparajita" w:hAnsi="Aparajita" w:cs="Aparajita"/>
        </w:rPr>
        <w:t xml:space="preserve"> indirectly generated </w:t>
      </w:r>
      <w:del w:id="1186" w:author="Emily Smith-Greenaway" w:date="2020-08-09T14:52:00Z">
        <w:r w:rsidR="00E351B4" w:rsidRPr="00266175" w:rsidDel="00C32813">
          <w:rPr>
            <w:rFonts w:ascii="Aparajita" w:hAnsi="Aparajita" w:cs="Aparajita"/>
          </w:rPr>
          <w:delText xml:space="preserve">the </w:delText>
        </w:r>
      </w:del>
      <w:r w:rsidR="00E351B4" w:rsidRPr="00266175">
        <w:rPr>
          <w:rFonts w:ascii="Aparajita" w:hAnsi="Aparajita" w:cs="Aparajita"/>
        </w:rPr>
        <w:t xml:space="preserve">mIM, mU5M, and mOM </w:t>
      </w:r>
      <w:del w:id="1187" w:author="Emily Smith-Greenaway" w:date="2020-08-09T14:52:00Z">
        <w:r w:rsidR="00E351B4" w:rsidRPr="00266175" w:rsidDel="00C32813">
          <w:rPr>
            <w:rFonts w:ascii="Aparajita" w:hAnsi="Aparajita" w:cs="Aparajita"/>
          </w:rPr>
          <w:delText>for the same survey years in which we have</w:delText>
        </w:r>
      </w:del>
      <w:ins w:id="1188" w:author="Emily Smith-Greenaway" w:date="2020-08-09T14:52:00Z">
        <w:r w:rsidR="00C32813">
          <w:rPr>
            <w:rFonts w:ascii="Aparajita" w:hAnsi="Aparajita" w:cs="Aparajita"/>
          </w:rPr>
          <w:t>and the</w:t>
        </w:r>
      </w:ins>
      <w:r w:rsidR="00E351B4" w:rsidRPr="00266175">
        <w:rPr>
          <w:rFonts w:ascii="Aparajita" w:hAnsi="Aparajita" w:cs="Aparajita"/>
        </w:rPr>
        <w:t xml:space="preserve"> direct </w:t>
      </w:r>
      <w:ins w:id="1189" w:author="Emily Smith-Greenaway" w:date="2020-08-09T14:52:00Z">
        <w:r w:rsidR="00C32813">
          <w:rPr>
            <w:rFonts w:ascii="Aparajita" w:hAnsi="Aparajita" w:cs="Aparajita"/>
          </w:rPr>
          <w:t xml:space="preserve">survey </w:t>
        </w:r>
      </w:ins>
      <w:r w:rsidR="00E351B4" w:rsidRPr="00266175">
        <w:rPr>
          <w:rFonts w:ascii="Aparajita" w:hAnsi="Aparajita" w:cs="Aparajita"/>
        </w:rPr>
        <w:t>estimates for</w:t>
      </w:r>
      <w:ins w:id="1190" w:author="Emily Smith-Greenaway" w:date="2020-08-09T14:52:00Z">
        <w:r w:rsidR="00C32813">
          <w:rPr>
            <w:rFonts w:ascii="Aparajita" w:hAnsi="Aparajita" w:cs="Aparajita"/>
          </w:rPr>
          <w:t xml:space="preserve"> the 89 countries where we can estimate both</w:t>
        </w:r>
      </w:ins>
      <w:del w:id="1191" w:author="Emily Smith-Greenaway" w:date="2020-08-09T14:52:00Z">
        <w:r w:rsidR="00E351B4" w:rsidRPr="00266175" w:rsidDel="00C32813">
          <w:rPr>
            <w:rFonts w:ascii="Aparajita" w:hAnsi="Aparajita" w:cs="Aparajita"/>
          </w:rPr>
          <w:delText xml:space="preserve"> each country</w:delText>
        </w:r>
        <w:r w:rsidR="00A6548D" w:rsidDel="00C32813">
          <w:rPr>
            <w:rFonts w:ascii="Aparajita" w:hAnsi="Aparajita" w:cs="Aparajita"/>
          </w:rPr>
          <w:delText xml:space="preserve"> show a strong </w:delText>
        </w:r>
        <w:r w:rsidR="00F50ADB" w:rsidRPr="00266175" w:rsidDel="00C32813">
          <w:rPr>
            <w:rFonts w:ascii="Aparajita" w:hAnsi="Aparajita" w:cs="Aparajita"/>
          </w:rPr>
          <w:delText xml:space="preserve">correlation between estimates </w:delText>
        </w:r>
        <w:r w:rsidR="00A6548D" w:rsidDel="00C32813">
          <w:rPr>
            <w:rFonts w:ascii="Aparajita" w:hAnsi="Aparajita" w:cs="Aparajita"/>
          </w:rPr>
          <w:delText>(see Appendix B)</w:delText>
        </w:r>
      </w:del>
      <w:r w:rsidR="00F50ADB" w:rsidRPr="00266175">
        <w:rPr>
          <w:rFonts w:ascii="Aparajita" w:hAnsi="Aparajita" w:cs="Aparajita"/>
        </w:rPr>
        <w:t xml:space="preserve">. </w:t>
      </w:r>
      <w:r w:rsidR="00A6548D">
        <w:rPr>
          <w:rFonts w:ascii="Aparajita" w:hAnsi="Aparajita" w:cs="Aparajita"/>
        </w:rPr>
        <w:t>T</w:t>
      </w:r>
      <w:r w:rsidR="0052129C" w:rsidRPr="00266175">
        <w:rPr>
          <w:rFonts w:ascii="Aparajita" w:hAnsi="Aparajita" w:cs="Aparajita"/>
        </w:rPr>
        <w:t xml:space="preserve">he indirect approach </w:t>
      </w:r>
      <w:r w:rsidR="00A6548D" w:rsidRPr="00266175">
        <w:rPr>
          <w:rFonts w:ascii="Aparajita" w:hAnsi="Aparajita" w:cs="Aparajita"/>
        </w:rPr>
        <w:t>tend</w:t>
      </w:r>
      <w:r w:rsidR="00A6548D">
        <w:rPr>
          <w:rFonts w:ascii="Aparajita" w:hAnsi="Aparajita" w:cs="Aparajita"/>
        </w:rPr>
        <w:t xml:space="preserve">s </w:t>
      </w:r>
      <w:r w:rsidR="0052129C" w:rsidRPr="00266175">
        <w:rPr>
          <w:rFonts w:ascii="Aparajita" w:hAnsi="Aparajita" w:cs="Aparajita"/>
        </w:rPr>
        <w:t xml:space="preserve">to yield higher estimates than the direct </w:t>
      </w:r>
      <w:r w:rsidR="008D063A">
        <w:rPr>
          <w:rFonts w:ascii="Aparajita" w:hAnsi="Aparajita" w:cs="Aparajita"/>
        </w:rPr>
        <w:t>approach; the di</w:t>
      </w:r>
      <w:r w:rsidR="00C67F4A">
        <w:rPr>
          <w:rFonts w:ascii="Aparajita" w:hAnsi="Aparajita" w:cs="Aparajita"/>
        </w:rPr>
        <w:t>screpancy</w:t>
      </w:r>
      <w:r w:rsidR="008D063A">
        <w:rPr>
          <w:rFonts w:ascii="Aparajita" w:hAnsi="Aparajita" w:cs="Aparajita"/>
        </w:rPr>
        <w:t xml:space="preserve"> is </w:t>
      </w:r>
      <w:ins w:id="1192" w:author="Emily Smith-Greenaway" w:date="2020-08-10T07:58:00Z">
        <w:r w:rsidR="0064282D">
          <w:rPr>
            <w:rFonts w:ascii="Aparajita" w:hAnsi="Aparajita" w:cs="Aparajita"/>
          </w:rPr>
          <w:t xml:space="preserve">likely </w:t>
        </w:r>
      </w:ins>
      <w:r w:rsidR="008A0317">
        <w:rPr>
          <w:rFonts w:ascii="Aparajita" w:hAnsi="Aparajita" w:cs="Aparajita"/>
        </w:rPr>
        <w:t xml:space="preserve">driven by </w:t>
      </w:r>
      <w:r w:rsidR="008D063A">
        <w:rPr>
          <w:rFonts w:ascii="Aparajita" w:hAnsi="Aparajita" w:cs="Aparajita"/>
        </w:rPr>
        <w:t xml:space="preserve">the fact that the </w:t>
      </w:r>
      <w:del w:id="1193" w:author="Emily Smith-Greenaway" w:date="2020-08-09T14:53:00Z">
        <w:r w:rsidR="008D063A" w:rsidDel="00C32813">
          <w:rPr>
            <w:rFonts w:ascii="Aparajita" w:hAnsi="Aparajita" w:cs="Aparajita"/>
          </w:rPr>
          <w:delText>direct method</w:delText>
        </w:r>
      </w:del>
      <w:ins w:id="1194" w:author="Emily Smith-Greenaway" w:date="2020-08-09T14:53:00Z">
        <w:r w:rsidR="00C32813">
          <w:rPr>
            <w:rFonts w:ascii="Aparajita" w:hAnsi="Aparajita" w:cs="Aparajita"/>
          </w:rPr>
          <w:t>indirect approach cannot address the</w:t>
        </w:r>
      </w:ins>
      <w:ins w:id="1195" w:author="Emily Smith-Greenaway" w:date="2020-08-09T14:52:00Z">
        <w:r w:rsidR="00C32813">
          <w:rPr>
            <w:rFonts w:ascii="Aparajita" w:hAnsi="Aparajita" w:cs="Aparajita"/>
          </w:rPr>
          <w:t xml:space="preserve"> </w:t>
        </w:r>
      </w:ins>
      <w:del w:id="1196" w:author="Emily Smith-Greenaway" w:date="2020-08-09T14:53:00Z">
        <w:r w:rsidR="008D063A" w:rsidDel="00C32813">
          <w:rPr>
            <w:rFonts w:ascii="Aparajita" w:hAnsi="Aparajita" w:cs="Aparajita"/>
          </w:rPr>
          <w:delText xml:space="preserve"> adjusts for the </w:delText>
        </w:r>
      </w:del>
      <w:r w:rsidR="008A0317">
        <w:rPr>
          <w:rFonts w:ascii="Aparajita" w:hAnsi="Aparajita" w:cs="Aparajita"/>
        </w:rPr>
        <w:t xml:space="preserve">clustering of deaths </w:t>
      </w:r>
      <w:del w:id="1197" w:author="Emily Smith-Greenaway" w:date="2020-08-09T14:53:00Z">
        <w:r w:rsidR="008A0317" w:rsidDel="00C32813">
          <w:rPr>
            <w:rFonts w:ascii="Aparajita" w:hAnsi="Aparajita" w:cs="Aparajita"/>
          </w:rPr>
          <w:delText>in high-risk families</w:delText>
        </w:r>
      </w:del>
      <w:ins w:id="1198" w:author="Emily Smith-Greenaway" w:date="2020-08-09T14:53:00Z">
        <w:r w:rsidR="00C32813">
          <w:rPr>
            <w:rFonts w:ascii="Aparajita" w:hAnsi="Aparajita" w:cs="Aparajita"/>
          </w:rPr>
          <w:t xml:space="preserve">to specific mothers—an issue that </w:t>
        </w:r>
      </w:ins>
      <w:ins w:id="1199" w:author="Emily Smith-Greenaway" w:date="2020-08-10T07:58:00Z">
        <w:r w:rsidR="0064282D">
          <w:rPr>
            <w:rFonts w:ascii="Aparajita" w:hAnsi="Aparajita" w:cs="Aparajita"/>
          </w:rPr>
          <w:t>a survey approach</w:t>
        </w:r>
      </w:ins>
      <w:ins w:id="1200" w:author="Emily Smith-Greenaway" w:date="2020-08-09T14:54:00Z">
        <w:r w:rsidR="00C32813">
          <w:rPr>
            <w:rFonts w:ascii="Aparajita" w:hAnsi="Aparajita" w:cs="Aparajita"/>
          </w:rPr>
          <w:t xml:space="preserve"> address</w:t>
        </w:r>
      </w:ins>
      <w:ins w:id="1201" w:author="Emily Smith-Greenaway" w:date="2020-08-10T07:58:00Z">
        <w:r w:rsidR="0064282D">
          <w:rPr>
            <w:rFonts w:ascii="Aparajita" w:hAnsi="Aparajita" w:cs="Aparajita"/>
          </w:rPr>
          <w:t>es</w:t>
        </w:r>
      </w:ins>
      <w:ins w:id="1202" w:author="Emily Smith-Greenaway" w:date="2020-08-09T14:54:00Z">
        <w:r w:rsidR="00C32813">
          <w:rPr>
            <w:rFonts w:ascii="Aparajita" w:hAnsi="Aparajita" w:cs="Aparajita"/>
          </w:rPr>
          <w:t xml:space="preserve">. </w:t>
        </w:r>
      </w:ins>
      <w:ins w:id="1203" w:author="Emily Smith-Greenaway" w:date="2020-08-10T08:01:00Z">
        <w:r w:rsidR="0064282D">
          <w:rPr>
            <w:rFonts w:ascii="Aparajita" w:hAnsi="Aparajita" w:cs="Aparajita"/>
          </w:rPr>
          <w:t xml:space="preserve">The clustering of child deaths occurs in countries with the highest levels of infant and child mortality—the precise countries where we have almost full survey coverage. Thus, when presenting results, we prioritize the survey estimates, and reference the </w:t>
        </w:r>
        <w:r w:rsidR="0064282D">
          <w:rPr>
            <w:rFonts w:ascii="Aparajita" w:hAnsi="Aparajita" w:cs="Aparajita"/>
          </w:rPr>
          <w:lastRenderedPageBreak/>
          <w:t xml:space="preserve">indirect estimate where appropriate; we only rely on indirectly generated estimates where survey-based ones are unavailable. </w:t>
        </w:r>
      </w:ins>
      <w:ins w:id="1204" w:author="Emily Smith-Greenaway" w:date="2020-08-09T14:56:00Z">
        <w:r w:rsidR="00330B82">
          <w:rPr>
            <w:rFonts w:ascii="Aparajita" w:hAnsi="Aparajita" w:cs="Aparajita"/>
          </w:rPr>
          <w:t>However, we also acknowledge that</w:t>
        </w:r>
      </w:ins>
      <w:ins w:id="1205" w:author="Emily Smith-Greenaway" w:date="2020-08-09T14:55:00Z">
        <w:r w:rsidR="00C32813">
          <w:rPr>
            <w:rFonts w:ascii="Aparajita" w:hAnsi="Aparajita" w:cs="Aparajita"/>
          </w:rPr>
          <w:t xml:space="preserve"> </w:t>
        </w:r>
      </w:ins>
      <w:del w:id="1206" w:author="Emily Smith-Greenaway" w:date="2020-08-09T14:54:00Z">
        <w:r w:rsidR="008A0317" w:rsidDel="00C32813">
          <w:rPr>
            <w:rFonts w:ascii="Aparajita" w:hAnsi="Aparajita" w:cs="Aparajita"/>
          </w:rPr>
          <w:delText xml:space="preserve"> in some countries</w:delText>
        </w:r>
      </w:del>
      <w:del w:id="1207" w:author="Emily Smith-Greenaway" w:date="2020-08-09T14:53:00Z">
        <w:r w:rsidR="008D063A" w:rsidDel="00C32813">
          <w:rPr>
            <w:rFonts w:ascii="Aparajita" w:hAnsi="Aparajita" w:cs="Aparajita"/>
          </w:rPr>
          <w:delText>, while the indirect approach does not</w:delText>
        </w:r>
      </w:del>
      <w:del w:id="1208" w:author="Emily Smith-Greenaway" w:date="2020-08-09T14:54:00Z">
        <w:r w:rsidR="008D063A" w:rsidDel="00C32813">
          <w:rPr>
            <w:rFonts w:ascii="Aparajita" w:hAnsi="Aparajita" w:cs="Aparajita"/>
          </w:rPr>
          <w:delText xml:space="preserve">. </w:delText>
        </w:r>
      </w:del>
      <w:del w:id="1209" w:author="Emily Smith-Greenaway" w:date="2020-08-09T14:56:00Z">
        <w:r w:rsidR="008D063A" w:rsidDel="00330B82">
          <w:rPr>
            <w:rFonts w:ascii="Aparajita" w:hAnsi="Aparajita" w:cs="Aparajita"/>
          </w:rPr>
          <w:delText>Where</w:delText>
        </w:r>
        <w:r w:rsidR="00DD58DD" w:rsidRPr="00FE0D45" w:rsidDel="00330B82">
          <w:rPr>
            <w:rFonts w:ascii="Aparajita" w:hAnsi="Aparajita" w:cs="Aparajita"/>
          </w:rPr>
          <w:delText xml:space="preserve"> child deaths are concentrated among a disadvantaged group of women, </w:delText>
        </w:r>
        <w:r w:rsidR="008D063A" w:rsidDel="00330B82">
          <w:rPr>
            <w:rFonts w:ascii="Aparajita" w:hAnsi="Aparajita" w:cs="Aparajita"/>
          </w:rPr>
          <w:delText xml:space="preserve">the two types of estimates </w:delText>
        </w:r>
      </w:del>
      <w:del w:id="1210" w:author="Emily Smith-Greenaway" w:date="2020-08-08T23:42:00Z">
        <w:r w:rsidR="008D063A" w:rsidDel="00B05C04">
          <w:rPr>
            <w:rFonts w:ascii="Aparajita" w:hAnsi="Aparajita" w:cs="Aparajita"/>
          </w:rPr>
          <w:delText xml:space="preserve">will  </w:delText>
        </w:r>
      </w:del>
      <w:del w:id="1211" w:author="Emily Smith-Greenaway" w:date="2020-08-09T14:56:00Z">
        <w:r w:rsidR="008D063A" w:rsidDel="00330B82">
          <w:rPr>
            <w:rFonts w:ascii="Aparajita" w:hAnsi="Aparajita" w:cs="Aparajita"/>
          </w:rPr>
          <w:delText xml:space="preserve">diverge, but in contexts wherein </w:delText>
        </w:r>
        <w:r w:rsidR="009A3160" w:rsidDel="00330B82">
          <w:rPr>
            <w:rFonts w:ascii="Aparajita" w:hAnsi="Aparajita" w:cs="Aparajita"/>
          </w:rPr>
          <w:delText>child deaths are evenly dispersed across mothers</w:delText>
        </w:r>
        <w:r w:rsidR="008D063A" w:rsidDel="00330B82">
          <w:rPr>
            <w:rFonts w:ascii="Aparajita" w:hAnsi="Aparajita" w:cs="Aparajita"/>
          </w:rPr>
          <w:delText>, the differences are negligible.</w:delText>
        </w:r>
        <w:r w:rsidR="00DD58DD" w:rsidRPr="00FE0D45" w:rsidDel="00330B82">
          <w:rPr>
            <w:rFonts w:ascii="Aparajita" w:hAnsi="Aparajita" w:cs="Aparajita"/>
          </w:rPr>
          <w:delText xml:space="preserve"> </w:delText>
        </w:r>
        <w:commentRangeStart w:id="1212"/>
        <w:commentRangeStart w:id="1213"/>
        <w:commentRangeStart w:id="1214"/>
        <w:commentRangeStart w:id="1215"/>
        <w:r w:rsidR="00AF7540" w:rsidDel="00330B82">
          <w:rPr>
            <w:rFonts w:ascii="Aparajita" w:hAnsi="Aparajita" w:cs="Aparajita"/>
          </w:rPr>
          <w:delText>I</w:delText>
        </w:r>
        <w:r w:rsidR="008A0317" w:rsidDel="00330B82">
          <w:rPr>
            <w:rFonts w:ascii="Aparajita" w:hAnsi="Aparajita" w:cs="Aparajita"/>
          </w:rPr>
          <w:delText xml:space="preserve">t is also possible that </w:delText>
        </w:r>
      </w:del>
      <w:r w:rsidR="008A0317">
        <w:rPr>
          <w:rFonts w:ascii="Aparajita" w:hAnsi="Aparajita" w:cs="Aparajita"/>
        </w:rPr>
        <w:t xml:space="preserve">where disparate, the indirect estimates </w:t>
      </w:r>
      <w:del w:id="1216" w:author="Emily Smith-Greenaway" w:date="2020-08-10T08:01:00Z">
        <w:r w:rsidR="008A0317" w:rsidDel="0064282D">
          <w:rPr>
            <w:rFonts w:ascii="Aparajita" w:hAnsi="Aparajita" w:cs="Aparajita"/>
          </w:rPr>
          <w:delText xml:space="preserve">are </w:delText>
        </w:r>
      </w:del>
      <w:ins w:id="1217" w:author="Emily Smith-Greenaway" w:date="2020-08-10T08:01:00Z">
        <w:r w:rsidR="0064282D">
          <w:rPr>
            <w:rFonts w:ascii="Aparajita" w:hAnsi="Aparajita" w:cs="Aparajita"/>
          </w:rPr>
          <w:t xml:space="preserve">could </w:t>
        </w:r>
      </w:ins>
      <w:ins w:id="1218" w:author="Emily Smith-Greenaway" w:date="2020-08-10T08:02:00Z">
        <w:r w:rsidR="0064282D">
          <w:rPr>
            <w:rFonts w:ascii="Aparajita" w:hAnsi="Aparajita" w:cs="Aparajita"/>
          </w:rPr>
          <w:t>be the result of</w:t>
        </w:r>
      </w:ins>
      <w:ins w:id="1219" w:author="Emily Smith-Greenaway" w:date="2020-08-10T08:01:00Z">
        <w:r w:rsidR="0064282D">
          <w:rPr>
            <w:rFonts w:ascii="Aparajita" w:hAnsi="Aparajita" w:cs="Aparajita"/>
          </w:rPr>
          <w:t xml:space="preserve"> </w:t>
        </w:r>
      </w:ins>
      <w:del w:id="1220" w:author="Emily Smith-Greenaway" w:date="2020-08-10T08:02:00Z">
        <w:r w:rsidR="008A0317" w:rsidDel="0064282D">
          <w:rPr>
            <w:rFonts w:ascii="Aparajita" w:hAnsi="Aparajita" w:cs="Aparajita"/>
          </w:rPr>
          <w:delText xml:space="preserve">more accurate than the direct ones due to </w:delText>
        </w:r>
      </w:del>
      <w:r w:rsidR="008A0317">
        <w:rPr>
          <w:rFonts w:ascii="Aparajita" w:hAnsi="Aparajita" w:cs="Aparajita"/>
        </w:rPr>
        <w:t xml:space="preserve">an underestimation of child loss in the survey data. </w:t>
      </w:r>
      <w:r w:rsidR="00A25B0A">
        <w:rPr>
          <w:rFonts w:ascii="Aparajita" w:hAnsi="Aparajita" w:cs="Aparajita"/>
        </w:rPr>
        <w:t xml:space="preserve">Even though </w:t>
      </w:r>
      <w:r w:rsidR="008A0317">
        <w:rPr>
          <w:rFonts w:ascii="Aparajita" w:hAnsi="Aparajita" w:cs="Aparajita"/>
        </w:rPr>
        <w:t xml:space="preserve">the survey </w:t>
      </w:r>
      <w:r w:rsidR="00A25B0A">
        <w:rPr>
          <w:rFonts w:ascii="Aparajita" w:hAnsi="Aparajita" w:cs="Aparajita"/>
        </w:rPr>
        <w:t>estimates are derived from</w:t>
      </w:r>
      <w:r w:rsidR="00266175" w:rsidRPr="00FE0D45">
        <w:rPr>
          <w:rFonts w:ascii="Aparajita" w:hAnsi="Aparajita" w:cs="Aparajita"/>
        </w:rPr>
        <w:t xml:space="preserve"> nationally</w:t>
      </w:r>
      <w:r w:rsidR="008A0317">
        <w:rPr>
          <w:rFonts w:ascii="Aparajita" w:hAnsi="Aparajita" w:cs="Aparajita"/>
        </w:rPr>
        <w:t xml:space="preserve"> </w:t>
      </w:r>
      <w:r w:rsidR="00266175" w:rsidRPr="00FE0D45">
        <w:rPr>
          <w:rFonts w:ascii="Aparajita" w:hAnsi="Aparajita" w:cs="Aparajita"/>
        </w:rPr>
        <w:t xml:space="preserve">representative samples, </w:t>
      </w:r>
      <w:ins w:id="1221" w:author="Emily Smith-Greenaway" w:date="2020-08-09T14:56:00Z">
        <w:r w:rsidR="00330B82">
          <w:rPr>
            <w:rFonts w:ascii="Aparajita" w:hAnsi="Aparajita" w:cs="Aparajita"/>
          </w:rPr>
          <w:t xml:space="preserve">mothers may underreport on the deaths of children. Moreover, some </w:t>
        </w:r>
      </w:ins>
      <w:r w:rsidR="008A0317">
        <w:rPr>
          <w:rFonts w:ascii="Aparajita" w:hAnsi="Aparajita" w:cs="Aparajita"/>
        </w:rPr>
        <w:t>hard to reach, especially disadvantaged populations</w:t>
      </w:r>
      <w:ins w:id="1222" w:author="Emily Smith-Greenaway" w:date="2020-08-09T14:56:00Z">
        <w:r w:rsidR="00330B82">
          <w:rPr>
            <w:rFonts w:ascii="Aparajita" w:hAnsi="Aparajita" w:cs="Aparajita"/>
          </w:rPr>
          <w:t>—including those affected by war</w:t>
        </w:r>
      </w:ins>
      <w:ins w:id="1223" w:author="Emily Smith-Greenaway" w:date="2020-08-09T14:57:00Z">
        <w:r w:rsidR="00330B82">
          <w:rPr>
            <w:rFonts w:ascii="Aparajita" w:hAnsi="Aparajita" w:cs="Aparajita"/>
          </w:rPr>
          <w:t xml:space="preserve"> or conflict and thus who are more likely to have higher levels of child loss—</w:t>
        </w:r>
      </w:ins>
      <w:del w:id="1224" w:author="Emily Smith-Greenaway" w:date="2020-08-09T14:57:00Z">
        <w:r w:rsidR="008A0317" w:rsidDel="00330B82">
          <w:rPr>
            <w:rFonts w:ascii="Aparajita" w:hAnsi="Aparajita" w:cs="Aparajita"/>
          </w:rPr>
          <w:delText xml:space="preserve"> </w:delText>
        </w:r>
      </w:del>
      <w:ins w:id="1225" w:author="Emily Smith-Greenaway" w:date="2020-08-09T14:57:00Z">
        <w:r w:rsidR="00330B82">
          <w:rPr>
            <w:rFonts w:ascii="Aparajita" w:hAnsi="Aparajita" w:cs="Aparajita"/>
          </w:rPr>
          <w:t>can be underrepresented in national surveys</w:t>
        </w:r>
      </w:ins>
      <w:del w:id="1226" w:author="Emily Smith-Greenaway" w:date="2020-08-09T14:57:00Z">
        <w:r w:rsidR="008A0317" w:rsidDel="00330B82">
          <w:rPr>
            <w:rFonts w:ascii="Aparajita" w:hAnsi="Aparajita" w:cs="Aparajita"/>
          </w:rPr>
          <w:delText>are often underrepresented</w:delText>
        </w:r>
      </w:del>
      <w:r w:rsidR="008A0317">
        <w:rPr>
          <w:rFonts w:ascii="Aparajita" w:hAnsi="Aparajita" w:cs="Aparajita"/>
        </w:rPr>
        <w:t>.</w:t>
      </w:r>
      <w:ins w:id="1227" w:author="Emily Smith-Greenaway" w:date="2020-08-09T14:57:00Z">
        <w:r w:rsidR="00330B82">
          <w:rPr>
            <w:rFonts w:ascii="Aparajita" w:hAnsi="Aparajita" w:cs="Aparajita"/>
          </w:rPr>
          <w:t xml:space="preserve"> </w:t>
        </w:r>
      </w:ins>
      <w:del w:id="1228" w:author="Emily Smith-Greenaway" w:date="2020-08-09T14:57:00Z">
        <w:r w:rsidR="008A0317" w:rsidDel="00540E97">
          <w:rPr>
            <w:rFonts w:ascii="Aparajita" w:hAnsi="Aparajita" w:cs="Aparajita"/>
          </w:rPr>
          <w:delText xml:space="preserve"> </w:delText>
        </w:r>
        <w:r w:rsidR="00F50ADB" w:rsidRPr="00266175" w:rsidDel="00540E97">
          <w:rPr>
            <w:rFonts w:ascii="Aparajita" w:hAnsi="Aparajita" w:cs="Aparajita"/>
          </w:rPr>
          <w:delText xml:space="preserve"> </w:delText>
        </w:r>
        <w:commentRangeEnd w:id="1212"/>
        <w:r w:rsidR="008D063A" w:rsidDel="00540E97">
          <w:rPr>
            <w:rStyle w:val="CommentReference"/>
            <w:rFonts w:asciiTheme="minorHAnsi" w:eastAsiaTheme="minorHAnsi" w:hAnsiTheme="minorHAnsi" w:cstheme="minorBidi"/>
          </w:rPr>
          <w:commentReference w:id="1212"/>
        </w:r>
        <w:commentRangeEnd w:id="1213"/>
        <w:commentRangeEnd w:id="1214"/>
        <w:commentRangeEnd w:id="1215"/>
        <w:r w:rsidR="00AF7540" w:rsidDel="00540E97">
          <w:rPr>
            <w:rStyle w:val="CommentReference"/>
            <w:rFonts w:asciiTheme="minorHAnsi" w:eastAsiaTheme="minorHAnsi" w:hAnsiTheme="minorHAnsi" w:cstheme="minorBidi"/>
          </w:rPr>
          <w:commentReference w:id="1213"/>
        </w:r>
        <w:r w:rsidR="00752D50" w:rsidDel="00540E97">
          <w:rPr>
            <w:rStyle w:val="CommentReference"/>
            <w:rFonts w:asciiTheme="minorHAnsi" w:eastAsiaTheme="minorHAnsi" w:hAnsiTheme="minorHAnsi" w:cstheme="minorBidi"/>
          </w:rPr>
          <w:commentReference w:id="1214"/>
        </w:r>
      </w:del>
      <w:del w:id="1229" w:author="Emily Smith-Greenaway" w:date="2020-08-10T08:01:00Z">
        <w:r w:rsidR="00FD2512" w:rsidDel="0064282D">
          <w:rPr>
            <w:rStyle w:val="CommentReference"/>
            <w:rFonts w:asciiTheme="minorHAnsi" w:eastAsiaTheme="minorHAnsi" w:hAnsiTheme="minorHAnsi" w:cstheme="minorBidi"/>
          </w:rPr>
          <w:commentReference w:id="1215"/>
        </w:r>
      </w:del>
    </w:p>
    <w:p w14:paraId="6F926CD1" w14:textId="77777777" w:rsidR="004731AD" w:rsidRPr="00B05C04" w:rsidRDefault="004731AD">
      <w:pPr>
        <w:autoSpaceDE w:val="0"/>
        <w:autoSpaceDN w:val="0"/>
        <w:adjustRightInd w:val="0"/>
        <w:ind w:firstLine="720"/>
        <w:rPr>
          <w:ins w:id="1230" w:author="Emily Smith-Greenaway" w:date="2020-08-09T16:38:00Z"/>
          <w:rFonts w:ascii="Aparajita" w:hAnsi="Aparajita" w:cs="Aparajita"/>
          <w:rPrChange w:id="1231" w:author="Emily Smith-Greenaway" w:date="2020-08-08T23:42:00Z">
            <w:rPr>
              <w:ins w:id="1232" w:author="Emily Smith-Greenaway" w:date="2020-08-09T16:38:00Z"/>
              <w:rFonts w:ascii="Aparajita" w:hAnsi="Aparajita" w:cs="Aparajita"/>
              <w:b/>
              <w:bCs/>
            </w:rPr>
          </w:rPrChange>
        </w:rPr>
        <w:pPrChange w:id="1233" w:author="Emily Smith-Greenaway" w:date="2020-08-09T14:58:00Z">
          <w:pPr>
            <w:ind w:firstLine="720"/>
          </w:pPr>
        </w:pPrChange>
      </w:pPr>
    </w:p>
    <w:p w14:paraId="55108132" w14:textId="77777777" w:rsidR="00266175" w:rsidRDefault="00266175">
      <w:pPr>
        <w:autoSpaceDE w:val="0"/>
        <w:autoSpaceDN w:val="0"/>
        <w:adjustRightInd w:val="0"/>
        <w:ind w:firstLine="720"/>
        <w:rPr>
          <w:rFonts w:ascii="Aparajita" w:hAnsi="Aparajita" w:cs="Aparajita"/>
          <w:b/>
          <w:bCs/>
        </w:rPr>
        <w:pPrChange w:id="1234" w:author="Emily Smith-Greenaway" w:date="2020-08-09T14:58:00Z">
          <w:pPr/>
        </w:pPrChange>
      </w:pPr>
    </w:p>
    <w:p w14:paraId="7F784CD6" w14:textId="60E269A8" w:rsidR="007E3CFD" w:rsidDel="006D57CB" w:rsidRDefault="00573D92" w:rsidP="00867191">
      <w:pPr>
        <w:rPr>
          <w:del w:id="1235" w:author="Emily Smith-Greenaway" w:date="2020-08-08T23:50:00Z"/>
          <w:rFonts w:ascii="Aparajita" w:hAnsi="Aparajita" w:cs="Aparajita"/>
          <w:b/>
          <w:bCs/>
        </w:rPr>
      </w:pPr>
      <w:del w:id="1236" w:author="Emily Smith-Greenaway" w:date="2020-08-08T23:54:00Z">
        <w:r w:rsidRPr="00266175" w:rsidDel="006D57CB">
          <w:rPr>
            <w:rFonts w:ascii="Aparajita" w:hAnsi="Aparajita" w:cs="Aparajita"/>
            <w:b/>
            <w:bCs/>
          </w:rPr>
          <w:delText xml:space="preserve">Results </w:delText>
        </w:r>
      </w:del>
      <w:ins w:id="1237" w:author="Emily Smith-Greenaway" w:date="2020-08-08T23:54:00Z">
        <w:r w:rsidR="006D57CB" w:rsidRPr="00266175">
          <w:rPr>
            <w:rFonts w:ascii="Aparajita" w:hAnsi="Aparajita" w:cs="Aparajita"/>
            <w:b/>
            <w:bCs/>
          </w:rPr>
          <w:t>R</w:t>
        </w:r>
        <w:r w:rsidR="006D57CB">
          <w:rPr>
            <w:rFonts w:ascii="Aparajita" w:hAnsi="Aparajita" w:cs="Aparajita"/>
            <w:b/>
            <w:bCs/>
          </w:rPr>
          <w:t xml:space="preserve">ESULTS </w:t>
        </w:r>
      </w:ins>
    </w:p>
    <w:p w14:paraId="2B4DEB49" w14:textId="77777777" w:rsidR="00114E0C" w:rsidRPr="00266175" w:rsidRDefault="00114E0C" w:rsidP="00867191">
      <w:pPr>
        <w:rPr>
          <w:rFonts w:ascii="Aparajita" w:hAnsi="Aparajita" w:cs="Aparajita"/>
        </w:rPr>
      </w:pPr>
    </w:p>
    <w:p w14:paraId="67662DF9" w14:textId="77777777" w:rsidR="002B27F1" w:rsidRDefault="005E2C4C" w:rsidP="003348A0">
      <w:pPr>
        <w:rPr>
          <w:ins w:id="1238" w:author="Emily Smith-Greenaway" w:date="2020-08-09T00:17:00Z"/>
          <w:rFonts w:ascii="Aparajita" w:hAnsi="Aparajita" w:cs="Aparajita"/>
          <w:b/>
          <w:bCs/>
        </w:rPr>
      </w:pPr>
      <w:ins w:id="1239" w:author="Emily Smith-Greenaway" w:date="2020-08-08T16:43:00Z">
        <w:r>
          <w:rPr>
            <w:rFonts w:ascii="Aparajita" w:hAnsi="Aparajita" w:cs="Aparajita"/>
            <w:b/>
            <w:bCs/>
          </w:rPr>
          <w:t>Mater</w:t>
        </w:r>
      </w:ins>
      <w:ins w:id="1240" w:author="Emily Smith-Greenaway" w:date="2020-08-08T16:44:00Z">
        <w:r>
          <w:rPr>
            <w:rFonts w:ascii="Aparajita" w:hAnsi="Aparajita" w:cs="Aparajita"/>
            <w:b/>
            <w:bCs/>
          </w:rPr>
          <w:t xml:space="preserve">nal Burden of Infant Mortality </w:t>
        </w:r>
      </w:ins>
    </w:p>
    <w:p w14:paraId="0FFBADD2" w14:textId="4F471D3B" w:rsidR="003B178E" w:rsidRPr="0010203F" w:rsidRDefault="00B429E5" w:rsidP="003348A0">
      <w:pPr>
        <w:rPr>
          <w:ins w:id="1241" w:author="Emily Smith-Greenaway" w:date="2020-08-08T09:00:00Z"/>
          <w:rFonts w:ascii="Aparajita" w:hAnsi="Aparajita" w:cs="Aparajita"/>
          <w:b/>
          <w:bCs/>
          <w:rPrChange w:id="1242" w:author="Emily Smith-Greenaway" w:date="2020-08-08T19:31:00Z">
            <w:rPr>
              <w:ins w:id="1243" w:author="Emily Smith-Greenaway" w:date="2020-08-08T09:00:00Z"/>
              <w:rFonts w:ascii="Aparajita" w:hAnsi="Aparajita" w:cs="Aparajita"/>
            </w:rPr>
          </w:rPrChange>
        </w:rPr>
      </w:pPr>
      <w:del w:id="1244" w:author="Emily Smith-Greenaway" w:date="2020-08-09T15:31:00Z">
        <w:r w:rsidRPr="00DC1A4D" w:rsidDel="00DC1A4D">
          <w:rPr>
            <w:rFonts w:ascii="Aparajita" w:hAnsi="Aparajita" w:cs="Aparajita"/>
            <w:b/>
            <w:bCs/>
            <w:rPrChange w:id="1245" w:author="Emily Smith-Greenaway" w:date="2020-08-09T15:31:00Z">
              <w:rPr>
                <w:rFonts w:ascii="Aparajita" w:hAnsi="Aparajita" w:cs="Aparajita"/>
              </w:rPr>
            </w:rPrChange>
          </w:rPr>
          <w:delText xml:space="preserve">Figure </w:delText>
        </w:r>
      </w:del>
      <w:ins w:id="1246" w:author="Emily Smith-Greenaway" w:date="2020-08-09T15:31:00Z">
        <w:r w:rsidR="00DC1A4D" w:rsidRPr="00DC1A4D">
          <w:rPr>
            <w:rFonts w:ascii="Aparajita" w:hAnsi="Aparajita" w:cs="Aparajita"/>
            <w:b/>
            <w:bCs/>
            <w:rPrChange w:id="1247" w:author="Emily Smith-Greenaway" w:date="2020-08-09T15:31:00Z">
              <w:rPr>
                <w:rFonts w:ascii="Aparajita" w:hAnsi="Aparajita" w:cs="Aparajita"/>
              </w:rPr>
            </w:rPrChange>
          </w:rPr>
          <w:t xml:space="preserve">Fig. </w:t>
        </w:r>
      </w:ins>
      <w:r w:rsidRPr="00DC1A4D">
        <w:rPr>
          <w:rFonts w:ascii="Aparajita" w:hAnsi="Aparajita" w:cs="Aparajita"/>
          <w:b/>
          <w:bCs/>
          <w:rPrChange w:id="1248" w:author="Emily Smith-Greenaway" w:date="2020-08-09T15:31:00Z">
            <w:rPr>
              <w:rFonts w:ascii="Aparajita" w:hAnsi="Aparajita" w:cs="Aparajita"/>
            </w:rPr>
          </w:rPrChange>
        </w:rPr>
        <w:t>1</w:t>
      </w:r>
      <w:r w:rsidRPr="00266175">
        <w:rPr>
          <w:rFonts w:ascii="Aparajita" w:hAnsi="Aparajita" w:cs="Aparajita"/>
        </w:rPr>
        <w:t xml:space="preserve"> </w:t>
      </w:r>
      <w:r w:rsidR="005637B6">
        <w:rPr>
          <w:rFonts w:ascii="Aparajita" w:hAnsi="Aparajita" w:cs="Aparajita"/>
        </w:rPr>
        <w:t>maps</w:t>
      </w:r>
      <w:r w:rsidR="005637B6" w:rsidRPr="00266175">
        <w:rPr>
          <w:rFonts w:ascii="Aparajita" w:hAnsi="Aparajita" w:cs="Aparajita"/>
        </w:rPr>
        <w:t xml:space="preserve"> </w:t>
      </w:r>
      <w:r w:rsidR="00A67263" w:rsidRPr="00266175">
        <w:rPr>
          <w:rFonts w:ascii="Aparajita" w:hAnsi="Aparajita" w:cs="Aparajita"/>
        </w:rPr>
        <w:t>the mIM</w:t>
      </w:r>
      <w:del w:id="1249" w:author="Emily Smith-Greenaway" w:date="2020-08-09T15:09:00Z">
        <w:r w:rsidR="00A67263" w:rsidRPr="00266175" w:rsidDel="00B00A7F">
          <w:rPr>
            <w:rFonts w:ascii="Aparajita" w:hAnsi="Aparajita" w:cs="Aparajita"/>
          </w:rPr>
          <w:delText xml:space="preserve"> </w:delText>
        </w:r>
        <w:r w:rsidR="005637B6" w:rsidDel="00B00A7F">
          <w:rPr>
            <w:rFonts w:ascii="Aparajita" w:hAnsi="Aparajita" w:cs="Aparajita"/>
          </w:rPr>
          <w:delText>across the globe</w:delText>
        </w:r>
      </w:del>
      <w:r w:rsidR="005637B6">
        <w:rPr>
          <w:rFonts w:ascii="Aparajita" w:hAnsi="Aparajita" w:cs="Aparajita"/>
        </w:rPr>
        <w:t xml:space="preserve">, </w:t>
      </w:r>
      <w:del w:id="1250" w:author="Emily Smith-Greenaway" w:date="2020-08-08T23:47:00Z">
        <w:r w:rsidR="005637B6" w:rsidDel="006D57CB">
          <w:rPr>
            <w:rFonts w:ascii="Aparajita" w:hAnsi="Aparajita" w:cs="Aparajita"/>
          </w:rPr>
          <w:delText xml:space="preserve">painting </w:delText>
        </w:r>
      </w:del>
      <w:ins w:id="1251" w:author="Emily Smith-Greenaway" w:date="2020-08-08T23:47:00Z">
        <w:r w:rsidR="006D57CB">
          <w:rPr>
            <w:rFonts w:ascii="Aparajita" w:hAnsi="Aparajita" w:cs="Aparajita"/>
          </w:rPr>
          <w:t xml:space="preserve">offering </w:t>
        </w:r>
      </w:ins>
      <w:r w:rsidR="005637B6">
        <w:rPr>
          <w:rFonts w:ascii="Aparajita" w:hAnsi="Aparajita" w:cs="Aparajita"/>
        </w:rPr>
        <w:t xml:space="preserve">a worldwide portrait of </w:t>
      </w:r>
      <w:r w:rsidR="00A67263" w:rsidRPr="00266175">
        <w:rPr>
          <w:rFonts w:ascii="Aparajita" w:hAnsi="Aparajita" w:cs="Aparajita"/>
        </w:rPr>
        <w:t xml:space="preserve">the prevalence of mothers who have experienced an infant </w:t>
      </w:r>
      <w:r w:rsidR="00014B37" w:rsidRPr="00266175">
        <w:rPr>
          <w:rFonts w:ascii="Aparajita" w:hAnsi="Aparajita" w:cs="Aparajita"/>
        </w:rPr>
        <w:t>de</w:t>
      </w:r>
      <w:r w:rsidR="005637B6">
        <w:rPr>
          <w:rFonts w:ascii="Aparajita" w:hAnsi="Aparajita" w:cs="Aparajita"/>
        </w:rPr>
        <w:t>ath</w:t>
      </w:r>
      <w:r w:rsidR="00A67263" w:rsidRPr="00266175">
        <w:rPr>
          <w:rFonts w:ascii="Aparajita" w:hAnsi="Aparajita" w:cs="Aparajita"/>
        </w:rPr>
        <w:t xml:space="preserve">. </w:t>
      </w:r>
      <w:r w:rsidR="00FE4D8D" w:rsidRPr="00266175">
        <w:rPr>
          <w:rFonts w:ascii="Aparajita" w:hAnsi="Aparajita" w:cs="Aparajita"/>
        </w:rPr>
        <w:t>The top panel</w:t>
      </w:r>
      <w:r w:rsidR="00E71065" w:rsidRPr="00266175">
        <w:rPr>
          <w:rFonts w:ascii="Aparajita" w:hAnsi="Aparajita" w:cs="Aparajita"/>
        </w:rPr>
        <w:t xml:space="preserve"> depicts the mIM values for </w:t>
      </w:r>
      <w:del w:id="1252" w:author="Emily Smith-Greenaway" w:date="2020-08-08T23:48:00Z">
        <w:r w:rsidR="00F16FB3" w:rsidRPr="00266175" w:rsidDel="006D57CB">
          <w:rPr>
            <w:rFonts w:ascii="Aparajita" w:hAnsi="Aparajita" w:cs="Aparajita"/>
          </w:rPr>
          <w:delText xml:space="preserve">younger </w:delText>
        </w:r>
      </w:del>
      <w:r w:rsidR="00F16FB3" w:rsidRPr="00266175">
        <w:rPr>
          <w:rFonts w:ascii="Aparajita" w:hAnsi="Aparajita" w:cs="Aparajita"/>
        </w:rPr>
        <w:t xml:space="preserve">mothers </w:t>
      </w:r>
      <w:del w:id="1253" w:author="Emily Smith-Greenaway" w:date="2020-08-08T23:48:00Z">
        <w:r w:rsidR="005637B6" w:rsidDel="006D57CB">
          <w:rPr>
            <w:rFonts w:ascii="Aparajita" w:hAnsi="Aparajita" w:cs="Aparajita"/>
          </w:rPr>
          <w:delText>(</w:delText>
        </w:r>
      </w:del>
      <w:r w:rsidR="00F16FB3" w:rsidRPr="00266175">
        <w:rPr>
          <w:rFonts w:ascii="Aparajita" w:hAnsi="Aparajita" w:cs="Aparajita"/>
        </w:rPr>
        <w:t>ages 20-44</w:t>
      </w:r>
      <w:del w:id="1254" w:author="Emily Smith-Greenaway" w:date="2020-08-08T23:48:00Z">
        <w:r w:rsidR="005637B6" w:rsidDel="006D57CB">
          <w:rPr>
            <w:rFonts w:ascii="Aparajita" w:hAnsi="Aparajita" w:cs="Aparajita"/>
          </w:rPr>
          <w:delText>)</w:delText>
        </w:r>
      </w:del>
      <w:r w:rsidR="00E71065" w:rsidRPr="00266175">
        <w:rPr>
          <w:rFonts w:ascii="Aparajita" w:hAnsi="Aparajita" w:cs="Aparajita"/>
        </w:rPr>
        <w:t xml:space="preserve">, </w:t>
      </w:r>
      <w:r w:rsidR="008B3271">
        <w:rPr>
          <w:rFonts w:ascii="Aparajita" w:hAnsi="Aparajita" w:cs="Aparajita"/>
        </w:rPr>
        <w:t>and</w:t>
      </w:r>
      <w:r w:rsidR="008B3271" w:rsidRPr="00266175">
        <w:rPr>
          <w:rFonts w:ascii="Aparajita" w:hAnsi="Aparajita" w:cs="Aparajita"/>
        </w:rPr>
        <w:t xml:space="preserve"> </w:t>
      </w:r>
      <w:r w:rsidR="00FE4D8D" w:rsidRPr="00266175">
        <w:rPr>
          <w:rFonts w:ascii="Aparajita" w:hAnsi="Aparajita" w:cs="Aparajita"/>
        </w:rPr>
        <w:t xml:space="preserve">the bottom panel </w:t>
      </w:r>
      <w:r w:rsidR="00E71065" w:rsidRPr="00266175">
        <w:rPr>
          <w:rFonts w:ascii="Aparajita" w:hAnsi="Aparajita" w:cs="Aparajita"/>
        </w:rPr>
        <w:t xml:space="preserve">presents mIM values for </w:t>
      </w:r>
      <w:del w:id="1255" w:author="Emily Smith-Greenaway" w:date="2020-08-08T23:48:00Z">
        <w:r w:rsidR="00F16FB3" w:rsidRPr="00266175" w:rsidDel="006D57CB">
          <w:rPr>
            <w:rFonts w:ascii="Aparajita" w:hAnsi="Aparajita" w:cs="Aparajita"/>
          </w:rPr>
          <w:delText xml:space="preserve">older </w:delText>
        </w:r>
      </w:del>
      <w:r w:rsidR="00F16FB3" w:rsidRPr="00266175">
        <w:rPr>
          <w:rFonts w:ascii="Aparajita" w:hAnsi="Aparajita" w:cs="Aparajita"/>
        </w:rPr>
        <w:t xml:space="preserve">mothers </w:t>
      </w:r>
      <w:del w:id="1256" w:author="Emily Smith-Greenaway" w:date="2020-08-08T23:48:00Z">
        <w:r w:rsidR="005637B6" w:rsidDel="006D57CB">
          <w:rPr>
            <w:rFonts w:ascii="Aparajita" w:hAnsi="Aparajita" w:cs="Aparajita"/>
          </w:rPr>
          <w:delText>(</w:delText>
        </w:r>
      </w:del>
      <w:r w:rsidR="00F16FB3" w:rsidRPr="00266175">
        <w:rPr>
          <w:rFonts w:ascii="Aparajita" w:hAnsi="Aparajita" w:cs="Aparajita"/>
        </w:rPr>
        <w:t>ages 45-49</w:t>
      </w:r>
      <w:del w:id="1257" w:author="Emily Smith-Greenaway" w:date="2020-08-08T23:48:00Z">
        <w:r w:rsidR="005637B6" w:rsidDel="006D57CB">
          <w:rPr>
            <w:rFonts w:ascii="Aparajita" w:hAnsi="Aparajita" w:cs="Aparajita"/>
          </w:rPr>
          <w:delText>)</w:delText>
        </w:r>
      </w:del>
      <w:r w:rsidR="00F16FB3" w:rsidRPr="00266175">
        <w:rPr>
          <w:rFonts w:ascii="Aparajita" w:hAnsi="Aparajita" w:cs="Aparajita"/>
        </w:rPr>
        <w:t>.</w:t>
      </w:r>
      <w:r w:rsidRPr="00266175">
        <w:rPr>
          <w:rFonts w:ascii="Aparajita" w:hAnsi="Aparajita" w:cs="Aparajita"/>
        </w:rPr>
        <w:t xml:space="preserve"> </w:t>
      </w:r>
      <w:del w:id="1258" w:author="Emily Smith-Greenaway" w:date="2020-08-09T15:34:00Z">
        <w:r w:rsidR="004715D7" w:rsidDel="00632182">
          <w:rPr>
            <w:rFonts w:ascii="Aparajita" w:hAnsi="Aparajita" w:cs="Aparajita"/>
          </w:rPr>
          <w:delText>T</w:delText>
        </w:r>
        <w:r w:rsidR="0094598E" w:rsidRPr="00266175" w:rsidDel="00632182">
          <w:rPr>
            <w:rFonts w:ascii="Aparajita" w:hAnsi="Aparajita" w:cs="Aparajita"/>
          </w:rPr>
          <w:delText>hroughout Europe</w:delText>
        </w:r>
        <w:r w:rsidR="004715D7" w:rsidDel="00632182">
          <w:rPr>
            <w:rFonts w:ascii="Aparajita" w:hAnsi="Aparajita" w:cs="Aparajita"/>
          </w:rPr>
          <w:delText xml:space="preserve"> </w:delText>
        </w:r>
        <w:r w:rsidR="0094598E" w:rsidRPr="00266175" w:rsidDel="00632182">
          <w:rPr>
            <w:rFonts w:ascii="Aparajita" w:hAnsi="Aparajita" w:cs="Aparajita"/>
          </w:rPr>
          <w:delText xml:space="preserve">and </w:delText>
        </w:r>
        <w:r w:rsidR="004715D7" w:rsidDel="00632182">
          <w:rPr>
            <w:rFonts w:ascii="Aparajita" w:hAnsi="Aparajita" w:cs="Aparajita"/>
          </w:rPr>
          <w:delText xml:space="preserve">much of </w:delText>
        </w:r>
        <w:r w:rsidR="0094598E" w:rsidRPr="00266175" w:rsidDel="00632182">
          <w:rPr>
            <w:rFonts w:ascii="Aparajita" w:hAnsi="Aparajita" w:cs="Aparajita"/>
          </w:rPr>
          <w:delText>Asia</w:delText>
        </w:r>
      </w:del>
      <w:ins w:id="1259" w:author="Emily Smith-Greenaway" w:date="2020-08-09T15:34:00Z">
        <w:r w:rsidR="00632182">
          <w:rPr>
            <w:rFonts w:ascii="Aparajita" w:hAnsi="Aparajita" w:cs="Aparajita"/>
          </w:rPr>
          <w:t>In select European and Asian countries</w:t>
        </w:r>
      </w:ins>
      <w:r w:rsidR="0094598E" w:rsidRPr="00266175">
        <w:rPr>
          <w:rFonts w:ascii="Aparajita" w:hAnsi="Aparajita" w:cs="Aparajita"/>
        </w:rPr>
        <w:t xml:space="preserve">, fewer than </w:t>
      </w:r>
      <w:del w:id="1260" w:author="Emily Smith-Greenaway" w:date="2020-08-08T08:42:00Z">
        <w:r w:rsidR="0094598E" w:rsidRPr="00266175" w:rsidDel="00AD1AE7">
          <w:rPr>
            <w:rFonts w:ascii="Aparajita" w:hAnsi="Aparajita" w:cs="Aparajita"/>
          </w:rPr>
          <w:delText>1%</w:delText>
        </w:r>
        <w:r w:rsidR="00A67263" w:rsidRPr="00266175" w:rsidDel="00AD1AE7">
          <w:rPr>
            <w:rFonts w:ascii="Aparajita" w:hAnsi="Aparajita" w:cs="Aparajita"/>
          </w:rPr>
          <w:delText xml:space="preserve"> (i.e., </w:delText>
        </w:r>
      </w:del>
      <w:del w:id="1261" w:author="Emily Smith-Greenaway" w:date="2020-08-08T08:45:00Z">
        <w:r w:rsidR="00A67263" w:rsidRPr="00266175" w:rsidDel="00AD1AE7">
          <w:rPr>
            <w:rFonts w:ascii="Aparajita" w:hAnsi="Aparajita" w:cs="Aparajita"/>
          </w:rPr>
          <w:delText>10</w:delText>
        </w:r>
      </w:del>
      <w:ins w:id="1262" w:author="Emily Smith-Greenaway" w:date="2020-08-09T15:34:00Z">
        <w:r w:rsidR="00632182">
          <w:rPr>
            <w:rFonts w:ascii="Aparajita" w:hAnsi="Aparajita" w:cs="Aparajita"/>
          </w:rPr>
          <w:t xml:space="preserve">5 </w:t>
        </w:r>
      </w:ins>
      <w:del w:id="1263" w:author="Emily Smith-Greenaway" w:date="2020-08-09T15:34:00Z">
        <w:r w:rsidR="00A67263" w:rsidRPr="00266175" w:rsidDel="00632182">
          <w:rPr>
            <w:rFonts w:ascii="Aparajita" w:hAnsi="Aparajita" w:cs="Aparajita"/>
          </w:rPr>
          <w:delText xml:space="preserve"> </w:delText>
        </w:r>
      </w:del>
      <w:r w:rsidR="00A67263" w:rsidRPr="00266175">
        <w:rPr>
          <w:rFonts w:ascii="Aparajita" w:hAnsi="Aparajita" w:cs="Aparajita"/>
        </w:rPr>
        <w:t>per 1,000</w:t>
      </w:r>
      <w:del w:id="1264" w:author="Emily Smith-Greenaway" w:date="2020-08-08T08:42:00Z">
        <w:r w:rsidR="00A67263" w:rsidRPr="00266175" w:rsidDel="00AD1AE7">
          <w:rPr>
            <w:rFonts w:ascii="Aparajita" w:hAnsi="Aparajita" w:cs="Aparajita"/>
          </w:rPr>
          <w:delText>)</w:delText>
        </w:r>
      </w:del>
      <w:r w:rsidR="00A67263" w:rsidRPr="00266175">
        <w:rPr>
          <w:rFonts w:ascii="Aparajita" w:hAnsi="Aparajita" w:cs="Aparajita"/>
        </w:rPr>
        <w:t xml:space="preserve"> of mothers 20-44 and </w:t>
      </w:r>
      <w:del w:id="1265" w:author="Emily Smith-Greenaway" w:date="2020-08-08T08:42:00Z">
        <w:r w:rsidR="00A67263" w:rsidRPr="00266175" w:rsidDel="00AD1AE7">
          <w:rPr>
            <w:rFonts w:ascii="Aparajita" w:hAnsi="Aparajita" w:cs="Aparajita"/>
          </w:rPr>
          <w:delText>2%</w:delText>
        </w:r>
      </w:del>
      <w:ins w:id="1266" w:author="Emily Smith-Greenaway" w:date="2020-08-08T13:42:00Z">
        <w:r w:rsidR="00D050D4">
          <w:rPr>
            <w:rFonts w:ascii="Aparajita" w:hAnsi="Aparajita" w:cs="Aparajita"/>
          </w:rPr>
          <w:t>20</w:t>
        </w:r>
      </w:ins>
      <w:ins w:id="1267" w:author="Emily Smith-Greenaway" w:date="2020-08-08T08:42:00Z">
        <w:r w:rsidR="00AD1AE7">
          <w:rPr>
            <w:rFonts w:ascii="Aparajita" w:hAnsi="Aparajita" w:cs="Aparajita"/>
          </w:rPr>
          <w:t xml:space="preserve"> per 1,000</w:t>
        </w:r>
      </w:ins>
      <w:r w:rsidR="00A67263" w:rsidRPr="00266175">
        <w:rPr>
          <w:rFonts w:ascii="Aparajita" w:hAnsi="Aparajita" w:cs="Aparajita"/>
        </w:rPr>
        <w:t xml:space="preserve"> </w:t>
      </w:r>
      <w:ins w:id="1268" w:author="Emily Smith-Greenaway" w:date="2020-08-08T08:42:00Z">
        <w:r w:rsidR="00AD1AE7">
          <w:rPr>
            <w:rFonts w:ascii="Aparajita" w:hAnsi="Aparajita" w:cs="Aparajita"/>
          </w:rPr>
          <w:t>m</w:t>
        </w:r>
      </w:ins>
      <w:del w:id="1269" w:author="Emily Smith-Greenaway" w:date="2020-08-08T08:42:00Z">
        <w:r w:rsidR="00A67263" w:rsidRPr="00266175" w:rsidDel="00AD1AE7">
          <w:rPr>
            <w:rFonts w:ascii="Aparajita" w:hAnsi="Aparajita" w:cs="Aparajita"/>
          </w:rPr>
          <w:delText>of m</w:delText>
        </w:r>
      </w:del>
      <w:r w:rsidR="00A67263" w:rsidRPr="00266175">
        <w:rPr>
          <w:rFonts w:ascii="Aparajita" w:hAnsi="Aparajita" w:cs="Aparajita"/>
        </w:rPr>
        <w:t xml:space="preserve">others 45-49 </w:t>
      </w:r>
      <w:del w:id="1270" w:author="Emily Smith-Greenaway" w:date="2020-08-08T08:42:00Z">
        <w:r w:rsidR="00A67263" w:rsidRPr="00266175" w:rsidDel="00AD1AE7">
          <w:rPr>
            <w:rFonts w:ascii="Aparajita" w:hAnsi="Aparajita" w:cs="Aparajita"/>
          </w:rPr>
          <w:delText xml:space="preserve">(i.e., 20 per 1,000 mothers ages 45-49) </w:delText>
        </w:r>
      </w:del>
      <w:r w:rsidR="00DC0D12" w:rsidRPr="00266175">
        <w:rPr>
          <w:rFonts w:ascii="Aparajita" w:hAnsi="Aparajita" w:cs="Aparajita"/>
        </w:rPr>
        <w:t>have ever lost an infan</w:t>
      </w:r>
      <w:r w:rsidR="00A67263" w:rsidRPr="00266175">
        <w:rPr>
          <w:rFonts w:ascii="Aparajita" w:hAnsi="Aparajita" w:cs="Aparajita"/>
        </w:rPr>
        <w:t>t</w:t>
      </w:r>
      <w:ins w:id="1271" w:author="Emily Smith-Greenaway" w:date="2020-08-09T15:34:00Z">
        <w:r w:rsidR="00632182">
          <w:rPr>
            <w:rFonts w:ascii="Aparajita" w:hAnsi="Aparajita" w:cs="Aparajita"/>
          </w:rPr>
          <w:t xml:space="preserve"> (Hong Kong, Singapore, Iceland, Japan, Fin</w:t>
        </w:r>
      </w:ins>
      <w:ins w:id="1272" w:author="Emily Smith-Greenaway" w:date="2020-08-09T15:35:00Z">
        <w:r w:rsidR="00632182">
          <w:rPr>
            <w:rFonts w:ascii="Aparajita" w:hAnsi="Aparajita" w:cs="Aparajita"/>
          </w:rPr>
          <w:t>land, Sweden, Slovenia, Spain, Republic of Korea, Czech Republic, Italy, Norway, Portugal)</w:t>
        </w:r>
      </w:ins>
      <w:r w:rsidR="00DC0D12" w:rsidRPr="00266175">
        <w:rPr>
          <w:rFonts w:ascii="Aparajita" w:hAnsi="Aparajita" w:cs="Aparajita"/>
        </w:rPr>
        <w:t xml:space="preserve">. </w:t>
      </w:r>
      <w:ins w:id="1273" w:author="Emily Smith-Greenaway" w:date="2020-08-08T13:41:00Z">
        <w:r w:rsidR="00D050D4">
          <w:rPr>
            <w:rFonts w:ascii="Aparajita" w:hAnsi="Aparajita" w:cs="Aparajita"/>
          </w:rPr>
          <w:t xml:space="preserve">The </w:t>
        </w:r>
      </w:ins>
      <w:ins w:id="1274" w:author="Emily Smith-Greenaway" w:date="2020-08-09T15:34:00Z">
        <w:r w:rsidR="00632182">
          <w:rPr>
            <w:rFonts w:ascii="Aparajita" w:hAnsi="Aparajita" w:cs="Aparajita"/>
          </w:rPr>
          <w:t>mIM is slightly higher in the</w:t>
        </w:r>
      </w:ins>
      <w:ins w:id="1275" w:author="Emily Smith-Greenaway" w:date="2020-08-08T13:41:00Z">
        <w:r w:rsidR="00D050D4">
          <w:rPr>
            <w:rFonts w:ascii="Aparajita" w:hAnsi="Aparajita" w:cs="Aparajita"/>
          </w:rPr>
          <w:t xml:space="preserve"> U</w:t>
        </w:r>
      </w:ins>
      <w:ins w:id="1276" w:author="Emily Smith-Greenaway" w:date="2020-08-08T13:42:00Z">
        <w:r w:rsidR="00D050D4">
          <w:rPr>
            <w:rFonts w:ascii="Aparajita" w:hAnsi="Aparajita" w:cs="Aparajita"/>
          </w:rPr>
          <w:t>nited States:</w:t>
        </w:r>
      </w:ins>
      <w:ins w:id="1277" w:author="Emily Smith-Greenaway" w:date="2020-08-08T07:56:00Z">
        <w:r w:rsidR="00371195">
          <w:rPr>
            <w:rFonts w:ascii="Aparajita" w:hAnsi="Aparajita" w:cs="Aparajita"/>
          </w:rPr>
          <w:t xml:space="preserve"> </w:t>
        </w:r>
      </w:ins>
      <w:ins w:id="1278" w:author="Emily Smith-Greenaway" w:date="2020-08-08T23:56:00Z">
        <w:r w:rsidR="00F13C9E">
          <w:rPr>
            <w:rFonts w:ascii="Aparajita" w:hAnsi="Aparajita" w:cs="Aparajita"/>
          </w:rPr>
          <w:t xml:space="preserve">NSFG survey estimates </w:t>
        </w:r>
      </w:ins>
      <w:ins w:id="1279" w:author="Emily Smith-Greenaway" w:date="2020-08-08T15:45:00Z">
        <w:r w:rsidR="00CA6B00" w:rsidRPr="00B8525F">
          <w:rPr>
            <w:rFonts w:ascii="Aparajita" w:hAnsi="Aparajita" w:cs="Aparajita"/>
          </w:rPr>
          <w:t>7.2 per 1,000 in US have lost a child</w:t>
        </w:r>
      </w:ins>
      <w:ins w:id="1280" w:author="Emily Smith-Greenaway" w:date="2020-08-08T23:56:00Z">
        <w:r w:rsidR="00190B34">
          <w:rPr>
            <w:rFonts w:ascii="Aparajita" w:hAnsi="Aparajita" w:cs="Aparajita"/>
          </w:rPr>
          <w:t>,</w:t>
        </w:r>
      </w:ins>
      <w:ins w:id="1281" w:author="Emily Smith-Greenaway" w:date="2020-08-08T15:45:00Z">
        <w:r w:rsidR="00CA6B00" w:rsidRPr="00B8525F">
          <w:rPr>
            <w:rFonts w:ascii="Aparajita" w:hAnsi="Aparajita" w:cs="Aparajita"/>
          </w:rPr>
          <w:t xml:space="preserve"> with the kin-cohort approach yielding a slightly higher estimate of 12.1 per 1,000, a difference </w:t>
        </w:r>
      </w:ins>
      <w:ins w:id="1282" w:author="Emily Smith-Greenaway" w:date="2020-08-09T15:15:00Z">
        <w:r w:rsidR="00B73AB2">
          <w:rPr>
            <w:rFonts w:ascii="Aparajita" w:hAnsi="Aparajita" w:cs="Aparajita"/>
          </w:rPr>
          <w:t xml:space="preserve">of </w:t>
        </w:r>
      </w:ins>
      <w:ins w:id="1283" w:author="Emily Smith-Greenaway" w:date="2020-08-09T15:16:00Z">
        <w:r w:rsidR="00DD5162">
          <w:rPr>
            <w:rFonts w:ascii="Aparajita" w:hAnsi="Aparajita" w:cs="Aparajita"/>
          </w:rPr>
          <w:t>0</w:t>
        </w:r>
      </w:ins>
      <w:ins w:id="1284" w:author="Emily Smith-Greenaway" w:date="2020-08-08T15:45:00Z">
        <w:r w:rsidR="00CA6B00" w:rsidRPr="00B8525F">
          <w:rPr>
            <w:rFonts w:ascii="Aparajita" w:hAnsi="Aparajita" w:cs="Aparajita"/>
          </w:rPr>
          <w:t>.5 percentage point</w:t>
        </w:r>
      </w:ins>
      <w:ins w:id="1285" w:author="Emily Smith-Greenaway" w:date="2020-08-09T15:09:00Z">
        <w:r w:rsidR="00B00A7F">
          <w:rPr>
            <w:rFonts w:ascii="Aparajita" w:hAnsi="Aparajita" w:cs="Aparajita"/>
          </w:rPr>
          <w:t>s</w:t>
        </w:r>
      </w:ins>
      <w:ins w:id="1286" w:author="Emily Smith-Greenaway" w:date="2020-08-08T15:45:00Z">
        <w:r w:rsidR="00CA6B00" w:rsidRPr="00B8525F">
          <w:rPr>
            <w:rFonts w:ascii="Aparajita" w:hAnsi="Aparajita" w:cs="Aparajita"/>
          </w:rPr>
          <w:t xml:space="preserve">. </w:t>
        </w:r>
      </w:ins>
    </w:p>
    <w:p w14:paraId="70BBEDB5" w14:textId="6179469F" w:rsidR="00ED51A4" w:rsidRPr="00266175" w:rsidDel="00B93C37" w:rsidRDefault="00D61E95">
      <w:pPr>
        <w:ind w:firstLine="720"/>
        <w:rPr>
          <w:del w:id="1287" w:author="Emily Smith-Greenaway" w:date="2020-08-09T00:07:00Z"/>
          <w:rFonts w:ascii="Aparajita" w:hAnsi="Aparajita" w:cs="Aparajita"/>
        </w:rPr>
        <w:pPrChange w:id="1288" w:author="Emily Smith-Greenaway" w:date="2020-08-09T15:22:00Z">
          <w:pPr/>
        </w:pPrChange>
      </w:pPr>
      <w:ins w:id="1289" w:author="Emily Smith-Greenaway" w:date="2020-08-10T08:03:00Z">
        <w:r>
          <w:rPr>
            <w:rFonts w:ascii="Aparajita" w:hAnsi="Aparajita" w:cs="Aparajita"/>
          </w:rPr>
          <w:t>A</w:t>
        </w:r>
      </w:ins>
      <w:ins w:id="1290" w:author="Emily Smith-Greenaway" w:date="2020-08-09T15:36:00Z">
        <w:r w:rsidR="00632182">
          <w:rPr>
            <w:rFonts w:ascii="Aparajita" w:hAnsi="Aparajita" w:cs="Aparajita"/>
          </w:rPr>
          <w:t xml:space="preserve">s many as </w:t>
        </w:r>
      </w:ins>
      <w:ins w:id="1291" w:author="Emily Smith-Greenaway" w:date="2020-08-08T09:00:00Z">
        <w:r w:rsidR="003B178E">
          <w:rPr>
            <w:rFonts w:ascii="Aparajita" w:hAnsi="Aparajita" w:cs="Aparajita"/>
          </w:rPr>
          <w:t xml:space="preserve">50 countries have mIM values </w:t>
        </w:r>
      </w:ins>
      <w:ins w:id="1292" w:author="Emily Smith-Greenaway" w:date="2020-08-08T23:58:00Z">
        <w:r w:rsidR="00197349">
          <w:rPr>
            <w:rFonts w:ascii="Aparajita" w:hAnsi="Aparajita" w:cs="Aparajita"/>
          </w:rPr>
          <w:t>exceeding 120 per 1,000 mothers ages 20-44 years old</w:t>
        </w:r>
      </w:ins>
      <w:ins w:id="1293" w:author="Emily Smith-Greenaway" w:date="2020-08-09T15:16:00Z">
        <w:r w:rsidR="00DD5162">
          <w:rPr>
            <w:rFonts w:ascii="Aparajita" w:hAnsi="Aparajita" w:cs="Aparajita"/>
          </w:rPr>
          <w:t>, meaning that ten or more</w:t>
        </w:r>
      </w:ins>
      <w:ins w:id="1294" w:author="Emily Smith-Greenaway" w:date="2020-08-09T15:17:00Z">
        <w:r w:rsidR="00DD5162">
          <w:rPr>
            <w:rFonts w:ascii="Aparajita" w:hAnsi="Aparajita" w:cs="Aparajita"/>
          </w:rPr>
          <w:t xml:space="preserve"> times as many mothers have experienced an infant death than in the US. </w:t>
        </w:r>
      </w:ins>
      <w:ins w:id="1295" w:author="Emily Smith-Greenaway" w:date="2020-08-09T00:05:00Z">
        <w:r w:rsidR="00FA0EBA">
          <w:rPr>
            <w:rFonts w:ascii="Aparajita" w:hAnsi="Aparajita" w:cs="Aparajita"/>
          </w:rPr>
          <w:t xml:space="preserve">In 16 countries in </w:t>
        </w:r>
      </w:ins>
      <w:ins w:id="1296" w:author="Emily Smith-Greenaway" w:date="2020-08-10T08:04:00Z">
        <w:r>
          <w:rPr>
            <w:rFonts w:ascii="Aparajita" w:hAnsi="Aparajita" w:cs="Aparajita"/>
          </w:rPr>
          <w:t xml:space="preserve">the Middle East </w:t>
        </w:r>
      </w:ins>
      <w:del w:id="1297" w:author="Emily Smith-Greenaway" w:date="2020-08-08T09:00:00Z">
        <w:r w:rsidR="00D84AE6" w:rsidRPr="00FA0EBA" w:rsidDel="003B178E">
          <w:rPr>
            <w:rFonts w:ascii="Aparajita" w:hAnsi="Aparajita" w:cs="Aparajita"/>
          </w:rPr>
          <w:delText>Yet, i</w:delText>
        </w:r>
      </w:del>
      <w:del w:id="1298" w:author="Emily Smith-Greenaway" w:date="2020-08-08T15:48:00Z">
        <w:r w:rsidR="00D84AE6" w:rsidRPr="00FA0EBA" w:rsidDel="00CA6B00">
          <w:rPr>
            <w:rFonts w:ascii="Aparajita" w:hAnsi="Aparajita" w:cs="Aparajita"/>
          </w:rPr>
          <w:delText>n more than half of the</w:delText>
        </w:r>
        <w:r w:rsidR="00A67263" w:rsidRPr="00FA0EBA" w:rsidDel="00CA6B00">
          <w:rPr>
            <w:rFonts w:ascii="Aparajita" w:hAnsi="Aparajita" w:cs="Aparajita"/>
          </w:rPr>
          <w:delText xml:space="preserve"> 168</w:delText>
        </w:r>
        <w:r w:rsidR="00D84AE6" w:rsidRPr="00FA0EBA" w:rsidDel="00CA6B00">
          <w:rPr>
            <w:rFonts w:ascii="Aparajita" w:hAnsi="Aparajita" w:cs="Aparajita"/>
          </w:rPr>
          <w:delText xml:space="preserve"> countries, over 4</w:delText>
        </w:r>
        <w:r w:rsidR="000142D1" w:rsidRPr="00FA0EBA" w:rsidDel="00CA6B00">
          <w:rPr>
            <w:rFonts w:ascii="Aparajita" w:hAnsi="Aparajita" w:cs="Aparajita"/>
          </w:rPr>
          <w:delText>5</w:delText>
        </w:r>
        <w:r w:rsidR="00D84AE6" w:rsidRPr="00FA0EBA" w:rsidDel="00CA6B00">
          <w:rPr>
            <w:rFonts w:ascii="Aparajita" w:hAnsi="Aparajita" w:cs="Aparajita"/>
          </w:rPr>
          <w:delText xml:space="preserve"> </w:delText>
        </w:r>
        <w:r w:rsidR="00A67263" w:rsidRPr="00FA0EBA" w:rsidDel="00CA6B00">
          <w:rPr>
            <w:rFonts w:ascii="Aparajita" w:hAnsi="Aparajita" w:cs="Aparajita"/>
          </w:rPr>
          <w:delText xml:space="preserve">per 1,000 </w:delText>
        </w:r>
        <w:r w:rsidR="00DC0D12" w:rsidRPr="00FA0EBA" w:rsidDel="00CA6B00">
          <w:rPr>
            <w:rFonts w:ascii="Aparajita" w:hAnsi="Aparajita" w:cs="Aparajita"/>
          </w:rPr>
          <w:delText xml:space="preserve">young </w:delText>
        </w:r>
        <w:r w:rsidR="00D84AE6" w:rsidRPr="00FA0EBA" w:rsidDel="00CA6B00">
          <w:rPr>
            <w:rFonts w:ascii="Aparajita" w:hAnsi="Aparajita" w:cs="Aparajita"/>
          </w:rPr>
          <w:delText xml:space="preserve">mothers </w:delText>
        </w:r>
        <w:r w:rsidR="00DC0D12" w:rsidRPr="00FA0EBA" w:rsidDel="00CA6B00">
          <w:rPr>
            <w:rFonts w:ascii="Aparajita" w:hAnsi="Aparajita" w:cs="Aparajita"/>
          </w:rPr>
          <w:delText xml:space="preserve">and 160 </w:delText>
        </w:r>
        <w:r w:rsidR="00A67263" w:rsidRPr="00FA0EBA" w:rsidDel="00CA6B00">
          <w:rPr>
            <w:rFonts w:ascii="Aparajita" w:hAnsi="Aparajita" w:cs="Aparajita"/>
          </w:rPr>
          <w:delText xml:space="preserve">per 1,000 </w:delText>
        </w:r>
        <w:r w:rsidR="00DC0D12" w:rsidRPr="00FA0EBA" w:rsidDel="00CA6B00">
          <w:rPr>
            <w:rFonts w:ascii="Aparajita" w:hAnsi="Aparajita" w:cs="Aparajita"/>
          </w:rPr>
          <w:delText xml:space="preserve">older mothers </w:delText>
        </w:r>
        <w:r w:rsidR="000142D1" w:rsidRPr="00FA0EBA" w:rsidDel="00CA6B00">
          <w:rPr>
            <w:rFonts w:ascii="Aparajita" w:hAnsi="Aparajita" w:cs="Aparajita"/>
          </w:rPr>
          <w:delText xml:space="preserve">have </w:delText>
        </w:r>
        <w:r w:rsidR="00A67263" w:rsidRPr="00FA0EBA" w:rsidDel="00CA6B00">
          <w:rPr>
            <w:rFonts w:ascii="Aparajita" w:hAnsi="Aparajita" w:cs="Aparajita"/>
          </w:rPr>
          <w:delText>experienced an infant die</w:delText>
        </w:r>
        <w:r w:rsidR="000142D1" w:rsidRPr="00FA0EBA" w:rsidDel="00CA6B00">
          <w:rPr>
            <w:rFonts w:ascii="Aparajita" w:hAnsi="Aparajita" w:cs="Aparajita"/>
          </w:rPr>
          <w:delText xml:space="preserve">. </w:delText>
        </w:r>
      </w:del>
      <w:del w:id="1299" w:author="Emily Smith-Greenaway" w:date="2020-08-09T00:05:00Z">
        <w:r w:rsidR="003106F3" w:rsidRPr="00FA0EBA" w:rsidDel="00FA0EBA">
          <w:rPr>
            <w:rFonts w:ascii="Aparajita" w:hAnsi="Aparajita" w:cs="Aparajita"/>
          </w:rPr>
          <w:delText>T</w:delText>
        </w:r>
        <w:r w:rsidR="001B3AD3" w:rsidRPr="00FA0EBA" w:rsidDel="00FA0EBA">
          <w:rPr>
            <w:rFonts w:ascii="Aparajita" w:hAnsi="Aparajita" w:cs="Aparajita"/>
          </w:rPr>
          <w:delText xml:space="preserve">hroughout the </w:delText>
        </w:r>
      </w:del>
      <w:del w:id="1300" w:author="Emily Smith-Greenaway" w:date="2020-08-09T15:17:00Z">
        <w:r w:rsidR="001B3AD3" w:rsidRPr="00FA0EBA" w:rsidDel="00DD5162">
          <w:rPr>
            <w:rFonts w:ascii="Aparajita" w:hAnsi="Aparajita" w:cs="Aparajita"/>
          </w:rPr>
          <w:delText>Middle East and Northern</w:delText>
        </w:r>
      </w:del>
      <w:del w:id="1301" w:author="Emily Smith-Greenaway" w:date="2020-08-10T08:04:00Z">
        <w:r w:rsidR="001B3AD3" w:rsidRPr="00FA0EBA" w:rsidDel="00D61E95">
          <w:rPr>
            <w:rFonts w:ascii="Aparajita" w:hAnsi="Aparajita" w:cs="Aparajita"/>
          </w:rPr>
          <w:delText xml:space="preserve"> </w:delText>
        </w:r>
      </w:del>
      <w:r w:rsidR="001B3AD3" w:rsidRPr="00FA0EBA">
        <w:rPr>
          <w:rFonts w:ascii="Aparajita" w:hAnsi="Aparajita" w:cs="Aparajita"/>
        </w:rPr>
        <w:t xml:space="preserve">and </w:t>
      </w:r>
      <w:ins w:id="1302" w:author="Emily Smith-Greenaway" w:date="2020-08-10T08:04:00Z">
        <w:r>
          <w:rPr>
            <w:rFonts w:ascii="Aparajita" w:hAnsi="Aparajita" w:cs="Aparajita"/>
          </w:rPr>
          <w:t xml:space="preserve">sub-Saharan </w:t>
        </w:r>
      </w:ins>
      <w:del w:id="1303" w:author="Emily Smith-Greenaway" w:date="2020-08-09T15:17:00Z">
        <w:r w:rsidR="001B3AD3" w:rsidRPr="00FA0EBA" w:rsidDel="00DD5162">
          <w:rPr>
            <w:rFonts w:ascii="Aparajita" w:hAnsi="Aparajita" w:cs="Aparajita"/>
          </w:rPr>
          <w:delText xml:space="preserve">sub-Saharan </w:delText>
        </w:r>
      </w:del>
      <w:r w:rsidR="001B3AD3" w:rsidRPr="00FA0EBA">
        <w:rPr>
          <w:rFonts w:ascii="Aparajita" w:hAnsi="Aparajita" w:cs="Aparajita"/>
        </w:rPr>
        <w:t>Africa,</w:t>
      </w:r>
      <w:r w:rsidR="000142D1" w:rsidRPr="00FA0EBA">
        <w:rPr>
          <w:rFonts w:ascii="Aparajita" w:hAnsi="Aparajita" w:cs="Aparajita"/>
        </w:rPr>
        <w:t xml:space="preserve"> more than </w:t>
      </w:r>
      <w:del w:id="1304" w:author="Emily Smith-Greenaway" w:date="2020-08-09T00:05:00Z">
        <w:r w:rsidR="000142D1" w:rsidRPr="00FA0EBA" w:rsidDel="00FA0EBA">
          <w:rPr>
            <w:rFonts w:ascii="Aparajita" w:hAnsi="Aparajita" w:cs="Aparajita"/>
          </w:rPr>
          <w:delText xml:space="preserve">150 </w:delText>
        </w:r>
      </w:del>
      <w:ins w:id="1305" w:author="Emily Smith-Greenaway" w:date="2020-08-09T00:05:00Z">
        <w:r w:rsidR="00FA0EBA" w:rsidRPr="00FA0EBA">
          <w:rPr>
            <w:rFonts w:ascii="Aparajita" w:hAnsi="Aparajita" w:cs="Aparajita"/>
            <w:rPrChange w:id="1306" w:author="Emily Smith-Greenaway" w:date="2020-08-09T00:06:00Z">
              <w:rPr>
                <w:rFonts w:ascii="Aparajita" w:hAnsi="Aparajita" w:cs="Aparajita"/>
                <w:highlight w:val="yellow"/>
              </w:rPr>
            </w:rPrChange>
          </w:rPr>
          <w:t>20</w:t>
        </w:r>
        <w:r w:rsidR="00FA0EBA" w:rsidRPr="006D2A78">
          <w:rPr>
            <w:rFonts w:ascii="Aparajita" w:hAnsi="Aparajita" w:cs="Aparajita"/>
          </w:rPr>
          <w:t xml:space="preserve">0 </w:t>
        </w:r>
      </w:ins>
      <w:r w:rsidR="00A67263" w:rsidRPr="006D2A78">
        <w:rPr>
          <w:rFonts w:ascii="Aparajita" w:hAnsi="Aparajita" w:cs="Aparajita"/>
        </w:rPr>
        <w:t xml:space="preserve">per 1,000 </w:t>
      </w:r>
      <w:r w:rsidR="00F23A15" w:rsidRPr="006D2A78">
        <w:rPr>
          <w:rFonts w:ascii="Aparajita" w:hAnsi="Aparajita" w:cs="Aparajita"/>
        </w:rPr>
        <w:t xml:space="preserve">younger mothers </w:t>
      </w:r>
      <w:del w:id="1307" w:author="Emily Smith-Greenaway" w:date="2020-08-09T00:06:00Z">
        <w:r w:rsidR="00F23A15" w:rsidRPr="00FA0EBA" w:rsidDel="00FA0EBA">
          <w:rPr>
            <w:rFonts w:ascii="Aparajita" w:hAnsi="Aparajita" w:cs="Aparajita"/>
          </w:rPr>
          <w:delText>and over 300</w:delText>
        </w:r>
        <w:r w:rsidR="00A67263" w:rsidRPr="00FA0EBA" w:rsidDel="00FA0EBA">
          <w:rPr>
            <w:rFonts w:ascii="Aparajita" w:hAnsi="Aparajita" w:cs="Aparajita"/>
          </w:rPr>
          <w:delText xml:space="preserve"> per 1,000</w:delText>
        </w:r>
        <w:r w:rsidR="00F23A15" w:rsidRPr="00FA0EBA" w:rsidDel="00FA0EBA">
          <w:rPr>
            <w:rFonts w:ascii="Aparajita" w:hAnsi="Aparajita" w:cs="Aparajita"/>
          </w:rPr>
          <w:delText xml:space="preserve"> older mothers </w:delText>
        </w:r>
      </w:del>
      <w:r w:rsidR="000142D1" w:rsidRPr="00FA0EBA">
        <w:rPr>
          <w:rFonts w:ascii="Aparajita" w:hAnsi="Aparajita" w:cs="Aparajita"/>
        </w:rPr>
        <w:t>have</w:t>
      </w:r>
      <w:r w:rsidR="008A0317" w:rsidRPr="00FA0EBA">
        <w:rPr>
          <w:rFonts w:ascii="Aparajita" w:hAnsi="Aparajita" w:cs="Aparajita"/>
        </w:rPr>
        <w:t xml:space="preserve"> ever</w:t>
      </w:r>
      <w:r w:rsidR="000142D1" w:rsidRPr="00FA0EBA">
        <w:rPr>
          <w:rFonts w:ascii="Aparajita" w:hAnsi="Aparajita" w:cs="Aparajita"/>
        </w:rPr>
        <w:t xml:space="preserve"> </w:t>
      </w:r>
      <w:r w:rsidR="00A67263" w:rsidRPr="00FA0EBA">
        <w:rPr>
          <w:rFonts w:ascii="Aparajita" w:hAnsi="Aparajita" w:cs="Aparajita"/>
        </w:rPr>
        <w:t>lost an infant</w:t>
      </w:r>
      <w:ins w:id="1308" w:author="Emily Smith-Greenaway" w:date="2020-08-09T15:18:00Z">
        <w:r w:rsidR="00DD5162">
          <w:rPr>
            <w:rFonts w:ascii="Aparajita" w:hAnsi="Aparajita" w:cs="Aparajita"/>
          </w:rPr>
          <w:t xml:space="preserve"> </w:t>
        </w:r>
      </w:ins>
      <w:ins w:id="1309" w:author="Emily Smith-Greenaway" w:date="2020-08-09T15:19:00Z">
        <w:r w:rsidR="00DD5162">
          <w:rPr>
            <w:rFonts w:ascii="Aparajita" w:hAnsi="Aparajita" w:cs="Aparajita"/>
          </w:rPr>
          <w:t>(</w:t>
        </w:r>
      </w:ins>
      <w:ins w:id="1310" w:author="Emily Smith-Greenaway" w:date="2020-08-10T08:04:00Z">
        <w:r>
          <w:rPr>
            <w:rFonts w:ascii="Aparajita" w:hAnsi="Aparajita" w:cs="Aparajita"/>
          </w:rPr>
          <w:t xml:space="preserve">i.e., </w:t>
        </w:r>
      </w:ins>
      <w:ins w:id="1311" w:author="Emily Smith-Greenaway" w:date="2020-08-09T15:19:00Z">
        <w:r w:rsidR="00DD5162">
          <w:rPr>
            <w:rFonts w:ascii="Aparajita" w:hAnsi="Aparajita" w:cs="Aparajita"/>
          </w:rPr>
          <w:t xml:space="preserve">Afghanistan, Burkina Faso, Central African </w:t>
        </w:r>
      </w:ins>
      <w:ins w:id="1312" w:author="Emily Smith-Greenaway" w:date="2020-08-09T15:20:00Z">
        <w:r w:rsidR="00DD5162">
          <w:rPr>
            <w:rFonts w:ascii="Aparajita" w:hAnsi="Aparajita" w:cs="Aparajita"/>
          </w:rPr>
          <w:t xml:space="preserve">Republic, Chad, </w:t>
        </w:r>
      </w:ins>
      <w:ins w:id="1313" w:author="Emily Smith-Greenaway" w:date="2020-08-09T15:19:00Z">
        <w:r w:rsidR="00DD5162">
          <w:rPr>
            <w:rFonts w:ascii="Aparajita" w:hAnsi="Aparajita" w:cs="Aparajita"/>
          </w:rPr>
          <w:t xml:space="preserve">Democratic Republic of the Congo, Ethiopia, Equatorial Guinea, </w:t>
        </w:r>
      </w:ins>
      <w:ins w:id="1314" w:author="Emily Smith-Greenaway" w:date="2020-08-09T15:20:00Z">
        <w:r w:rsidR="00DD5162">
          <w:rPr>
            <w:rFonts w:ascii="Aparajita" w:hAnsi="Aparajita" w:cs="Aparajita"/>
          </w:rPr>
          <w:t>Guinea ,</w:t>
        </w:r>
      </w:ins>
      <w:ins w:id="1315" w:author="Emily Smith-Greenaway" w:date="2020-08-09T15:19:00Z">
        <w:r w:rsidR="00DD5162">
          <w:rPr>
            <w:rFonts w:ascii="Aparajita" w:hAnsi="Aparajita" w:cs="Aparajita"/>
          </w:rPr>
          <w:t xml:space="preserve">Liberia, Niger, Nigeria, Guinea-Bissau, Mozambique, </w:t>
        </w:r>
      </w:ins>
      <w:ins w:id="1316" w:author="Emily Smith-Greenaway" w:date="2020-08-09T15:20:00Z">
        <w:r w:rsidR="00DD5162">
          <w:rPr>
            <w:rFonts w:ascii="Aparajita" w:hAnsi="Aparajita" w:cs="Aparajita"/>
          </w:rPr>
          <w:t xml:space="preserve">Sierra Leone, Somalia, </w:t>
        </w:r>
      </w:ins>
      <w:ins w:id="1317" w:author="Emily Smith-Greenaway" w:date="2020-08-09T15:19:00Z">
        <w:r w:rsidR="00DD5162">
          <w:rPr>
            <w:rFonts w:ascii="Aparajita" w:hAnsi="Aparajita" w:cs="Aparajita"/>
          </w:rPr>
          <w:t>South Sudan</w:t>
        </w:r>
      </w:ins>
      <w:ins w:id="1318" w:author="Emily Smith-Greenaway" w:date="2020-08-09T15:20:00Z">
        <w:r w:rsidR="00DD5162">
          <w:rPr>
            <w:rFonts w:ascii="Aparajita" w:hAnsi="Aparajita" w:cs="Aparajita"/>
          </w:rPr>
          <w:t>)</w:t>
        </w:r>
      </w:ins>
      <w:r w:rsidR="000142D1" w:rsidRPr="0050243A">
        <w:rPr>
          <w:rFonts w:ascii="Aparajita" w:hAnsi="Aparajita" w:cs="Aparajita"/>
        </w:rPr>
        <w:t>.</w:t>
      </w:r>
      <w:r w:rsidR="000142D1" w:rsidRPr="00266175">
        <w:rPr>
          <w:rFonts w:ascii="Aparajita" w:hAnsi="Aparajita" w:cs="Aparajita"/>
        </w:rPr>
        <w:t xml:space="preserve"> </w:t>
      </w:r>
      <w:ins w:id="1319" w:author="Emily Smith-Greenaway" w:date="2020-08-09T15:20:00Z">
        <w:r w:rsidR="00DD5162">
          <w:rPr>
            <w:rFonts w:ascii="Aparajita" w:hAnsi="Aparajita" w:cs="Aparajita"/>
          </w:rPr>
          <w:t>Several of these countries have among the highest infant mortality rates, yet, that 20% of</w:t>
        </w:r>
      </w:ins>
      <w:ins w:id="1320" w:author="Emily Smith-Greenaway" w:date="2020-08-09T15:21:00Z">
        <w:r w:rsidR="00DD5162">
          <w:rPr>
            <w:rFonts w:ascii="Aparajita" w:hAnsi="Aparajita" w:cs="Aparajita"/>
          </w:rPr>
          <w:t xml:space="preserve"> younger mothers have lost a</w:t>
        </w:r>
      </w:ins>
      <w:ins w:id="1321" w:author="Emily Smith-Greenaway" w:date="2020-08-10T08:05:00Z">
        <w:r>
          <w:rPr>
            <w:rFonts w:ascii="Aparajita" w:hAnsi="Aparajita" w:cs="Aparajita"/>
          </w:rPr>
          <w:t>n infant</w:t>
        </w:r>
      </w:ins>
      <w:ins w:id="1322" w:author="Emily Smith-Greenaway" w:date="2020-08-09T15:21:00Z">
        <w:r w:rsidR="00DD5162">
          <w:rPr>
            <w:rFonts w:ascii="Aparajita" w:hAnsi="Aparajita" w:cs="Aparajita"/>
          </w:rPr>
          <w:t xml:space="preserve"> is jarring. </w:t>
        </w:r>
      </w:ins>
      <w:ins w:id="1323" w:author="Emily Smith-Greenaway" w:date="2020-08-09T15:22:00Z">
        <w:r w:rsidR="00DD5162">
          <w:rPr>
            <w:rFonts w:ascii="Aparajita" w:hAnsi="Aparajita" w:cs="Aparajita"/>
          </w:rPr>
          <w:t>T</w:t>
        </w:r>
      </w:ins>
      <w:moveFromRangeStart w:id="1324" w:author="Emily Smith-Greenaway" w:date="2020-08-09T00:13:00Z" w:name="move47824416"/>
      <w:moveFrom w:id="1325" w:author="Emily Smith-Greenaway" w:date="2020-08-09T00:13:00Z">
        <w:del w:id="1326" w:author="Emily Smith-Greenaway" w:date="2020-08-09T15:22:00Z">
          <w:r w:rsidR="00064694" w:rsidRPr="00266175" w:rsidDel="00DD5162">
            <w:rPr>
              <w:rFonts w:ascii="Aparajita" w:hAnsi="Aparajita" w:cs="Aparajita"/>
            </w:rPr>
            <w:delText>The</w:delText>
          </w:r>
          <w:r w:rsidR="003106F3" w:rsidDel="00DD5162">
            <w:rPr>
              <w:rFonts w:ascii="Aparajita" w:hAnsi="Aparajita" w:cs="Aparajita"/>
            </w:rPr>
            <w:delText>se</w:delText>
          </w:r>
          <w:r w:rsidR="00064694" w:rsidRPr="00266175" w:rsidDel="00DD5162">
            <w:rPr>
              <w:rFonts w:ascii="Aparajita" w:hAnsi="Aparajita" w:cs="Aparajita"/>
            </w:rPr>
            <w:delText xml:space="preserve"> high levels of child loss among older mothers in the Middle East and Africa relative to younger mothers</w:delText>
          </w:r>
          <w:r w:rsidR="003106F3" w:rsidDel="00DD5162">
            <w:rPr>
              <w:rFonts w:ascii="Aparajita" w:hAnsi="Aparajita" w:cs="Aparajita"/>
            </w:rPr>
            <w:delText xml:space="preserve"> in those same countries</w:delText>
          </w:r>
          <w:r w:rsidR="00064694" w:rsidRPr="00266175" w:rsidDel="00DD5162">
            <w:rPr>
              <w:rFonts w:ascii="Aparajita" w:hAnsi="Aparajita" w:cs="Aparajita"/>
            </w:rPr>
            <w:delText xml:space="preserve"> </w:delText>
          </w:r>
          <w:r w:rsidR="003106F3" w:rsidDel="00DD5162">
            <w:rPr>
              <w:rFonts w:ascii="Aparajita" w:hAnsi="Aparajita" w:cs="Aparajita"/>
            </w:rPr>
            <w:delText>flows from</w:delText>
          </w:r>
          <w:r w:rsidR="00A6548D" w:rsidRPr="00266175" w:rsidDel="00DD5162">
            <w:rPr>
              <w:rFonts w:ascii="Aparajita" w:hAnsi="Aparajita" w:cs="Aparajita"/>
            </w:rPr>
            <w:delText xml:space="preserve"> </w:delText>
          </w:r>
          <w:r w:rsidR="00064694" w:rsidRPr="00266175" w:rsidDel="00DD5162">
            <w:rPr>
              <w:rFonts w:ascii="Aparajita" w:hAnsi="Aparajita" w:cs="Aparajita"/>
            </w:rPr>
            <w:delText xml:space="preserve">the </w:delText>
          </w:r>
          <w:r w:rsidR="00A6548D" w:rsidDel="00DD5162">
            <w:rPr>
              <w:rFonts w:ascii="Aparajita" w:hAnsi="Aparajita" w:cs="Aparajita"/>
            </w:rPr>
            <w:delText xml:space="preserve">swift </w:delText>
          </w:r>
          <w:r w:rsidR="003106F3" w:rsidDel="00DD5162">
            <w:rPr>
              <w:rFonts w:ascii="Aparajita" w:hAnsi="Aparajita" w:cs="Aparajita"/>
            </w:rPr>
            <w:delText xml:space="preserve">and recent </w:delText>
          </w:r>
          <w:r w:rsidR="00A6548D" w:rsidDel="00DD5162">
            <w:rPr>
              <w:rFonts w:ascii="Aparajita" w:hAnsi="Aparajita" w:cs="Aparajita"/>
            </w:rPr>
            <w:delText xml:space="preserve">improvements </w:delText>
          </w:r>
          <w:r w:rsidR="00064694" w:rsidRPr="00266175" w:rsidDel="00DD5162">
            <w:rPr>
              <w:rFonts w:ascii="Aparajita" w:hAnsi="Aparajita" w:cs="Aparajita"/>
            </w:rPr>
            <w:delText xml:space="preserve">in mortality conditions. </w:delText>
          </w:r>
        </w:del>
      </w:moveFrom>
      <w:moveFromRangeEnd w:id="1324"/>
      <w:del w:id="1327" w:author="Emily Smith-Greenaway" w:date="2020-08-08T23:59:00Z">
        <w:r w:rsidR="00064694" w:rsidRPr="00266175" w:rsidDel="00197349">
          <w:rPr>
            <w:rFonts w:ascii="Aparajita" w:hAnsi="Aparajita" w:cs="Aparajita"/>
          </w:rPr>
          <w:delText xml:space="preserve">Even so, the degree to which </w:delText>
        </w:r>
        <w:r w:rsidR="00A6548D" w:rsidDel="00197349">
          <w:rPr>
            <w:rFonts w:ascii="Aparajita" w:hAnsi="Aparajita" w:cs="Aparajita"/>
          </w:rPr>
          <w:delText>young</w:delText>
        </w:r>
        <w:r w:rsidR="00064694" w:rsidRPr="00266175" w:rsidDel="00197349">
          <w:rPr>
            <w:rFonts w:ascii="Aparajita" w:hAnsi="Aparajita" w:cs="Aparajita"/>
          </w:rPr>
          <w:delText xml:space="preserve"> mothers have experienced </w:delText>
        </w:r>
        <w:r w:rsidR="00A6548D" w:rsidDel="00197349">
          <w:rPr>
            <w:rFonts w:ascii="Aparajita" w:hAnsi="Aparajita" w:cs="Aparajita"/>
          </w:rPr>
          <w:delText>infant loss</w:delText>
        </w:r>
        <w:r w:rsidR="00064694" w:rsidRPr="00266175" w:rsidDel="00197349">
          <w:rPr>
            <w:rFonts w:ascii="Aparajita" w:hAnsi="Aparajita" w:cs="Aparajita"/>
          </w:rPr>
          <w:delText xml:space="preserve"> is striking. </w:delText>
        </w:r>
      </w:del>
      <w:del w:id="1328" w:author="Emily Smith-Greenaway" w:date="2020-08-08T15:49:00Z">
        <w:r w:rsidR="009A57FD" w:rsidRPr="00266175" w:rsidDel="00CA6B00">
          <w:rPr>
            <w:rFonts w:ascii="Aparajita" w:hAnsi="Aparajita" w:cs="Aparajita"/>
          </w:rPr>
          <w:delText>Angola has the highest mIM value for reproductive</w:delText>
        </w:r>
        <w:r w:rsidR="003106F3" w:rsidDel="00CA6B00">
          <w:rPr>
            <w:rFonts w:ascii="Aparajita" w:hAnsi="Aparajita" w:cs="Aparajita"/>
          </w:rPr>
          <w:delText>-</w:delText>
        </w:r>
        <w:r w:rsidR="00F21715" w:rsidRPr="00266175" w:rsidDel="00CA6B00">
          <w:rPr>
            <w:rFonts w:ascii="Aparajita" w:hAnsi="Aparajita" w:cs="Aparajita"/>
          </w:rPr>
          <w:delText>age mothers</w:delText>
        </w:r>
        <w:r w:rsidR="009A57FD" w:rsidRPr="00266175" w:rsidDel="00CA6B00">
          <w:rPr>
            <w:rFonts w:ascii="Aparajita" w:hAnsi="Aparajita" w:cs="Aparajita"/>
          </w:rPr>
          <w:delText xml:space="preserve"> </w:delText>
        </w:r>
        <w:commentRangeStart w:id="1329"/>
        <w:r w:rsidR="009A57FD" w:rsidRPr="00266175" w:rsidDel="00CA6B00">
          <w:rPr>
            <w:rFonts w:ascii="Aparajita" w:hAnsi="Aparajita" w:cs="Aparajita"/>
          </w:rPr>
          <w:delText>(33</w:delText>
        </w:r>
        <w:r w:rsidR="00ED51A4" w:rsidRPr="00266175" w:rsidDel="00CA6B00">
          <w:rPr>
            <w:rFonts w:ascii="Aparajita" w:hAnsi="Aparajita" w:cs="Aparajita"/>
          </w:rPr>
          <w:delText xml:space="preserve">6 </w:delText>
        </w:r>
        <w:r w:rsidR="009A57FD" w:rsidRPr="00266175" w:rsidDel="00CA6B00">
          <w:rPr>
            <w:rFonts w:ascii="Aparajita" w:hAnsi="Aparajita" w:cs="Aparajita"/>
          </w:rPr>
          <w:delText>per 1,000</w:delText>
        </w:r>
        <w:commentRangeEnd w:id="1329"/>
        <w:r w:rsidR="003106F3" w:rsidDel="00CA6B00">
          <w:rPr>
            <w:rStyle w:val="CommentReference"/>
            <w:rFonts w:asciiTheme="minorHAnsi" w:eastAsiaTheme="minorHAnsi" w:hAnsiTheme="minorHAnsi" w:cstheme="minorBidi"/>
          </w:rPr>
          <w:commentReference w:id="1329"/>
        </w:r>
        <w:r w:rsidR="009A57FD" w:rsidRPr="00266175" w:rsidDel="00CA6B00">
          <w:rPr>
            <w:rFonts w:ascii="Aparajita" w:hAnsi="Aparajita" w:cs="Aparajita"/>
          </w:rPr>
          <w:delText xml:space="preserve">). </w:delText>
        </w:r>
      </w:del>
    </w:p>
    <w:p w14:paraId="26CFA0E8" w14:textId="462F9855" w:rsidR="0002599D" w:rsidRDefault="00ED51A4" w:rsidP="0050243A">
      <w:pPr>
        <w:ind w:firstLine="720"/>
        <w:rPr>
          <w:ins w:id="1330" w:author="Emily Smith-Greenaway" w:date="2020-08-08T16:06:00Z"/>
          <w:rFonts w:ascii="Aparajita" w:hAnsi="Aparajita" w:cs="Aparajita"/>
        </w:rPr>
      </w:pPr>
      <w:del w:id="1331" w:author="Emily Smith-Greenaway" w:date="2020-08-09T15:21:00Z">
        <w:r w:rsidRPr="00266175" w:rsidDel="00DD5162">
          <w:rPr>
            <w:rFonts w:ascii="Aparajita" w:hAnsi="Aparajita" w:cs="Aparajita"/>
          </w:rPr>
          <w:delText xml:space="preserve">These </w:delText>
        </w:r>
      </w:del>
      <w:del w:id="1332" w:author="Emily Smith-Greenaway" w:date="2020-08-09T00:06:00Z">
        <w:r w:rsidRPr="00266175" w:rsidDel="00B93C37">
          <w:rPr>
            <w:rFonts w:ascii="Aparajita" w:hAnsi="Aparajita" w:cs="Aparajita"/>
          </w:rPr>
          <w:delText xml:space="preserve">findings demonstrate </w:delText>
        </w:r>
      </w:del>
      <w:del w:id="1333" w:author="Emily Smith-Greenaway" w:date="2020-08-08T23:59:00Z">
        <w:r w:rsidRPr="00266175" w:rsidDel="00487A65">
          <w:rPr>
            <w:rFonts w:ascii="Aparajita" w:hAnsi="Aparajita" w:cs="Aparajita"/>
          </w:rPr>
          <w:delText xml:space="preserve">not only the exceptionally high </w:delText>
        </w:r>
        <w:r w:rsidR="008A0317" w:rsidDel="00487A65">
          <w:rPr>
            <w:rFonts w:ascii="Aparajita" w:hAnsi="Aparajita" w:cs="Aparajita"/>
          </w:rPr>
          <w:delText xml:space="preserve">prevalence </w:delText>
        </w:r>
        <w:r w:rsidRPr="00266175" w:rsidDel="00487A65">
          <w:rPr>
            <w:rFonts w:ascii="Aparajita" w:hAnsi="Aparajita" w:cs="Aparajita"/>
          </w:rPr>
          <w:delText xml:space="preserve">of bereaved mothers across Asia and Africa, but also the </w:delText>
        </w:r>
      </w:del>
      <w:del w:id="1334" w:author="Emily Smith-Greenaway" w:date="2020-08-09T00:06:00Z">
        <w:r w:rsidRPr="00266175" w:rsidDel="00B93C37">
          <w:rPr>
            <w:rFonts w:ascii="Aparajita" w:hAnsi="Aparajita" w:cs="Aparajita"/>
          </w:rPr>
          <w:delText>tremendous</w:delText>
        </w:r>
      </w:del>
      <w:del w:id="1335" w:author="Emily Smith-Greenaway" w:date="2020-08-09T15:22:00Z">
        <w:r w:rsidRPr="00266175" w:rsidDel="00DD5162">
          <w:rPr>
            <w:rFonts w:ascii="Aparajita" w:hAnsi="Aparajita" w:cs="Aparajita"/>
          </w:rPr>
          <w:delText xml:space="preserve"> inequality in surviving mothers’ experience of child loss </w:delText>
        </w:r>
      </w:del>
      <w:del w:id="1336" w:author="Emily Smith-Greenaway" w:date="2020-08-09T00:07:00Z">
        <w:r w:rsidRPr="00266175" w:rsidDel="00B93C37">
          <w:rPr>
            <w:rFonts w:ascii="Aparajita" w:hAnsi="Aparajita" w:cs="Aparajita"/>
          </w:rPr>
          <w:delText xml:space="preserve">across countries. </w:delText>
        </w:r>
      </w:del>
      <w:del w:id="1337" w:author="Emily Smith-Greenaway" w:date="2020-08-08T09:11:00Z">
        <w:r w:rsidRPr="00266175" w:rsidDel="009914B9">
          <w:rPr>
            <w:rFonts w:ascii="Aparajita" w:hAnsi="Aparajita" w:cs="Aparajita"/>
          </w:rPr>
          <w:delText>T</w:delText>
        </w:r>
      </w:del>
      <w:del w:id="1338" w:author="Emily Smith-Greenaway" w:date="2020-08-09T00:07:00Z">
        <w:r w:rsidRPr="00266175" w:rsidDel="00B93C37">
          <w:rPr>
            <w:rFonts w:ascii="Aparajita" w:hAnsi="Aparajita" w:cs="Aparajita"/>
          </w:rPr>
          <w:delText xml:space="preserve">hese inequalities </w:delText>
        </w:r>
      </w:del>
      <w:del w:id="1339" w:author="Emily Smith-Greenaway" w:date="2020-08-09T15:22:00Z">
        <w:r w:rsidRPr="00266175" w:rsidDel="00DD5162">
          <w:rPr>
            <w:rFonts w:ascii="Aparajita" w:hAnsi="Aparajita" w:cs="Aparajita"/>
          </w:rPr>
          <w:delText>are significantly larger than comparable inequality in infant mortality rates across countries</w:delText>
        </w:r>
      </w:del>
      <w:del w:id="1340" w:author="Emily Smith-Greenaway" w:date="2020-08-09T00:00:00Z">
        <w:r w:rsidRPr="00266175" w:rsidDel="00487A65">
          <w:rPr>
            <w:rFonts w:ascii="Aparajita" w:hAnsi="Aparajita" w:cs="Aparajita"/>
          </w:rPr>
          <w:delText xml:space="preserve">, which are </w:delText>
        </w:r>
        <w:r w:rsidR="00D7757E" w:rsidRPr="00266175" w:rsidDel="00487A65">
          <w:rPr>
            <w:rFonts w:ascii="Aparajita" w:hAnsi="Aparajita" w:cs="Aparajita"/>
          </w:rPr>
          <w:delText xml:space="preserve">also </w:delText>
        </w:r>
        <w:r w:rsidRPr="00266175" w:rsidDel="00487A65">
          <w:rPr>
            <w:rFonts w:ascii="Aparajita" w:hAnsi="Aparajita" w:cs="Aparajita"/>
          </w:rPr>
          <w:delText xml:space="preserve">shown in the </w:delText>
        </w:r>
      </w:del>
      <w:del w:id="1341" w:author="Emily Smith-Greenaway" w:date="2020-08-09T15:22:00Z">
        <w:r w:rsidRPr="00266175" w:rsidDel="00DD5162">
          <w:rPr>
            <w:rFonts w:ascii="Aparajita" w:hAnsi="Aparajita" w:cs="Aparajita"/>
          </w:rPr>
          <w:delText>Appendix</w:delText>
        </w:r>
        <w:r w:rsidR="00A6548D" w:rsidDel="00DD5162">
          <w:rPr>
            <w:rFonts w:ascii="Aparajita" w:hAnsi="Aparajita" w:cs="Aparajita"/>
          </w:rPr>
          <w:delText xml:space="preserve"> A</w:delText>
        </w:r>
      </w:del>
      <w:del w:id="1342" w:author="Emily Smith-Greenaway" w:date="2020-08-09T00:07:00Z">
        <w:r w:rsidRPr="00266175" w:rsidDel="00B93C37">
          <w:rPr>
            <w:rFonts w:ascii="Aparajita" w:hAnsi="Aparajita" w:cs="Aparajita"/>
          </w:rPr>
          <w:delText>.</w:delText>
        </w:r>
      </w:del>
      <w:moveToRangeStart w:id="1343" w:author="Emily Smith-Greenaway" w:date="2020-08-08T15:56:00Z" w:name="move47794591"/>
      <w:moveTo w:id="1344" w:author="Emily Smith-Greenaway" w:date="2020-08-08T15:56:00Z">
        <w:del w:id="1345" w:author="Emily Smith-Greenaway" w:date="2020-08-08T15:56:00Z">
          <w:r w:rsidR="00F43EB7" w:rsidDel="00F43EB7">
            <w:rPr>
              <w:rFonts w:ascii="Aparajita" w:hAnsi="Aparajita" w:cs="Aparajita"/>
            </w:rPr>
            <w:delText>In this way,</w:delText>
          </w:r>
          <w:r w:rsidR="00F43EB7" w:rsidRPr="00266175" w:rsidDel="00F43EB7">
            <w:rPr>
              <w:rFonts w:ascii="Aparajita" w:hAnsi="Aparajita" w:cs="Aparajita"/>
            </w:rPr>
            <w:delText xml:space="preserve"> t</w:delText>
          </w:r>
        </w:del>
        <w:r w:rsidR="00F43EB7" w:rsidRPr="00266175">
          <w:rPr>
            <w:rFonts w:ascii="Aparajita" w:hAnsi="Aparajita" w:cs="Aparajita"/>
          </w:rPr>
          <w:t xml:space="preserve">he mIM </w:t>
        </w:r>
        <w:del w:id="1346" w:author="Emily Smith-Greenaway" w:date="2020-08-10T08:05:00Z">
          <w:r w:rsidR="00F43EB7" w:rsidDel="00D61E95">
            <w:rPr>
              <w:rFonts w:ascii="Aparajita" w:hAnsi="Aparajita" w:cs="Aparajita"/>
            </w:rPr>
            <w:delText xml:space="preserve">completely </w:delText>
          </w:r>
        </w:del>
        <w:r w:rsidR="00F43EB7">
          <w:rPr>
            <w:rFonts w:ascii="Aparajita" w:hAnsi="Aparajita" w:cs="Aparajita"/>
          </w:rPr>
          <w:t xml:space="preserve">re-scales </w:t>
        </w:r>
        <w:r w:rsidR="00F43EB7" w:rsidRPr="00266175">
          <w:rPr>
            <w:rFonts w:ascii="Aparajita" w:hAnsi="Aparajita" w:cs="Aparajita"/>
          </w:rPr>
          <w:t xml:space="preserve">the inequality </w:t>
        </w:r>
        <w:r w:rsidR="00F43EB7">
          <w:rPr>
            <w:rFonts w:ascii="Aparajita" w:hAnsi="Aparajita" w:cs="Aparajita"/>
          </w:rPr>
          <w:t xml:space="preserve">in maternal experiences that women in </w:t>
        </w:r>
        <w:del w:id="1347" w:author="Emily Smith-Greenaway" w:date="2020-08-10T08:05:00Z">
          <w:r w:rsidR="00F43EB7" w:rsidDel="00D61E95">
            <w:rPr>
              <w:rFonts w:ascii="Aparajita" w:hAnsi="Aparajita" w:cs="Aparajita"/>
            </w:rPr>
            <w:delText>these populations</w:delText>
          </w:r>
        </w:del>
      </w:moveTo>
      <w:ins w:id="1348" w:author="Emily Smith-Greenaway" w:date="2020-08-10T08:05:00Z">
        <w:r w:rsidR="00D61E95">
          <w:rPr>
            <w:rFonts w:ascii="Aparajita" w:hAnsi="Aparajita" w:cs="Aparajita"/>
          </w:rPr>
          <w:t>different countries</w:t>
        </w:r>
      </w:ins>
      <w:moveTo w:id="1349" w:author="Emily Smith-Greenaway" w:date="2020-08-08T15:56:00Z">
        <w:r w:rsidR="00F43EB7">
          <w:rPr>
            <w:rFonts w:ascii="Aparajita" w:hAnsi="Aparajita" w:cs="Aparajita"/>
          </w:rPr>
          <w:t xml:space="preserve"> have endured and shows </w:t>
        </w:r>
        <w:del w:id="1350" w:author="Emily Smith-Greenaway" w:date="2020-08-10T08:06:00Z">
          <w:r w:rsidR="00F43EB7" w:rsidDel="00D61E95">
            <w:rPr>
              <w:rFonts w:ascii="Aparajita" w:hAnsi="Aparajita" w:cs="Aparajita"/>
            </w:rPr>
            <w:delText xml:space="preserve">it </w:delText>
          </w:r>
        </w:del>
      </w:moveTo>
      <w:ins w:id="1351" w:author="Emily Smith-Greenaway" w:date="2020-08-10T08:06:00Z">
        <w:r w:rsidR="00D61E95">
          <w:rPr>
            <w:rFonts w:ascii="Aparajita" w:hAnsi="Aparajita" w:cs="Aparajita"/>
          </w:rPr>
          <w:t xml:space="preserve">this inequality </w:t>
        </w:r>
      </w:ins>
      <w:moveTo w:id="1352" w:author="Emily Smith-Greenaway" w:date="2020-08-08T15:56:00Z">
        <w:r w:rsidR="00F43EB7">
          <w:rPr>
            <w:rFonts w:ascii="Aparajita" w:hAnsi="Aparajita" w:cs="Aparajita"/>
          </w:rPr>
          <w:t xml:space="preserve">to be far vaster than the annualized, child-centered metrics suggest. </w:t>
        </w:r>
      </w:moveTo>
      <w:moveToRangeEnd w:id="1343"/>
      <w:ins w:id="1353" w:author="Emily Smith-Greenaway" w:date="2020-08-09T00:07:00Z">
        <w:r w:rsidR="00B93C37">
          <w:rPr>
            <w:rFonts w:ascii="Aparajita" w:hAnsi="Aparajita" w:cs="Aparajita"/>
          </w:rPr>
          <w:t xml:space="preserve">For example, </w:t>
        </w:r>
      </w:ins>
      <w:ins w:id="1354" w:author="Emily Smith-Greenaway" w:date="2020-08-09T00:09:00Z">
        <w:r w:rsidR="00B93C37">
          <w:rPr>
            <w:rFonts w:ascii="Aparajita" w:hAnsi="Aparajita" w:cs="Aparajita"/>
          </w:rPr>
          <w:t xml:space="preserve">in </w:t>
        </w:r>
      </w:ins>
      <w:ins w:id="1355" w:author="Emily Smith-Greenaway" w:date="2020-08-09T00:07:00Z">
        <w:r w:rsidR="00B93C37">
          <w:rPr>
            <w:rFonts w:ascii="Aparajita" w:hAnsi="Aparajita" w:cs="Aparajita"/>
          </w:rPr>
          <w:t>Sierra Leone, the country with the highest mIM</w:t>
        </w:r>
      </w:ins>
      <w:ins w:id="1356" w:author="Emily Smith-Greenaway" w:date="2020-08-09T00:08:00Z">
        <w:r w:rsidR="00B93C37">
          <w:rPr>
            <w:rFonts w:ascii="Aparajita" w:hAnsi="Aparajita" w:cs="Aparajita"/>
          </w:rPr>
          <w:t xml:space="preserve"> (</w:t>
        </w:r>
      </w:ins>
      <w:ins w:id="1357" w:author="Emily Smith-Greenaway" w:date="2020-08-08T15:57:00Z">
        <w:r w:rsidR="00F43EB7">
          <w:rPr>
            <w:rFonts w:ascii="Aparajita" w:hAnsi="Aparajita" w:cs="Aparajita"/>
          </w:rPr>
          <w:t>303 per 1,000 mothers</w:t>
        </w:r>
      </w:ins>
      <w:ins w:id="1358" w:author="Emily Smith-Greenaway" w:date="2020-08-09T00:08:00Z">
        <w:r w:rsidR="00B93C37">
          <w:rPr>
            <w:rFonts w:ascii="Aparajita" w:hAnsi="Aparajita" w:cs="Aparajita"/>
          </w:rPr>
          <w:t>),</w:t>
        </w:r>
      </w:ins>
      <w:ins w:id="1359" w:author="Emily Smith-Greenaway" w:date="2020-08-09T00:01:00Z">
        <w:r w:rsidR="00F71177">
          <w:rPr>
            <w:rFonts w:ascii="Aparajita" w:hAnsi="Aparajita" w:cs="Aparajita"/>
          </w:rPr>
          <w:t xml:space="preserve"> young mothers are </w:t>
        </w:r>
      </w:ins>
      <w:ins w:id="1360" w:author="Emily Smith-Greenaway" w:date="2020-08-08T15:56:00Z">
        <w:r w:rsidR="00F43EB7" w:rsidRPr="00B8525F">
          <w:rPr>
            <w:rFonts w:ascii="Aparajita" w:hAnsi="Aparajita" w:cs="Aparajita"/>
          </w:rPr>
          <w:t xml:space="preserve">46 times </w:t>
        </w:r>
      </w:ins>
      <w:ins w:id="1361" w:author="Emily Smith-Greenaway" w:date="2020-08-08T15:57:00Z">
        <w:r w:rsidR="00F43EB7">
          <w:rPr>
            <w:rFonts w:ascii="Aparajita" w:hAnsi="Aparajita" w:cs="Aparajita"/>
          </w:rPr>
          <w:t>more likely</w:t>
        </w:r>
      </w:ins>
      <w:ins w:id="1362" w:author="Emily Smith-Greenaway" w:date="2020-08-08T15:58:00Z">
        <w:r w:rsidR="00F43EB7">
          <w:rPr>
            <w:rFonts w:ascii="Aparajita" w:hAnsi="Aparajita" w:cs="Aparajita"/>
          </w:rPr>
          <w:t xml:space="preserve"> to have experienced a child die than</w:t>
        </w:r>
      </w:ins>
      <w:ins w:id="1363" w:author="Emily Smith-Greenaway" w:date="2020-08-09T00:09:00Z">
        <w:r w:rsidR="00B93C37">
          <w:rPr>
            <w:rFonts w:ascii="Aparajita" w:hAnsi="Aparajita" w:cs="Aparajita"/>
          </w:rPr>
          <w:t xml:space="preserve"> </w:t>
        </w:r>
      </w:ins>
      <w:ins w:id="1364" w:author="Emily Smith-Greenaway" w:date="2020-08-08T15:58:00Z">
        <w:r w:rsidR="00F43EB7">
          <w:rPr>
            <w:rFonts w:ascii="Aparajita" w:hAnsi="Aparajita" w:cs="Aparajita"/>
          </w:rPr>
          <w:t>mothers in the US.</w:t>
        </w:r>
      </w:ins>
      <w:ins w:id="1365" w:author="Emily Smith-Greenaway" w:date="2020-08-09T00:01:00Z">
        <w:r w:rsidR="00F71177">
          <w:rPr>
            <w:rFonts w:ascii="Aparajita" w:hAnsi="Aparajita" w:cs="Aparajita"/>
          </w:rPr>
          <w:t xml:space="preserve"> This </w:t>
        </w:r>
      </w:ins>
      <w:ins w:id="1366" w:author="Emily Smith-Greenaway" w:date="2020-08-10T08:06:00Z">
        <w:r w:rsidR="00D61E95">
          <w:rPr>
            <w:rFonts w:ascii="Aparajita" w:hAnsi="Aparajita" w:cs="Aparajita"/>
          </w:rPr>
          <w:t xml:space="preserve">enormous </w:t>
        </w:r>
      </w:ins>
      <w:ins w:id="1367" w:author="Emily Smith-Greenaway" w:date="2020-08-09T00:01:00Z">
        <w:r w:rsidR="00F71177">
          <w:rPr>
            <w:rFonts w:ascii="Aparajita" w:hAnsi="Aparajita" w:cs="Aparajita"/>
          </w:rPr>
          <w:t>differenc</w:t>
        </w:r>
      </w:ins>
      <w:ins w:id="1368" w:author="Emily Smith-Greenaway" w:date="2020-08-09T00:02:00Z">
        <w:r w:rsidR="00F71177">
          <w:rPr>
            <w:rFonts w:ascii="Aparajita" w:hAnsi="Aparajita" w:cs="Aparajita"/>
          </w:rPr>
          <w:t xml:space="preserve">e </w:t>
        </w:r>
      </w:ins>
      <w:ins w:id="1369" w:author="Emily Smith-Greenaway" w:date="2020-08-08T15:58:00Z">
        <w:r w:rsidR="00F43EB7">
          <w:rPr>
            <w:rFonts w:ascii="Aparajita" w:hAnsi="Aparajita" w:cs="Aparajita"/>
          </w:rPr>
          <w:t xml:space="preserve">far </w:t>
        </w:r>
      </w:ins>
      <w:ins w:id="1370" w:author="Emily Smith-Greenaway" w:date="2020-08-09T00:02:00Z">
        <w:r w:rsidR="00F71177">
          <w:rPr>
            <w:rFonts w:ascii="Aparajita" w:hAnsi="Aparajita" w:cs="Aparajita"/>
          </w:rPr>
          <w:t>exceeds the still large discrepancy in the countries’ infant mortality rates</w:t>
        </w:r>
      </w:ins>
      <w:ins w:id="1371" w:author="Emily Smith-Greenaway" w:date="2020-08-09T00:03:00Z">
        <w:r w:rsidR="00F71177">
          <w:rPr>
            <w:rFonts w:ascii="Aparajita" w:hAnsi="Aparajita" w:cs="Aparajita"/>
          </w:rPr>
          <w:t>:</w:t>
        </w:r>
      </w:ins>
      <w:ins w:id="1372" w:author="Emily Smith-Greenaway" w:date="2020-08-08T15:58:00Z">
        <w:r w:rsidR="00F43EB7">
          <w:rPr>
            <w:rFonts w:ascii="Aparajita" w:hAnsi="Aparajita" w:cs="Aparajita"/>
          </w:rPr>
          <w:t xml:space="preserve"> </w:t>
        </w:r>
      </w:ins>
      <w:ins w:id="1373" w:author="Emily Smith-Greenaway" w:date="2020-08-09T00:03:00Z">
        <w:r w:rsidR="00F71177">
          <w:rPr>
            <w:rFonts w:ascii="Aparajita" w:hAnsi="Aparajita" w:cs="Aparajita"/>
          </w:rPr>
          <w:t xml:space="preserve">infants born in Sierra Leone are 16 times more likely to die </w:t>
        </w:r>
      </w:ins>
      <w:ins w:id="1374" w:author="Emily Smith-Greenaway" w:date="2020-08-08T15:58:00Z">
        <w:r w:rsidR="00F43EB7">
          <w:rPr>
            <w:rFonts w:ascii="Aparajita" w:hAnsi="Aparajita" w:cs="Aparajita"/>
          </w:rPr>
          <w:t xml:space="preserve">(95.5 infant deaths per 1,000 live births) </w:t>
        </w:r>
      </w:ins>
      <w:ins w:id="1375" w:author="Emily Smith-Greenaway" w:date="2020-08-09T00:03:00Z">
        <w:r w:rsidR="00F71177">
          <w:rPr>
            <w:rFonts w:ascii="Aparajita" w:hAnsi="Aparajita" w:cs="Aparajita"/>
          </w:rPr>
          <w:t>than those born in the US</w:t>
        </w:r>
      </w:ins>
      <w:ins w:id="1376" w:author="Emily Smith-Greenaway" w:date="2020-08-08T15:59:00Z">
        <w:r w:rsidR="00F43EB7">
          <w:rPr>
            <w:rFonts w:ascii="Aparajita" w:hAnsi="Aparajita" w:cs="Aparajita"/>
          </w:rPr>
          <w:t xml:space="preserve"> (6 infant deaths per 1,000 live births). </w:t>
        </w:r>
      </w:ins>
      <w:ins w:id="1377" w:author="Emily Smith-Greenaway" w:date="2020-08-09T00:10:00Z">
        <w:r w:rsidR="00B93C37">
          <w:rPr>
            <w:rFonts w:ascii="Aparajita" w:hAnsi="Aparajita" w:cs="Aparajita"/>
          </w:rPr>
          <w:t>Overall, t</w:t>
        </w:r>
      </w:ins>
      <w:ins w:id="1378" w:author="Emily Smith-Greenaway" w:date="2020-08-08T15:52:00Z">
        <w:r w:rsidR="002221D2">
          <w:rPr>
            <w:rFonts w:ascii="Aparajita" w:hAnsi="Aparajita" w:cs="Aparajita"/>
          </w:rPr>
          <w:t xml:space="preserve">he </w:t>
        </w:r>
      </w:ins>
      <w:ins w:id="1379" w:author="Emily Smith-Greenaway" w:date="2020-08-09T00:10:00Z">
        <w:r w:rsidR="00B93C37">
          <w:rPr>
            <w:rFonts w:ascii="Aparajita" w:hAnsi="Aparajita" w:cs="Aparajita"/>
          </w:rPr>
          <w:t xml:space="preserve">global range of </w:t>
        </w:r>
      </w:ins>
      <w:ins w:id="1380" w:author="Emily Smith-Greenaway" w:date="2020-08-08T15:52:00Z">
        <w:r w:rsidR="002221D2">
          <w:rPr>
            <w:rFonts w:ascii="Aparajita" w:hAnsi="Aparajita" w:cs="Aparajita"/>
          </w:rPr>
          <w:t xml:space="preserve">mIM </w:t>
        </w:r>
      </w:ins>
      <w:ins w:id="1381" w:author="Emily Smith-Greenaway" w:date="2020-08-09T00:10:00Z">
        <w:r w:rsidR="00B93C37">
          <w:rPr>
            <w:rFonts w:ascii="Aparajita" w:hAnsi="Aparajita" w:cs="Aparajita"/>
          </w:rPr>
          <w:t>values for</w:t>
        </w:r>
      </w:ins>
      <w:ins w:id="1382" w:author="Emily Smith-Greenaway" w:date="2020-08-08T15:52:00Z">
        <w:r w:rsidR="002221D2">
          <w:rPr>
            <w:rFonts w:ascii="Aparajita" w:hAnsi="Aparajita" w:cs="Aparajita"/>
          </w:rPr>
          <w:t xml:space="preserve"> </w:t>
        </w:r>
      </w:ins>
      <w:ins w:id="1383" w:author="Emily Smith-Greenaway" w:date="2020-08-08T15:59:00Z">
        <w:r w:rsidR="00F43EB7">
          <w:rPr>
            <w:rFonts w:ascii="Aparajita" w:hAnsi="Aparajita" w:cs="Aparajita"/>
          </w:rPr>
          <w:t>mothers ages 20-</w:t>
        </w:r>
      </w:ins>
      <w:ins w:id="1384" w:author="Emily Smith-Greenaway" w:date="2020-08-08T16:00:00Z">
        <w:r w:rsidR="00F43EB7">
          <w:rPr>
            <w:rFonts w:ascii="Aparajita" w:hAnsi="Aparajita" w:cs="Aparajita"/>
          </w:rPr>
          <w:t>44</w:t>
        </w:r>
      </w:ins>
      <w:ins w:id="1385" w:author="Emily Smith-Greenaway" w:date="2020-08-08T15:52:00Z">
        <w:r w:rsidR="002221D2">
          <w:rPr>
            <w:rFonts w:ascii="Aparajita" w:hAnsi="Aparajita" w:cs="Aparajita"/>
          </w:rPr>
          <w:t xml:space="preserve"> </w:t>
        </w:r>
      </w:ins>
      <w:ins w:id="1386" w:author="Emily Smith-Greenaway" w:date="2020-08-09T00:10:00Z">
        <w:r w:rsidR="00B93C37">
          <w:rPr>
            <w:rFonts w:ascii="Aparajita" w:hAnsi="Aparajita" w:cs="Aparajita"/>
          </w:rPr>
          <w:t xml:space="preserve">stretches </w:t>
        </w:r>
      </w:ins>
      <w:ins w:id="1387" w:author="Emily Smith-Greenaway" w:date="2020-08-08T15:52:00Z">
        <w:r w:rsidR="002221D2">
          <w:rPr>
            <w:rFonts w:ascii="Aparajita" w:hAnsi="Aparajita" w:cs="Aparajita"/>
          </w:rPr>
          <w:t xml:space="preserve">from </w:t>
        </w:r>
      </w:ins>
      <w:ins w:id="1388" w:author="Emily Smith-Greenaway" w:date="2020-08-09T15:23:00Z">
        <w:r w:rsidR="00DD5162">
          <w:rPr>
            <w:rFonts w:ascii="Aparajita" w:hAnsi="Aparajita" w:cs="Aparajita"/>
          </w:rPr>
          <w:t xml:space="preserve">the </w:t>
        </w:r>
      </w:ins>
      <w:ins w:id="1389" w:author="Emily Smith-Greenaway" w:date="2020-08-08T15:52:00Z">
        <w:r w:rsidR="002221D2">
          <w:rPr>
            <w:rFonts w:ascii="Aparajita" w:hAnsi="Aparajita" w:cs="Aparajita"/>
          </w:rPr>
          <w:t xml:space="preserve">low of 2.29 per 1,000 mothers in Hong Kong to </w:t>
        </w:r>
      </w:ins>
      <w:ins w:id="1390" w:author="Emily Smith-Greenaway" w:date="2020-08-08T15:53:00Z">
        <w:r w:rsidR="002221D2">
          <w:rPr>
            <w:rFonts w:ascii="Aparajita" w:hAnsi="Aparajita" w:cs="Aparajita"/>
          </w:rPr>
          <w:t>303 per 1,000 mothers in Sierra Leone</w:t>
        </w:r>
      </w:ins>
      <w:ins w:id="1391" w:author="Emily Smith-Greenaway" w:date="2020-08-09T15:23:00Z">
        <w:r w:rsidR="00DD5162">
          <w:rPr>
            <w:rFonts w:ascii="Aparajita" w:hAnsi="Aparajita" w:cs="Aparajita"/>
          </w:rPr>
          <w:t>, meaning that y</w:t>
        </w:r>
      </w:ins>
      <w:ins w:id="1392" w:author="Emily Smith-Greenaway" w:date="2020-08-08T15:53:00Z">
        <w:r w:rsidR="00350116">
          <w:rPr>
            <w:rFonts w:ascii="Aparajita" w:hAnsi="Aparajita" w:cs="Aparajita"/>
          </w:rPr>
          <w:t xml:space="preserve">oung mothers in </w:t>
        </w:r>
      </w:ins>
      <w:ins w:id="1393" w:author="Emily Smith-Greenaway" w:date="2020-08-09T15:23:00Z">
        <w:r w:rsidR="00DD5162">
          <w:rPr>
            <w:rFonts w:ascii="Aparajita" w:hAnsi="Aparajita" w:cs="Aparajita"/>
          </w:rPr>
          <w:t>the latter are</w:t>
        </w:r>
      </w:ins>
      <w:ins w:id="1394" w:author="Emily Smith-Greenaway" w:date="2020-08-08T15:53:00Z">
        <w:r w:rsidR="00350116">
          <w:rPr>
            <w:rFonts w:ascii="Aparajita" w:hAnsi="Aparajita" w:cs="Aparajita"/>
          </w:rPr>
          <w:t xml:space="preserve"> 132 times </w:t>
        </w:r>
      </w:ins>
      <w:ins w:id="1395" w:author="Emily Smith-Greenaway" w:date="2020-08-09T15:23:00Z">
        <w:r w:rsidR="00DD5162">
          <w:rPr>
            <w:rFonts w:ascii="Aparajita" w:hAnsi="Aparajita" w:cs="Aparajita"/>
          </w:rPr>
          <w:t xml:space="preserve">more </w:t>
        </w:r>
      </w:ins>
      <w:ins w:id="1396" w:author="Emily Smith-Greenaway" w:date="2020-08-08T15:53:00Z">
        <w:r w:rsidR="00350116">
          <w:rPr>
            <w:rFonts w:ascii="Aparajita" w:hAnsi="Aparajita" w:cs="Aparajita"/>
          </w:rPr>
          <w:t xml:space="preserve">likely to have </w:t>
        </w:r>
      </w:ins>
      <w:ins w:id="1397" w:author="Emily Smith-Greenaway" w:date="2020-08-10T08:07:00Z">
        <w:r w:rsidR="00D61E95">
          <w:rPr>
            <w:rFonts w:ascii="Aparajita" w:hAnsi="Aparajita" w:cs="Aparajita"/>
          </w:rPr>
          <w:t>had</w:t>
        </w:r>
      </w:ins>
      <w:ins w:id="1398" w:author="Emily Smith-Greenaway" w:date="2020-08-08T15:53:00Z">
        <w:r w:rsidR="00350116">
          <w:rPr>
            <w:rFonts w:ascii="Aparajita" w:hAnsi="Aparajita" w:cs="Aparajita"/>
          </w:rPr>
          <w:t xml:space="preserve"> an infant die </w:t>
        </w:r>
      </w:ins>
      <w:ins w:id="1399" w:author="Emily Smith-Greenaway" w:date="2020-08-08T15:54:00Z">
        <w:r w:rsidR="00350116">
          <w:rPr>
            <w:rFonts w:ascii="Aparajita" w:hAnsi="Aparajita" w:cs="Aparajita"/>
          </w:rPr>
          <w:t xml:space="preserve">than </w:t>
        </w:r>
      </w:ins>
      <w:ins w:id="1400" w:author="Emily Smith-Greenaway" w:date="2020-08-10T08:07:00Z">
        <w:r w:rsidR="00A36998">
          <w:rPr>
            <w:rFonts w:ascii="Aparajita" w:hAnsi="Aparajita" w:cs="Aparajita"/>
          </w:rPr>
          <w:t>mothers</w:t>
        </w:r>
      </w:ins>
      <w:ins w:id="1401" w:author="Emily Smith-Greenaway" w:date="2020-08-08T15:54:00Z">
        <w:r w:rsidR="00350116">
          <w:rPr>
            <w:rFonts w:ascii="Aparajita" w:hAnsi="Aparajita" w:cs="Aparajita"/>
          </w:rPr>
          <w:t xml:space="preserve"> in Hong Kong</w:t>
        </w:r>
      </w:ins>
      <w:ins w:id="1402" w:author="Emily Smith-Greenaway" w:date="2020-08-09T15:24:00Z">
        <w:r w:rsidR="00DD5162">
          <w:rPr>
            <w:rFonts w:ascii="Aparajita" w:hAnsi="Aparajita" w:cs="Aparajita"/>
          </w:rPr>
          <w:t>.</w:t>
        </w:r>
      </w:ins>
      <w:del w:id="1403" w:author="Emily Smith-Greenaway" w:date="2020-08-08T15:55:00Z">
        <w:r w:rsidRPr="00266175" w:rsidDel="00F43EB7">
          <w:rPr>
            <w:rFonts w:ascii="Aparajita" w:hAnsi="Aparajita" w:cs="Aparajita"/>
          </w:rPr>
          <w:delText xml:space="preserve"> For instance, </w:delText>
        </w:r>
        <w:commentRangeStart w:id="1404"/>
        <w:r w:rsidR="00064694" w:rsidRPr="00266175" w:rsidDel="00F43EB7">
          <w:rPr>
            <w:rFonts w:ascii="Aparajita" w:hAnsi="Aparajita" w:cs="Aparajita"/>
          </w:rPr>
          <w:delText xml:space="preserve">the infant mortality rate is 20 times higher in Angola than it is in Hong Kong, with </w:delText>
        </w:r>
        <w:r w:rsidR="00160F75" w:rsidDel="00F43EB7">
          <w:rPr>
            <w:rFonts w:ascii="Aparajita" w:hAnsi="Aparajita" w:cs="Aparajita"/>
          </w:rPr>
          <w:delText>57.8</w:delText>
        </w:r>
        <w:r w:rsidR="00160F75" w:rsidRPr="00266175" w:rsidDel="00F43EB7">
          <w:rPr>
            <w:rFonts w:ascii="Aparajita" w:hAnsi="Aparajita" w:cs="Aparajita"/>
          </w:rPr>
          <w:delText xml:space="preserve"> </w:delText>
        </w:r>
        <w:r w:rsidR="00064694" w:rsidRPr="00266175" w:rsidDel="00F43EB7">
          <w:rPr>
            <w:rFonts w:ascii="Aparajita" w:hAnsi="Aparajita" w:cs="Aparajita"/>
          </w:rPr>
          <w:delText>infants dying before their first birthday in the former versus</w:delText>
        </w:r>
        <w:r w:rsidR="00160F75" w:rsidDel="00F43EB7">
          <w:rPr>
            <w:rFonts w:ascii="Aparajita" w:hAnsi="Aparajita" w:cs="Aparajita"/>
          </w:rPr>
          <w:delText xml:space="preserve"> 1.4</w:delText>
        </w:r>
        <w:commentRangeEnd w:id="1404"/>
        <w:r w:rsidR="00C150E7" w:rsidDel="00F43EB7">
          <w:rPr>
            <w:rStyle w:val="CommentReference"/>
            <w:rFonts w:asciiTheme="minorHAnsi" w:eastAsiaTheme="minorHAnsi" w:hAnsiTheme="minorHAnsi" w:cstheme="minorBidi"/>
          </w:rPr>
          <w:commentReference w:id="1404"/>
        </w:r>
        <w:r w:rsidR="00064694" w:rsidRPr="00266175" w:rsidDel="00F43EB7">
          <w:rPr>
            <w:rFonts w:ascii="Aparajita" w:hAnsi="Aparajita" w:cs="Aparajita"/>
          </w:rPr>
          <w:delText xml:space="preserve"> in the lat</w:delText>
        </w:r>
        <w:r w:rsidR="00A6548D" w:rsidDel="00F43EB7">
          <w:rPr>
            <w:rFonts w:ascii="Aparajita" w:hAnsi="Aparajita" w:cs="Aparajita"/>
          </w:rPr>
          <w:delText>t</w:delText>
        </w:r>
        <w:r w:rsidR="00064694" w:rsidRPr="00266175" w:rsidDel="00F43EB7">
          <w:rPr>
            <w:rFonts w:ascii="Aparajita" w:hAnsi="Aparajita" w:cs="Aparajita"/>
          </w:rPr>
          <w:delText>er</w:delText>
        </w:r>
        <w:r w:rsidR="00A6548D" w:rsidDel="00F43EB7">
          <w:rPr>
            <w:rFonts w:ascii="Aparajita" w:hAnsi="Aparajita" w:cs="Aparajita"/>
          </w:rPr>
          <w:delText xml:space="preserve"> (see Appendix A)</w:delText>
        </w:r>
        <w:r w:rsidR="00064694" w:rsidRPr="00266175" w:rsidDel="00F43EB7">
          <w:rPr>
            <w:rFonts w:ascii="Aparajita" w:hAnsi="Aparajita" w:cs="Aparajita"/>
          </w:rPr>
          <w:delText xml:space="preserve">. However, the mIM in Angola is </w:delText>
        </w:r>
        <w:r w:rsidR="00064694" w:rsidRPr="00A6548D" w:rsidDel="00F43EB7">
          <w:rPr>
            <w:rFonts w:ascii="Aparajita" w:hAnsi="Aparajita" w:cs="Aparajita"/>
            <w:i/>
            <w:iCs/>
          </w:rPr>
          <w:delText>124 times</w:delText>
        </w:r>
        <w:r w:rsidR="00064694" w:rsidRPr="00266175" w:rsidDel="00F43EB7">
          <w:rPr>
            <w:rFonts w:ascii="Aparajita" w:hAnsi="Aparajita" w:cs="Aparajita"/>
          </w:rPr>
          <w:delText xml:space="preserve"> higher than it is in Hong Kong: </w:delText>
        </w:r>
        <w:r w:rsidR="00C65650" w:rsidRPr="00266175" w:rsidDel="00F43EB7">
          <w:rPr>
            <w:rFonts w:ascii="Aparajita" w:hAnsi="Aparajita" w:cs="Aparajita"/>
          </w:rPr>
          <w:delText xml:space="preserve">2 out of 1,000 young mothers </w:delText>
        </w:r>
        <w:r w:rsidR="00064694" w:rsidRPr="00266175" w:rsidDel="00F43EB7">
          <w:rPr>
            <w:rFonts w:ascii="Aparajita" w:hAnsi="Aparajita" w:cs="Aparajita"/>
          </w:rPr>
          <w:delText xml:space="preserve">in Hong Kong </w:delText>
        </w:r>
        <w:r w:rsidR="00C65650" w:rsidRPr="00266175" w:rsidDel="00F43EB7">
          <w:rPr>
            <w:rFonts w:ascii="Aparajita" w:hAnsi="Aparajita" w:cs="Aparajita"/>
          </w:rPr>
          <w:delText>have lost an infant</w:delText>
        </w:r>
        <w:r w:rsidR="00C150E7" w:rsidDel="00F43EB7">
          <w:rPr>
            <w:rFonts w:ascii="Aparajita" w:hAnsi="Aparajita" w:cs="Aparajita"/>
          </w:rPr>
          <w:delText xml:space="preserve"> compared to </w:delText>
        </w:r>
        <w:commentRangeStart w:id="1405"/>
        <w:r w:rsidR="00680642" w:rsidDel="00F43EB7">
          <w:rPr>
            <w:rFonts w:ascii="Aparajita" w:hAnsi="Aparajita" w:cs="Aparajita"/>
          </w:rPr>
          <w:delText>168</w:delText>
        </w:r>
        <w:r w:rsidR="00C150E7" w:rsidDel="00F43EB7">
          <w:rPr>
            <w:rFonts w:ascii="Aparajita" w:hAnsi="Aparajita" w:cs="Aparajita"/>
          </w:rPr>
          <w:delText xml:space="preserve"> in</w:delText>
        </w:r>
        <w:r w:rsidR="009A57FD" w:rsidRPr="00266175" w:rsidDel="00F43EB7">
          <w:rPr>
            <w:rFonts w:ascii="Aparajita" w:hAnsi="Aparajita" w:cs="Aparajita"/>
          </w:rPr>
          <w:delText xml:space="preserve"> Angola</w:delText>
        </w:r>
        <w:commentRangeEnd w:id="1405"/>
        <w:r w:rsidR="00680642" w:rsidDel="00F43EB7">
          <w:rPr>
            <w:rStyle w:val="CommentReference"/>
            <w:rFonts w:asciiTheme="minorHAnsi" w:eastAsiaTheme="minorHAnsi" w:hAnsiTheme="minorHAnsi" w:cstheme="minorBidi"/>
          </w:rPr>
          <w:commentReference w:id="1405"/>
        </w:r>
        <w:r w:rsidR="00064694" w:rsidRPr="00266175" w:rsidDel="00F43EB7">
          <w:rPr>
            <w:rFonts w:ascii="Aparajita" w:hAnsi="Aparajita" w:cs="Aparajita"/>
          </w:rPr>
          <w:delText xml:space="preserve">. </w:delText>
        </w:r>
      </w:del>
      <w:moveFromRangeStart w:id="1406" w:author="Emily Smith-Greenaway" w:date="2020-08-08T15:56:00Z" w:name="move47794591"/>
      <w:moveFrom w:id="1407" w:author="Emily Smith-Greenaway" w:date="2020-08-08T15:56:00Z">
        <w:r w:rsidR="0092133C" w:rsidDel="00F43EB7">
          <w:rPr>
            <w:rFonts w:ascii="Aparajita" w:hAnsi="Aparajita" w:cs="Aparajita"/>
          </w:rPr>
          <w:t>In this way,</w:t>
        </w:r>
        <w:r w:rsidR="00064694" w:rsidRPr="00266175" w:rsidDel="00F43EB7">
          <w:rPr>
            <w:rFonts w:ascii="Aparajita" w:hAnsi="Aparajita" w:cs="Aparajita"/>
          </w:rPr>
          <w:t xml:space="preserve"> the mIM </w:t>
        </w:r>
        <w:r w:rsidR="0092133C" w:rsidDel="00F43EB7">
          <w:rPr>
            <w:rFonts w:ascii="Aparajita" w:hAnsi="Aparajita" w:cs="Aparajita"/>
          </w:rPr>
          <w:t xml:space="preserve">completely </w:t>
        </w:r>
        <w:r w:rsidR="00680642" w:rsidDel="00F43EB7">
          <w:rPr>
            <w:rFonts w:ascii="Aparajita" w:hAnsi="Aparajita" w:cs="Aparajita"/>
          </w:rPr>
          <w:t xml:space="preserve">re-scales </w:t>
        </w:r>
        <w:r w:rsidR="00064694" w:rsidRPr="00266175" w:rsidDel="00F43EB7">
          <w:rPr>
            <w:rFonts w:ascii="Aparajita" w:hAnsi="Aparajita" w:cs="Aparajita"/>
          </w:rPr>
          <w:t xml:space="preserve">the inequality </w:t>
        </w:r>
        <w:r w:rsidR="00A6548D" w:rsidDel="00F43EB7">
          <w:rPr>
            <w:rFonts w:ascii="Aparajita" w:hAnsi="Aparajita" w:cs="Aparajita"/>
          </w:rPr>
          <w:t>in maternal experiences that</w:t>
        </w:r>
        <w:r w:rsidR="008A0317" w:rsidDel="00F43EB7">
          <w:rPr>
            <w:rFonts w:ascii="Aparajita" w:hAnsi="Aparajita" w:cs="Aparajita"/>
          </w:rPr>
          <w:t xml:space="preserve"> women</w:t>
        </w:r>
        <w:r w:rsidR="00A6548D" w:rsidDel="00F43EB7">
          <w:rPr>
            <w:rFonts w:ascii="Aparajita" w:hAnsi="Aparajita" w:cs="Aparajita"/>
          </w:rPr>
          <w:t xml:space="preserve"> in these populations </w:t>
        </w:r>
        <w:r w:rsidR="008A0317" w:rsidDel="00F43EB7">
          <w:rPr>
            <w:rFonts w:ascii="Aparajita" w:hAnsi="Aparajita" w:cs="Aparajita"/>
          </w:rPr>
          <w:t>have endured</w:t>
        </w:r>
        <w:r w:rsidR="00FE0D0A" w:rsidDel="00F43EB7">
          <w:rPr>
            <w:rFonts w:ascii="Aparajita" w:hAnsi="Aparajita" w:cs="Aparajita"/>
          </w:rPr>
          <w:t xml:space="preserve"> and shows it to be far vast</w:t>
        </w:r>
        <w:r w:rsidR="005922C8" w:rsidDel="00F43EB7">
          <w:rPr>
            <w:rFonts w:ascii="Aparajita" w:hAnsi="Aparajita" w:cs="Aparajita"/>
          </w:rPr>
          <w:t>er</w:t>
        </w:r>
        <w:r w:rsidR="00FE0D0A" w:rsidDel="00F43EB7">
          <w:rPr>
            <w:rFonts w:ascii="Aparajita" w:hAnsi="Aparajita" w:cs="Aparajita"/>
          </w:rPr>
          <w:t xml:space="preserve"> than the annualized, child-centered metrics suggest.</w:t>
        </w:r>
      </w:moveFrom>
      <w:moveFromRangeEnd w:id="1406"/>
    </w:p>
    <w:p w14:paraId="350CE97B" w14:textId="47111056" w:rsidR="00AE57DA" w:rsidRPr="00266175" w:rsidRDefault="009D01D6" w:rsidP="009C383D">
      <w:pPr>
        <w:ind w:firstLine="720"/>
        <w:rPr>
          <w:rFonts w:ascii="Aparajita" w:hAnsi="Aparajita" w:cs="Aparajita"/>
        </w:rPr>
      </w:pPr>
      <w:ins w:id="1408" w:author="Emily Smith-Greenaway" w:date="2020-08-09T00:11:00Z">
        <w:r>
          <w:rPr>
            <w:rFonts w:ascii="Aparajita" w:hAnsi="Aparajita" w:cs="Aparajita"/>
          </w:rPr>
          <w:lastRenderedPageBreak/>
          <w:t>The bottom panel</w:t>
        </w:r>
      </w:ins>
      <w:ins w:id="1409" w:author="Emily Smith-Greenaway" w:date="2020-08-09T15:31:00Z">
        <w:r w:rsidR="00DC1A4D">
          <w:rPr>
            <w:rFonts w:ascii="Aparajita" w:hAnsi="Aparajita" w:cs="Aparajita"/>
          </w:rPr>
          <w:t xml:space="preserve"> of </w:t>
        </w:r>
        <w:r w:rsidR="00DC1A4D">
          <w:rPr>
            <w:rFonts w:ascii="Aparajita" w:hAnsi="Aparajita" w:cs="Aparajita"/>
            <w:b/>
            <w:bCs/>
          </w:rPr>
          <w:t>Fig. 1</w:t>
        </w:r>
      </w:ins>
      <w:ins w:id="1410" w:author="Emily Smith-Greenaway" w:date="2020-08-09T00:11:00Z">
        <w:r>
          <w:rPr>
            <w:rFonts w:ascii="Aparajita" w:hAnsi="Aparajita" w:cs="Aparajita"/>
          </w:rPr>
          <w:t xml:space="preserve"> presents the mIM estimates for older mothers.</w:t>
        </w:r>
      </w:ins>
      <w:ins w:id="1411" w:author="Emily Smith-Greenaway" w:date="2020-08-08T16:06:00Z">
        <w:r w:rsidR="00AE57DA">
          <w:rPr>
            <w:rFonts w:ascii="Aparajita" w:hAnsi="Aparajita" w:cs="Aparajita"/>
          </w:rPr>
          <w:t xml:space="preserve"> </w:t>
        </w:r>
      </w:ins>
      <w:ins w:id="1412" w:author="Emily Smith-Greenaway" w:date="2020-08-09T00:11:00Z">
        <w:r>
          <w:rPr>
            <w:rFonts w:ascii="Aparajita" w:hAnsi="Aparajita" w:cs="Aparajita"/>
          </w:rPr>
          <w:t>T</w:t>
        </w:r>
      </w:ins>
      <w:ins w:id="1413" w:author="Emily Smith-Greenaway" w:date="2020-08-08T16:06:00Z">
        <w:r w:rsidR="00AE57DA">
          <w:rPr>
            <w:rFonts w:ascii="Aparajita" w:hAnsi="Aparajita" w:cs="Aparajita"/>
          </w:rPr>
          <w:t>he US ranks 30</w:t>
        </w:r>
        <w:r w:rsidR="00AE57DA" w:rsidRPr="009D766B">
          <w:rPr>
            <w:rFonts w:ascii="Aparajita" w:hAnsi="Aparajita" w:cs="Aparajita"/>
            <w:vertAlign w:val="superscript"/>
          </w:rPr>
          <w:t>th</w:t>
        </w:r>
        <w:r w:rsidR="00AE57DA">
          <w:rPr>
            <w:rFonts w:ascii="Aparajita" w:hAnsi="Aparajita" w:cs="Aparajita"/>
          </w:rPr>
          <w:t xml:space="preserve"> in terms of the </w:t>
        </w:r>
      </w:ins>
      <w:ins w:id="1414" w:author="Emily Smith-Greenaway" w:date="2020-08-09T15:26:00Z">
        <w:r w:rsidR="00F24CBB">
          <w:rPr>
            <w:rFonts w:ascii="Aparajita" w:hAnsi="Aparajita" w:cs="Aparajita"/>
          </w:rPr>
          <w:t xml:space="preserve">mIM for older mothers: </w:t>
        </w:r>
      </w:ins>
      <w:ins w:id="1415" w:author="Emily Smith-Greenaway" w:date="2020-08-08T16:06:00Z">
        <w:r w:rsidR="00AE57DA">
          <w:rPr>
            <w:rFonts w:ascii="Aparajita" w:hAnsi="Aparajita" w:cs="Aparajita"/>
          </w:rPr>
          <w:t xml:space="preserve">20 per 1,000 mothers ages 45-49 </w:t>
        </w:r>
      </w:ins>
      <w:ins w:id="1416" w:author="Emily Smith-Greenaway" w:date="2020-08-09T15:26:00Z">
        <w:r w:rsidR="00F24CBB">
          <w:rPr>
            <w:rFonts w:ascii="Aparajita" w:hAnsi="Aparajita" w:cs="Aparajita"/>
          </w:rPr>
          <w:t xml:space="preserve">are estimated to </w:t>
        </w:r>
      </w:ins>
      <w:ins w:id="1417" w:author="Emily Smith-Greenaway" w:date="2020-08-08T16:06:00Z">
        <w:r w:rsidR="00AE57DA">
          <w:rPr>
            <w:rFonts w:ascii="Aparajita" w:hAnsi="Aparajita" w:cs="Aparajita"/>
          </w:rPr>
          <w:t>hav</w:t>
        </w:r>
      </w:ins>
      <w:ins w:id="1418" w:author="Emily Smith-Greenaway" w:date="2020-08-09T15:26:00Z">
        <w:r w:rsidR="00F24CBB">
          <w:rPr>
            <w:rFonts w:ascii="Aparajita" w:hAnsi="Aparajita" w:cs="Aparajita"/>
          </w:rPr>
          <w:t xml:space="preserve">e </w:t>
        </w:r>
      </w:ins>
      <w:ins w:id="1419" w:author="Emily Smith-Greenaway" w:date="2020-08-08T16:06:00Z">
        <w:r w:rsidR="00AE57DA">
          <w:rPr>
            <w:rFonts w:ascii="Aparajita" w:hAnsi="Aparajita" w:cs="Aparajita"/>
          </w:rPr>
          <w:t>lost an infant—a</w:t>
        </w:r>
      </w:ins>
      <w:ins w:id="1420" w:author="Emily Smith-Greenaway" w:date="2020-08-09T00:15:00Z">
        <w:r w:rsidR="00A702BB">
          <w:rPr>
            <w:rFonts w:ascii="Aparajita" w:hAnsi="Aparajita" w:cs="Aparajita"/>
          </w:rPr>
          <w:t xml:space="preserve"> </w:t>
        </w:r>
      </w:ins>
      <w:ins w:id="1421" w:author="Emily Smith-Greenaway" w:date="2020-08-09T15:26:00Z">
        <w:r w:rsidR="00F24CBB">
          <w:rPr>
            <w:rFonts w:ascii="Aparajita" w:hAnsi="Aparajita" w:cs="Aparajita"/>
          </w:rPr>
          <w:t>prevalence of maternal bereavement also documented in</w:t>
        </w:r>
      </w:ins>
      <w:ins w:id="1422" w:author="Emily Smith-Greenaway" w:date="2020-08-08T16:06:00Z">
        <w:r w:rsidR="00AE57DA">
          <w:rPr>
            <w:rFonts w:ascii="Aparajita" w:hAnsi="Aparajita" w:cs="Aparajita"/>
          </w:rPr>
          <w:t xml:space="preserve"> Cuba, Cyprus, and Israel.</w:t>
        </w:r>
        <w:r w:rsidR="00AE57DA" w:rsidRPr="00B8525F">
          <w:rPr>
            <w:rFonts w:ascii="Aparajita" w:hAnsi="Aparajita" w:cs="Aparajita"/>
          </w:rPr>
          <w:t xml:space="preserve"> </w:t>
        </w:r>
      </w:ins>
      <w:moveToRangeStart w:id="1423" w:author="Emily Smith-Greenaway" w:date="2020-08-09T00:13:00Z" w:name="move47824416"/>
      <w:moveTo w:id="1424" w:author="Emily Smith-Greenaway" w:date="2020-08-09T00:13:00Z">
        <w:del w:id="1425" w:author="Emily Smith-Greenaway" w:date="2020-08-09T00:13:00Z">
          <w:r w:rsidRPr="00266175" w:rsidDel="009D01D6">
            <w:rPr>
              <w:rFonts w:ascii="Aparajita" w:hAnsi="Aparajita" w:cs="Aparajita"/>
            </w:rPr>
            <w:delText>The</w:delText>
          </w:r>
          <w:r w:rsidDel="009D01D6">
            <w:rPr>
              <w:rFonts w:ascii="Aparajita" w:hAnsi="Aparajita" w:cs="Aparajita"/>
            </w:rPr>
            <w:delText>se</w:delText>
          </w:r>
          <w:r w:rsidRPr="00266175" w:rsidDel="009D01D6">
            <w:rPr>
              <w:rFonts w:ascii="Aparajita" w:hAnsi="Aparajita" w:cs="Aparajita"/>
            </w:rPr>
            <w:delText xml:space="preserve"> high levels of child loss among older mothers in the Middle East and Africa relative to younger mothers</w:delText>
          </w:r>
          <w:r w:rsidDel="009D01D6">
            <w:rPr>
              <w:rFonts w:ascii="Aparajita" w:hAnsi="Aparajita" w:cs="Aparajita"/>
            </w:rPr>
            <w:delText xml:space="preserve"> in those same countries</w:delText>
          </w:r>
          <w:r w:rsidRPr="00266175" w:rsidDel="009D01D6">
            <w:rPr>
              <w:rFonts w:ascii="Aparajita" w:hAnsi="Aparajita" w:cs="Aparajita"/>
            </w:rPr>
            <w:delText xml:space="preserve"> </w:delText>
          </w:r>
          <w:r w:rsidDel="009D01D6">
            <w:rPr>
              <w:rFonts w:ascii="Aparajita" w:hAnsi="Aparajita" w:cs="Aparajita"/>
            </w:rPr>
            <w:delText>flows from</w:delText>
          </w:r>
          <w:r w:rsidRPr="00266175" w:rsidDel="009D01D6">
            <w:rPr>
              <w:rFonts w:ascii="Aparajita" w:hAnsi="Aparajita" w:cs="Aparajita"/>
            </w:rPr>
            <w:delText xml:space="preserve"> the </w:delText>
          </w:r>
          <w:r w:rsidDel="009D01D6">
            <w:rPr>
              <w:rFonts w:ascii="Aparajita" w:hAnsi="Aparajita" w:cs="Aparajita"/>
            </w:rPr>
            <w:delText xml:space="preserve">swift and recent improvements </w:delText>
          </w:r>
          <w:r w:rsidRPr="00266175" w:rsidDel="009D01D6">
            <w:rPr>
              <w:rFonts w:ascii="Aparajita" w:hAnsi="Aparajita" w:cs="Aparajita"/>
            </w:rPr>
            <w:delText>in mortality conditions.</w:delText>
          </w:r>
        </w:del>
      </w:moveTo>
      <w:moveToRangeEnd w:id="1423"/>
      <w:ins w:id="1426" w:author="Emily Smith-Greenaway" w:date="2020-08-09T15:29:00Z">
        <w:r w:rsidR="00F24CBB">
          <w:rPr>
            <w:rFonts w:ascii="Aparajita" w:hAnsi="Aparajita" w:cs="Aparajita"/>
          </w:rPr>
          <w:t>I</w:t>
        </w:r>
      </w:ins>
      <w:ins w:id="1427" w:author="Emily Smith-Greenaway" w:date="2020-08-08T16:06:00Z">
        <w:r w:rsidR="00AE57DA">
          <w:rPr>
            <w:rFonts w:ascii="Aparajita" w:hAnsi="Aparajita" w:cs="Aparajita"/>
          </w:rPr>
          <w:t xml:space="preserve">n more than 50 countries, concentrated in </w:t>
        </w:r>
      </w:ins>
      <w:ins w:id="1428" w:author="Emily Smith-Greenaway" w:date="2020-08-10T08:07:00Z">
        <w:r w:rsidR="00A36998">
          <w:rPr>
            <w:rFonts w:ascii="Aparajita" w:hAnsi="Aparajita" w:cs="Aparajita"/>
          </w:rPr>
          <w:t xml:space="preserve">the Middle East </w:t>
        </w:r>
      </w:ins>
      <w:ins w:id="1429" w:author="Emily Smith-Greenaway" w:date="2020-08-09T15:29:00Z">
        <w:r w:rsidR="00F24CBB">
          <w:rPr>
            <w:rFonts w:ascii="Aparajita" w:hAnsi="Aparajita" w:cs="Aparajita"/>
          </w:rPr>
          <w:t xml:space="preserve">and </w:t>
        </w:r>
      </w:ins>
      <w:ins w:id="1430" w:author="Emily Smith-Greenaway" w:date="2020-08-10T08:07:00Z">
        <w:r w:rsidR="00A36998">
          <w:rPr>
            <w:rFonts w:ascii="Aparajita" w:hAnsi="Aparajita" w:cs="Aparajita"/>
          </w:rPr>
          <w:t>sub-Saharan Africa</w:t>
        </w:r>
      </w:ins>
      <w:ins w:id="1431" w:author="Emily Smith-Greenaway" w:date="2020-08-08T16:06:00Z">
        <w:r w:rsidR="00AE57DA">
          <w:rPr>
            <w:rFonts w:ascii="Aparajita" w:hAnsi="Aparajita" w:cs="Aparajita"/>
          </w:rPr>
          <w:t>, mothers ages 45-49 are more than ten times likely to have lost an infant than mothers in the US. Liberia has t</w:t>
        </w:r>
        <w:r w:rsidR="00AE57DA" w:rsidRPr="00B8525F">
          <w:rPr>
            <w:rFonts w:ascii="Aparajita" w:hAnsi="Aparajita" w:cs="Aparajita"/>
          </w:rPr>
          <w:t>he highest mIM</w:t>
        </w:r>
        <w:r w:rsidR="00AE57DA">
          <w:rPr>
            <w:rFonts w:ascii="Aparajita" w:hAnsi="Aparajita" w:cs="Aparajita"/>
          </w:rPr>
          <w:t xml:space="preserve"> for older mothers, with an estimated</w:t>
        </w:r>
        <w:r w:rsidR="00AE57DA" w:rsidRPr="00B8525F">
          <w:rPr>
            <w:rFonts w:ascii="Aparajita" w:hAnsi="Aparajita" w:cs="Aparajita"/>
          </w:rPr>
          <w:t xml:space="preserve"> 465 per 1,000 mothers</w:t>
        </w:r>
        <w:r w:rsidR="00AE57DA">
          <w:rPr>
            <w:rFonts w:ascii="Aparajita" w:hAnsi="Aparajita" w:cs="Aparajita"/>
          </w:rPr>
          <w:t xml:space="preserve"> age 45-49 having lost an infant</w:t>
        </w:r>
        <w:r w:rsidR="00AE57DA" w:rsidRPr="00B8525F">
          <w:rPr>
            <w:rFonts w:ascii="Aparajita" w:hAnsi="Aparajita" w:cs="Aparajita"/>
          </w:rPr>
          <w:t xml:space="preserve">. </w:t>
        </w:r>
      </w:ins>
      <w:ins w:id="1432" w:author="Emily Smith-Greenaway" w:date="2020-08-09T15:30:00Z">
        <w:r w:rsidR="00F24CBB">
          <w:rPr>
            <w:rFonts w:ascii="Aparajita" w:hAnsi="Aparajita" w:cs="Aparajita"/>
          </w:rPr>
          <w:t>An older mother in Liberia is</w:t>
        </w:r>
      </w:ins>
      <w:ins w:id="1433" w:author="Emily Smith-Greenaway" w:date="2020-08-08T16:06:00Z">
        <w:r w:rsidR="00AE57DA" w:rsidRPr="00B8525F">
          <w:rPr>
            <w:rFonts w:ascii="Aparajita" w:hAnsi="Aparajita" w:cs="Aparajita"/>
          </w:rPr>
          <w:t xml:space="preserve"> 76 times </w:t>
        </w:r>
      </w:ins>
      <w:ins w:id="1434" w:author="Emily Smith-Greenaway" w:date="2020-08-09T15:30:00Z">
        <w:r w:rsidR="00F24CBB">
          <w:rPr>
            <w:rFonts w:ascii="Aparajita" w:hAnsi="Aparajita" w:cs="Aparajita"/>
          </w:rPr>
          <w:t xml:space="preserve">more likely to have experienced an infant </w:t>
        </w:r>
      </w:ins>
      <w:ins w:id="1435" w:author="Emily Smith-Greenaway" w:date="2020-08-10T08:08:00Z">
        <w:r w:rsidR="00413DA8">
          <w:rPr>
            <w:rFonts w:ascii="Aparajita" w:hAnsi="Aparajita" w:cs="Aparajita"/>
          </w:rPr>
          <w:t xml:space="preserve">die than an older mother </w:t>
        </w:r>
      </w:ins>
      <w:ins w:id="1436" w:author="Emily Smith-Greenaway" w:date="2020-08-09T15:30:00Z">
        <w:r w:rsidR="00F24CBB">
          <w:rPr>
            <w:rFonts w:ascii="Aparajita" w:hAnsi="Aparajita" w:cs="Aparajita"/>
          </w:rPr>
          <w:t xml:space="preserve">in Hong Kong, the population with </w:t>
        </w:r>
      </w:ins>
      <w:ins w:id="1437" w:author="Emily Smith-Greenaway" w:date="2020-08-08T16:06:00Z">
        <w:r w:rsidR="00AE57DA" w:rsidRPr="00B8525F">
          <w:rPr>
            <w:rFonts w:ascii="Aparajita" w:hAnsi="Aparajita" w:cs="Aparajita"/>
          </w:rPr>
          <w:t xml:space="preserve">the </w:t>
        </w:r>
        <w:r w:rsidR="00AE57DA">
          <w:rPr>
            <w:rFonts w:ascii="Aparajita" w:hAnsi="Aparajita" w:cs="Aparajita"/>
          </w:rPr>
          <w:t xml:space="preserve">lowest recorded mIM for older mothers </w:t>
        </w:r>
      </w:ins>
      <w:ins w:id="1438" w:author="Emily Smith-Greenaway" w:date="2020-08-09T00:14:00Z">
        <w:r>
          <w:rPr>
            <w:rFonts w:ascii="Aparajita" w:hAnsi="Aparajita" w:cs="Aparajita"/>
          </w:rPr>
          <w:t>(</w:t>
        </w:r>
      </w:ins>
      <w:ins w:id="1439" w:author="Emily Smith-Greenaway" w:date="2020-08-08T16:06:00Z">
        <w:r w:rsidR="00AE57DA">
          <w:rPr>
            <w:rFonts w:ascii="Aparajita" w:hAnsi="Aparajita" w:cs="Aparajita"/>
          </w:rPr>
          <w:t>6 per 1,000)</w:t>
        </w:r>
      </w:ins>
      <w:ins w:id="1440" w:author="Emily Smith-Greenaway" w:date="2020-08-09T00:14:00Z">
        <w:r>
          <w:rPr>
            <w:rFonts w:ascii="Aparajita" w:hAnsi="Aparajita" w:cs="Aparajita"/>
          </w:rPr>
          <w:t>,</w:t>
        </w:r>
      </w:ins>
      <w:ins w:id="1441" w:author="Emily Smith-Greenaway" w:date="2020-08-08T16:06:00Z">
        <w:r w:rsidR="00AE57DA" w:rsidRPr="00B8525F">
          <w:rPr>
            <w:rFonts w:ascii="Aparajita" w:hAnsi="Aparajita" w:cs="Aparajita"/>
          </w:rPr>
          <w:t xml:space="preserve"> and</w:t>
        </w:r>
      </w:ins>
      <w:ins w:id="1442" w:author="Emily Smith-Greenaway" w:date="2020-08-09T15:30:00Z">
        <w:r w:rsidR="00F24CBB">
          <w:rPr>
            <w:rFonts w:ascii="Aparajita" w:hAnsi="Aparajita" w:cs="Aparajita"/>
          </w:rPr>
          <w:t xml:space="preserve"> are</w:t>
        </w:r>
      </w:ins>
      <w:ins w:id="1443" w:author="Emily Smith-Greenaway" w:date="2020-08-08T16:06:00Z">
        <w:r w:rsidR="00AE57DA" w:rsidRPr="00B8525F">
          <w:rPr>
            <w:rFonts w:ascii="Aparajita" w:hAnsi="Aparajita" w:cs="Aparajita"/>
          </w:rPr>
          <w:t xml:space="preserve"> 23 </w:t>
        </w:r>
      </w:ins>
      <w:ins w:id="1444" w:author="Emily Smith-Greenaway" w:date="2020-08-09T15:30:00Z">
        <w:r w:rsidR="00F24CBB">
          <w:rPr>
            <w:rFonts w:ascii="Aparajita" w:hAnsi="Aparajita" w:cs="Aparajita"/>
          </w:rPr>
          <w:t>times more l</w:t>
        </w:r>
      </w:ins>
      <w:ins w:id="1445" w:author="Emily Smith-Greenaway" w:date="2020-08-09T15:31:00Z">
        <w:r w:rsidR="00F24CBB">
          <w:rPr>
            <w:rFonts w:ascii="Aparajita" w:hAnsi="Aparajita" w:cs="Aparajita"/>
          </w:rPr>
          <w:t>ikely to than</w:t>
        </w:r>
      </w:ins>
      <w:ins w:id="1446" w:author="Emily Smith-Greenaway" w:date="2020-08-08T16:06:00Z">
        <w:r w:rsidR="00AE57DA" w:rsidRPr="00B8525F">
          <w:rPr>
            <w:rFonts w:ascii="Aparajita" w:hAnsi="Aparajita" w:cs="Aparajita"/>
          </w:rPr>
          <w:t xml:space="preserve"> </w:t>
        </w:r>
      </w:ins>
      <w:ins w:id="1447" w:author="Emily Smith-Greenaway" w:date="2020-08-09T15:31:00Z">
        <w:r w:rsidR="00F24CBB">
          <w:rPr>
            <w:rFonts w:ascii="Aparajita" w:hAnsi="Aparajita" w:cs="Aparajita"/>
          </w:rPr>
          <w:t>mothers in the US</w:t>
        </w:r>
      </w:ins>
      <w:ins w:id="1448" w:author="Emily Smith-Greenaway" w:date="2020-08-08T16:06:00Z">
        <w:r w:rsidR="00AE57DA" w:rsidRPr="00B8525F">
          <w:rPr>
            <w:rFonts w:ascii="Aparajita" w:hAnsi="Aparajita" w:cs="Aparajita"/>
          </w:rPr>
          <w:t xml:space="preserve"> (20</w:t>
        </w:r>
        <w:r w:rsidR="00AE57DA">
          <w:rPr>
            <w:rFonts w:ascii="Aparajita" w:hAnsi="Aparajita" w:cs="Aparajita"/>
          </w:rPr>
          <w:t xml:space="preserve"> per 1,000</w:t>
        </w:r>
        <w:r w:rsidR="00AE57DA" w:rsidRPr="00B8525F">
          <w:rPr>
            <w:rFonts w:ascii="Aparajita" w:hAnsi="Aparajita" w:cs="Aparajita"/>
          </w:rPr>
          <w:t>)</w:t>
        </w:r>
      </w:ins>
      <w:ins w:id="1449" w:author="Emily Smith-Greenaway" w:date="2020-08-09T00:14:00Z">
        <w:r>
          <w:rPr>
            <w:rFonts w:ascii="Aparajita" w:hAnsi="Aparajita" w:cs="Aparajita"/>
          </w:rPr>
          <w:t>. Again, this</w:t>
        </w:r>
      </w:ins>
      <w:ins w:id="1450" w:author="Emily Smith-Greenaway" w:date="2020-08-09T00:15:00Z">
        <w:r>
          <w:rPr>
            <w:rFonts w:ascii="Aparajita" w:hAnsi="Aparajita" w:cs="Aparajita"/>
          </w:rPr>
          <w:t xml:space="preserve"> difference is </w:t>
        </w:r>
      </w:ins>
      <w:ins w:id="1451" w:author="Emily Smith-Greenaway" w:date="2020-08-10T08:08:00Z">
        <w:r w:rsidR="00413DA8">
          <w:rPr>
            <w:rFonts w:ascii="Aparajita" w:hAnsi="Aparajita" w:cs="Aparajita"/>
          </w:rPr>
          <w:t>far greater than t</w:t>
        </w:r>
      </w:ins>
      <w:ins w:id="1452" w:author="Emily Smith-Greenaway" w:date="2020-08-10T08:09:00Z">
        <w:r w:rsidR="00413DA8">
          <w:rPr>
            <w:rFonts w:ascii="Aparajita" w:hAnsi="Aparajita" w:cs="Aparajita"/>
          </w:rPr>
          <w:t>he infant mortality rates:</w:t>
        </w:r>
      </w:ins>
      <w:ins w:id="1453" w:author="Emily Smith-Greenaway" w:date="2020-08-09T00:15:00Z">
        <w:r>
          <w:rPr>
            <w:rFonts w:ascii="Aparajita" w:hAnsi="Aparajita" w:cs="Aparajita"/>
          </w:rPr>
          <w:t xml:space="preserve"> </w:t>
        </w:r>
      </w:ins>
      <w:ins w:id="1454" w:author="Emily Smith-Greenaway" w:date="2020-08-10T08:09:00Z">
        <w:r w:rsidR="00413DA8">
          <w:rPr>
            <w:rFonts w:ascii="Aparajita" w:hAnsi="Aparajita" w:cs="Aparajita"/>
          </w:rPr>
          <w:t>infants</w:t>
        </w:r>
      </w:ins>
      <w:ins w:id="1455" w:author="Emily Smith-Greenaway" w:date="2020-08-08T16:06:00Z">
        <w:r w:rsidR="00AE57DA" w:rsidRPr="00B8525F">
          <w:rPr>
            <w:rFonts w:ascii="Aparajita" w:hAnsi="Aparajita" w:cs="Aparajita"/>
          </w:rPr>
          <w:t xml:space="preserve"> in Liberia </w:t>
        </w:r>
      </w:ins>
      <w:ins w:id="1456" w:author="Emily Smith-Greenaway" w:date="2020-08-10T08:09:00Z">
        <w:r w:rsidR="00413DA8">
          <w:rPr>
            <w:rFonts w:ascii="Aparajita" w:hAnsi="Aparajita" w:cs="Aparajita"/>
          </w:rPr>
          <w:t>are ten times more likely to die before than first birthday than inf</w:t>
        </w:r>
      </w:ins>
      <w:ins w:id="1457" w:author="Emily Smith-Greenaway" w:date="2020-08-10T08:10:00Z">
        <w:r w:rsidR="00413DA8">
          <w:rPr>
            <w:rFonts w:ascii="Aparajita" w:hAnsi="Aparajita" w:cs="Aparajita"/>
          </w:rPr>
          <w:t xml:space="preserve">ants in the US </w:t>
        </w:r>
      </w:ins>
      <w:ins w:id="1458" w:author="Emily Smith-Greenaway" w:date="2020-08-08T16:06:00Z">
        <w:r w:rsidR="00AE57DA" w:rsidRPr="00B8525F">
          <w:rPr>
            <w:rFonts w:ascii="Aparajita" w:hAnsi="Aparajita" w:cs="Aparajita"/>
          </w:rPr>
          <w:t>(62.5</w:t>
        </w:r>
        <w:r w:rsidR="00AE57DA">
          <w:rPr>
            <w:rFonts w:ascii="Aparajita" w:hAnsi="Aparajita" w:cs="Aparajita"/>
          </w:rPr>
          <w:t xml:space="preserve"> infant deaths </w:t>
        </w:r>
      </w:ins>
      <w:ins w:id="1459" w:author="Emily Smith-Greenaway" w:date="2020-08-10T08:10:00Z">
        <w:r w:rsidR="00413DA8">
          <w:rPr>
            <w:rFonts w:ascii="Aparajita" w:hAnsi="Aparajita" w:cs="Aparajita"/>
          </w:rPr>
          <w:t xml:space="preserve">versus 6 infant deaths </w:t>
        </w:r>
      </w:ins>
      <w:ins w:id="1460" w:author="Emily Smith-Greenaway" w:date="2020-08-08T16:06:00Z">
        <w:r w:rsidR="00AE57DA">
          <w:rPr>
            <w:rFonts w:ascii="Aparajita" w:hAnsi="Aparajita" w:cs="Aparajita"/>
          </w:rPr>
          <w:t>per 1,000 live births</w:t>
        </w:r>
        <w:r w:rsidR="00AE57DA" w:rsidRPr="00B8525F">
          <w:rPr>
            <w:rFonts w:ascii="Aparajita" w:hAnsi="Aparajita" w:cs="Aparajita"/>
          </w:rPr>
          <w:t>)</w:t>
        </w:r>
      </w:ins>
      <w:ins w:id="1461" w:author="Emily Smith-Greenaway" w:date="2020-08-09T00:15:00Z">
        <w:r>
          <w:rPr>
            <w:rFonts w:ascii="Aparajita" w:hAnsi="Aparajita" w:cs="Aparajita"/>
          </w:rPr>
          <w:t xml:space="preserve">. </w:t>
        </w:r>
      </w:ins>
      <w:ins w:id="1462" w:author="Emily Smith-Greenaway" w:date="2020-08-09T15:38:00Z">
        <w:r w:rsidR="001B6A70">
          <w:rPr>
            <w:rFonts w:ascii="Aparajita" w:hAnsi="Aparajita" w:cs="Aparajita"/>
          </w:rPr>
          <w:t xml:space="preserve">Overall, the mIM values for older mothers are higher, with the average across 168 countries at an estimated 145 mothers having lost an infant per 1,000. </w:t>
        </w:r>
      </w:ins>
      <w:ins w:id="1463" w:author="Emily Smith-Greenaway" w:date="2020-08-09T15:29:00Z">
        <w:r w:rsidR="00F24CBB">
          <w:rPr>
            <w:rFonts w:ascii="Aparajita" w:hAnsi="Aparajita" w:cs="Aparajita"/>
          </w:rPr>
          <w:t xml:space="preserve">In general, </w:t>
        </w:r>
      </w:ins>
      <w:ins w:id="1464" w:author="Emily Smith-Greenaway" w:date="2020-08-09T15:39:00Z">
        <w:r w:rsidR="001B6A70">
          <w:rPr>
            <w:rFonts w:ascii="Aparajita" w:hAnsi="Aparajita" w:cs="Aparajita"/>
          </w:rPr>
          <w:t xml:space="preserve">however, </w:t>
        </w:r>
      </w:ins>
      <w:ins w:id="1465" w:author="Emily Smith-Greenaway" w:date="2020-08-09T15:29:00Z">
        <w:r w:rsidR="00F24CBB">
          <w:rPr>
            <w:rFonts w:ascii="Aparajita" w:hAnsi="Aparajita" w:cs="Aparajita"/>
          </w:rPr>
          <w:t xml:space="preserve">global inequality in </w:t>
        </w:r>
      </w:ins>
      <w:ins w:id="1466" w:author="Emily Smith-Greenaway" w:date="2020-08-10T08:10:00Z">
        <w:r w:rsidR="00413DA8">
          <w:rPr>
            <w:rFonts w:ascii="Aparajita" w:hAnsi="Aparajita" w:cs="Aparajita"/>
          </w:rPr>
          <w:t>infant loss for</w:t>
        </w:r>
      </w:ins>
      <w:ins w:id="1467" w:author="Emily Smith-Greenaway" w:date="2020-08-09T15:29:00Z">
        <w:r w:rsidR="00F24CBB">
          <w:rPr>
            <w:rFonts w:ascii="Aparajita" w:hAnsi="Aparajita" w:cs="Aparajita"/>
          </w:rPr>
          <w:t xml:space="preserve"> older mothers is smaller than </w:t>
        </w:r>
      </w:ins>
      <w:ins w:id="1468" w:author="Emily Smith-Greenaway" w:date="2020-08-10T08:10:00Z">
        <w:r w:rsidR="00413DA8">
          <w:rPr>
            <w:rFonts w:ascii="Aparajita" w:hAnsi="Aparajita" w:cs="Aparajita"/>
          </w:rPr>
          <w:t xml:space="preserve">that </w:t>
        </w:r>
      </w:ins>
      <w:ins w:id="1469" w:author="Emily Smith-Greenaway" w:date="2020-08-09T15:29:00Z">
        <w:r w:rsidR="00F24CBB">
          <w:rPr>
            <w:rFonts w:ascii="Aparajita" w:hAnsi="Aparajita" w:cs="Aparajita"/>
          </w:rPr>
          <w:t>for younger mothers, possibly owing to the legacy of higher mortality worldwid</w:t>
        </w:r>
      </w:ins>
      <w:ins w:id="1470" w:author="Emily Smith-Greenaway" w:date="2020-08-10T08:11:00Z">
        <w:r w:rsidR="0040187D">
          <w:rPr>
            <w:rFonts w:ascii="Aparajita" w:hAnsi="Aparajita" w:cs="Aparajita"/>
          </w:rPr>
          <w:t>e. This could also be the result of</w:t>
        </w:r>
      </w:ins>
      <w:ins w:id="1471" w:author="Emily Smith-Greenaway" w:date="2020-08-09T15:29:00Z">
        <w:r w:rsidR="00F24CBB">
          <w:rPr>
            <w:rFonts w:ascii="Aparajita" w:hAnsi="Aparajita" w:cs="Aparajita"/>
          </w:rPr>
          <w:t xml:space="preserve"> bereaved mothers in the highest mortality contexts </w:t>
        </w:r>
      </w:ins>
      <w:ins w:id="1472" w:author="Emily Smith-Greenaway" w:date="2020-08-10T08:11:00Z">
        <w:r w:rsidR="0040187D">
          <w:rPr>
            <w:rFonts w:ascii="Aparajita" w:hAnsi="Aparajita" w:cs="Aparajita"/>
          </w:rPr>
          <w:t>having</w:t>
        </w:r>
      </w:ins>
      <w:ins w:id="1473" w:author="Emily Smith-Greenaway" w:date="2020-08-09T15:29:00Z">
        <w:r w:rsidR="00F24CBB">
          <w:rPr>
            <w:rFonts w:ascii="Aparajita" w:hAnsi="Aparajita" w:cs="Aparajita"/>
          </w:rPr>
          <w:t xml:space="preserve"> </w:t>
        </w:r>
      </w:ins>
      <w:ins w:id="1474" w:author="Emily Smith-Greenaway" w:date="2020-08-09T15:41:00Z">
        <w:r w:rsidR="00DD5A72">
          <w:rPr>
            <w:rFonts w:ascii="Aparajita" w:hAnsi="Aparajita" w:cs="Aparajita"/>
          </w:rPr>
          <w:t xml:space="preserve">also died prematurely, </w:t>
        </w:r>
      </w:ins>
      <w:ins w:id="1475" w:author="Emily Smith-Greenaway" w:date="2020-08-09T15:29:00Z">
        <w:r w:rsidR="00F24CBB">
          <w:rPr>
            <w:rFonts w:ascii="Aparajita" w:hAnsi="Aparajita" w:cs="Aparajita"/>
          </w:rPr>
          <w:t xml:space="preserve">resulting in </w:t>
        </w:r>
      </w:ins>
      <w:ins w:id="1476" w:author="Emily Smith-Greenaway" w:date="2020-08-09T15:41:00Z">
        <w:r w:rsidR="00DD5A72">
          <w:rPr>
            <w:rFonts w:ascii="Aparajita" w:hAnsi="Aparajita" w:cs="Aparajita"/>
          </w:rPr>
          <w:t xml:space="preserve">their omission and thus a </w:t>
        </w:r>
      </w:ins>
      <w:ins w:id="1477" w:author="Emily Smith-Greenaway" w:date="2020-08-10T08:17:00Z">
        <w:r w:rsidR="002D061A">
          <w:rPr>
            <w:rFonts w:ascii="Aparajita" w:hAnsi="Aparajita" w:cs="Aparajita"/>
          </w:rPr>
          <w:t>cap on the</w:t>
        </w:r>
      </w:ins>
      <w:ins w:id="1478" w:author="Emily Smith-Greenaway" w:date="2020-08-09T15:29:00Z">
        <w:r w:rsidR="00F24CBB">
          <w:rPr>
            <w:rFonts w:ascii="Aparajita" w:hAnsi="Aparajita" w:cs="Aparajita"/>
          </w:rPr>
          <w:t xml:space="preserve"> prevalence of bereaved mothers</w:t>
        </w:r>
      </w:ins>
      <w:ins w:id="1479" w:author="Emily Smith-Greenaway" w:date="2020-08-10T08:17:00Z">
        <w:r w:rsidR="002D061A">
          <w:rPr>
            <w:rFonts w:ascii="Aparajita" w:hAnsi="Aparajita" w:cs="Aparajita"/>
          </w:rPr>
          <w:t xml:space="preserve"> in the most affected countries</w:t>
        </w:r>
      </w:ins>
      <w:ins w:id="1480" w:author="Emily Smith-Greenaway" w:date="2020-08-09T15:29:00Z">
        <w:r w:rsidR="00F24CBB">
          <w:rPr>
            <w:rFonts w:ascii="Aparajita" w:hAnsi="Aparajita" w:cs="Aparajita"/>
          </w:rPr>
          <w:t xml:space="preserve">. </w:t>
        </w:r>
      </w:ins>
    </w:p>
    <w:p w14:paraId="4A5DAA87" w14:textId="58E68E2A" w:rsidR="002B27F1" w:rsidRPr="006D2A78" w:rsidRDefault="00F02934" w:rsidP="006A5F7C">
      <w:pPr>
        <w:rPr>
          <w:ins w:id="1481" w:author="Emily Smith-Greenaway" w:date="2020-08-09T00:18:00Z"/>
          <w:rFonts w:ascii="Aparajita" w:hAnsi="Aparajita" w:cs="Aparajita"/>
          <w:b/>
          <w:bCs/>
        </w:rPr>
      </w:pPr>
      <w:del w:id="1482" w:author="Emily Smith-Greenaway" w:date="2020-08-09T00:17:00Z">
        <w:r w:rsidRPr="006D2A78" w:rsidDel="002B27F1">
          <w:rPr>
            <w:rFonts w:ascii="Aparajita" w:hAnsi="Aparajita" w:cs="Aparajita"/>
          </w:rPr>
          <w:tab/>
        </w:r>
      </w:del>
      <w:ins w:id="1483" w:author="Emily Smith-Greenaway" w:date="2020-08-08T16:44:00Z">
        <w:r w:rsidR="005E2C4C" w:rsidRPr="006D2A78">
          <w:rPr>
            <w:rFonts w:ascii="Aparajita" w:hAnsi="Aparajita" w:cs="Aparajita"/>
            <w:b/>
            <w:bCs/>
          </w:rPr>
          <w:t>Maternal Burden of Under-Five Mortality (mU5M)</w:t>
        </w:r>
      </w:ins>
    </w:p>
    <w:p w14:paraId="18545965" w14:textId="39C006A6" w:rsidR="00C65650" w:rsidRPr="00266175" w:rsidDel="00EB493D" w:rsidRDefault="00064694" w:rsidP="006D2A78">
      <w:pPr>
        <w:rPr>
          <w:del w:id="1484" w:author="Emily Smith-Greenaway" w:date="2020-08-08T16:40:00Z"/>
          <w:rFonts w:ascii="Aparajita" w:hAnsi="Aparajita" w:cs="Aparajita"/>
        </w:rPr>
      </w:pPr>
      <w:del w:id="1485" w:author="Emily Smith-Greenaway" w:date="2020-08-09T00:18:00Z">
        <w:r w:rsidRPr="00011943" w:rsidDel="002B27F1">
          <w:rPr>
            <w:rFonts w:ascii="Aparajita" w:hAnsi="Aparajita" w:cs="Aparajita"/>
            <w:b/>
            <w:bCs/>
            <w:rPrChange w:id="1486" w:author="Emily Smith-Greenaway" w:date="2020-08-09T00:18:00Z">
              <w:rPr>
                <w:rFonts w:ascii="Aparajita" w:hAnsi="Aparajita" w:cs="Aparajita"/>
              </w:rPr>
            </w:rPrChange>
          </w:rPr>
          <w:delText>The estimates</w:delText>
        </w:r>
        <w:r w:rsidR="00D7757E" w:rsidRPr="00011943" w:rsidDel="002B27F1">
          <w:rPr>
            <w:rFonts w:ascii="Aparajita" w:hAnsi="Aparajita" w:cs="Aparajita"/>
            <w:b/>
            <w:bCs/>
            <w:rPrChange w:id="1487" w:author="Emily Smith-Greenaway" w:date="2020-08-09T00:18:00Z">
              <w:rPr>
                <w:rFonts w:ascii="Aparajita" w:hAnsi="Aparajita" w:cs="Aparajita"/>
              </w:rPr>
            </w:rPrChange>
          </w:rPr>
          <w:delText xml:space="preserve"> pertain only to the death of children before age one, offering no indication of the prevalence by which mothers have experienced the death of children</w:delText>
        </w:r>
        <w:r w:rsidR="00C150E7" w:rsidRPr="00011943" w:rsidDel="002B27F1">
          <w:rPr>
            <w:rFonts w:ascii="Aparajita" w:hAnsi="Aparajita" w:cs="Aparajita"/>
            <w:b/>
            <w:bCs/>
            <w:rPrChange w:id="1488" w:author="Emily Smith-Greenaway" w:date="2020-08-09T00:18:00Z">
              <w:rPr>
                <w:rFonts w:ascii="Aparajita" w:hAnsi="Aparajita" w:cs="Aparajita"/>
              </w:rPr>
            </w:rPrChange>
          </w:rPr>
          <w:delText xml:space="preserve"> under five or older children</w:delText>
        </w:r>
        <w:r w:rsidR="00D7757E" w:rsidRPr="00011943" w:rsidDel="002B27F1">
          <w:rPr>
            <w:rFonts w:ascii="Aparajita" w:hAnsi="Aparajita" w:cs="Aparajita"/>
            <w:b/>
            <w:bCs/>
            <w:rPrChange w:id="1489" w:author="Emily Smith-Greenaway" w:date="2020-08-09T00:18:00Z">
              <w:rPr>
                <w:rFonts w:ascii="Aparajita" w:hAnsi="Aparajita" w:cs="Aparajita"/>
              </w:rPr>
            </w:rPrChange>
          </w:rPr>
          <w:delText xml:space="preserve">. </w:delText>
        </w:r>
      </w:del>
      <w:r w:rsidR="00F02934" w:rsidRPr="00011943">
        <w:rPr>
          <w:rFonts w:ascii="Aparajita" w:hAnsi="Aparajita" w:cs="Aparajita"/>
          <w:b/>
          <w:bCs/>
          <w:rPrChange w:id="1490" w:author="Emily Smith-Greenaway" w:date="2020-08-09T00:18:00Z">
            <w:rPr>
              <w:rFonts w:ascii="Aparajita" w:hAnsi="Aparajita" w:cs="Aparajita"/>
            </w:rPr>
          </w:rPrChange>
        </w:rPr>
        <w:t>F</w:t>
      </w:r>
      <w:r w:rsidR="0002599D" w:rsidRPr="00011943">
        <w:rPr>
          <w:rFonts w:ascii="Aparajita" w:hAnsi="Aparajita" w:cs="Aparajita"/>
          <w:b/>
          <w:bCs/>
          <w:rPrChange w:id="1491" w:author="Emily Smith-Greenaway" w:date="2020-08-09T00:18:00Z">
            <w:rPr>
              <w:rFonts w:ascii="Aparajita" w:hAnsi="Aparajita" w:cs="Aparajita"/>
            </w:rPr>
          </w:rPrChange>
        </w:rPr>
        <w:t>ig</w:t>
      </w:r>
      <w:del w:id="1492" w:author="Emily Smith-Greenaway" w:date="2020-08-09T15:31:00Z">
        <w:r w:rsidR="0002599D" w:rsidRPr="00011943" w:rsidDel="00DC1A4D">
          <w:rPr>
            <w:rFonts w:ascii="Aparajita" w:hAnsi="Aparajita" w:cs="Aparajita"/>
            <w:b/>
            <w:bCs/>
            <w:rPrChange w:id="1493" w:author="Emily Smith-Greenaway" w:date="2020-08-09T00:18:00Z">
              <w:rPr>
                <w:rFonts w:ascii="Aparajita" w:hAnsi="Aparajita" w:cs="Aparajita"/>
              </w:rPr>
            </w:rPrChange>
          </w:rPr>
          <w:delText>ure</w:delText>
        </w:r>
      </w:del>
      <w:ins w:id="1494" w:author="Emily Smith-Greenaway" w:date="2020-08-09T15:31:00Z">
        <w:r w:rsidR="00DC1A4D">
          <w:rPr>
            <w:rFonts w:ascii="Aparajita" w:hAnsi="Aparajita" w:cs="Aparajita"/>
            <w:b/>
            <w:bCs/>
          </w:rPr>
          <w:t>.</w:t>
        </w:r>
      </w:ins>
      <w:r w:rsidR="0002599D" w:rsidRPr="00011943">
        <w:rPr>
          <w:rFonts w:ascii="Aparajita" w:hAnsi="Aparajita" w:cs="Aparajita"/>
          <w:b/>
          <w:bCs/>
          <w:rPrChange w:id="1495" w:author="Emily Smith-Greenaway" w:date="2020-08-09T00:18:00Z">
            <w:rPr>
              <w:rFonts w:ascii="Aparajita" w:hAnsi="Aparajita" w:cs="Aparajita"/>
            </w:rPr>
          </w:rPrChange>
        </w:rPr>
        <w:t xml:space="preserve"> </w:t>
      </w:r>
      <w:r w:rsidR="00DE30E5" w:rsidRPr="00011943">
        <w:rPr>
          <w:rFonts w:ascii="Aparajita" w:hAnsi="Aparajita" w:cs="Aparajita"/>
          <w:b/>
          <w:bCs/>
          <w:rPrChange w:id="1496" w:author="Emily Smith-Greenaway" w:date="2020-08-09T00:18:00Z">
            <w:rPr>
              <w:rFonts w:ascii="Aparajita" w:hAnsi="Aparajita" w:cs="Aparajita"/>
            </w:rPr>
          </w:rPrChange>
        </w:rPr>
        <w:t>2</w:t>
      </w:r>
      <w:r w:rsidR="0002599D" w:rsidRPr="00266175">
        <w:rPr>
          <w:rFonts w:ascii="Aparajita" w:hAnsi="Aparajita" w:cs="Aparajita"/>
        </w:rPr>
        <w:t xml:space="preserve"> </w:t>
      </w:r>
      <w:del w:id="1497" w:author="Emily Smith-Greenaway" w:date="2020-08-09T15:33:00Z">
        <w:r w:rsidR="0002599D" w:rsidRPr="00266175" w:rsidDel="003C014B">
          <w:rPr>
            <w:rFonts w:ascii="Aparajita" w:hAnsi="Aparajita" w:cs="Aparajita"/>
          </w:rPr>
          <w:delText xml:space="preserve">depicts the </w:delText>
        </w:r>
        <w:r w:rsidR="00C150E7" w:rsidDel="003C014B">
          <w:rPr>
            <w:rFonts w:ascii="Aparajita" w:hAnsi="Aparajita" w:cs="Aparajita"/>
          </w:rPr>
          <w:delText>global</w:delText>
        </w:r>
      </w:del>
      <w:ins w:id="1498" w:author="Emily Smith-Greenaway" w:date="2020-08-09T15:33:00Z">
        <w:r w:rsidR="003C014B">
          <w:rPr>
            <w:rFonts w:ascii="Aparajita" w:hAnsi="Aparajita" w:cs="Aparajita"/>
          </w:rPr>
          <w:t>maps the</w:t>
        </w:r>
      </w:ins>
      <w:r w:rsidR="00C150E7">
        <w:rPr>
          <w:rFonts w:ascii="Aparajita" w:hAnsi="Aparajita" w:cs="Aparajita"/>
        </w:rPr>
        <w:t xml:space="preserve"> </w:t>
      </w:r>
      <w:r w:rsidR="00305828" w:rsidRPr="00266175">
        <w:rPr>
          <w:rFonts w:ascii="Aparajita" w:hAnsi="Aparajita" w:cs="Aparajita"/>
        </w:rPr>
        <w:t>m</w:t>
      </w:r>
      <w:r w:rsidR="00DE30E5" w:rsidRPr="00266175">
        <w:rPr>
          <w:rFonts w:ascii="Aparajita" w:hAnsi="Aparajita" w:cs="Aparajita"/>
        </w:rPr>
        <w:t>U5</w:t>
      </w:r>
      <w:r w:rsidR="00305828" w:rsidRPr="00266175">
        <w:rPr>
          <w:rFonts w:ascii="Aparajita" w:hAnsi="Aparajita" w:cs="Aparajita"/>
        </w:rPr>
        <w:t>M</w:t>
      </w:r>
      <w:r w:rsidR="00C150E7">
        <w:rPr>
          <w:rFonts w:ascii="Aparajita" w:hAnsi="Aparajita" w:cs="Aparajita"/>
        </w:rPr>
        <w:t xml:space="preserve">, summarizing </w:t>
      </w:r>
      <w:r w:rsidR="00D7757E" w:rsidRPr="00266175">
        <w:rPr>
          <w:rFonts w:ascii="Aparajita" w:hAnsi="Aparajita" w:cs="Aparajita"/>
        </w:rPr>
        <w:t xml:space="preserve">the prevalence of mothers who have experienced a </w:t>
      </w:r>
      <w:del w:id="1499" w:author="Emily Smith-Greenaway" w:date="2020-08-09T08:29:00Z">
        <w:r w:rsidR="00D7757E" w:rsidRPr="00266175" w:rsidDel="006B2C1C">
          <w:rPr>
            <w:rFonts w:ascii="Aparajita" w:hAnsi="Aparajita" w:cs="Aparajita"/>
          </w:rPr>
          <w:delText xml:space="preserve">young </w:delText>
        </w:r>
      </w:del>
      <w:r w:rsidR="00D7757E" w:rsidRPr="00266175">
        <w:rPr>
          <w:rFonts w:ascii="Aparajita" w:hAnsi="Aparajita" w:cs="Aparajita"/>
        </w:rPr>
        <w:t xml:space="preserve">child </w:t>
      </w:r>
      <w:ins w:id="1500" w:author="Emily Smith-Greenaway" w:date="2020-08-09T08:29:00Z">
        <w:r w:rsidR="006B2C1C">
          <w:rPr>
            <w:rFonts w:ascii="Aparajita" w:hAnsi="Aparajita" w:cs="Aparajita"/>
          </w:rPr>
          <w:t>die between birth and age five</w:t>
        </w:r>
      </w:ins>
      <w:del w:id="1501" w:author="Emily Smith-Greenaway" w:date="2020-08-09T08:29:00Z">
        <w:r w:rsidR="00D7757E" w:rsidRPr="00266175" w:rsidDel="006B2C1C">
          <w:rPr>
            <w:rFonts w:ascii="Aparajita" w:hAnsi="Aparajita" w:cs="Aparajita"/>
          </w:rPr>
          <w:delText>die</w:delText>
        </w:r>
      </w:del>
      <w:r w:rsidR="00D7757E" w:rsidRPr="00266175">
        <w:rPr>
          <w:rFonts w:ascii="Aparajita" w:hAnsi="Aparajita" w:cs="Aparajita"/>
        </w:rPr>
        <w:t xml:space="preserve">. </w:t>
      </w:r>
      <w:ins w:id="1502" w:author="Emily Smith-Greenaway" w:date="2020-08-09T15:44:00Z">
        <w:r w:rsidR="008414C0">
          <w:rPr>
            <w:rFonts w:ascii="Aparajita" w:hAnsi="Aparajita" w:cs="Aparajita"/>
          </w:rPr>
          <w:t>Starting with younger mothers (top panel), i</w:t>
        </w:r>
      </w:ins>
      <w:del w:id="1503" w:author="Emily Smith-Greenaway" w:date="2020-08-09T15:44:00Z">
        <w:r w:rsidR="000C55D6" w:rsidDel="008414C0">
          <w:rPr>
            <w:rFonts w:ascii="Aparajita" w:hAnsi="Aparajita" w:cs="Aparajita"/>
          </w:rPr>
          <w:delText>I</w:delText>
        </w:r>
      </w:del>
      <w:r w:rsidR="000C55D6">
        <w:rPr>
          <w:rFonts w:ascii="Aparajita" w:hAnsi="Aparajita" w:cs="Aparajita"/>
        </w:rPr>
        <w:t xml:space="preserve">n </w:t>
      </w:r>
      <w:del w:id="1504" w:author="Emily Smith-Greenaway" w:date="2020-08-09T15:37:00Z">
        <w:r w:rsidR="000C55D6" w:rsidDel="001B6A70">
          <w:rPr>
            <w:rFonts w:ascii="Aparajita" w:hAnsi="Aparajita" w:cs="Aparajita"/>
          </w:rPr>
          <w:delText xml:space="preserve">several </w:delText>
        </w:r>
      </w:del>
      <w:ins w:id="1505" w:author="Emily Smith-Greenaway" w:date="2020-08-09T15:37:00Z">
        <w:r w:rsidR="001B6A70">
          <w:rPr>
            <w:rFonts w:ascii="Aparajita" w:hAnsi="Aparajita" w:cs="Aparajita"/>
          </w:rPr>
          <w:t xml:space="preserve">select </w:t>
        </w:r>
      </w:ins>
      <w:r w:rsidR="000C55D6">
        <w:rPr>
          <w:rFonts w:ascii="Aparajita" w:hAnsi="Aparajita" w:cs="Aparajita"/>
        </w:rPr>
        <w:t>countrie</w:t>
      </w:r>
      <w:ins w:id="1506" w:author="Emily Smith-Greenaway" w:date="2020-08-09T15:37:00Z">
        <w:r w:rsidR="001B6A70">
          <w:rPr>
            <w:rFonts w:ascii="Aparajita" w:hAnsi="Aparajita" w:cs="Aparajita"/>
          </w:rPr>
          <w:t xml:space="preserve">s, </w:t>
        </w:r>
      </w:ins>
      <w:del w:id="1507" w:author="Emily Smith-Greenaway" w:date="2020-08-09T15:37:00Z">
        <w:r w:rsidR="000C55D6" w:rsidDel="001B6A70">
          <w:rPr>
            <w:rFonts w:ascii="Aparajita" w:hAnsi="Aparajita" w:cs="Aparajita"/>
          </w:rPr>
          <w:delText>s across Europe and Asia,</w:delText>
        </w:r>
      </w:del>
      <w:del w:id="1508" w:author="Emily Smith-Greenaway" w:date="2020-08-09T15:44:00Z">
        <w:r w:rsidR="000C55D6" w:rsidDel="008414C0">
          <w:rPr>
            <w:rFonts w:ascii="Aparajita" w:hAnsi="Aparajita" w:cs="Aparajita"/>
          </w:rPr>
          <w:delText xml:space="preserve"> </w:delText>
        </w:r>
      </w:del>
      <w:r w:rsidR="000C55D6">
        <w:rPr>
          <w:rFonts w:ascii="Aparajita" w:hAnsi="Aparajita" w:cs="Aparajita"/>
        </w:rPr>
        <w:t xml:space="preserve">fewer than </w:t>
      </w:r>
      <w:del w:id="1509" w:author="Emily Smith-Greenaway" w:date="2020-08-08T16:17:00Z">
        <w:r w:rsidR="000C55D6" w:rsidDel="004D032E">
          <w:rPr>
            <w:rFonts w:ascii="Aparajita" w:hAnsi="Aparajita" w:cs="Aparajita"/>
          </w:rPr>
          <w:delText xml:space="preserve">10 </w:delText>
        </w:r>
      </w:del>
      <w:ins w:id="1510" w:author="Emily Smith-Greenaway" w:date="2020-08-08T16:17:00Z">
        <w:r w:rsidR="004D032E">
          <w:rPr>
            <w:rFonts w:ascii="Aparajita" w:hAnsi="Aparajita" w:cs="Aparajita"/>
          </w:rPr>
          <w:t xml:space="preserve">5 </w:t>
        </w:r>
      </w:ins>
      <w:r w:rsidR="000C55D6">
        <w:rPr>
          <w:rFonts w:ascii="Aparajita" w:hAnsi="Aparajita" w:cs="Aparajita"/>
        </w:rPr>
        <w:t>per 1,000 young mothers had experienced a child die before age five</w:t>
      </w:r>
      <w:ins w:id="1511" w:author="Emily Smith-Greenaway" w:date="2020-08-09T15:37:00Z">
        <w:r w:rsidR="001B6A70">
          <w:rPr>
            <w:rFonts w:ascii="Aparajita" w:hAnsi="Aparajita" w:cs="Aparajita"/>
          </w:rPr>
          <w:t xml:space="preserve"> (Hong Kong, Singapore, Iceland, Japan, Finland, Sweden, Slovenia, Spain)</w:t>
        </w:r>
      </w:ins>
      <w:del w:id="1512" w:author="Emily Smith-Greenaway" w:date="2020-08-08T16:35:00Z">
        <w:r w:rsidR="000C55D6" w:rsidDel="00BA01A6">
          <w:rPr>
            <w:rFonts w:ascii="Aparajita" w:hAnsi="Aparajita" w:cs="Aparajita"/>
          </w:rPr>
          <w:delText xml:space="preserve">, whereas upwards of </w:delText>
        </w:r>
      </w:del>
      <w:del w:id="1513" w:author="Emily Smith-Greenaway" w:date="2020-08-08T16:18:00Z">
        <w:r w:rsidR="000C55D6" w:rsidDel="004D032E">
          <w:rPr>
            <w:rFonts w:ascii="Aparajita" w:hAnsi="Aparajita" w:cs="Aparajita"/>
          </w:rPr>
          <w:delText xml:space="preserve">35 </w:delText>
        </w:r>
      </w:del>
      <w:del w:id="1514" w:author="Emily Smith-Greenaway" w:date="2020-08-08T16:35:00Z">
        <w:r w:rsidR="000C55D6" w:rsidDel="00BA01A6">
          <w:rPr>
            <w:rFonts w:ascii="Aparajita" w:hAnsi="Aparajita" w:cs="Aparajita"/>
          </w:rPr>
          <w:delText>per 1,000 older mothers had</w:delText>
        </w:r>
      </w:del>
      <w:r w:rsidR="000C55D6">
        <w:rPr>
          <w:rFonts w:ascii="Aparajita" w:hAnsi="Aparajita" w:cs="Aparajita"/>
        </w:rPr>
        <w:t>.</w:t>
      </w:r>
      <w:ins w:id="1515" w:author="Emily Smith-Greenaway" w:date="2020-08-08T16:18:00Z">
        <w:r w:rsidR="004D032E">
          <w:rPr>
            <w:rFonts w:ascii="Aparajita" w:hAnsi="Aparajita" w:cs="Aparajita"/>
          </w:rPr>
          <w:t xml:space="preserve"> The estimates are higher in the US: NSFG survey estimate</w:t>
        </w:r>
      </w:ins>
      <w:ins w:id="1516" w:author="Emily Smith-Greenaway" w:date="2020-08-08T16:19:00Z">
        <w:r w:rsidR="004D032E">
          <w:rPr>
            <w:rFonts w:ascii="Aparajita" w:hAnsi="Aparajita" w:cs="Aparajita"/>
          </w:rPr>
          <w:t xml:space="preserve"> that 9.3 per 1,000 mothers age 20-44 have lost a child</w:t>
        </w:r>
      </w:ins>
      <w:ins w:id="1517" w:author="Emily Smith-Greenaway" w:date="2020-08-08T16:20:00Z">
        <w:r w:rsidR="004D032E">
          <w:rPr>
            <w:rFonts w:ascii="Aparajita" w:hAnsi="Aparajita" w:cs="Aparajita"/>
          </w:rPr>
          <w:t>, whereas the kin-cohort method estimates 13.9 per 1,000 mothers have</w:t>
        </w:r>
      </w:ins>
      <w:ins w:id="1518" w:author="Emily Smith-Greenaway" w:date="2020-08-09T08:35:00Z">
        <w:r w:rsidR="006B2C1C">
          <w:rPr>
            <w:rFonts w:ascii="Aparajita" w:hAnsi="Aparajita" w:cs="Aparajita"/>
          </w:rPr>
          <w:t xml:space="preserve"> (</w:t>
        </w:r>
      </w:ins>
      <w:ins w:id="1519" w:author="Emily Smith-Greenaway" w:date="2020-08-08T16:20:00Z">
        <w:r w:rsidR="004D032E">
          <w:rPr>
            <w:rFonts w:ascii="Aparajita" w:hAnsi="Aparajita" w:cs="Aparajita"/>
          </w:rPr>
          <w:t>a difference of less than 0.5 percentage points</w:t>
        </w:r>
      </w:ins>
      <w:ins w:id="1520" w:author="Emily Smith-Greenaway" w:date="2020-08-09T08:35:00Z">
        <w:r w:rsidR="006B2C1C">
          <w:rPr>
            <w:rFonts w:ascii="Aparajita" w:hAnsi="Aparajita" w:cs="Aparajita"/>
          </w:rPr>
          <w:t>)</w:t>
        </w:r>
      </w:ins>
      <w:ins w:id="1521" w:author="Emily Smith-Greenaway" w:date="2020-08-08T16:20:00Z">
        <w:r w:rsidR="004D032E">
          <w:rPr>
            <w:rFonts w:ascii="Aparajita" w:hAnsi="Aparajita" w:cs="Aparajita"/>
          </w:rPr>
          <w:t>.</w:t>
        </w:r>
      </w:ins>
      <w:ins w:id="1522" w:author="Emily Smith-Greenaway" w:date="2020-08-08T16:33:00Z">
        <w:r w:rsidR="00BA01A6">
          <w:rPr>
            <w:rFonts w:ascii="Aparajita" w:hAnsi="Aparajita" w:cs="Aparajita"/>
          </w:rPr>
          <w:t xml:space="preserve"> </w:t>
        </w:r>
      </w:ins>
      <w:ins w:id="1523" w:author="Emily Smith-Greenaway" w:date="2020-08-09T08:39:00Z">
        <w:r w:rsidR="009255A9">
          <w:rPr>
            <w:rFonts w:ascii="Aparajita" w:hAnsi="Aparajita" w:cs="Aparajita"/>
          </w:rPr>
          <w:t>Even so,</w:t>
        </w:r>
      </w:ins>
      <w:ins w:id="1524" w:author="Emily Smith-Greenaway" w:date="2020-08-09T15:39:00Z">
        <w:r w:rsidR="00DD5A72">
          <w:rPr>
            <w:rFonts w:ascii="Aparajita" w:hAnsi="Aparajita" w:cs="Aparajita"/>
          </w:rPr>
          <w:t xml:space="preserve"> in nearly 70 countries,</w:t>
        </w:r>
      </w:ins>
      <w:ins w:id="1525" w:author="Emily Smith-Greenaway" w:date="2020-08-09T08:39:00Z">
        <w:r w:rsidR="009255A9">
          <w:rPr>
            <w:rFonts w:ascii="Aparajita" w:hAnsi="Aparajita" w:cs="Aparajita"/>
          </w:rPr>
          <w:t xml:space="preserve"> </w:t>
        </w:r>
      </w:ins>
      <w:ins w:id="1526" w:author="Emily Smith-Greenaway" w:date="2020-08-08T16:34:00Z">
        <w:r w:rsidR="00BA01A6" w:rsidRPr="00B8525F">
          <w:rPr>
            <w:rFonts w:ascii="Aparajita" w:hAnsi="Aparajita" w:cs="Aparajita"/>
          </w:rPr>
          <w:t xml:space="preserve">the mU5M for young moms is ten or more times </w:t>
        </w:r>
      </w:ins>
      <w:ins w:id="1527" w:author="Emily Smith-Greenaway" w:date="2020-08-09T15:39:00Z">
        <w:r w:rsidR="00DD5A72">
          <w:rPr>
            <w:rFonts w:ascii="Aparajita" w:hAnsi="Aparajita" w:cs="Aparajita"/>
          </w:rPr>
          <w:t>higher than in the</w:t>
        </w:r>
      </w:ins>
      <w:ins w:id="1528" w:author="Emily Smith-Greenaway" w:date="2020-08-08T16:34:00Z">
        <w:r w:rsidR="00BA01A6" w:rsidRPr="00B8525F">
          <w:rPr>
            <w:rFonts w:ascii="Aparajita" w:hAnsi="Aparajita" w:cs="Aparajita"/>
          </w:rPr>
          <w:t xml:space="preserve"> US.</w:t>
        </w:r>
      </w:ins>
      <w:r w:rsidR="000C55D6">
        <w:rPr>
          <w:rFonts w:ascii="Aparajita" w:hAnsi="Aparajita" w:cs="Aparajita"/>
        </w:rPr>
        <w:t xml:space="preserve"> In as many as 15 countries across the Middle East and West and Central Africa, more than 300 per 1,000 </w:t>
      </w:r>
      <w:del w:id="1529" w:author="Emily Smith-Greenaway" w:date="2020-08-10T08:18:00Z">
        <w:r w:rsidR="000C55D6" w:rsidDel="002D061A">
          <w:rPr>
            <w:rFonts w:ascii="Aparajita" w:hAnsi="Aparajita" w:cs="Aparajita"/>
          </w:rPr>
          <w:delText xml:space="preserve">reproductive age </w:delText>
        </w:r>
      </w:del>
      <w:r w:rsidR="000C55D6">
        <w:rPr>
          <w:rFonts w:ascii="Aparajita" w:hAnsi="Aparajita" w:cs="Aparajita"/>
        </w:rPr>
        <w:t>mothers ha</w:t>
      </w:r>
      <w:ins w:id="1530" w:author="Emily Smith-Greenaway" w:date="2020-08-09T08:39:00Z">
        <w:r w:rsidR="009255A9">
          <w:rPr>
            <w:rFonts w:ascii="Aparajita" w:hAnsi="Aparajita" w:cs="Aparajita"/>
          </w:rPr>
          <w:t>ve</w:t>
        </w:r>
      </w:ins>
      <w:del w:id="1531" w:author="Emily Smith-Greenaway" w:date="2020-08-09T08:39:00Z">
        <w:r w:rsidR="000C55D6" w:rsidDel="009255A9">
          <w:rPr>
            <w:rFonts w:ascii="Aparajita" w:hAnsi="Aparajita" w:cs="Aparajita"/>
          </w:rPr>
          <w:delText>d</w:delText>
        </w:r>
      </w:del>
      <w:r w:rsidR="000C55D6">
        <w:rPr>
          <w:rFonts w:ascii="Aparajita" w:hAnsi="Aparajita" w:cs="Aparajita"/>
        </w:rPr>
        <w:t xml:space="preserve"> lost a child</w:t>
      </w:r>
      <w:del w:id="1532" w:author="Emily Smith-Greenaway" w:date="2020-08-09T08:39:00Z">
        <w:r w:rsidR="000C55D6" w:rsidDel="009255A9">
          <w:rPr>
            <w:rFonts w:ascii="Aparajita" w:hAnsi="Aparajita" w:cs="Aparajita"/>
          </w:rPr>
          <w:delText xml:space="preserve">, whereas </w:delText>
        </w:r>
        <w:r w:rsidR="00737092" w:rsidDel="009255A9">
          <w:rPr>
            <w:rFonts w:ascii="Aparajita" w:hAnsi="Aparajita" w:cs="Aparajita"/>
          </w:rPr>
          <w:delText>more than half of all older mothers had in most of these countries</w:delText>
        </w:r>
      </w:del>
      <w:r w:rsidR="00737092">
        <w:rPr>
          <w:rFonts w:ascii="Aparajita" w:hAnsi="Aparajita" w:cs="Aparajita"/>
        </w:rPr>
        <w:t>.</w:t>
      </w:r>
      <w:r w:rsidR="000C55D6">
        <w:rPr>
          <w:rFonts w:ascii="Aparajita" w:hAnsi="Aparajita" w:cs="Aparajita"/>
        </w:rPr>
        <w:t xml:space="preserve"> </w:t>
      </w:r>
      <w:ins w:id="1533" w:author="Emily Smith-Greenaway" w:date="2020-08-08T16:35:00Z">
        <w:r w:rsidR="00BA01A6">
          <w:rPr>
            <w:rFonts w:ascii="Aparajita" w:hAnsi="Aparajita" w:cs="Aparajita"/>
          </w:rPr>
          <w:t>The mU5M</w:t>
        </w:r>
        <w:r w:rsidR="00BA01A6" w:rsidRPr="00B8525F">
          <w:rPr>
            <w:rFonts w:ascii="Aparajita" w:hAnsi="Aparajita" w:cs="Aparajita"/>
          </w:rPr>
          <w:t xml:space="preserve"> range</w:t>
        </w:r>
      </w:ins>
      <w:ins w:id="1534" w:author="Emily Smith-Greenaway" w:date="2020-08-10T08:18:00Z">
        <w:r w:rsidR="002D061A">
          <w:rPr>
            <w:rFonts w:ascii="Aparajita" w:hAnsi="Aparajita" w:cs="Aparajita"/>
          </w:rPr>
          <w:t>s</w:t>
        </w:r>
      </w:ins>
      <w:ins w:id="1535" w:author="Emily Smith-Greenaway" w:date="2020-08-08T16:35:00Z">
        <w:r w:rsidR="00BA01A6" w:rsidRPr="00B8525F">
          <w:rPr>
            <w:rFonts w:ascii="Aparajita" w:hAnsi="Aparajita" w:cs="Aparajita"/>
          </w:rPr>
          <w:t xml:space="preserve"> from </w:t>
        </w:r>
      </w:ins>
      <w:ins w:id="1536" w:author="Emily Smith-Greenaway" w:date="2020-08-09T15:40:00Z">
        <w:r w:rsidR="00DD5A72">
          <w:rPr>
            <w:rFonts w:ascii="Aparajita" w:hAnsi="Aparajita" w:cs="Aparajita"/>
          </w:rPr>
          <w:t xml:space="preserve">a low of </w:t>
        </w:r>
      </w:ins>
      <w:ins w:id="1537" w:author="Emily Smith-Greenaway" w:date="2020-08-08T16:35:00Z">
        <w:r w:rsidR="00BA01A6" w:rsidRPr="00B8525F">
          <w:rPr>
            <w:rFonts w:ascii="Aparajita" w:hAnsi="Aparajita" w:cs="Aparajita"/>
          </w:rPr>
          <w:t xml:space="preserve">3.28 </w:t>
        </w:r>
      </w:ins>
      <w:ins w:id="1538" w:author="Emily Smith-Greenaway" w:date="2020-08-08T16:37:00Z">
        <w:r w:rsidR="00BA01A6">
          <w:rPr>
            <w:rFonts w:ascii="Aparajita" w:hAnsi="Aparajita" w:cs="Aparajita"/>
          </w:rPr>
          <w:t>per 1,000 mothers ages 2</w:t>
        </w:r>
      </w:ins>
      <w:ins w:id="1539" w:author="Emily Smith-Greenaway" w:date="2020-08-09T15:40:00Z">
        <w:r w:rsidR="00DD5A72">
          <w:rPr>
            <w:rFonts w:ascii="Aparajita" w:hAnsi="Aparajita" w:cs="Aparajita"/>
          </w:rPr>
          <w:t>0</w:t>
        </w:r>
      </w:ins>
      <w:ins w:id="1540" w:author="Emily Smith-Greenaway" w:date="2020-08-08T16:37:00Z">
        <w:r w:rsidR="00BA01A6">
          <w:rPr>
            <w:rFonts w:ascii="Aparajita" w:hAnsi="Aparajita" w:cs="Aparajita"/>
          </w:rPr>
          <w:t xml:space="preserve">-44 </w:t>
        </w:r>
      </w:ins>
      <w:ins w:id="1541" w:author="Emily Smith-Greenaway" w:date="2020-08-08T16:35:00Z">
        <w:r w:rsidR="00BA01A6" w:rsidRPr="00B8525F">
          <w:rPr>
            <w:rFonts w:ascii="Aparajita" w:hAnsi="Aparajita" w:cs="Aparajita"/>
          </w:rPr>
          <w:t xml:space="preserve">(Hong Kong) to 437 </w:t>
        </w:r>
      </w:ins>
      <w:ins w:id="1542" w:author="Emily Smith-Greenaway" w:date="2020-08-08T16:37:00Z">
        <w:r w:rsidR="00BA01A6">
          <w:rPr>
            <w:rFonts w:ascii="Aparajita" w:hAnsi="Aparajita" w:cs="Aparajita"/>
          </w:rPr>
          <w:t xml:space="preserve">per 1,000 mothers </w:t>
        </w:r>
      </w:ins>
      <w:ins w:id="1543" w:author="Emily Smith-Greenaway" w:date="2020-08-08T16:35:00Z">
        <w:r w:rsidR="00BA01A6" w:rsidRPr="00B8525F">
          <w:rPr>
            <w:rFonts w:ascii="Aparajita" w:hAnsi="Aparajita" w:cs="Aparajita"/>
          </w:rPr>
          <w:t>(Niger).</w:t>
        </w:r>
      </w:ins>
      <w:ins w:id="1544" w:author="Emily Smith-Greenaway" w:date="2020-08-08T16:36:00Z">
        <w:r w:rsidR="00BA01A6" w:rsidRPr="00BA01A6">
          <w:rPr>
            <w:rFonts w:ascii="Aparajita" w:hAnsi="Aparajita" w:cs="Aparajita"/>
          </w:rPr>
          <w:t xml:space="preserve"> </w:t>
        </w:r>
      </w:ins>
      <w:ins w:id="1545" w:author="Emily Smith-Greenaway" w:date="2020-08-08T16:39:00Z">
        <w:r w:rsidR="00EB493D">
          <w:rPr>
            <w:rFonts w:ascii="Aparajita" w:hAnsi="Aparajita" w:cs="Aparajita"/>
          </w:rPr>
          <w:t xml:space="preserve">As with </w:t>
        </w:r>
        <w:r w:rsidR="00EB493D" w:rsidRPr="00266175">
          <w:rPr>
            <w:rFonts w:ascii="Aparajita" w:hAnsi="Aparajita" w:cs="Aparajita"/>
          </w:rPr>
          <w:t xml:space="preserve">the mIM, </w:t>
        </w:r>
        <w:r w:rsidR="00EB493D">
          <w:rPr>
            <w:rFonts w:ascii="Aparajita" w:hAnsi="Aparajita" w:cs="Aparajita"/>
          </w:rPr>
          <w:t xml:space="preserve">the </w:t>
        </w:r>
        <w:r w:rsidR="00EB493D" w:rsidRPr="00266175">
          <w:rPr>
            <w:rFonts w:ascii="Aparajita" w:hAnsi="Aparajita" w:cs="Aparajita"/>
          </w:rPr>
          <w:t>inequalit</w:t>
        </w:r>
        <w:r w:rsidR="00EB493D">
          <w:rPr>
            <w:rFonts w:ascii="Aparajita" w:hAnsi="Aparajita" w:cs="Aparajita"/>
          </w:rPr>
          <w:t>y</w:t>
        </w:r>
        <w:r w:rsidR="00EB493D" w:rsidRPr="00266175">
          <w:rPr>
            <w:rFonts w:ascii="Aparajita" w:hAnsi="Aparajita" w:cs="Aparajita"/>
          </w:rPr>
          <w:t xml:space="preserve"> in mothers’ experiences of under-five mortality </w:t>
        </w:r>
        <w:r w:rsidR="00EB493D">
          <w:rPr>
            <w:rFonts w:ascii="Aparajita" w:hAnsi="Aparajita" w:cs="Aparajita"/>
          </w:rPr>
          <w:t xml:space="preserve">far exceeds both </w:t>
        </w:r>
        <w:r w:rsidR="00EB493D" w:rsidRPr="00266175">
          <w:rPr>
            <w:rFonts w:ascii="Aparajita" w:hAnsi="Aparajita" w:cs="Aparajita"/>
          </w:rPr>
          <w:t xml:space="preserve">current </w:t>
        </w:r>
        <w:r w:rsidR="00EB493D">
          <w:rPr>
            <w:rFonts w:ascii="Aparajita" w:hAnsi="Aparajita" w:cs="Aparajita"/>
          </w:rPr>
          <w:t xml:space="preserve">and historical differences in the </w:t>
        </w:r>
        <w:r w:rsidR="00EB493D" w:rsidRPr="00266175">
          <w:rPr>
            <w:rFonts w:ascii="Aparajita" w:hAnsi="Aparajita" w:cs="Aparajita"/>
          </w:rPr>
          <w:t>under-five mortality rates</w:t>
        </w:r>
        <w:r w:rsidR="00EB493D">
          <w:rPr>
            <w:rFonts w:ascii="Aparajita" w:hAnsi="Aparajita" w:cs="Aparajita"/>
          </w:rPr>
          <w:t xml:space="preserve"> themselves</w:t>
        </w:r>
        <w:r w:rsidR="00EB493D" w:rsidRPr="00266175">
          <w:rPr>
            <w:rFonts w:ascii="Aparajita" w:hAnsi="Aparajita" w:cs="Aparajita"/>
          </w:rPr>
          <w:t xml:space="preserve">. </w:t>
        </w:r>
      </w:ins>
      <w:ins w:id="1546" w:author="Emily Smith-Greenaway" w:date="2020-08-08T16:40:00Z">
        <w:r w:rsidR="00EB493D">
          <w:rPr>
            <w:rFonts w:ascii="Aparajita" w:hAnsi="Aparajita" w:cs="Aparajita"/>
          </w:rPr>
          <w:t>By way of example, t</w:t>
        </w:r>
      </w:ins>
      <w:ins w:id="1547" w:author="Emily Smith-Greenaway" w:date="2020-08-08T16:36:00Z">
        <w:r w:rsidR="00BA01A6" w:rsidRPr="00B8525F">
          <w:rPr>
            <w:rFonts w:ascii="Aparajita" w:hAnsi="Aparajita" w:cs="Aparajita"/>
          </w:rPr>
          <w:t xml:space="preserve">he mU5M in </w:t>
        </w:r>
      </w:ins>
      <w:ins w:id="1548" w:author="Emily Smith-Greenaway" w:date="2020-08-08T16:37:00Z">
        <w:r w:rsidR="00BA01A6">
          <w:rPr>
            <w:rFonts w:ascii="Aparajita" w:hAnsi="Aparajita" w:cs="Aparajita"/>
          </w:rPr>
          <w:t xml:space="preserve">Niger </w:t>
        </w:r>
      </w:ins>
      <w:ins w:id="1549" w:author="Emily Smith-Greenaway" w:date="2020-08-08T16:36:00Z">
        <w:r w:rsidR="00BA01A6" w:rsidRPr="00B8525F">
          <w:rPr>
            <w:rFonts w:ascii="Aparajita" w:hAnsi="Aparajita" w:cs="Aparajita"/>
          </w:rPr>
          <w:t xml:space="preserve">is 133 times that of Hong Kong, even as the </w:t>
        </w:r>
      </w:ins>
      <w:ins w:id="1550" w:author="Emily Smith-Greenaway" w:date="2020-08-08T16:38:00Z">
        <w:r w:rsidR="00BA01A6">
          <w:rPr>
            <w:rFonts w:ascii="Aparajita" w:hAnsi="Aparajita" w:cs="Aparajita"/>
          </w:rPr>
          <w:t>under-five mortality rate</w:t>
        </w:r>
      </w:ins>
      <w:ins w:id="1551" w:author="Emily Smith-Greenaway" w:date="2020-08-08T16:36:00Z">
        <w:r w:rsidR="00BA01A6" w:rsidRPr="00B8525F">
          <w:rPr>
            <w:rFonts w:ascii="Aparajita" w:hAnsi="Aparajita" w:cs="Aparajita"/>
          </w:rPr>
          <w:t xml:space="preserve"> </w:t>
        </w:r>
      </w:ins>
      <w:ins w:id="1552" w:author="Emily Smith-Greenaway" w:date="2020-08-08T16:37:00Z">
        <w:r w:rsidR="00BA01A6">
          <w:rPr>
            <w:rFonts w:ascii="Aparajita" w:hAnsi="Aparajita" w:cs="Aparajita"/>
          </w:rPr>
          <w:t xml:space="preserve">in the former </w:t>
        </w:r>
      </w:ins>
      <w:ins w:id="1553" w:author="Emily Smith-Greenaway" w:date="2020-08-08T16:36:00Z">
        <w:r w:rsidR="00BA01A6" w:rsidRPr="00B8525F">
          <w:rPr>
            <w:rFonts w:ascii="Aparajita" w:hAnsi="Aparajita" w:cs="Aparajita"/>
          </w:rPr>
          <w:t>is only 49 times higher</w:t>
        </w:r>
      </w:ins>
      <w:ins w:id="1554" w:author="Emily Smith-Greenaway" w:date="2020-08-08T16:37:00Z">
        <w:r w:rsidR="00BA01A6">
          <w:rPr>
            <w:rFonts w:ascii="Aparajita" w:hAnsi="Aparajita" w:cs="Aparajita"/>
          </w:rPr>
          <w:t xml:space="preserve"> than the latter (</w:t>
        </w:r>
      </w:ins>
      <w:ins w:id="1555" w:author="Emily Smith-Greenaway" w:date="2020-08-08T16:38:00Z">
        <w:r w:rsidR="00BA01A6">
          <w:rPr>
            <w:rFonts w:ascii="Aparajita" w:hAnsi="Aparajita" w:cs="Aparajita"/>
          </w:rPr>
          <w:t xml:space="preserve">2.22 child deaths </w:t>
        </w:r>
      </w:ins>
      <w:ins w:id="1556" w:author="Emily Smith-Greenaway" w:date="2020-08-08T16:39:00Z">
        <w:r w:rsidR="00BA01A6">
          <w:rPr>
            <w:rFonts w:ascii="Aparajita" w:hAnsi="Aparajita" w:cs="Aparajita"/>
          </w:rPr>
          <w:t xml:space="preserve">per 1,000 in Hong Kong </w:t>
        </w:r>
      </w:ins>
      <w:ins w:id="1557" w:author="Emily Smith-Greenaway" w:date="2020-08-08T16:38:00Z">
        <w:r w:rsidR="00BA01A6">
          <w:rPr>
            <w:rFonts w:ascii="Aparajita" w:hAnsi="Aparajita" w:cs="Aparajita"/>
          </w:rPr>
          <w:t xml:space="preserve">versus </w:t>
        </w:r>
      </w:ins>
      <w:ins w:id="1558" w:author="Emily Smith-Greenaway" w:date="2020-08-08T16:39:00Z">
        <w:r w:rsidR="00BA01A6">
          <w:rPr>
            <w:rFonts w:ascii="Aparajita" w:hAnsi="Aparajita" w:cs="Aparajita"/>
          </w:rPr>
          <w:t>108.7 child deaths per 1,000 in Niger)</w:t>
        </w:r>
      </w:ins>
      <w:ins w:id="1559" w:author="Emily Smith-Greenaway" w:date="2020-08-08T16:36:00Z">
        <w:r w:rsidR="00BA01A6" w:rsidRPr="00B8525F">
          <w:rPr>
            <w:rFonts w:ascii="Aparajita" w:hAnsi="Aparajita" w:cs="Aparajita"/>
          </w:rPr>
          <w:t>.</w:t>
        </w:r>
        <w:r w:rsidR="00BA01A6" w:rsidRPr="00BA01A6">
          <w:rPr>
            <w:rFonts w:ascii="Aparajita" w:hAnsi="Aparajita" w:cs="Aparajita"/>
          </w:rPr>
          <w:t xml:space="preserve"> </w:t>
        </w:r>
      </w:ins>
    </w:p>
    <w:p w14:paraId="6958CC59" w14:textId="77777777" w:rsidR="00DD5A72" w:rsidRDefault="00626F84" w:rsidP="009255A9">
      <w:pPr>
        <w:rPr>
          <w:ins w:id="1560" w:author="Emily Smith-Greenaway" w:date="2020-08-09T15:40:00Z"/>
          <w:rFonts w:ascii="Aparajita" w:hAnsi="Aparajita" w:cs="Aparajita"/>
        </w:rPr>
      </w:pPr>
      <w:del w:id="1561" w:author="Emily Smith-Greenaway" w:date="2020-08-08T16:39:00Z">
        <w:r w:rsidDel="00EB493D">
          <w:rPr>
            <w:rFonts w:ascii="Aparajita" w:hAnsi="Aparajita" w:cs="Aparajita"/>
          </w:rPr>
          <w:delText xml:space="preserve">As with </w:delText>
        </w:r>
        <w:r w:rsidR="00D7757E" w:rsidRPr="00266175" w:rsidDel="00EB493D">
          <w:rPr>
            <w:rFonts w:ascii="Aparajita" w:hAnsi="Aparajita" w:cs="Aparajita"/>
          </w:rPr>
          <w:delText xml:space="preserve">the mIM, </w:delText>
        </w:r>
        <w:r w:rsidR="00C150E7" w:rsidDel="00EB493D">
          <w:rPr>
            <w:rFonts w:ascii="Aparajita" w:hAnsi="Aparajita" w:cs="Aparajita"/>
          </w:rPr>
          <w:delText xml:space="preserve">the </w:delText>
        </w:r>
        <w:r w:rsidR="00D7757E" w:rsidRPr="00266175" w:rsidDel="00EB493D">
          <w:rPr>
            <w:rFonts w:ascii="Aparajita" w:hAnsi="Aparajita" w:cs="Aparajita"/>
          </w:rPr>
          <w:delText>inequalit</w:delText>
        </w:r>
        <w:r w:rsidDel="00EB493D">
          <w:rPr>
            <w:rFonts w:ascii="Aparajita" w:hAnsi="Aparajita" w:cs="Aparajita"/>
          </w:rPr>
          <w:delText>y</w:delText>
        </w:r>
        <w:r w:rsidR="00D7757E" w:rsidRPr="00266175" w:rsidDel="00EB493D">
          <w:rPr>
            <w:rFonts w:ascii="Aparajita" w:hAnsi="Aparajita" w:cs="Aparajita"/>
          </w:rPr>
          <w:delText xml:space="preserve"> in mothers’ experiences of under-five mortality </w:delText>
        </w:r>
        <w:r w:rsidDel="00EB493D">
          <w:rPr>
            <w:rFonts w:ascii="Aparajita" w:hAnsi="Aparajita" w:cs="Aparajita"/>
          </w:rPr>
          <w:delText>far</w:delText>
        </w:r>
        <w:r w:rsidR="00C150E7" w:rsidDel="00EB493D">
          <w:rPr>
            <w:rFonts w:ascii="Aparajita" w:hAnsi="Aparajita" w:cs="Aparajita"/>
          </w:rPr>
          <w:delText xml:space="preserve"> </w:delText>
        </w:r>
        <w:r w:rsidDel="00EB493D">
          <w:rPr>
            <w:rFonts w:ascii="Aparajita" w:hAnsi="Aparajita" w:cs="Aparajita"/>
          </w:rPr>
          <w:delText xml:space="preserve">exceeds both </w:delText>
        </w:r>
        <w:r w:rsidR="00D7757E" w:rsidRPr="00266175" w:rsidDel="00EB493D">
          <w:rPr>
            <w:rFonts w:ascii="Aparajita" w:hAnsi="Aparajita" w:cs="Aparajita"/>
          </w:rPr>
          <w:delText xml:space="preserve">current </w:delText>
        </w:r>
        <w:r w:rsidDel="00EB493D">
          <w:rPr>
            <w:rFonts w:ascii="Aparajita" w:hAnsi="Aparajita" w:cs="Aparajita"/>
          </w:rPr>
          <w:delText>and</w:delText>
        </w:r>
        <w:r w:rsidR="00C150E7" w:rsidDel="00EB493D">
          <w:rPr>
            <w:rFonts w:ascii="Aparajita" w:hAnsi="Aparajita" w:cs="Aparajita"/>
          </w:rPr>
          <w:delText xml:space="preserve"> historical differences in the </w:delText>
        </w:r>
        <w:r w:rsidR="00D7757E" w:rsidRPr="00266175" w:rsidDel="00EB493D">
          <w:rPr>
            <w:rFonts w:ascii="Aparajita" w:hAnsi="Aparajita" w:cs="Aparajita"/>
          </w:rPr>
          <w:delText>under-five mortality rates</w:delText>
        </w:r>
        <w:r w:rsidR="00C150E7" w:rsidDel="00EB493D">
          <w:rPr>
            <w:rFonts w:ascii="Aparajita" w:hAnsi="Aparajita" w:cs="Aparajita"/>
          </w:rPr>
          <w:delText xml:space="preserve"> themselves</w:delText>
        </w:r>
        <w:r w:rsidR="00D7757E" w:rsidRPr="00266175" w:rsidDel="00EB493D">
          <w:rPr>
            <w:rFonts w:ascii="Aparajita" w:hAnsi="Aparajita" w:cs="Aparajita"/>
          </w:rPr>
          <w:delText xml:space="preserve">. </w:delText>
        </w:r>
      </w:del>
      <w:del w:id="1562" w:author="Emily Smith-Greenaway" w:date="2020-08-08T16:40:00Z">
        <w:r w:rsidR="00431960" w:rsidDel="00EB493D">
          <w:rPr>
            <w:rFonts w:ascii="Aparajita" w:hAnsi="Aparajita" w:cs="Aparajita"/>
          </w:rPr>
          <w:delText>By way of</w:delText>
        </w:r>
        <w:r w:rsidR="00737092" w:rsidDel="00EB493D">
          <w:rPr>
            <w:rFonts w:ascii="Aparajita" w:hAnsi="Aparajita" w:cs="Aparajita"/>
          </w:rPr>
          <w:delText xml:space="preserve"> </w:delText>
        </w:r>
        <w:r w:rsidR="00A6548D" w:rsidDel="00EB493D">
          <w:rPr>
            <w:rFonts w:ascii="Aparajita" w:hAnsi="Aparajita" w:cs="Aparajita"/>
          </w:rPr>
          <w:delText>example</w:delText>
        </w:r>
        <w:r w:rsidR="00737092" w:rsidDel="00EB493D">
          <w:rPr>
            <w:rFonts w:ascii="Aparajita" w:hAnsi="Aparajita" w:cs="Aparajita"/>
          </w:rPr>
          <w:delText xml:space="preserve">, </w:delText>
        </w:r>
        <w:r w:rsidR="004C09DE" w:rsidDel="00EB493D">
          <w:rPr>
            <w:rFonts w:ascii="Aparajita" w:hAnsi="Aparajita" w:cs="Aparajita"/>
          </w:rPr>
          <w:delText xml:space="preserve">according to current levels of child mortality, </w:delText>
        </w:r>
        <w:r w:rsidR="00564989" w:rsidRPr="00266175" w:rsidDel="00EB493D">
          <w:rPr>
            <w:rFonts w:ascii="Aparajita" w:hAnsi="Aparajita" w:cs="Aparajita"/>
          </w:rPr>
          <w:delText xml:space="preserve">a child born in </w:delText>
        </w:r>
        <w:commentRangeStart w:id="1563"/>
        <w:r w:rsidR="00564989" w:rsidRPr="00266175" w:rsidDel="00EB493D">
          <w:rPr>
            <w:rFonts w:ascii="Aparajita" w:hAnsi="Aparajita" w:cs="Aparajita"/>
          </w:rPr>
          <w:delText xml:space="preserve">Niger </w:delText>
        </w:r>
        <w:r w:rsidR="00431960" w:rsidDel="00EB493D">
          <w:rPr>
            <w:rFonts w:ascii="Aparajita" w:hAnsi="Aparajita" w:cs="Aparajita"/>
          </w:rPr>
          <w:delText xml:space="preserve">today </w:delText>
        </w:r>
        <w:commentRangeEnd w:id="1563"/>
        <w:r w:rsidDel="00EB493D">
          <w:rPr>
            <w:rStyle w:val="CommentReference"/>
            <w:rFonts w:asciiTheme="minorHAnsi" w:eastAsiaTheme="minorHAnsi" w:hAnsiTheme="minorHAnsi" w:cstheme="minorBidi"/>
          </w:rPr>
          <w:commentReference w:id="1563"/>
        </w:r>
        <w:r w:rsidR="00564989" w:rsidRPr="00266175" w:rsidDel="00EB493D">
          <w:rPr>
            <w:rFonts w:ascii="Aparajita" w:hAnsi="Aparajita" w:cs="Aparajita"/>
          </w:rPr>
          <w:delText xml:space="preserve">is roughly 41 times more likely to die before their fifth birthday than a child </w:delText>
        </w:r>
        <w:r w:rsidR="00A6548D" w:rsidDel="00EB493D">
          <w:rPr>
            <w:rFonts w:ascii="Aparajita" w:hAnsi="Aparajita" w:cs="Aparajita"/>
          </w:rPr>
          <w:delText xml:space="preserve">born in Hong Kong (see Appendix A). </w:delText>
        </w:r>
        <w:r w:rsidR="00737092" w:rsidDel="00EB493D">
          <w:rPr>
            <w:rFonts w:ascii="Aparajita" w:hAnsi="Aparajita" w:cs="Aparajita"/>
          </w:rPr>
          <w:delText xml:space="preserve">Yet, </w:delText>
        </w:r>
        <w:r w:rsidR="008A0317" w:rsidDel="00EB493D">
          <w:rPr>
            <w:rFonts w:ascii="Aparajita" w:hAnsi="Aparajita" w:cs="Aparajita"/>
          </w:rPr>
          <w:delText xml:space="preserve">the </w:delText>
        </w:r>
        <w:r w:rsidR="00737092" w:rsidDel="00EB493D">
          <w:rPr>
            <w:rFonts w:ascii="Aparajita" w:hAnsi="Aparajita" w:cs="Aparajita"/>
          </w:rPr>
          <w:delText xml:space="preserve">difference </w:delText>
        </w:r>
        <w:r w:rsidR="00C65650" w:rsidRPr="00266175" w:rsidDel="00EB493D">
          <w:rPr>
            <w:rFonts w:ascii="Aparajita" w:hAnsi="Aparajita" w:cs="Aparajita"/>
          </w:rPr>
          <w:delText>in mothers</w:delText>
        </w:r>
        <w:r w:rsidR="00C97DB8" w:rsidDel="00EB493D">
          <w:rPr>
            <w:rFonts w:ascii="Aparajita" w:hAnsi="Aparajita" w:cs="Aparajita"/>
          </w:rPr>
          <w:delText xml:space="preserve">’ accumulated </w:delText>
        </w:r>
        <w:r w:rsidR="00C65650" w:rsidRPr="00266175" w:rsidDel="00EB493D">
          <w:rPr>
            <w:rFonts w:ascii="Aparajita" w:hAnsi="Aparajita" w:cs="Aparajita"/>
          </w:rPr>
          <w:delText>experience</w:delText>
        </w:r>
        <w:r w:rsidR="00C97DB8" w:rsidDel="00EB493D">
          <w:rPr>
            <w:rFonts w:ascii="Aparajita" w:hAnsi="Aparajita" w:cs="Aparajita"/>
          </w:rPr>
          <w:delText>s</w:delText>
        </w:r>
        <w:r w:rsidR="00C65650" w:rsidRPr="00266175" w:rsidDel="00EB493D">
          <w:rPr>
            <w:rFonts w:ascii="Aparajita" w:hAnsi="Aparajita" w:cs="Aparajita"/>
          </w:rPr>
          <w:delText xml:space="preserve"> of los</w:delText>
        </w:r>
        <w:r w:rsidR="00A615F0" w:rsidRPr="00266175" w:rsidDel="00EB493D">
          <w:rPr>
            <w:rFonts w:ascii="Aparajita" w:hAnsi="Aparajita" w:cs="Aparajita"/>
          </w:rPr>
          <w:delText>s</w:delText>
        </w:r>
        <w:r w:rsidR="008A0317" w:rsidDel="00EB493D">
          <w:rPr>
            <w:rFonts w:ascii="Aparajita" w:hAnsi="Aparajita" w:cs="Aparajita"/>
          </w:rPr>
          <w:delText xml:space="preserve"> is far greater</w:delText>
        </w:r>
        <w:r w:rsidR="00C65650" w:rsidRPr="00266175" w:rsidDel="00EB493D">
          <w:rPr>
            <w:rFonts w:ascii="Aparajita" w:hAnsi="Aparajita" w:cs="Aparajita"/>
          </w:rPr>
          <w:delText>:</w:delText>
        </w:r>
        <w:r w:rsidR="00F02934" w:rsidRPr="00266175" w:rsidDel="00EB493D">
          <w:rPr>
            <w:rFonts w:ascii="Aparajita" w:hAnsi="Aparajita" w:cs="Aparajita"/>
          </w:rPr>
          <w:delText xml:space="preserve"> a mother </w:delText>
        </w:r>
        <w:r w:rsidR="00C65650" w:rsidRPr="00266175" w:rsidDel="00EB493D">
          <w:rPr>
            <w:rFonts w:ascii="Aparajita" w:hAnsi="Aparajita" w:cs="Aparajita"/>
          </w:rPr>
          <w:delText xml:space="preserve">in Niger </w:delText>
        </w:r>
        <w:r w:rsidR="00F02934" w:rsidRPr="00266175" w:rsidDel="00EB493D">
          <w:rPr>
            <w:rFonts w:ascii="Aparajita" w:hAnsi="Aparajita" w:cs="Aparajita"/>
          </w:rPr>
          <w:delText xml:space="preserve">is roughly </w:delText>
        </w:r>
        <w:r w:rsidR="003116C1" w:rsidRPr="00C97DB8" w:rsidDel="00EB493D">
          <w:rPr>
            <w:rFonts w:ascii="Aparajita" w:hAnsi="Aparajita" w:cs="Aparajita"/>
            <w:i/>
            <w:iCs/>
          </w:rPr>
          <w:delText xml:space="preserve">157 </w:delText>
        </w:r>
        <w:r w:rsidR="00F02934" w:rsidRPr="00C97DB8" w:rsidDel="00EB493D">
          <w:rPr>
            <w:rFonts w:ascii="Aparajita" w:hAnsi="Aparajita" w:cs="Aparajita"/>
            <w:i/>
            <w:iCs/>
          </w:rPr>
          <w:delText>times</w:delText>
        </w:r>
        <w:r w:rsidR="00F02934" w:rsidRPr="00266175" w:rsidDel="00EB493D">
          <w:rPr>
            <w:rFonts w:ascii="Aparajita" w:hAnsi="Aparajita" w:cs="Aparajita"/>
          </w:rPr>
          <w:delText xml:space="preserve"> more likely to </w:delText>
        </w:r>
        <w:r w:rsidR="00C97DB8" w:rsidDel="00EB493D">
          <w:rPr>
            <w:rFonts w:ascii="Aparajita" w:hAnsi="Aparajita" w:cs="Aparajita"/>
          </w:rPr>
          <w:delText xml:space="preserve">have </w:delText>
        </w:r>
        <w:r w:rsidR="00F02934" w:rsidRPr="00266175" w:rsidDel="00EB493D">
          <w:rPr>
            <w:rFonts w:ascii="Aparajita" w:hAnsi="Aparajita" w:cs="Aparajita"/>
          </w:rPr>
          <w:delText>experience</w:delText>
        </w:r>
        <w:r w:rsidR="00C97DB8" w:rsidDel="00EB493D">
          <w:rPr>
            <w:rFonts w:ascii="Aparajita" w:hAnsi="Aparajita" w:cs="Aparajita"/>
          </w:rPr>
          <w:delText>d</w:delText>
        </w:r>
        <w:r w:rsidR="00F02934" w:rsidRPr="00266175" w:rsidDel="00EB493D">
          <w:rPr>
            <w:rFonts w:ascii="Aparajita" w:hAnsi="Aparajita" w:cs="Aparajita"/>
          </w:rPr>
          <w:delText xml:space="preserve"> </w:delText>
        </w:r>
        <w:r w:rsidR="004F1751" w:rsidDel="00EB493D">
          <w:rPr>
            <w:rFonts w:ascii="Aparajita" w:hAnsi="Aparajita" w:cs="Aparajita"/>
          </w:rPr>
          <w:delText xml:space="preserve">the death of </w:delText>
        </w:r>
        <w:r w:rsidR="003116C1" w:rsidRPr="00266175" w:rsidDel="00EB493D">
          <w:rPr>
            <w:rFonts w:ascii="Aparajita" w:hAnsi="Aparajita" w:cs="Aparajita"/>
          </w:rPr>
          <w:delText xml:space="preserve">a child </w:delText>
        </w:r>
        <w:r w:rsidR="004F1751" w:rsidDel="00EB493D">
          <w:rPr>
            <w:rFonts w:ascii="Aparajita" w:hAnsi="Aparajita" w:cs="Aparajita"/>
          </w:rPr>
          <w:delText xml:space="preserve">under </w:delText>
        </w:r>
        <w:r w:rsidR="003116C1" w:rsidRPr="00266175" w:rsidDel="00EB493D">
          <w:rPr>
            <w:rFonts w:ascii="Aparajita" w:hAnsi="Aparajita" w:cs="Aparajita"/>
          </w:rPr>
          <w:delText xml:space="preserve">age five </w:delText>
        </w:r>
        <w:r w:rsidR="00F02934" w:rsidRPr="00266175" w:rsidDel="00EB493D">
          <w:rPr>
            <w:rFonts w:ascii="Aparajita" w:hAnsi="Aparajita" w:cs="Aparajita"/>
          </w:rPr>
          <w:delText xml:space="preserve">than </w:delText>
        </w:r>
        <w:r w:rsidR="004F1751" w:rsidDel="00EB493D">
          <w:rPr>
            <w:rFonts w:ascii="Aparajita" w:hAnsi="Aparajita" w:cs="Aparajita"/>
          </w:rPr>
          <w:delText xml:space="preserve">is </w:delText>
        </w:r>
        <w:r w:rsidR="00F02934" w:rsidRPr="00266175" w:rsidDel="00EB493D">
          <w:rPr>
            <w:rFonts w:ascii="Aparajita" w:hAnsi="Aparajita" w:cs="Aparajita"/>
          </w:rPr>
          <w:delText xml:space="preserve">a mother in Hong Kong. </w:delText>
        </w:r>
      </w:del>
      <w:del w:id="1564" w:author="Emily Smith-Greenaway" w:date="2020-08-09T08:40:00Z">
        <w:r w:rsidR="004F1751" w:rsidDel="009255A9">
          <w:rPr>
            <w:rFonts w:ascii="Aparajita" w:hAnsi="Aparajita" w:cs="Aparajita"/>
          </w:rPr>
          <w:delText>Th</w:delText>
        </w:r>
        <w:r w:rsidDel="009255A9">
          <w:rPr>
            <w:rFonts w:ascii="Aparajita" w:hAnsi="Aparajita" w:cs="Aparajita"/>
          </w:rPr>
          <w:delText>is compounded</w:delText>
        </w:r>
        <w:r w:rsidR="004F1751" w:rsidDel="009255A9">
          <w:rPr>
            <w:rFonts w:ascii="Aparajita" w:hAnsi="Aparajita" w:cs="Aparajita"/>
          </w:rPr>
          <w:delText xml:space="preserve"> disparity result</w:delText>
        </w:r>
        <w:r w:rsidDel="009255A9">
          <w:rPr>
            <w:rFonts w:ascii="Aparajita" w:hAnsi="Aparajita" w:cs="Aparajita"/>
          </w:rPr>
          <w:delText xml:space="preserve">s from </w:delText>
        </w:r>
        <w:r w:rsidR="00C67F4A" w:rsidDel="009255A9">
          <w:rPr>
            <w:rFonts w:ascii="Aparajita" w:hAnsi="Aparajita" w:cs="Aparajita"/>
          </w:rPr>
          <w:delText>the</w:delText>
        </w:r>
        <w:r w:rsidDel="009255A9">
          <w:rPr>
            <w:rFonts w:ascii="Aparajita" w:hAnsi="Aparajita" w:cs="Aparajita"/>
          </w:rPr>
          <w:delText xml:space="preserve"> combined legacy of </w:delText>
        </w:r>
        <w:r w:rsidR="00DA697F" w:rsidDel="009255A9">
          <w:rPr>
            <w:rFonts w:ascii="Aparajita" w:hAnsi="Aparajita" w:cs="Aparajita"/>
          </w:rPr>
          <w:delText>the</w:delText>
        </w:r>
        <w:r w:rsidR="004F1751" w:rsidDel="009255A9">
          <w:rPr>
            <w:rFonts w:ascii="Aparajita" w:hAnsi="Aparajita" w:cs="Aparajita"/>
          </w:rPr>
          <w:delText xml:space="preserve"> mortality </w:delText>
        </w:r>
        <w:r w:rsidR="00DA697F" w:rsidDel="009255A9">
          <w:rPr>
            <w:rFonts w:ascii="Aparajita" w:hAnsi="Aparajita" w:cs="Aparajita"/>
          </w:rPr>
          <w:delText>and</w:delText>
        </w:r>
        <w:r w:rsidR="004F1751" w:rsidDel="009255A9">
          <w:rPr>
            <w:rFonts w:ascii="Aparajita" w:hAnsi="Aparajita" w:cs="Aparajita"/>
          </w:rPr>
          <w:delText xml:space="preserve"> fertility rates </w:delText>
        </w:r>
        <w:r w:rsidDel="009255A9">
          <w:rPr>
            <w:rFonts w:ascii="Aparajita" w:hAnsi="Aparajita" w:cs="Aparajita"/>
          </w:rPr>
          <w:delText>tha</w:delText>
        </w:r>
        <w:r w:rsidR="00C67F4A" w:rsidDel="009255A9">
          <w:rPr>
            <w:rFonts w:ascii="Aparajita" w:hAnsi="Aparajita" w:cs="Aparajita"/>
          </w:rPr>
          <w:delText>t</w:delText>
        </w:r>
        <w:r w:rsidR="00DA697F" w:rsidDel="009255A9">
          <w:rPr>
            <w:rFonts w:ascii="Aparajita" w:hAnsi="Aparajita" w:cs="Aparajita"/>
          </w:rPr>
          <w:delText xml:space="preserve"> characterize </w:delText>
        </w:r>
        <w:r w:rsidR="00C67F4A" w:rsidDel="009255A9">
          <w:rPr>
            <w:rFonts w:ascii="Aparajita" w:hAnsi="Aparajita" w:cs="Aparajita"/>
          </w:rPr>
          <w:delText>each</w:delText>
        </w:r>
        <w:r w:rsidR="00DA697F" w:rsidDel="009255A9">
          <w:rPr>
            <w:rFonts w:ascii="Aparajita" w:hAnsi="Aparajita" w:cs="Aparajita"/>
          </w:rPr>
          <w:delText xml:space="preserve"> countr</w:delText>
        </w:r>
        <w:r w:rsidR="00C67F4A" w:rsidDel="009255A9">
          <w:rPr>
            <w:rFonts w:ascii="Aparajita" w:hAnsi="Aparajita" w:cs="Aparajita"/>
          </w:rPr>
          <w:delText>y</w:delText>
        </w:r>
        <w:r w:rsidR="00A61A25" w:rsidDel="009255A9">
          <w:rPr>
            <w:rFonts w:ascii="Aparajita" w:hAnsi="Aparajita" w:cs="Aparajita"/>
          </w:rPr>
          <w:delText xml:space="preserve">. In </w:delText>
        </w:r>
        <w:r w:rsidR="00DA697F" w:rsidDel="009255A9">
          <w:rPr>
            <w:rFonts w:ascii="Aparajita" w:hAnsi="Aparajita" w:cs="Aparajita"/>
          </w:rPr>
          <w:delText xml:space="preserve">Niger, </w:delText>
        </w:r>
        <w:r w:rsidR="00A61A25" w:rsidDel="009255A9">
          <w:rPr>
            <w:rFonts w:ascii="Aparajita" w:hAnsi="Aparajita" w:cs="Aparajita"/>
          </w:rPr>
          <w:delText xml:space="preserve">not only is the child mortality rate high; women have high fertility, and </w:delText>
        </w:r>
        <w:r w:rsidR="00AF7540" w:rsidDel="009255A9">
          <w:rPr>
            <w:rFonts w:ascii="Aparajita" w:hAnsi="Aparajita" w:cs="Aparajita"/>
          </w:rPr>
          <w:delText>more offspring</w:delText>
        </w:r>
        <w:r w:rsidR="00A61A25" w:rsidDel="009255A9">
          <w:rPr>
            <w:rFonts w:ascii="Aparajita" w:hAnsi="Aparajita" w:cs="Aparajita"/>
          </w:rPr>
          <w:delText xml:space="preserve"> </w:delText>
        </w:r>
        <w:r w:rsidR="003662CE" w:rsidDel="009255A9">
          <w:rPr>
            <w:rFonts w:ascii="Aparajita" w:hAnsi="Aparajita" w:cs="Aparajita"/>
          </w:rPr>
          <w:delText>increases</w:delText>
        </w:r>
        <w:r w:rsidR="00A61A25" w:rsidDel="009255A9">
          <w:rPr>
            <w:rFonts w:ascii="Aparajita" w:hAnsi="Aparajita" w:cs="Aparajita"/>
          </w:rPr>
          <w:delText xml:space="preserve"> the mother’s </w:delText>
        </w:r>
        <w:r w:rsidR="00C67F4A" w:rsidDel="009255A9">
          <w:rPr>
            <w:rFonts w:ascii="Aparajita" w:hAnsi="Aparajita" w:cs="Aparajita"/>
          </w:rPr>
          <w:delText xml:space="preserve">overall </w:delText>
        </w:r>
        <w:r w:rsidR="00A61A25" w:rsidDel="009255A9">
          <w:rPr>
            <w:rFonts w:ascii="Aparajita" w:hAnsi="Aparajita" w:cs="Aparajita"/>
          </w:rPr>
          <w:delText xml:space="preserve">exposure </w:delText>
        </w:r>
        <w:r w:rsidR="00C67F4A" w:rsidDel="009255A9">
          <w:rPr>
            <w:rFonts w:ascii="Aparajita" w:hAnsi="Aparajita" w:cs="Aparajita"/>
          </w:rPr>
          <w:delText xml:space="preserve">to the risk of </w:delText>
        </w:r>
        <w:r w:rsidR="00A61A25" w:rsidDel="009255A9">
          <w:rPr>
            <w:rFonts w:ascii="Aparajita" w:hAnsi="Aparajita" w:cs="Aparajita"/>
          </w:rPr>
          <w:delText>experiencing a child’s death</w:delText>
        </w:r>
        <w:r w:rsidDel="009255A9">
          <w:rPr>
            <w:rFonts w:ascii="Aparajita" w:hAnsi="Aparajita" w:cs="Aparajita"/>
          </w:rPr>
          <w:delText xml:space="preserve">. </w:delText>
        </w:r>
      </w:del>
      <w:ins w:id="1565" w:author="Emily Smith-Greenaway" w:date="2020-08-09T08:40:00Z">
        <w:r w:rsidR="009255A9">
          <w:rPr>
            <w:rFonts w:ascii="Aparajita" w:hAnsi="Aparajita" w:cs="Aparajita"/>
          </w:rPr>
          <w:tab/>
        </w:r>
      </w:ins>
    </w:p>
    <w:p w14:paraId="4388D68B" w14:textId="542A3B6C" w:rsidR="00286B23" w:rsidRDefault="009255A9" w:rsidP="0050243A">
      <w:pPr>
        <w:ind w:firstLine="720"/>
        <w:rPr>
          <w:ins w:id="1566" w:author="Emily Smith-Greenaway" w:date="2020-08-08T19:31:00Z"/>
          <w:rFonts w:ascii="Aparajita" w:hAnsi="Aparajita" w:cs="Aparajita"/>
        </w:rPr>
      </w:pPr>
      <w:ins w:id="1567" w:author="Emily Smith-Greenaway" w:date="2020-08-09T08:42:00Z">
        <w:r>
          <w:rPr>
            <w:rFonts w:ascii="Aparajita" w:hAnsi="Aparajita" w:cs="Aparajita"/>
          </w:rPr>
          <w:t xml:space="preserve">As </w:t>
        </w:r>
      </w:ins>
      <w:ins w:id="1568" w:author="Emily Smith-Greenaway" w:date="2020-08-09T15:40:00Z">
        <w:r w:rsidR="00DD5A72">
          <w:rPr>
            <w:rFonts w:ascii="Aparajita" w:hAnsi="Aparajita" w:cs="Aparajita"/>
          </w:rPr>
          <w:t xml:space="preserve">expected, </w:t>
        </w:r>
      </w:ins>
      <w:ins w:id="1569" w:author="Emily Smith-Greenaway" w:date="2020-08-09T08:42:00Z">
        <w:r>
          <w:rPr>
            <w:rFonts w:ascii="Aparajita" w:hAnsi="Aparajita" w:cs="Aparajita"/>
          </w:rPr>
          <w:t>mU5M levels are higher among older mothers</w:t>
        </w:r>
      </w:ins>
      <w:ins w:id="1570" w:author="Emily Smith-Greenaway" w:date="2020-08-09T15:44:00Z">
        <w:r w:rsidR="008414C0">
          <w:rPr>
            <w:rFonts w:ascii="Aparajita" w:hAnsi="Aparajita" w:cs="Aparajita"/>
          </w:rPr>
          <w:t xml:space="preserve"> (bottom panel </w:t>
        </w:r>
        <w:r w:rsidR="008414C0">
          <w:rPr>
            <w:rFonts w:ascii="Aparajita" w:hAnsi="Aparajita" w:cs="Aparajita"/>
            <w:b/>
            <w:bCs/>
          </w:rPr>
          <w:t>Fig. 2)</w:t>
        </w:r>
      </w:ins>
      <w:ins w:id="1571" w:author="Emily Smith-Greenaway" w:date="2020-08-09T08:42:00Z">
        <w:r>
          <w:rPr>
            <w:rFonts w:ascii="Aparajita" w:hAnsi="Aparajita" w:cs="Aparajita"/>
          </w:rPr>
          <w:t>, who not only entered motherhood during higher mortality conditions, but</w:t>
        </w:r>
      </w:ins>
      <w:ins w:id="1572" w:author="Emily Smith-Greenaway" w:date="2020-08-09T08:44:00Z">
        <w:r>
          <w:rPr>
            <w:rFonts w:ascii="Aparajita" w:hAnsi="Aparajita" w:cs="Aparajita"/>
          </w:rPr>
          <w:t xml:space="preserve"> </w:t>
        </w:r>
      </w:ins>
      <w:ins w:id="1573" w:author="Emily Smith-Greenaway" w:date="2020-08-09T15:42:00Z">
        <w:r w:rsidR="00195BE7">
          <w:rPr>
            <w:rFonts w:ascii="Aparajita" w:hAnsi="Aparajita" w:cs="Aparajita"/>
          </w:rPr>
          <w:t>also have been more fully exposed to the risk of having lost a child over their entire reproductive career. A</w:t>
        </w:r>
      </w:ins>
      <w:ins w:id="1574" w:author="Emily Smith-Greenaway" w:date="2020-08-08T16:41:00Z">
        <w:r w:rsidR="00286B23" w:rsidRPr="00B8525F">
          <w:rPr>
            <w:rFonts w:ascii="Aparajita" w:hAnsi="Aparajita" w:cs="Aparajita"/>
          </w:rPr>
          <w:t>n estimate</w:t>
        </w:r>
        <w:r w:rsidR="00286B23">
          <w:rPr>
            <w:rFonts w:ascii="Aparajita" w:hAnsi="Aparajita" w:cs="Aparajita"/>
          </w:rPr>
          <w:t>d</w:t>
        </w:r>
        <w:r w:rsidR="00286B23" w:rsidRPr="00B8525F">
          <w:rPr>
            <w:rFonts w:ascii="Aparajita" w:hAnsi="Aparajita" w:cs="Aparajita"/>
          </w:rPr>
          <w:t xml:space="preserve"> 24</w:t>
        </w:r>
      </w:ins>
      <w:ins w:id="1575" w:author="Emily Smith-Greenaway" w:date="2020-08-09T15:42:00Z">
        <w:r w:rsidR="00195BE7">
          <w:rPr>
            <w:rFonts w:ascii="Aparajita" w:hAnsi="Aparajita" w:cs="Aparajita"/>
          </w:rPr>
          <w:t xml:space="preserve"> </w:t>
        </w:r>
      </w:ins>
      <w:ins w:id="1576" w:author="Emily Smith-Greenaway" w:date="2020-08-08T16:41:00Z">
        <w:r w:rsidR="00286B23" w:rsidRPr="00B8525F">
          <w:rPr>
            <w:rFonts w:ascii="Aparajita" w:hAnsi="Aparajita" w:cs="Aparajita"/>
          </w:rPr>
          <w:t xml:space="preserve">per 1,000 </w:t>
        </w:r>
      </w:ins>
      <w:ins w:id="1577" w:author="Emily Smith-Greenaway" w:date="2020-08-10T08:19:00Z">
        <w:r w:rsidR="002D061A">
          <w:rPr>
            <w:rFonts w:ascii="Aparajita" w:hAnsi="Aparajita" w:cs="Aparajita"/>
          </w:rPr>
          <w:t>mothers ages 45-49</w:t>
        </w:r>
        <w:r w:rsidR="002D061A" w:rsidRPr="00B8525F">
          <w:rPr>
            <w:rFonts w:ascii="Aparajita" w:hAnsi="Aparajita" w:cs="Aparajita"/>
          </w:rPr>
          <w:t xml:space="preserve"> </w:t>
        </w:r>
      </w:ins>
      <w:ins w:id="1578" w:author="Emily Smith-Greenaway" w:date="2020-08-09T08:47:00Z">
        <w:r w:rsidR="00866D87">
          <w:rPr>
            <w:rFonts w:ascii="Aparajita" w:hAnsi="Aparajita" w:cs="Aparajita"/>
          </w:rPr>
          <w:t>have</w:t>
        </w:r>
      </w:ins>
      <w:ins w:id="1579" w:author="Emily Smith-Greenaway" w:date="2020-08-08T16:41:00Z">
        <w:r w:rsidR="00286B23" w:rsidRPr="00B8525F">
          <w:rPr>
            <w:rFonts w:ascii="Aparajita" w:hAnsi="Aparajita" w:cs="Aparajita"/>
          </w:rPr>
          <w:t xml:space="preserve"> experienced a child die before </w:t>
        </w:r>
        <w:r w:rsidR="00286B23" w:rsidRPr="00B8525F">
          <w:rPr>
            <w:rFonts w:ascii="Aparajita" w:hAnsi="Aparajita" w:cs="Aparajita"/>
          </w:rPr>
          <w:lastRenderedPageBreak/>
          <w:t>age 5</w:t>
        </w:r>
        <w:r w:rsidR="00286B23">
          <w:rPr>
            <w:rFonts w:ascii="Aparajita" w:hAnsi="Aparajita" w:cs="Aparajita"/>
          </w:rPr>
          <w:t xml:space="preserve"> </w:t>
        </w:r>
      </w:ins>
      <w:ins w:id="1580" w:author="Emily Smith-Greenaway" w:date="2020-08-08T16:42:00Z">
        <w:r w:rsidR="00286B23">
          <w:rPr>
            <w:rFonts w:ascii="Aparajita" w:hAnsi="Aparajita" w:cs="Aparajita"/>
          </w:rPr>
          <w:t>in the US</w:t>
        </w:r>
      </w:ins>
      <w:ins w:id="1581" w:author="Emily Smith-Greenaway" w:date="2020-08-09T08:48:00Z">
        <w:r w:rsidR="00866D87">
          <w:rPr>
            <w:rFonts w:ascii="Aparajita" w:hAnsi="Aparajita" w:cs="Aparajita"/>
          </w:rPr>
          <w:t>, with similar levels of maternal loss in</w:t>
        </w:r>
      </w:ins>
      <w:ins w:id="1582" w:author="Emily Smith-Greenaway" w:date="2020-08-08T16:41:00Z">
        <w:r w:rsidR="00286B23" w:rsidRPr="00B8525F">
          <w:rPr>
            <w:rFonts w:ascii="Aparajita" w:hAnsi="Aparajita" w:cs="Aparajita"/>
          </w:rPr>
          <w:t xml:space="preserve"> Croatia, Cyprus, Cuba, and Israel.</w:t>
        </w:r>
      </w:ins>
      <w:ins w:id="1583" w:author="Emily Smith-Greenaway" w:date="2020-08-08T16:42:00Z">
        <w:r w:rsidR="00286B23">
          <w:rPr>
            <w:rFonts w:ascii="Aparajita" w:hAnsi="Aparajita" w:cs="Aparajita"/>
          </w:rPr>
          <w:t xml:space="preserve"> T</w:t>
        </w:r>
        <w:r w:rsidR="00286B23" w:rsidRPr="00B8525F">
          <w:rPr>
            <w:rFonts w:ascii="Aparajita" w:hAnsi="Aparajita" w:cs="Aparajita"/>
          </w:rPr>
          <w:t xml:space="preserve">he </w:t>
        </w:r>
      </w:ins>
      <w:ins w:id="1584" w:author="Emily Smith-Greenaway" w:date="2020-08-09T08:48:00Z">
        <w:r w:rsidR="00866D87">
          <w:rPr>
            <w:rFonts w:ascii="Aparajita" w:hAnsi="Aparajita" w:cs="Aparajita"/>
          </w:rPr>
          <w:t>US</w:t>
        </w:r>
      </w:ins>
      <w:ins w:id="1585" w:author="Emily Smith-Greenaway" w:date="2020-08-08T16:42:00Z">
        <w:r w:rsidR="00286B23" w:rsidRPr="00B8525F">
          <w:rPr>
            <w:rFonts w:ascii="Aparajita" w:hAnsi="Aparajita" w:cs="Aparajita"/>
          </w:rPr>
          <w:t xml:space="preserve"> rank</w:t>
        </w:r>
      </w:ins>
      <w:ins w:id="1586" w:author="Emily Smith-Greenaway" w:date="2020-08-09T15:43:00Z">
        <w:r w:rsidR="00195BE7">
          <w:rPr>
            <w:rFonts w:ascii="Aparajita" w:hAnsi="Aparajita" w:cs="Aparajita"/>
          </w:rPr>
          <w:t>s</w:t>
        </w:r>
      </w:ins>
      <w:ins w:id="1587" w:author="Emily Smith-Greenaway" w:date="2020-08-08T16:42:00Z">
        <w:r w:rsidR="00286B23" w:rsidRPr="00B8525F">
          <w:rPr>
            <w:rFonts w:ascii="Aparajita" w:hAnsi="Aparajita" w:cs="Aparajita"/>
          </w:rPr>
          <w:t xml:space="preserve"> 30</w:t>
        </w:r>
        <w:r w:rsidR="00286B23" w:rsidRPr="00B8525F">
          <w:rPr>
            <w:rFonts w:ascii="Aparajita" w:hAnsi="Aparajita" w:cs="Aparajita"/>
            <w:vertAlign w:val="superscript"/>
          </w:rPr>
          <w:t>th</w:t>
        </w:r>
      </w:ins>
      <w:ins w:id="1588" w:author="Emily Smith-Greenaway" w:date="2020-08-09T15:43:00Z">
        <w:r w:rsidR="00195BE7">
          <w:rPr>
            <w:rFonts w:ascii="Aparajita" w:hAnsi="Aparajita" w:cs="Aparajita"/>
            <w:vertAlign w:val="superscript"/>
          </w:rPr>
          <w:t xml:space="preserve"> </w:t>
        </w:r>
        <w:r w:rsidR="00195BE7">
          <w:rPr>
            <w:rFonts w:ascii="Aparajita" w:hAnsi="Aparajita" w:cs="Aparajita"/>
          </w:rPr>
          <w:t>in the mU5M values, with</w:t>
        </w:r>
      </w:ins>
      <w:ins w:id="1589" w:author="Emily Smith-Greenaway" w:date="2020-08-09T08:48:00Z">
        <w:r w:rsidR="00866D87">
          <w:rPr>
            <w:rFonts w:ascii="Aparajita" w:hAnsi="Aparajita" w:cs="Aparajita"/>
          </w:rPr>
          <w:t xml:space="preserve"> </w:t>
        </w:r>
      </w:ins>
      <w:ins w:id="1590" w:author="Emily Smith-Greenaway" w:date="2020-08-09T15:43:00Z">
        <w:r w:rsidR="00195BE7">
          <w:rPr>
            <w:rFonts w:ascii="Aparajita" w:hAnsi="Aparajita" w:cs="Aparajita"/>
          </w:rPr>
          <w:t xml:space="preserve">a lower prevalence of bereaved mothers in this age group in </w:t>
        </w:r>
      </w:ins>
      <w:ins w:id="1591" w:author="Emily Smith-Greenaway" w:date="2020-08-09T08:48:00Z">
        <w:r w:rsidR="00866D87">
          <w:rPr>
            <w:rFonts w:ascii="Aparajita" w:hAnsi="Aparajita" w:cs="Aparajita"/>
          </w:rPr>
          <w:t>29 countries</w:t>
        </w:r>
      </w:ins>
      <w:ins w:id="1592" w:author="Emily Smith-Greenaway" w:date="2020-08-09T08:49:00Z">
        <w:r w:rsidR="00866D87">
          <w:rPr>
            <w:rFonts w:ascii="Aparajita" w:hAnsi="Aparajita" w:cs="Aparajita"/>
          </w:rPr>
          <w:t>.</w:t>
        </w:r>
      </w:ins>
      <w:ins w:id="1593" w:author="Emily Smith-Greenaway" w:date="2020-08-08T16:44:00Z">
        <w:r w:rsidR="005E2C4C">
          <w:rPr>
            <w:rFonts w:ascii="Aparajita" w:hAnsi="Aparajita" w:cs="Aparajita"/>
          </w:rPr>
          <w:t xml:space="preserve"> </w:t>
        </w:r>
      </w:ins>
      <w:ins w:id="1594" w:author="Emily Smith-Greenaway" w:date="2020-08-08T16:45:00Z">
        <w:r w:rsidR="005E2C4C">
          <w:rPr>
            <w:rFonts w:ascii="Aparajita" w:hAnsi="Aparajita" w:cs="Aparajita"/>
          </w:rPr>
          <w:t>Even so, m</w:t>
        </w:r>
        <w:r w:rsidR="005E2C4C" w:rsidRPr="00B8525F">
          <w:rPr>
            <w:rFonts w:ascii="Aparajita" w:hAnsi="Aparajita" w:cs="Aparajita"/>
          </w:rPr>
          <w:t xml:space="preserve">ore than 50 countries have </w:t>
        </w:r>
      </w:ins>
      <w:ins w:id="1595" w:author="Emily Smith-Greenaway" w:date="2020-08-10T08:19:00Z">
        <w:r w:rsidR="002D061A">
          <w:rPr>
            <w:rFonts w:ascii="Aparajita" w:hAnsi="Aparajita" w:cs="Aparajita"/>
          </w:rPr>
          <w:t>levels</w:t>
        </w:r>
      </w:ins>
      <w:ins w:id="1596" w:author="Emily Smith-Greenaway" w:date="2020-08-08T16:45:00Z">
        <w:r w:rsidR="005E2C4C">
          <w:rPr>
            <w:rFonts w:ascii="Aparajita" w:hAnsi="Aparajita" w:cs="Aparajita"/>
          </w:rPr>
          <w:t xml:space="preserve"> of maternal loss of young children</w:t>
        </w:r>
        <w:r w:rsidR="005E2C4C" w:rsidRPr="00B8525F">
          <w:rPr>
            <w:rFonts w:ascii="Aparajita" w:hAnsi="Aparajita" w:cs="Aparajita"/>
          </w:rPr>
          <w:t xml:space="preserve"> that are </w:t>
        </w:r>
        <w:r w:rsidR="005E2C4C" w:rsidRPr="00866D87">
          <w:rPr>
            <w:rFonts w:ascii="Aparajita" w:hAnsi="Aparajita" w:cs="Aparajita"/>
            <w:i/>
            <w:iCs/>
            <w:rPrChange w:id="1597" w:author="Emily Smith-Greenaway" w:date="2020-08-09T08:49:00Z">
              <w:rPr>
                <w:rFonts w:ascii="Aparajita" w:hAnsi="Aparajita" w:cs="Aparajita"/>
              </w:rPr>
            </w:rPrChange>
          </w:rPr>
          <w:t>ten times</w:t>
        </w:r>
        <w:r w:rsidR="005E2C4C" w:rsidRPr="00B8525F">
          <w:rPr>
            <w:rFonts w:ascii="Aparajita" w:hAnsi="Aparajita" w:cs="Aparajita"/>
          </w:rPr>
          <w:t xml:space="preserve"> higher than the US.</w:t>
        </w:r>
        <w:r w:rsidR="005E2C4C">
          <w:rPr>
            <w:rFonts w:ascii="Aparajita" w:hAnsi="Aparajita" w:cs="Aparajita"/>
          </w:rPr>
          <w:t xml:space="preserve"> In total, </w:t>
        </w:r>
        <w:r w:rsidR="005E2C4C" w:rsidRPr="00B8525F">
          <w:rPr>
            <w:rFonts w:ascii="Aparajita" w:hAnsi="Aparajita" w:cs="Aparajita"/>
          </w:rPr>
          <w:t xml:space="preserve">the </w:t>
        </w:r>
        <w:r w:rsidR="005E2C4C">
          <w:rPr>
            <w:rFonts w:ascii="Aparajita" w:hAnsi="Aparajita" w:cs="Aparajita"/>
          </w:rPr>
          <w:t xml:space="preserve">estimates range from a low of </w:t>
        </w:r>
        <w:r w:rsidR="005E2C4C" w:rsidRPr="00B8525F">
          <w:rPr>
            <w:rFonts w:ascii="Aparajita" w:hAnsi="Aparajita" w:cs="Aparajita"/>
          </w:rPr>
          <w:t>from 8.2</w:t>
        </w:r>
        <w:r w:rsidR="005E2C4C">
          <w:rPr>
            <w:rFonts w:ascii="Aparajita" w:hAnsi="Aparajita" w:cs="Aparajita"/>
          </w:rPr>
          <w:t xml:space="preserve"> mothers per 1,000</w:t>
        </w:r>
        <w:r w:rsidR="005E2C4C" w:rsidRPr="00B8525F">
          <w:rPr>
            <w:rFonts w:ascii="Aparajita" w:hAnsi="Aparajita" w:cs="Aparajita"/>
          </w:rPr>
          <w:t xml:space="preserve"> (Hong Kong) to 705</w:t>
        </w:r>
      </w:ins>
      <w:ins w:id="1598" w:author="Emily Smith-Greenaway" w:date="2020-08-08T16:46:00Z">
        <w:r w:rsidR="005E2C4C">
          <w:rPr>
            <w:rFonts w:ascii="Aparajita" w:hAnsi="Aparajita" w:cs="Aparajita"/>
          </w:rPr>
          <w:t xml:space="preserve"> mothers per 1,000</w:t>
        </w:r>
      </w:ins>
      <w:ins w:id="1599" w:author="Emily Smith-Greenaway" w:date="2020-08-08T16:45:00Z">
        <w:r w:rsidR="005E2C4C" w:rsidRPr="00B8525F">
          <w:rPr>
            <w:rFonts w:ascii="Aparajita" w:hAnsi="Aparajita" w:cs="Aparajita"/>
          </w:rPr>
          <w:t xml:space="preserve"> (Niger)</w:t>
        </w:r>
      </w:ins>
      <w:ins w:id="1600" w:author="Emily Smith-Greenaway" w:date="2020-08-08T16:46:00Z">
        <w:r w:rsidR="005E2C4C">
          <w:rPr>
            <w:rFonts w:ascii="Aparajita" w:hAnsi="Aparajita" w:cs="Aparajita"/>
          </w:rPr>
          <w:t xml:space="preserve">: in Niger, </w:t>
        </w:r>
      </w:ins>
      <w:ins w:id="1601" w:author="Emily Smith-Greenaway" w:date="2020-08-09T08:49:00Z">
        <w:r w:rsidR="00866D87">
          <w:rPr>
            <w:rFonts w:ascii="Aparajita" w:hAnsi="Aparajita" w:cs="Aparajita"/>
          </w:rPr>
          <w:t xml:space="preserve">a </w:t>
        </w:r>
      </w:ins>
      <w:ins w:id="1602" w:author="Emily Smith-Greenaway" w:date="2020-08-08T16:46:00Z">
        <w:r w:rsidR="005E2C4C">
          <w:rPr>
            <w:rFonts w:ascii="Aparajita" w:hAnsi="Aparajita" w:cs="Aparajita"/>
          </w:rPr>
          <w:t xml:space="preserve">mother </w:t>
        </w:r>
      </w:ins>
      <w:ins w:id="1603" w:author="Emily Smith-Greenaway" w:date="2020-08-09T08:49:00Z">
        <w:r w:rsidR="00866D87">
          <w:rPr>
            <w:rFonts w:ascii="Aparajita" w:hAnsi="Aparajita" w:cs="Aparajita"/>
          </w:rPr>
          <w:t xml:space="preserve">ages  </w:t>
        </w:r>
      </w:ins>
      <w:ins w:id="1604" w:author="Emily Smith-Greenaway" w:date="2020-08-08T16:46:00Z">
        <w:r w:rsidR="005E2C4C">
          <w:rPr>
            <w:rFonts w:ascii="Aparajita" w:hAnsi="Aparajita" w:cs="Aparajita"/>
          </w:rPr>
          <w:t xml:space="preserve">45-49 </w:t>
        </w:r>
      </w:ins>
      <w:ins w:id="1605" w:author="Emily Smith-Greenaway" w:date="2020-08-09T08:50:00Z">
        <w:r w:rsidR="00866D87">
          <w:rPr>
            <w:rFonts w:ascii="Aparajita" w:hAnsi="Aparajita" w:cs="Aparajita"/>
          </w:rPr>
          <w:t>is</w:t>
        </w:r>
      </w:ins>
      <w:ins w:id="1606" w:author="Emily Smith-Greenaway" w:date="2020-08-08T16:46:00Z">
        <w:r w:rsidR="005E2C4C">
          <w:rPr>
            <w:rFonts w:ascii="Aparajita" w:hAnsi="Aparajita" w:cs="Aparajita"/>
          </w:rPr>
          <w:t xml:space="preserve"> more than 86 times likely to </w:t>
        </w:r>
        <w:r w:rsidR="00E3187D">
          <w:rPr>
            <w:rFonts w:ascii="Aparajita" w:hAnsi="Aparajita" w:cs="Aparajita"/>
          </w:rPr>
          <w:t xml:space="preserve">have lost </w:t>
        </w:r>
      </w:ins>
      <w:ins w:id="1607" w:author="Emily Smith-Greenaway" w:date="2020-08-09T08:49:00Z">
        <w:r w:rsidR="00866D87">
          <w:rPr>
            <w:rFonts w:ascii="Aparajita" w:hAnsi="Aparajita" w:cs="Aparajita"/>
          </w:rPr>
          <w:t>a young</w:t>
        </w:r>
      </w:ins>
      <w:ins w:id="1608" w:author="Emily Smith-Greenaway" w:date="2020-08-08T16:46:00Z">
        <w:r w:rsidR="00E3187D">
          <w:rPr>
            <w:rFonts w:ascii="Aparajita" w:hAnsi="Aparajita" w:cs="Aparajita"/>
          </w:rPr>
          <w:t xml:space="preserve"> child than </w:t>
        </w:r>
      </w:ins>
      <w:ins w:id="1609" w:author="Emily Smith-Greenaway" w:date="2020-08-09T08:50:00Z">
        <w:r w:rsidR="00866D87">
          <w:rPr>
            <w:rFonts w:ascii="Aparajita" w:hAnsi="Aparajita" w:cs="Aparajita"/>
          </w:rPr>
          <w:t xml:space="preserve">a </w:t>
        </w:r>
      </w:ins>
      <w:ins w:id="1610" w:author="Emily Smith-Greenaway" w:date="2020-08-08T16:46:00Z">
        <w:r w:rsidR="00E3187D">
          <w:rPr>
            <w:rFonts w:ascii="Aparajita" w:hAnsi="Aparajita" w:cs="Aparajita"/>
          </w:rPr>
          <w:t xml:space="preserve">mother in </w:t>
        </w:r>
      </w:ins>
      <w:ins w:id="1611" w:author="Emily Smith-Greenaway" w:date="2020-08-08T16:47:00Z">
        <w:r w:rsidR="00E3187D">
          <w:rPr>
            <w:rFonts w:ascii="Aparajita" w:hAnsi="Aparajita" w:cs="Aparajita"/>
          </w:rPr>
          <w:t xml:space="preserve">Hong Kong. </w:t>
        </w:r>
      </w:ins>
      <w:ins w:id="1612" w:author="Emily Smith-Greenaway" w:date="2020-08-08T16:45:00Z">
        <w:r w:rsidR="005E2C4C" w:rsidRPr="00B8525F">
          <w:rPr>
            <w:rFonts w:ascii="Aparajita" w:hAnsi="Aparajita" w:cs="Aparajita"/>
          </w:rPr>
          <w:t xml:space="preserve"> </w:t>
        </w:r>
      </w:ins>
    </w:p>
    <w:p w14:paraId="5CCBDE64" w14:textId="315A17AC" w:rsidR="0010203F" w:rsidRPr="00266175" w:rsidRDefault="002D061A" w:rsidP="009C383D">
      <w:pPr>
        <w:ind w:firstLine="720"/>
        <w:rPr>
          <w:rFonts w:ascii="Aparajita" w:hAnsi="Aparajita" w:cs="Aparajita"/>
        </w:rPr>
      </w:pPr>
      <w:ins w:id="1613" w:author="Emily Smith-Greenaway" w:date="2020-08-10T08:20:00Z">
        <w:r>
          <w:rPr>
            <w:rFonts w:ascii="Aparajita" w:hAnsi="Aparajita" w:cs="Aparajita"/>
          </w:rPr>
          <w:t xml:space="preserve">Additional </w:t>
        </w:r>
      </w:ins>
      <w:ins w:id="1614" w:author="Emily Smith-Greenaway" w:date="2020-08-09T15:47:00Z">
        <w:r w:rsidR="00A732E6">
          <w:rPr>
            <w:rFonts w:ascii="Aparajita" w:hAnsi="Aparajita" w:cs="Aparajita"/>
          </w:rPr>
          <w:t>analys</w:t>
        </w:r>
      </w:ins>
      <w:ins w:id="1615" w:author="Emily Smith-Greenaway" w:date="2020-08-10T08:20:00Z">
        <w:r>
          <w:rPr>
            <w:rFonts w:ascii="Aparajita" w:hAnsi="Aparajita" w:cs="Aparajita"/>
          </w:rPr>
          <w:t>i</w:t>
        </w:r>
      </w:ins>
      <w:ins w:id="1616" w:author="Emily Smith-Greenaway" w:date="2020-08-09T15:47:00Z">
        <w:r w:rsidR="00A732E6">
          <w:rPr>
            <w:rFonts w:ascii="Aparajita" w:hAnsi="Aparajita" w:cs="Aparajita"/>
          </w:rPr>
          <w:t xml:space="preserve">s of the mIM and </w:t>
        </w:r>
      </w:ins>
      <w:ins w:id="1617" w:author="Emily Smith-Greenaway" w:date="2020-08-10T08:20:00Z">
        <w:r>
          <w:rPr>
            <w:rFonts w:ascii="Aparajita" w:hAnsi="Aparajita" w:cs="Aparajita"/>
          </w:rPr>
          <w:t xml:space="preserve">mU5M </w:t>
        </w:r>
      </w:ins>
      <w:ins w:id="1618" w:author="Emily Smith-Greenaway" w:date="2020-08-10T08:21:00Z">
        <w:r>
          <w:rPr>
            <w:rFonts w:ascii="Aparajita" w:hAnsi="Aparajita" w:cs="Aparajita"/>
          </w:rPr>
          <w:t>demonstrates how</w:t>
        </w:r>
      </w:ins>
      <w:ins w:id="1619" w:author="Emily Smith-Greenaway" w:date="2020-08-09T15:47:00Z">
        <w:r w:rsidR="00A732E6">
          <w:rPr>
            <w:rFonts w:ascii="Aparajita" w:hAnsi="Aparajita" w:cs="Aparajita"/>
          </w:rPr>
          <w:t xml:space="preserve"> </w:t>
        </w:r>
      </w:ins>
      <w:ins w:id="1620" w:author="Emily Smith-Greenaway" w:date="2020-08-10T08:21:00Z">
        <w:r>
          <w:rPr>
            <w:rFonts w:ascii="Aparajita" w:hAnsi="Aparajita" w:cs="Aparajita"/>
          </w:rPr>
          <w:t>this explicitly</w:t>
        </w:r>
      </w:ins>
      <w:ins w:id="1621" w:author="Emily Smith-Greenaway" w:date="2020-08-09T15:47:00Z">
        <w:r w:rsidR="00A732E6">
          <w:rPr>
            <w:rFonts w:ascii="Aparajita" w:hAnsi="Aparajita" w:cs="Aparajita"/>
          </w:rPr>
          <w:t xml:space="preserve"> maternal perspective</w:t>
        </w:r>
      </w:ins>
      <w:ins w:id="1622" w:author="Emily Smith-Greenaway" w:date="2020-08-09T15:56:00Z">
        <w:r w:rsidR="00ED5B11">
          <w:rPr>
            <w:rFonts w:ascii="Aparajita" w:hAnsi="Aparajita" w:cs="Aparajita"/>
          </w:rPr>
          <w:t xml:space="preserve"> reveals</w:t>
        </w:r>
      </w:ins>
      <w:ins w:id="1623" w:author="Emily Smith-Greenaway" w:date="2020-08-09T15:57:00Z">
        <w:r w:rsidR="00ED5B11">
          <w:rPr>
            <w:rFonts w:ascii="Aparajita" w:hAnsi="Aparajita" w:cs="Aparajita"/>
          </w:rPr>
          <w:t xml:space="preserve"> realities</w:t>
        </w:r>
      </w:ins>
      <w:ins w:id="1624" w:author="Emily Smith-Greenaway" w:date="2020-08-09T15:56:00Z">
        <w:r w:rsidR="00ED5B11">
          <w:rPr>
            <w:rFonts w:ascii="Aparajita" w:hAnsi="Aparajita" w:cs="Aparajita"/>
          </w:rPr>
          <w:t xml:space="preserve"> that cannot be inferred based on </w:t>
        </w:r>
      </w:ins>
      <w:ins w:id="1625" w:author="Emily Smith-Greenaway" w:date="2020-08-09T15:48:00Z">
        <w:r w:rsidR="00A732E6">
          <w:rPr>
            <w:rFonts w:ascii="Aparajita" w:hAnsi="Aparajita" w:cs="Aparajita"/>
          </w:rPr>
          <w:t xml:space="preserve">current </w:t>
        </w:r>
      </w:ins>
      <w:ins w:id="1626" w:author="Emily Smith-Greenaway" w:date="2020-08-09T15:47:00Z">
        <w:r w:rsidR="00A732E6">
          <w:rPr>
            <w:rFonts w:ascii="Aparajita" w:hAnsi="Aparajita" w:cs="Aparajita"/>
          </w:rPr>
          <w:t>infant and child mortality rates.</w:t>
        </w:r>
      </w:ins>
      <w:ins w:id="1627" w:author="Emily Smith-Greenaway" w:date="2020-08-09T15:58:00Z">
        <w:r w:rsidR="00ED5B11">
          <w:rPr>
            <w:rFonts w:ascii="Aparajita" w:hAnsi="Aparajita" w:cs="Aparajita"/>
          </w:rPr>
          <w:t xml:space="preserve"> </w:t>
        </w:r>
      </w:ins>
      <w:ins w:id="1628" w:author="Emily Smith-Greenaway" w:date="2020-08-09T16:00:00Z">
        <w:r w:rsidR="00D245FE">
          <w:rPr>
            <w:rFonts w:ascii="Aparajita" w:hAnsi="Aparajita" w:cs="Aparajita"/>
          </w:rPr>
          <w:t>Among</w:t>
        </w:r>
      </w:ins>
      <w:ins w:id="1629" w:author="Emily Smith-Greenaway" w:date="2020-08-09T15:58:00Z">
        <w:r w:rsidR="00ED5B11">
          <w:rPr>
            <w:rFonts w:ascii="Aparajita" w:hAnsi="Aparajita" w:cs="Aparajita"/>
          </w:rPr>
          <w:t xml:space="preserve"> the</w:t>
        </w:r>
      </w:ins>
      <w:ins w:id="1630" w:author="Emily Smith-Greenaway" w:date="2020-08-09T15:59:00Z">
        <w:r w:rsidR="00D245FE">
          <w:rPr>
            <w:rFonts w:ascii="Aparajita" w:hAnsi="Aparajita" w:cs="Aparajita"/>
          </w:rPr>
          <w:t xml:space="preserve"> 20 countries with the lowest </w:t>
        </w:r>
      </w:ins>
      <w:ins w:id="1631" w:author="Emily Smith-Greenaway" w:date="2020-08-09T16:00:00Z">
        <w:r w:rsidR="00D245FE">
          <w:rPr>
            <w:rFonts w:ascii="Aparajita" w:hAnsi="Aparajita" w:cs="Aparajita"/>
          </w:rPr>
          <w:t>infant or child mortality rate</w:t>
        </w:r>
      </w:ins>
      <w:ins w:id="1632" w:author="Emily Smith-Greenaway" w:date="2020-08-09T16:01:00Z">
        <w:r w:rsidR="00D245FE">
          <w:rPr>
            <w:rFonts w:ascii="Aparajita" w:hAnsi="Aparajita" w:cs="Aparajita"/>
          </w:rPr>
          <w:t xml:space="preserve">, </w:t>
        </w:r>
      </w:ins>
      <w:ins w:id="1633" w:author="Emily Smith-Greenaway" w:date="2020-08-09T16:03:00Z">
        <w:r w:rsidR="003E34B8">
          <w:rPr>
            <w:rFonts w:ascii="Aparajita" w:hAnsi="Aparajita" w:cs="Aparajita"/>
          </w:rPr>
          <w:t xml:space="preserve">nine </w:t>
        </w:r>
      </w:ins>
      <w:ins w:id="1634" w:author="Emily Smith-Greenaway" w:date="2020-08-09T16:01:00Z">
        <w:r w:rsidR="00D245FE">
          <w:rPr>
            <w:rFonts w:ascii="Aparajita" w:hAnsi="Aparajita" w:cs="Aparajita"/>
          </w:rPr>
          <w:t xml:space="preserve">of these countries do </w:t>
        </w:r>
        <w:r w:rsidR="00D245FE">
          <w:rPr>
            <w:rFonts w:ascii="Aparajita" w:hAnsi="Aparajita" w:cs="Aparajita"/>
            <w:i/>
            <w:iCs/>
          </w:rPr>
          <w:t xml:space="preserve">not </w:t>
        </w:r>
        <w:r w:rsidR="00D245FE">
          <w:rPr>
            <w:rFonts w:ascii="Aparajita" w:hAnsi="Aparajita" w:cs="Aparajita"/>
          </w:rPr>
          <w:t xml:space="preserve">feature among the 20 countries with the lowest mIMs and </w:t>
        </w:r>
      </w:ins>
      <w:ins w:id="1635" w:author="Emily Smith-Greenaway" w:date="2020-08-10T08:21:00Z">
        <w:r>
          <w:rPr>
            <w:rFonts w:ascii="Aparajita" w:hAnsi="Aparajita" w:cs="Aparajita"/>
          </w:rPr>
          <w:t>mU</w:t>
        </w:r>
      </w:ins>
      <w:ins w:id="1636" w:author="Emily Smith-Greenaway" w:date="2020-08-09T16:01:00Z">
        <w:r w:rsidR="00D245FE">
          <w:rPr>
            <w:rFonts w:ascii="Aparajita" w:hAnsi="Aparajita" w:cs="Aparajita"/>
          </w:rPr>
          <w:t>5Ms</w:t>
        </w:r>
      </w:ins>
      <w:ins w:id="1637" w:author="Emily Smith-Greenaway" w:date="2020-08-10T08:22:00Z">
        <w:r>
          <w:rPr>
            <w:rFonts w:ascii="Aparajita" w:hAnsi="Aparajita" w:cs="Aparajita"/>
          </w:rPr>
          <w:t xml:space="preserve">, </w:t>
        </w:r>
      </w:ins>
      <w:ins w:id="1638" w:author="Emily Smith-Greenaway" w:date="2020-08-08T19:34:00Z">
        <w:r w:rsidR="0010203F">
          <w:rPr>
            <w:rFonts w:ascii="Aparajita" w:hAnsi="Aparajita" w:cs="Aparajita"/>
          </w:rPr>
          <w:t xml:space="preserve">suggesting that these countries could be viewed </w:t>
        </w:r>
      </w:ins>
      <w:ins w:id="1639" w:author="Emily Smith-Greenaway" w:date="2020-08-09T16:02:00Z">
        <w:r w:rsidR="00D245FE">
          <w:rPr>
            <w:rFonts w:ascii="Aparajita" w:hAnsi="Aparajita" w:cs="Aparajita"/>
          </w:rPr>
          <w:t xml:space="preserve">inappropriately </w:t>
        </w:r>
      </w:ins>
      <w:ins w:id="1640" w:author="Emily Smith-Greenaway" w:date="2020-08-08T19:34:00Z">
        <w:r w:rsidR="0010203F">
          <w:rPr>
            <w:rFonts w:ascii="Aparajita" w:hAnsi="Aparajita" w:cs="Aparajita"/>
          </w:rPr>
          <w:t>as co</w:t>
        </w:r>
      </w:ins>
      <w:ins w:id="1641" w:author="Emily Smith-Greenaway" w:date="2020-08-10T08:22:00Z">
        <w:r>
          <w:rPr>
            <w:rFonts w:ascii="Aparajita" w:hAnsi="Aparajita" w:cs="Aparajita"/>
          </w:rPr>
          <w:t>untries</w:t>
        </w:r>
      </w:ins>
      <w:ins w:id="1642" w:author="Emily Smith-Greenaway" w:date="2020-08-08T19:34:00Z">
        <w:r w:rsidR="0010203F">
          <w:rPr>
            <w:rFonts w:ascii="Aparajita" w:hAnsi="Aparajita" w:cs="Aparajita"/>
          </w:rPr>
          <w:t xml:space="preserve"> where the maternal burden of child loss </w:t>
        </w:r>
      </w:ins>
      <w:ins w:id="1643" w:author="Emily Smith-Greenaway" w:date="2020-08-10T08:28:00Z">
        <w:r w:rsidR="006F1D91">
          <w:rPr>
            <w:rFonts w:ascii="Aparajita" w:hAnsi="Aparajita" w:cs="Aparajita"/>
          </w:rPr>
          <w:t xml:space="preserve">is among the lowest </w:t>
        </w:r>
      </w:ins>
      <w:ins w:id="1644" w:author="Emily Smith-Greenaway" w:date="2020-08-10T08:29:00Z">
        <w:r w:rsidR="006F1D91">
          <w:rPr>
            <w:rFonts w:ascii="Aparajita" w:hAnsi="Aparajita" w:cs="Aparajita"/>
          </w:rPr>
          <w:t>globally</w:t>
        </w:r>
      </w:ins>
      <w:ins w:id="1645" w:author="Emily Smith-Greenaway" w:date="2020-08-08T19:35:00Z">
        <w:r w:rsidR="0010203F">
          <w:rPr>
            <w:rFonts w:ascii="Aparajita" w:hAnsi="Aparajita" w:cs="Aparajita"/>
          </w:rPr>
          <w:t xml:space="preserve">. </w:t>
        </w:r>
      </w:ins>
      <w:ins w:id="1646" w:author="Emily Smith-Greenaway" w:date="2020-08-09T16:03:00Z">
        <w:r w:rsidR="00D245FE">
          <w:rPr>
            <w:rFonts w:ascii="Aparajita" w:hAnsi="Aparajita" w:cs="Aparajita"/>
          </w:rPr>
          <w:t xml:space="preserve">Similarly, </w:t>
        </w:r>
      </w:ins>
      <w:ins w:id="1647" w:author="Emily Smith-Greenaway" w:date="2020-08-10T08:29:00Z">
        <w:r w:rsidR="006F1D91">
          <w:rPr>
            <w:rFonts w:ascii="Aparajita" w:hAnsi="Aparajita" w:cs="Aparajita"/>
          </w:rPr>
          <w:t xml:space="preserve">10 </w:t>
        </w:r>
      </w:ins>
      <w:ins w:id="1648" w:author="Emily Smith-Greenaway" w:date="2020-08-09T16:04:00Z">
        <w:r w:rsidR="003E34B8">
          <w:rPr>
            <w:rFonts w:ascii="Aparajita" w:hAnsi="Aparajita" w:cs="Aparajita"/>
          </w:rPr>
          <w:t xml:space="preserve">of the top 20 countries with the highest mIMS and mU5Ms do not feature </w:t>
        </w:r>
      </w:ins>
      <w:ins w:id="1649" w:author="Emily Smith-Greenaway" w:date="2020-08-09T16:05:00Z">
        <w:r w:rsidR="003E34B8">
          <w:rPr>
            <w:rFonts w:ascii="Aparajita" w:hAnsi="Aparajita" w:cs="Aparajita"/>
          </w:rPr>
          <w:t xml:space="preserve">the highest </w:t>
        </w:r>
      </w:ins>
      <w:ins w:id="1650" w:author="Emily Smith-Greenaway" w:date="2020-08-08T19:40:00Z">
        <w:r w:rsidR="0010203F">
          <w:rPr>
            <w:rFonts w:ascii="Aparajita" w:hAnsi="Aparajita" w:cs="Aparajita"/>
          </w:rPr>
          <w:t>infant and under-five mortality rates</w:t>
        </w:r>
      </w:ins>
      <w:ins w:id="1651" w:author="Emily Smith-Greenaway" w:date="2020-08-09T16:05:00Z">
        <w:r w:rsidR="003E34B8">
          <w:rPr>
            <w:rFonts w:ascii="Aparajita" w:hAnsi="Aparajita" w:cs="Aparajita"/>
          </w:rPr>
          <w:t>.</w:t>
        </w:r>
      </w:ins>
      <w:ins w:id="1652" w:author="Emily Smith-Greenaway" w:date="2020-08-09T16:03:00Z">
        <w:r w:rsidR="003E34B8">
          <w:rPr>
            <w:rFonts w:ascii="Aparajita" w:hAnsi="Aparajita" w:cs="Aparajita"/>
          </w:rPr>
          <w:t xml:space="preserve"> </w:t>
        </w:r>
      </w:ins>
      <w:ins w:id="1653" w:author="Emily Smith-Greenaway" w:date="2020-08-08T19:42:00Z">
        <w:r w:rsidR="00F624CD">
          <w:rPr>
            <w:rFonts w:ascii="Aparajita" w:hAnsi="Aparajita" w:cs="Aparajita"/>
          </w:rPr>
          <w:t xml:space="preserve">These are </w:t>
        </w:r>
      </w:ins>
      <w:ins w:id="1654" w:author="Emily Smith-Greenaway" w:date="2020-08-09T16:06:00Z">
        <w:r w:rsidR="00752C1D">
          <w:rPr>
            <w:rFonts w:ascii="Aparajita" w:hAnsi="Aparajita" w:cs="Aparajita"/>
          </w:rPr>
          <w:t>countries</w:t>
        </w:r>
      </w:ins>
      <w:ins w:id="1655" w:author="Emily Smith-Greenaway" w:date="2020-08-08T19:42:00Z">
        <w:r w:rsidR="00F624CD">
          <w:rPr>
            <w:rFonts w:ascii="Aparajita" w:hAnsi="Aparajita" w:cs="Aparajita"/>
          </w:rPr>
          <w:t xml:space="preserve"> where the maternal burden of child loss </w:t>
        </w:r>
      </w:ins>
      <w:ins w:id="1656" w:author="Emily Smith-Greenaway" w:date="2020-08-09T16:07:00Z">
        <w:r w:rsidR="00B50C78">
          <w:rPr>
            <w:rFonts w:ascii="Aparajita" w:hAnsi="Aparajita" w:cs="Aparajita"/>
          </w:rPr>
          <w:t xml:space="preserve">is not made apparent by contemporary child mortality conditions, </w:t>
        </w:r>
      </w:ins>
      <w:ins w:id="1657" w:author="Emily Smith-Greenaway" w:date="2020-08-08T19:42:00Z">
        <w:r w:rsidR="00F624CD">
          <w:rPr>
            <w:rFonts w:ascii="Aparajita" w:hAnsi="Aparajita" w:cs="Aparajita"/>
          </w:rPr>
          <w:t>even as the</w:t>
        </w:r>
      </w:ins>
      <w:ins w:id="1658" w:author="Emily Smith-Greenaway" w:date="2020-08-09T16:07:00Z">
        <w:r w:rsidR="00B50C78">
          <w:rPr>
            <w:rFonts w:ascii="Aparajita" w:hAnsi="Aparajita" w:cs="Aparajita"/>
          </w:rPr>
          <w:t>se</w:t>
        </w:r>
      </w:ins>
      <w:ins w:id="1659" w:author="Emily Smith-Greenaway" w:date="2020-08-08T19:42:00Z">
        <w:r w:rsidR="00F624CD">
          <w:rPr>
            <w:rFonts w:ascii="Aparajita" w:hAnsi="Aparajita" w:cs="Aparajita"/>
          </w:rPr>
          <w:t xml:space="preserve"> are settings with among the highest burdens </w:t>
        </w:r>
      </w:ins>
      <w:ins w:id="1660" w:author="Emily Smith-Greenaway" w:date="2020-08-09T16:07:00Z">
        <w:r w:rsidR="00B50C78">
          <w:rPr>
            <w:rFonts w:ascii="Aparajita" w:hAnsi="Aparajita" w:cs="Aparajita"/>
          </w:rPr>
          <w:t xml:space="preserve">of maternal bereavement </w:t>
        </w:r>
      </w:ins>
      <w:ins w:id="1661" w:author="Emily Smith-Greenaway" w:date="2020-08-08T19:42:00Z">
        <w:r w:rsidR="00F624CD">
          <w:rPr>
            <w:rFonts w:ascii="Aparajita" w:hAnsi="Aparajita" w:cs="Aparajita"/>
          </w:rPr>
          <w:t>in the wor</w:t>
        </w:r>
      </w:ins>
      <w:ins w:id="1662" w:author="Emily Smith-Greenaway" w:date="2020-08-08T19:43:00Z">
        <w:r w:rsidR="00F624CD">
          <w:rPr>
            <w:rFonts w:ascii="Aparajita" w:hAnsi="Aparajita" w:cs="Aparajita"/>
          </w:rPr>
          <w:t xml:space="preserve">ld. </w:t>
        </w:r>
      </w:ins>
    </w:p>
    <w:p w14:paraId="6C6B225A" w14:textId="77777777" w:rsidR="00011943" w:rsidRDefault="0010203F" w:rsidP="00011943">
      <w:pPr>
        <w:rPr>
          <w:ins w:id="1663" w:author="Emily Smith-Greenaway" w:date="2020-08-09T00:18:00Z"/>
          <w:rFonts w:ascii="Aparajita" w:hAnsi="Aparajita" w:cs="Aparajita"/>
          <w:b/>
          <w:bCs/>
        </w:rPr>
      </w:pPr>
      <w:ins w:id="1664" w:author="Emily Smith-Greenaway" w:date="2020-08-08T19:30:00Z">
        <w:r>
          <w:rPr>
            <w:rFonts w:ascii="Aparajita" w:hAnsi="Aparajita" w:cs="Aparajita"/>
            <w:b/>
            <w:bCs/>
          </w:rPr>
          <w:t>Maternal B</w:t>
        </w:r>
      </w:ins>
      <w:ins w:id="1665" w:author="Emily Smith-Greenaway" w:date="2020-08-08T19:31:00Z">
        <w:r>
          <w:rPr>
            <w:rFonts w:ascii="Aparajita" w:hAnsi="Aparajita" w:cs="Aparajita"/>
            <w:b/>
            <w:bCs/>
          </w:rPr>
          <w:t>urden of Offspring Mortality (mOM)</w:t>
        </w:r>
      </w:ins>
    </w:p>
    <w:p w14:paraId="36DAD56C" w14:textId="31604B53" w:rsidR="000E2663" w:rsidDel="004731AD" w:rsidRDefault="00800E45" w:rsidP="00486C2D">
      <w:pPr>
        <w:rPr>
          <w:del w:id="1666" w:author="Emily Smith-Greenaway" w:date="2020-08-08T23:54:00Z"/>
          <w:rFonts w:ascii="Aparajita" w:hAnsi="Aparajita" w:cs="Aparajita"/>
        </w:rPr>
      </w:pPr>
      <w:del w:id="1667" w:author="Emily Smith-Greenaway" w:date="2020-08-09T16:09:00Z">
        <w:r w:rsidDel="008B15EE">
          <w:rPr>
            <w:rFonts w:ascii="Aparajita" w:hAnsi="Aparajita" w:cs="Aparajita"/>
          </w:rPr>
          <w:delText xml:space="preserve">The risk of child death for parents persists </w:delText>
        </w:r>
        <w:r w:rsidR="006B092D" w:rsidDel="008B15EE">
          <w:rPr>
            <w:rFonts w:ascii="Aparajita" w:hAnsi="Aparajita" w:cs="Aparajita"/>
          </w:rPr>
          <w:delText xml:space="preserve">well </w:delText>
        </w:r>
        <w:r w:rsidDel="008B15EE">
          <w:rPr>
            <w:rFonts w:ascii="Aparajita" w:hAnsi="Aparajita" w:cs="Aparajita"/>
          </w:rPr>
          <w:delText xml:space="preserve">beyond the </w:delText>
        </w:r>
      </w:del>
      <w:del w:id="1668" w:author="Emily Smith-Greenaway" w:date="2020-08-08T16:47:00Z">
        <w:r w:rsidDel="006F4FD7">
          <w:rPr>
            <w:rFonts w:ascii="Aparajita" w:hAnsi="Aparajita" w:cs="Aparajita"/>
          </w:rPr>
          <w:delText>60</w:delText>
        </w:r>
        <w:r w:rsidR="006B092D" w:rsidDel="006F4FD7">
          <w:rPr>
            <w:rFonts w:ascii="Aparajita" w:hAnsi="Aparajita" w:cs="Aparajita"/>
          </w:rPr>
          <w:delText>-</w:delText>
        </w:r>
        <w:r w:rsidDel="006F4FD7">
          <w:rPr>
            <w:rFonts w:ascii="Aparajita" w:hAnsi="Aparajita" w:cs="Aparajita"/>
          </w:rPr>
          <w:delText>month</w:delText>
        </w:r>
        <w:r w:rsidR="006B092D" w:rsidDel="006F4FD7">
          <w:rPr>
            <w:rFonts w:ascii="Aparajita" w:hAnsi="Aparajita" w:cs="Aparajita"/>
          </w:rPr>
          <w:delText xml:space="preserve"> </w:delText>
        </w:r>
        <w:r w:rsidDel="006F4FD7">
          <w:rPr>
            <w:rFonts w:ascii="Aparajita" w:hAnsi="Aparajita" w:cs="Aparajita"/>
          </w:rPr>
          <w:delText>mark</w:delText>
        </w:r>
      </w:del>
      <w:ins w:id="1669" w:author="Emily Smith-Greenaway" w:date="2020-08-09T16:08:00Z">
        <w:r w:rsidR="00524E60">
          <w:rPr>
            <w:rFonts w:ascii="Aparajita" w:hAnsi="Aparajita" w:cs="Aparajita"/>
          </w:rPr>
          <w:t>D</w:t>
        </w:r>
      </w:ins>
      <w:ins w:id="1670" w:author="Emily Smith-Greenaway" w:date="2020-08-08T16:47:00Z">
        <w:r w:rsidR="006F4FD7">
          <w:rPr>
            <w:rFonts w:ascii="Aparajita" w:hAnsi="Aparajita" w:cs="Aparajita"/>
          </w:rPr>
          <w:t xml:space="preserve">espite the global emphasis on </w:t>
        </w:r>
      </w:ins>
      <w:del w:id="1671" w:author="Emily Smith-Greenaway" w:date="2020-08-08T16:47:00Z">
        <w:r w:rsidDel="006F4FD7">
          <w:rPr>
            <w:rFonts w:ascii="Aparajita" w:hAnsi="Aparajita" w:cs="Aparajita"/>
          </w:rPr>
          <w:delText xml:space="preserve"> that so thoroughly permeates contemporary approaches to </w:delText>
        </w:r>
      </w:del>
      <w:r>
        <w:rPr>
          <w:rFonts w:ascii="Aparajita" w:hAnsi="Aparajita" w:cs="Aparajita"/>
        </w:rPr>
        <w:t xml:space="preserve">measuring and monitoring </w:t>
      </w:r>
      <w:del w:id="1672" w:author="Emily Smith-Greenaway" w:date="2020-08-08T16:47:00Z">
        <w:r w:rsidDel="006F4FD7">
          <w:rPr>
            <w:rFonts w:ascii="Aparajita" w:hAnsi="Aparajita" w:cs="Aparajita"/>
          </w:rPr>
          <w:delText>health in early childhood</w:delText>
        </w:r>
      </w:del>
      <w:ins w:id="1673" w:author="Emily Smith-Greenaway" w:date="2020-08-08T16:47:00Z">
        <w:r w:rsidR="006F4FD7">
          <w:rPr>
            <w:rFonts w:ascii="Aparajita" w:hAnsi="Aparajita" w:cs="Aparajita"/>
          </w:rPr>
          <w:t xml:space="preserve">mortality before </w:t>
        </w:r>
      </w:ins>
      <w:ins w:id="1674" w:author="Emily Smith-Greenaway" w:date="2020-08-09T16:08:00Z">
        <w:r w:rsidR="00524E60">
          <w:rPr>
            <w:rFonts w:ascii="Aparajita" w:hAnsi="Aparajita" w:cs="Aparajita"/>
          </w:rPr>
          <w:t xml:space="preserve">age five, </w:t>
        </w:r>
      </w:ins>
      <w:ins w:id="1675" w:author="Emily Smith-Greenaway" w:date="2020-08-09T16:09:00Z">
        <w:r w:rsidR="00524E60">
          <w:rPr>
            <w:rFonts w:ascii="Aparajita" w:hAnsi="Aparajita" w:cs="Aparajita"/>
          </w:rPr>
          <w:t>pa</w:t>
        </w:r>
        <w:r w:rsidR="008B15EE">
          <w:rPr>
            <w:rFonts w:ascii="Aparajita" w:hAnsi="Aparajita" w:cs="Aparajita"/>
          </w:rPr>
          <w:t>rents’ risk of losing a child persists beyond the child’s fifth birthday</w:t>
        </w:r>
      </w:ins>
      <w:r>
        <w:rPr>
          <w:rFonts w:ascii="Aparajita" w:hAnsi="Aparajita" w:cs="Aparajita"/>
        </w:rPr>
        <w:t xml:space="preserve">. </w:t>
      </w:r>
      <w:r w:rsidR="008A0317">
        <w:rPr>
          <w:rFonts w:ascii="Aparajita" w:hAnsi="Aparajita" w:cs="Aparajita"/>
        </w:rPr>
        <w:t>T</w:t>
      </w:r>
      <w:r w:rsidR="00F50ADB" w:rsidRPr="00266175">
        <w:rPr>
          <w:rFonts w:ascii="Aparajita" w:hAnsi="Aparajita" w:cs="Aparajita"/>
        </w:rPr>
        <w:t xml:space="preserve">o </w:t>
      </w:r>
      <w:del w:id="1676" w:author="Emily Smith-Greenaway" w:date="2020-08-09T00:18:00Z">
        <w:r w:rsidR="00F50ADB" w:rsidRPr="00266175" w:rsidDel="00011943">
          <w:rPr>
            <w:rFonts w:ascii="Aparajita" w:hAnsi="Aparajita" w:cs="Aparajita"/>
          </w:rPr>
          <w:delText>offer a comprehensive overview of</w:delText>
        </w:r>
      </w:del>
      <w:ins w:id="1677" w:author="Emily Smith-Greenaway" w:date="2020-08-09T00:18:00Z">
        <w:r w:rsidR="00011943">
          <w:rPr>
            <w:rFonts w:ascii="Aparajita" w:hAnsi="Aparajita" w:cs="Aparajita"/>
          </w:rPr>
          <w:t>understand</w:t>
        </w:r>
      </w:ins>
      <w:r w:rsidR="00F50ADB" w:rsidRPr="00266175">
        <w:rPr>
          <w:rFonts w:ascii="Aparajita" w:hAnsi="Aparajita" w:cs="Aparajita"/>
        </w:rPr>
        <w:t xml:space="preserve"> the </w:t>
      </w:r>
      <w:r w:rsidR="004F1751">
        <w:rPr>
          <w:rFonts w:ascii="Aparajita" w:hAnsi="Aparajita" w:cs="Aparajita"/>
        </w:rPr>
        <w:t xml:space="preserve">total </w:t>
      </w:r>
      <w:r w:rsidR="00F50ADB" w:rsidRPr="00266175">
        <w:rPr>
          <w:rFonts w:ascii="Aparajita" w:hAnsi="Aparajita" w:cs="Aparajita"/>
        </w:rPr>
        <w:t xml:space="preserve">burden of child loss </w:t>
      </w:r>
      <w:r w:rsidR="004F1751">
        <w:rPr>
          <w:rFonts w:ascii="Aparajita" w:hAnsi="Aparajita" w:cs="Aparajita"/>
        </w:rPr>
        <w:t xml:space="preserve">(i.e., </w:t>
      </w:r>
      <w:commentRangeStart w:id="1678"/>
      <w:commentRangeStart w:id="1679"/>
      <w:r w:rsidR="00F50ADB" w:rsidRPr="00266175">
        <w:rPr>
          <w:rFonts w:ascii="Aparajita" w:hAnsi="Aparajita" w:cs="Aparajita"/>
        </w:rPr>
        <w:t>regardless of the child’s age at the time of death</w:t>
      </w:r>
      <w:commentRangeEnd w:id="1678"/>
      <w:r w:rsidR="00DE6BA3">
        <w:rPr>
          <w:rStyle w:val="CommentReference"/>
          <w:rFonts w:asciiTheme="minorHAnsi" w:eastAsiaTheme="minorHAnsi" w:hAnsiTheme="minorHAnsi" w:cstheme="minorBidi"/>
        </w:rPr>
        <w:commentReference w:id="1678"/>
      </w:r>
      <w:commentRangeEnd w:id="1679"/>
      <w:r w:rsidR="006852F7">
        <w:rPr>
          <w:rStyle w:val="CommentReference"/>
          <w:rFonts w:asciiTheme="minorHAnsi" w:eastAsiaTheme="minorHAnsi" w:hAnsiTheme="minorHAnsi" w:cstheme="minorBidi"/>
        </w:rPr>
        <w:commentReference w:id="1679"/>
      </w:r>
      <w:r w:rsidR="004F1751">
        <w:rPr>
          <w:rFonts w:ascii="Aparajita" w:hAnsi="Aparajita" w:cs="Aparajita"/>
        </w:rPr>
        <w:t>)</w:t>
      </w:r>
      <w:r w:rsidR="00F50ADB" w:rsidRPr="00266175">
        <w:rPr>
          <w:rFonts w:ascii="Aparajita" w:hAnsi="Aparajita" w:cs="Aparajita"/>
        </w:rPr>
        <w:t xml:space="preserve">, </w:t>
      </w:r>
      <w:del w:id="1680" w:author="Emily Smith-Greenaway" w:date="2020-08-09T16:08:00Z">
        <w:r w:rsidR="002E2875" w:rsidRPr="00011943" w:rsidDel="00524E60">
          <w:rPr>
            <w:rFonts w:ascii="Aparajita" w:hAnsi="Aparajita" w:cs="Aparajita"/>
            <w:b/>
            <w:bCs/>
            <w:rPrChange w:id="1681" w:author="Emily Smith-Greenaway" w:date="2020-08-09T00:18:00Z">
              <w:rPr>
                <w:rFonts w:ascii="Aparajita" w:hAnsi="Aparajita" w:cs="Aparajita"/>
              </w:rPr>
            </w:rPrChange>
          </w:rPr>
          <w:delText xml:space="preserve">Figure </w:delText>
        </w:r>
      </w:del>
      <w:ins w:id="1682" w:author="Emily Smith-Greenaway" w:date="2020-08-09T16:08:00Z">
        <w:r w:rsidR="00524E60" w:rsidRPr="00011943">
          <w:rPr>
            <w:rFonts w:ascii="Aparajita" w:hAnsi="Aparajita" w:cs="Aparajita"/>
            <w:b/>
            <w:bCs/>
            <w:rPrChange w:id="1683" w:author="Emily Smith-Greenaway" w:date="2020-08-09T00:18:00Z">
              <w:rPr>
                <w:rFonts w:ascii="Aparajita" w:hAnsi="Aparajita" w:cs="Aparajita"/>
              </w:rPr>
            </w:rPrChange>
          </w:rPr>
          <w:t>Fig</w:t>
        </w:r>
        <w:r w:rsidR="00524E60">
          <w:rPr>
            <w:rFonts w:ascii="Aparajita" w:hAnsi="Aparajita" w:cs="Aparajita"/>
            <w:b/>
            <w:bCs/>
          </w:rPr>
          <w:t>.</w:t>
        </w:r>
        <w:r w:rsidR="00524E60" w:rsidRPr="00011943">
          <w:rPr>
            <w:rFonts w:ascii="Aparajita" w:hAnsi="Aparajita" w:cs="Aparajita"/>
            <w:b/>
            <w:bCs/>
            <w:rPrChange w:id="1684" w:author="Emily Smith-Greenaway" w:date="2020-08-09T00:18:00Z">
              <w:rPr>
                <w:rFonts w:ascii="Aparajita" w:hAnsi="Aparajita" w:cs="Aparajita"/>
              </w:rPr>
            </w:rPrChange>
          </w:rPr>
          <w:t xml:space="preserve"> </w:t>
        </w:r>
      </w:ins>
      <w:r w:rsidR="002E2875" w:rsidRPr="00011943">
        <w:rPr>
          <w:rFonts w:ascii="Aparajita" w:hAnsi="Aparajita" w:cs="Aparajita"/>
          <w:b/>
          <w:bCs/>
          <w:rPrChange w:id="1685" w:author="Emily Smith-Greenaway" w:date="2020-08-09T00:18:00Z">
            <w:rPr>
              <w:rFonts w:ascii="Aparajita" w:hAnsi="Aparajita" w:cs="Aparajita"/>
            </w:rPr>
          </w:rPrChange>
        </w:rPr>
        <w:t>3</w:t>
      </w:r>
      <w:r w:rsidR="00A615F0" w:rsidRPr="00266175">
        <w:rPr>
          <w:rFonts w:ascii="Aparajita" w:hAnsi="Aparajita" w:cs="Aparajita"/>
        </w:rPr>
        <w:t xml:space="preserve"> depicts the</w:t>
      </w:r>
      <w:r w:rsidR="002E2875" w:rsidRPr="00266175">
        <w:rPr>
          <w:rFonts w:ascii="Aparajita" w:hAnsi="Aparajita" w:cs="Aparajita"/>
        </w:rPr>
        <w:t xml:space="preserve"> </w:t>
      </w:r>
      <w:ins w:id="1686" w:author="Emily Smith-Greenaway" w:date="2020-08-09T16:09:00Z">
        <w:r w:rsidR="008B15EE">
          <w:rPr>
            <w:rFonts w:ascii="Aparajita" w:hAnsi="Aparajita" w:cs="Aparajita"/>
          </w:rPr>
          <w:t xml:space="preserve">mOM, capturing the </w:t>
        </w:r>
      </w:ins>
      <w:r w:rsidR="002E2875" w:rsidRPr="00266175">
        <w:rPr>
          <w:rFonts w:ascii="Aparajita" w:hAnsi="Aparajita" w:cs="Aparajita"/>
        </w:rPr>
        <w:t>burden of all offspring mortality</w:t>
      </w:r>
      <w:r w:rsidR="00A615F0" w:rsidRPr="00266175">
        <w:rPr>
          <w:rFonts w:ascii="Aparajita" w:hAnsi="Aparajita" w:cs="Aparajita"/>
        </w:rPr>
        <w:t xml:space="preserve"> </w:t>
      </w:r>
      <w:del w:id="1687" w:author="Emily Smith-Greenaway" w:date="2020-08-09T16:09:00Z">
        <w:r w:rsidR="00A615F0" w:rsidRPr="00266175" w:rsidDel="008B15EE">
          <w:rPr>
            <w:rFonts w:ascii="Aparajita" w:hAnsi="Aparajita" w:cs="Aparajita"/>
          </w:rPr>
          <w:delText>(mOM)</w:delText>
        </w:r>
        <w:r w:rsidR="004A42CA" w:rsidDel="008B15EE">
          <w:rPr>
            <w:rFonts w:ascii="Aparajita" w:hAnsi="Aparajita" w:cs="Aparajita"/>
          </w:rPr>
          <w:delText xml:space="preserve"> </w:delText>
        </w:r>
      </w:del>
      <w:r w:rsidR="004A42CA">
        <w:rPr>
          <w:rFonts w:ascii="Aparajita" w:hAnsi="Aparajita" w:cs="Aparajita"/>
        </w:rPr>
        <w:t>among mothers 45-49 years old</w:t>
      </w:r>
      <w:r w:rsidR="00380F11" w:rsidRPr="00266175">
        <w:rPr>
          <w:rFonts w:ascii="Aparajita" w:hAnsi="Aparajita" w:cs="Aparajita"/>
        </w:rPr>
        <w:t xml:space="preserve">. </w:t>
      </w:r>
      <w:del w:id="1688" w:author="Emily Smith-Greenaway" w:date="2020-08-09T16:11:00Z">
        <w:r w:rsidR="00A82EF1" w:rsidDel="0094471F">
          <w:rPr>
            <w:rFonts w:ascii="Aparajita" w:hAnsi="Aparajita" w:cs="Aparajita"/>
          </w:rPr>
          <w:delText>For obvious reasons,</w:delText>
        </w:r>
      </w:del>
      <w:ins w:id="1689" w:author="Emily Smith-Greenaway" w:date="2020-08-09T16:11:00Z">
        <w:r w:rsidR="0094471F">
          <w:rPr>
            <w:rFonts w:ascii="Aparajita" w:hAnsi="Aparajita" w:cs="Aparajita"/>
          </w:rPr>
          <w:t>As expected,</w:t>
        </w:r>
      </w:ins>
      <w:r w:rsidR="004F1751">
        <w:rPr>
          <w:rFonts w:ascii="Aparajita" w:hAnsi="Aparajita" w:cs="Aparajita"/>
        </w:rPr>
        <w:t xml:space="preserve"> </w:t>
      </w:r>
      <w:r w:rsidR="00A82EF1">
        <w:rPr>
          <w:rFonts w:ascii="Aparajita" w:hAnsi="Aparajita" w:cs="Aparajita"/>
        </w:rPr>
        <w:t xml:space="preserve">the </w:t>
      </w:r>
      <w:r w:rsidR="004F1751">
        <w:rPr>
          <w:rFonts w:ascii="Aparajita" w:hAnsi="Aparajita" w:cs="Aparajita"/>
        </w:rPr>
        <w:t>global pattern</w:t>
      </w:r>
      <w:r w:rsidR="006B092D">
        <w:rPr>
          <w:rFonts w:ascii="Aparajita" w:hAnsi="Aparajita" w:cs="Aparajita"/>
        </w:rPr>
        <w:t>ing</w:t>
      </w:r>
      <w:r w:rsidR="004F1751">
        <w:rPr>
          <w:rFonts w:ascii="Aparajita" w:hAnsi="Aparajita" w:cs="Aparajita"/>
        </w:rPr>
        <w:t xml:space="preserve"> of </w:t>
      </w:r>
      <w:r w:rsidR="004A42CA">
        <w:rPr>
          <w:rFonts w:ascii="Aparajita" w:hAnsi="Aparajita" w:cs="Aparajita"/>
        </w:rPr>
        <w:t xml:space="preserve">the mOM indicators </w:t>
      </w:r>
      <w:r w:rsidR="00A82EF1">
        <w:rPr>
          <w:rFonts w:ascii="Aparajita" w:hAnsi="Aparajita" w:cs="Aparajita"/>
        </w:rPr>
        <w:t xml:space="preserve">closely </w:t>
      </w:r>
      <w:del w:id="1690" w:author="Emily Smith-Greenaway" w:date="2020-08-09T16:11:00Z">
        <w:r w:rsidR="00A82EF1" w:rsidDel="0094471F">
          <w:rPr>
            <w:rFonts w:ascii="Aparajita" w:hAnsi="Aparajita" w:cs="Aparajita"/>
          </w:rPr>
          <w:delText xml:space="preserve">follows </w:delText>
        </w:r>
      </w:del>
      <w:ins w:id="1691" w:author="Emily Smith-Greenaway" w:date="2020-08-09T16:11:00Z">
        <w:r w:rsidR="0094471F">
          <w:rPr>
            <w:rFonts w:ascii="Aparajita" w:hAnsi="Aparajita" w:cs="Aparajita"/>
          </w:rPr>
          <w:t xml:space="preserve">aligns with that of the mIM and mU5M: </w:t>
        </w:r>
      </w:ins>
      <w:ins w:id="1692" w:author="Emily Smith-Greenaway" w:date="2020-08-09T16:12:00Z">
        <w:r w:rsidR="0094471F">
          <w:rPr>
            <w:rFonts w:ascii="Aparajita" w:hAnsi="Aparajita" w:cs="Aparajita"/>
          </w:rPr>
          <w:t xml:space="preserve">countries where many surviving mothers have had an infant or under-five year old die are also those where mothers </w:t>
        </w:r>
      </w:ins>
      <w:ins w:id="1693" w:author="Emily Smith-Greenaway" w:date="2020-08-10T08:30:00Z">
        <w:r w:rsidR="00EB7072">
          <w:rPr>
            <w:rFonts w:ascii="Aparajita" w:hAnsi="Aparajita" w:cs="Aparajita"/>
          </w:rPr>
          <w:t xml:space="preserve">have </w:t>
        </w:r>
      </w:ins>
      <w:ins w:id="1694" w:author="Emily Smith-Greenaway" w:date="2020-08-09T16:12:00Z">
        <w:r w:rsidR="0094471F">
          <w:rPr>
            <w:rFonts w:ascii="Aparajita" w:hAnsi="Aparajita" w:cs="Aparajita"/>
          </w:rPr>
          <w:t>los</w:t>
        </w:r>
      </w:ins>
      <w:ins w:id="1695" w:author="Emily Smith-Greenaway" w:date="2020-08-10T08:30:00Z">
        <w:r w:rsidR="00EB7072">
          <w:rPr>
            <w:rFonts w:ascii="Aparajita" w:hAnsi="Aparajita" w:cs="Aparajita"/>
          </w:rPr>
          <w:t>t</w:t>
        </w:r>
      </w:ins>
      <w:ins w:id="1696" w:author="Emily Smith-Greenaway" w:date="2020-08-09T16:12:00Z">
        <w:r w:rsidR="0094471F">
          <w:rPr>
            <w:rFonts w:ascii="Aparajita" w:hAnsi="Aparajita" w:cs="Aparajita"/>
          </w:rPr>
          <w:t xml:space="preserve"> adolescent and young adult children.</w:t>
        </w:r>
      </w:ins>
      <w:ins w:id="1697" w:author="Emily Smith-Greenaway" w:date="2020-08-09T16:22:00Z">
        <w:r w:rsidR="00486C2D">
          <w:rPr>
            <w:rFonts w:ascii="Aparajita" w:hAnsi="Aparajita" w:cs="Aparajita"/>
          </w:rPr>
          <w:t xml:space="preserve"> The reigning pattern across Europe and East Asia is that fewer than 20 per 1,000 </w:t>
        </w:r>
      </w:ins>
      <w:ins w:id="1698" w:author="Emily Smith-Greenaway" w:date="2020-08-10T08:31:00Z">
        <w:r w:rsidR="00EB7072">
          <w:rPr>
            <w:rFonts w:ascii="Aparajita" w:hAnsi="Aparajita" w:cs="Aparajita"/>
          </w:rPr>
          <w:t xml:space="preserve">mothers </w:t>
        </w:r>
      </w:ins>
      <w:ins w:id="1699" w:author="Emily Smith-Greenaway" w:date="2020-08-09T16:22:00Z">
        <w:r w:rsidR="00486C2D">
          <w:rPr>
            <w:rFonts w:ascii="Aparajita" w:hAnsi="Aparajita" w:cs="Aparajita"/>
          </w:rPr>
          <w:t xml:space="preserve">have ever lost a child. </w:t>
        </w:r>
      </w:ins>
      <w:ins w:id="1700" w:author="Emily Smith-Greenaway" w:date="2020-08-09T16:23:00Z">
        <w:r w:rsidR="00486C2D">
          <w:rPr>
            <w:rFonts w:ascii="Aparajita" w:hAnsi="Aparajita" w:cs="Aparajita"/>
          </w:rPr>
          <w:t xml:space="preserve">The level in the US is slightly higher: </w:t>
        </w:r>
      </w:ins>
      <w:del w:id="1701" w:author="Emily Smith-Greenaway" w:date="2020-08-09T16:11:00Z">
        <w:r w:rsidR="00A82EF1" w:rsidDel="0094471F">
          <w:rPr>
            <w:rFonts w:ascii="Aparajita" w:hAnsi="Aparajita" w:cs="Aparajita"/>
          </w:rPr>
          <w:delText>the trends of</w:delText>
        </w:r>
        <w:r w:rsidR="004A42CA" w:rsidDel="0094471F">
          <w:rPr>
            <w:rFonts w:ascii="Aparajita" w:hAnsi="Aparajita" w:cs="Aparajita"/>
          </w:rPr>
          <w:delText xml:space="preserve"> both the mIM and mU5M</w:delText>
        </w:r>
        <w:r w:rsidR="008A0317" w:rsidDel="0094471F">
          <w:rPr>
            <w:rFonts w:ascii="Aparajita" w:hAnsi="Aparajita" w:cs="Aparajita"/>
          </w:rPr>
          <w:delText>:</w:delText>
        </w:r>
        <w:r w:rsidR="004A42CA" w:rsidDel="0094471F">
          <w:rPr>
            <w:rFonts w:ascii="Aparajita" w:hAnsi="Aparajita" w:cs="Aparajita"/>
          </w:rPr>
          <w:delText xml:space="preserve"> </w:delText>
        </w:r>
      </w:del>
      <w:del w:id="1702" w:author="Emily Smith-Greenaway" w:date="2020-08-09T16:12:00Z">
        <w:r w:rsidR="004A42CA" w:rsidDel="0094471F">
          <w:rPr>
            <w:rFonts w:ascii="Aparajita" w:hAnsi="Aparajita" w:cs="Aparajita"/>
          </w:rPr>
          <w:delText>countries where</w:delText>
        </w:r>
        <w:r w:rsidR="006B092D" w:rsidDel="0094471F">
          <w:rPr>
            <w:rFonts w:ascii="Aparajita" w:hAnsi="Aparajita" w:cs="Aparajita"/>
          </w:rPr>
          <w:delText>in</w:delText>
        </w:r>
        <w:r w:rsidR="004A42CA" w:rsidDel="0094471F">
          <w:rPr>
            <w:rFonts w:ascii="Aparajita" w:hAnsi="Aparajita" w:cs="Aparajita"/>
          </w:rPr>
          <w:delText xml:space="preserve"> a high prevalence of mothers have lost an infant or under-five year old child </w:delText>
        </w:r>
        <w:r w:rsidR="004F1751" w:rsidDel="0094471F">
          <w:rPr>
            <w:rFonts w:ascii="Aparajita" w:hAnsi="Aparajita" w:cs="Aparajita"/>
          </w:rPr>
          <w:delText xml:space="preserve">also carry </w:delText>
        </w:r>
        <w:r w:rsidR="00E83983" w:rsidDel="0094471F">
          <w:rPr>
            <w:rFonts w:ascii="Aparajita" w:hAnsi="Aparajita" w:cs="Aparajita"/>
          </w:rPr>
          <w:delText>high levels of maternal bereavement</w:delText>
        </w:r>
        <w:r w:rsidR="00A82EF1" w:rsidDel="0094471F">
          <w:rPr>
            <w:rFonts w:ascii="Aparajita" w:hAnsi="Aparajita" w:cs="Aparajita"/>
          </w:rPr>
          <w:delText xml:space="preserve"> when</w:delText>
        </w:r>
        <w:r w:rsidR="004F1751" w:rsidDel="0094471F">
          <w:rPr>
            <w:rFonts w:ascii="Aparajita" w:hAnsi="Aparajita" w:cs="Aparajita"/>
          </w:rPr>
          <w:delText xml:space="preserve"> </w:delText>
        </w:r>
        <w:r w:rsidR="00A82EF1" w:rsidDel="0094471F">
          <w:rPr>
            <w:rFonts w:ascii="Aparajita" w:hAnsi="Aparajita" w:cs="Aparajita"/>
          </w:rPr>
          <w:delText>measured on a longer time horizon</w:delText>
        </w:r>
        <w:r w:rsidR="00E83983" w:rsidDel="0094471F">
          <w:rPr>
            <w:rFonts w:ascii="Aparajita" w:hAnsi="Aparajita" w:cs="Aparajita"/>
          </w:rPr>
          <w:delText xml:space="preserve">. </w:delText>
        </w:r>
      </w:del>
      <w:del w:id="1703" w:author="Emily Smith-Greenaway" w:date="2020-08-09T16:23:00Z">
        <w:r w:rsidR="006B092D" w:rsidDel="00486C2D">
          <w:rPr>
            <w:rFonts w:ascii="Aparajita" w:hAnsi="Aparajita" w:cs="Aparajita"/>
          </w:rPr>
          <w:delText>Still,</w:delText>
        </w:r>
        <w:r w:rsidR="00E83983" w:rsidDel="00486C2D">
          <w:rPr>
            <w:rFonts w:ascii="Aparajita" w:hAnsi="Aparajita" w:cs="Aparajita"/>
          </w:rPr>
          <w:delText xml:space="preserve"> </w:delText>
        </w:r>
        <w:r w:rsidR="006B092D" w:rsidDel="00486C2D">
          <w:rPr>
            <w:rFonts w:ascii="Aparajita" w:hAnsi="Aparajita" w:cs="Aparajita"/>
          </w:rPr>
          <w:delText xml:space="preserve">the </w:delText>
        </w:r>
      </w:del>
      <w:del w:id="1704" w:author="Emily Smith-Greenaway" w:date="2020-08-09T16:14:00Z">
        <w:r w:rsidR="006B092D" w:rsidDel="00EC674B">
          <w:rPr>
            <w:rFonts w:ascii="Aparajita" w:hAnsi="Aparajita" w:cs="Aparajita"/>
          </w:rPr>
          <w:delText>differences in magnitude are</w:delText>
        </w:r>
      </w:del>
      <w:del w:id="1705" w:author="Emily Smith-Greenaway" w:date="2020-08-09T16:23:00Z">
        <w:r w:rsidR="006B092D" w:rsidDel="00486C2D">
          <w:rPr>
            <w:rFonts w:ascii="Aparajita" w:hAnsi="Aparajita" w:cs="Aparajita"/>
          </w:rPr>
          <w:delText xml:space="preserve"> </w:delText>
        </w:r>
        <w:r w:rsidR="00C97DB8" w:rsidDel="00486C2D">
          <w:rPr>
            <w:rFonts w:ascii="Aparajita" w:hAnsi="Aparajita" w:cs="Aparajita"/>
          </w:rPr>
          <w:delText>striking</w:delText>
        </w:r>
      </w:del>
      <w:del w:id="1706" w:author="Emily Smith-Greenaway" w:date="2020-08-09T16:14:00Z">
        <w:r w:rsidR="006B092D" w:rsidDel="00EC674B">
          <w:rPr>
            <w:rFonts w:ascii="Aparajita" w:hAnsi="Aparajita" w:cs="Aparajita"/>
          </w:rPr>
          <w:delText>; even though a</w:delText>
        </w:r>
        <w:r w:rsidR="00600012" w:rsidDel="00EC674B">
          <w:rPr>
            <w:rFonts w:ascii="Aparajita" w:hAnsi="Aparajita" w:cs="Aparajita"/>
          </w:rPr>
          <w:delText>n individual</w:delText>
        </w:r>
        <w:r w:rsidR="006B092D" w:rsidDel="00EC674B">
          <w:rPr>
            <w:rFonts w:ascii="Aparajita" w:hAnsi="Aparajita" w:cs="Aparajita"/>
          </w:rPr>
          <w:delText xml:space="preserve"> child’s risk of death declines precipitously after 60 months, the risk to parents remains sizable</w:delText>
        </w:r>
      </w:del>
      <w:del w:id="1707" w:author="Emily Smith-Greenaway" w:date="2020-08-09T16:23:00Z">
        <w:r w:rsidR="00E83983" w:rsidDel="00486C2D">
          <w:rPr>
            <w:rFonts w:ascii="Aparajita" w:hAnsi="Aparajita" w:cs="Aparajita"/>
          </w:rPr>
          <w:delText xml:space="preserve">. </w:delText>
        </w:r>
      </w:del>
      <w:ins w:id="1708" w:author="Emily Smith-Greenaway" w:date="2020-08-08T16:48:00Z">
        <w:r w:rsidR="00945663" w:rsidRPr="00B8525F">
          <w:rPr>
            <w:rFonts w:ascii="Aparajita" w:hAnsi="Aparajita" w:cs="Aparajita"/>
          </w:rPr>
          <w:t>33 per 1</w:t>
        </w:r>
      </w:ins>
      <w:ins w:id="1709" w:author="Emily Smith-Greenaway" w:date="2020-08-09T16:15:00Z">
        <w:r w:rsidR="00EC674B">
          <w:rPr>
            <w:rFonts w:ascii="Aparajita" w:hAnsi="Aparajita" w:cs="Aparajita"/>
          </w:rPr>
          <w:t>,</w:t>
        </w:r>
      </w:ins>
      <w:ins w:id="1710" w:author="Emily Smith-Greenaway" w:date="2020-08-08T16:48:00Z">
        <w:r w:rsidR="00945663" w:rsidRPr="00B8525F">
          <w:rPr>
            <w:rFonts w:ascii="Aparajita" w:hAnsi="Aparajita" w:cs="Aparajita"/>
          </w:rPr>
          <w:t>000 mothers ages 45-49 have lost a child</w:t>
        </w:r>
      </w:ins>
      <w:ins w:id="1711" w:author="Emily Smith-Greenaway" w:date="2020-08-09T16:16:00Z">
        <w:r w:rsidR="006B1A95">
          <w:rPr>
            <w:rFonts w:ascii="Aparajita" w:hAnsi="Aparajita" w:cs="Aparajita"/>
          </w:rPr>
          <w:t>—a prevalence similar to Ukraine, Israel, and Hungary</w:t>
        </w:r>
      </w:ins>
      <w:ins w:id="1712" w:author="Emily Smith-Greenaway" w:date="2020-08-08T16:48:00Z">
        <w:r w:rsidR="00945663" w:rsidRPr="00B8525F">
          <w:rPr>
            <w:rFonts w:ascii="Aparajita" w:hAnsi="Aparajita" w:cs="Aparajita"/>
          </w:rPr>
          <w:t>.</w:t>
        </w:r>
        <w:r w:rsidR="00945663">
          <w:rPr>
            <w:rFonts w:ascii="Aparajita" w:hAnsi="Aparajita" w:cs="Aparajita"/>
          </w:rPr>
          <w:t xml:space="preserve"> </w:t>
        </w:r>
      </w:ins>
      <w:ins w:id="1713" w:author="Emily Smith-Greenaway" w:date="2020-08-09T16:16:00Z">
        <w:r w:rsidR="006B1A95">
          <w:rPr>
            <w:rFonts w:ascii="Aparajita" w:hAnsi="Aparajita" w:cs="Aparajita"/>
          </w:rPr>
          <w:t xml:space="preserve">Even as 31 countries have lower mOM values than the US, </w:t>
        </w:r>
      </w:ins>
      <w:ins w:id="1714" w:author="Emily Smith-Greenaway" w:date="2020-08-08T16:48:00Z">
        <w:r w:rsidR="00945663">
          <w:rPr>
            <w:rFonts w:ascii="Aparajita" w:hAnsi="Aparajita" w:cs="Aparajita"/>
          </w:rPr>
          <w:t>n</w:t>
        </w:r>
        <w:r w:rsidR="00945663" w:rsidRPr="00B8525F">
          <w:rPr>
            <w:rFonts w:ascii="Aparajita" w:hAnsi="Aparajita" w:cs="Aparajita"/>
          </w:rPr>
          <w:t xml:space="preserve">early 50 countries </w:t>
        </w:r>
      </w:ins>
      <w:ins w:id="1715" w:author="Emily Smith-Greenaway" w:date="2020-08-10T08:31:00Z">
        <w:r w:rsidR="00EB7072">
          <w:rPr>
            <w:rFonts w:ascii="Aparajita" w:hAnsi="Aparajita" w:cs="Aparajita"/>
          </w:rPr>
          <w:t xml:space="preserve">have </w:t>
        </w:r>
      </w:ins>
      <w:ins w:id="1716" w:author="Emily Smith-Greenaway" w:date="2020-08-08T16:48:00Z">
        <w:r w:rsidR="00945663" w:rsidRPr="00B8525F">
          <w:rPr>
            <w:rFonts w:ascii="Aparajita" w:hAnsi="Aparajita" w:cs="Aparajita"/>
          </w:rPr>
          <w:t xml:space="preserve">mOM </w:t>
        </w:r>
      </w:ins>
      <w:ins w:id="1717" w:author="Emily Smith-Greenaway" w:date="2020-08-10T08:31:00Z">
        <w:r w:rsidR="00EB7072">
          <w:rPr>
            <w:rFonts w:ascii="Aparajita" w:hAnsi="Aparajita" w:cs="Aparajita"/>
          </w:rPr>
          <w:t xml:space="preserve">levels </w:t>
        </w:r>
      </w:ins>
      <w:ins w:id="1718" w:author="Emily Smith-Greenaway" w:date="2020-08-08T16:48:00Z">
        <w:r w:rsidR="00945663" w:rsidRPr="00B8525F">
          <w:rPr>
            <w:rFonts w:ascii="Aparajita" w:hAnsi="Aparajita" w:cs="Aparajita"/>
          </w:rPr>
          <w:t xml:space="preserve">that are ten times as high as those observed in the US. </w:t>
        </w:r>
      </w:ins>
      <w:r w:rsidR="009D4FAF">
        <w:rPr>
          <w:rFonts w:ascii="Aparajita" w:hAnsi="Aparajita" w:cs="Aparajita"/>
        </w:rPr>
        <w:t xml:space="preserve">In </w:t>
      </w:r>
      <w:r w:rsidR="00B52646">
        <w:rPr>
          <w:rFonts w:ascii="Aparajita" w:hAnsi="Aparajita" w:cs="Aparajita"/>
        </w:rPr>
        <w:t>as many 22 countries</w:t>
      </w:r>
      <w:del w:id="1719" w:author="Emily Smith-Greenaway" w:date="2020-08-09T16:17:00Z">
        <w:r w:rsidR="000E2663" w:rsidDel="006B1A95">
          <w:rPr>
            <w:rFonts w:ascii="Aparajita" w:hAnsi="Aparajita" w:cs="Aparajita"/>
          </w:rPr>
          <w:delText xml:space="preserve"> –</w:delText>
        </w:r>
      </w:del>
      <w:ins w:id="1720" w:author="Emily Smith-Greenaway" w:date="2020-08-09T16:17:00Z">
        <w:r w:rsidR="006B1A95">
          <w:rPr>
            <w:rFonts w:ascii="Aparajita" w:hAnsi="Aparajita" w:cs="Aparajita"/>
          </w:rPr>
          <w:t>—all</w:t>
        </w:r>
      </w:ins>
      <w:del w:id="1721" w:author="Emily Smith-Greenaway" w:date="2020-08-09T16:17:00Z">
        <w:r w:rsidR="000E2663" w:rsidDel="006B1A95">
          <w:rPr>
            <w:rFonts w:ascii="Aparajita" w:hAnsi="Aparajita" w:cs="Aparajita"/>
          </w:rPr>
          <w:delText xml:space="preserve"> all</w:delText>
        </w:r>
      </w:del>
      <w:r w:rsidR="000E2663">
        <w:rPr>
          <w:rFonts w:ascii="Aparajita" w:hAnsi="Aparajita" w:cs="Aparajita"/>
        </w:rPr>
        <w:t xml:space="preserve"> located in sub-Saharan Africa</w:t>
      </w:r>
      <w:del w:id="1722" w:author="Emily Smith-Greenaway" w:date="2020-08-09T16:19:00Z">
        <w:r w:rsidR="000E2663" w:rsidDel="00D246CD">
          <w:rPr>
            <w:rFonts w:ascii="Aparajita" w:hAnsi="Aparajita" w:cs="Aparajita"/>
          </w:rPr>
          <w:delText xml:space="preserve"> and the Middle East</w:delText>
        </w:r>
      </w:del>
      <w:del w:id="1723" w:author="Emily Smith-Greenaway" w:date="2020-08-09T16:17:00Z">
        <w:r w:rsidR="000E2663" w:rsidDel="006B1A95">
          <w:rPr>
            <w:rFonts w:ascii="Aparajita" w:hAnsi="Aparajita" w:cs="Aparajita"/>
          </w:rPr>
          <w:delText xml:space="preserve"> and all featuring the combination of high mortality and high fertility rates </w:delText>
        </w:r>
      </w:del>
      <w:ins w:id="1724" w:author="Emily Smith-Greenaway" w:date="2020-08-09T16:17:00Z">
        <w:r w:rsidR="006B1A95">
          <w:rPr>
            <w:rFonts w:ascii="Aparajita" w:hAnsi="Aparajita" w:cs="Aparajita"/>
          </w:rPr>
          <w:t>—</w:t>
        </w:r>
      </w:ins>
      <w:del w:id="1725" w:author="Emily Smith-Greenaway" w:date="2020-08-09T16:17:00Z">
        <w:r w:rsidR="000E2663" w:rsidDel="006B1A95">
          <w:rPr>
            <w:rFonts w:ascii="Aparajita" w:hAnsi="Aparajita" w:cs="Aparajita"/>
          </w:rPr>
          <w:delText xml:space="preserve">– </w:delText>
        </w:r>
      </w:del>
      <w:r w:rsidR="00B52646">
        <w:rPr>
          <w:rFonts w:ascii="Aparajita" w:hAnsi="Aparajita" w:cs="Aparajita"/>
        </w:rPr>
        <w:t xml:space="preserve">more than one half of mothers have experienced </w:t>
      </w:r>
      <w:r w:rsidR="00F7169A">
        <w:rPr>
          <w:rFonts w:ascii="Aparajita" w:hAnsi="Aparajita" w:cs="Aparajita"/>
        </w:rPr>
        <w:t>the death of a child</w:t>
      </w:r>
      <w:r w:rsidR="00C97DB8">
        <w:rPr>
          <w:rFonts w:ascii="Aparajita" w:hAnsi="Aparajita" w:cs="Aparajita"/>
        </w:rPr>
        <w:t>.</w:t>
      </w:r>
      <w:ins w:id="1726" w:author="Emily Smith-Greenaway" w:date="2020-08-09T16:23:00Z">
        <w:r w:rsidR="00486C2D">
          <w:rPr>
            <w:rFonts w:ascii="Aparajita" w:hAnsi="Aparajita" w:cs="Aparajita"/>
          </w:rPr>
          <w:t xml:space="preserve"> This is striking: in these countries it is more common for </w:t>
        </w:r>
      </w:ins>
      <w:ins w:id="1727" w:author="Emily Smith-Greenaway" w:date="2020-08-09T16:26:00Z">
        <w:r w:rsidR="00147379">
          <w:rPr>
            <w:rFonts w:ascii="Aparajita" w:hAnsi="Aparajita" w:cs="Aparajita"/>
          </w:rPr>
          <w:t xml:space="preserve">a </w:t>
        </w:r>
      </w:ins>
      <w:ins w:id="1728" w:author="Emily Smith-Greenaway" w:date="2020-08-09T16:23:00Z">
        <w:r w:rsidR="00486C2D">
          <w:rPr>
            <w:rFonts w:ascii="Aparajita" w:hAnsi="Aparajita" w:cs="Aparajita"/>
          </w:rPr>
          <w:t xml:space="preserve">surviving mother to </w:t>
        </w:r>
      </w:ins>
      <w:ins w:id="1729" w:author="Emily Smith-Greenaway" w:date="2020-08-10T08:31:00Z">
        <w:r w:rsidR="00EB7072">
          <w:rPr>
            <w:rFonts w:ascii="Aparajita" w:hAnsi="Aparajita" w:cs="Aparajita"/>
          </w:rPr>
          <w:t xml:space="preserve">be </w:t>
        </w:r>
      </w:ins>
      <w:ins w:id="1730" w:author="Emily Smith-Greenaway" w:date="2020-08-09T16:23:00Z">
        <w:r w:rsidR="00486C2D">
          <w:rPr>
            <w:rFonts w:ascii="Aparajita" w:hAnsi="Aparajita" w:cs="Aparajita"/>
          </w:rPr>
          <w:t>be</w:t>
        </w:r>
      </w:ins>
      <w:ins w:id="1731" w:author="Emily Smith-Greenaway" w:date="2020-08-09T16:24:00Z">
        <w:r w:rsidR="00486C2D">
          <w:rPr>
            <w:rFonts w:ascii="Aparajita" w:hAnsi="Aparajita" w:cs="Aparajita"/>
          </w:rPr>
          <w:t xml:space="preserve">reaved than </w:t>
        </w:r>
      </w:ins>
      <w:ins w:id="1732" w:author="Emily Smith-Greenaway" w:date="2020-08-10T08:31:00Z">
        <w:r w:rsidR="00EB7072">
          <w:rPr>
            <w:rFonts w:ascii="Aparajita" w:hAnsi="Aparajita" w:cs="Aparajita"/>
          </w:rPr>
          <w:t>not</w:t>
        </w:r>
      </w:ins>
      <w:ins w:id="1733" w:author="Emily Smith-Greenaway" w:date="2020-08-09T16:24:00Z">
        <w:r w:rsidR="00486C2D">
          <w:rPr>
            <w:rFonts w:ascii="Aparajita" w:hAnsi="Aparajita" w:cs="Aparajita"/>
          </w:rPr>
          <w:t xml:space="preserve">. The highest mOM documented in Niger (792 per 1,000 mothers) is 73 times higher than the lowest mOM value in </w:t>
        </w:r>
        <w:r w:rsidR="00486C2D" w:rsidRPr="00B8525F">
          <w:rPr>
            <w:rFonts w:ascii="Aparajita" w:hAnsi="Aparajita" w:cs="Aparajita"/>
          </w:rPr>
          <w:t xml:space="preserve">Hong Kong </w:t>
        </w:r>
        <w:r w:rsidR="00486C2D">
          <w:rPr>
            <w:rFonts w:ascii="Aparajita" w:hAnsi="Aparajita" w:cs="Aparajita"/>
          </w:rPr>
          <w:t xml:space="preserve">(10.75 per 1,000 mothers). </w:t>
        </w:r>
      </w:ins>
      <w:del w:id="1734" w:author="Emily Smith-Greenaway" w:date="2020-08-09T16:22:00Z">
        <w:r w:rsidR="00C97DB8" w:rsidDel="00486C2D">
          <w:rPr>
            <w:rFonts w:ascii="Aparajita" w:hAnsi="Aparajita" w:cs="Aparajita"/>
          </w:rPr>
          <w:delText xml:space="preserve"> </w:delText>
        </w:r>
        <w:r w:rsidR="00600012" w:rsidDel="00486C2D">
          <w:rPr>
            <w:rFonts w:ascii="Aparajita" w:hAnsi="Aparajita" w:cs="Aparajita"/>
          </w:rPr>
          <w:delText>At</w:delText>
        </w:r>
        <w:r w:rsidR="006B092D" w:rsidDel="00486C2D">
          <w:rPr>
            <w:rFonts w:ascii="Aparajita" w:hAnsi="Aparajita" w:cs="Aparajita"/>
          </w:rPr>
          <w:delText xml:space="preserve"> the other end of the spectrum</w:delText>
        </w:r>
        <w:r w:rsidR="001D4B0F" w:rsidDel="00486C2D">
          <w:rPr>
            <w:rFonts w:ascii="Aparajita" w:hAnsi="Aparajita" w:cs="Aparajita"/>
          </w:rPr>
          <w:delText xml:space="preserve">, </w:delText>
        </w:r>
        <w:r w:rsidR="00A82EF1" w:rsidDel="00486C2D">
          <w:rPr>
            <w:rFonts w:ascii="Aparajita" w:hAnsi="Aparajita" w:cs="Aparajita"/>
          </w:rPr>
          <w:delText xml:space="preserve">the reigning pattern </w:delText>
        </w:r>
        <w:r w:rsidR="001D4B0F" w:rsidDel="00486C2D">
          <w:rPr>
            <w:rFonts w:ascii="Aparajita" w:hAnsi="Aparajita" w:cs="Aparajita"/>
          </w:rPr>
          <w:delText>across Europe</w:delText>
        </w:r>
      </w:del>
      <w:del w:id="1735" w:author="Emily Smith-Greenaway" w:date="2020-08-09T16:20:00Z">
        <w:r w:rsidR="001D4B0F" w:rsidDel="007F448E">
          <w:rPr>
            <w:rFonts w:ascii="Aparajita" w:hAnsi="Aparajita" w:cs="Aparajita"/>
          </w:rPr>
          <w:delText>, North America,</w:delText>
        </w:r>
      </w:del>
      <w:del w:id="1736" w:author="Emily Smith-Greenaway" w:date="2020-08-09T16:22:00Z">
        <w:r w:rsidR="001D4B0F" w:rsidDel="00486C2D">
          <w:rPr>
            <w:rFonts w:ascii="Aparajita" w:hAnsi="Aparajita" w:cs="Aparajita"/>
          </w:rPr>
          <w:delText xml:space="preserve"> and </w:delText>
        </w:r>
        <w:r w:rsidR="006852F7" w:rsidDel="00486C2D">
          <w:rPr>
            <w:rFonts w:ascii="Aparajita" w:hAnsi="Aparajita" w:cs="Aparajita"/>
          </w:rPr>
          <w:delText>East</w:delText>
        </w:r>
        <w:r w:rsidR="001D4B0F" w:rsidDel="00486C2D">
          <w:rPr>
            <w:rFonts w:ascii="Aparajita" w:hAnsi="Aparajita" w:cs="Aparajita"/>
          </w:rPr>
          <w:delText xml:space="preserve"> Asia</w:delText>
        </w:r>
        <w:r w:rsidR="00A82EF1" w:rsidDel="00486C2D">
          <w:rPr>
            <w:rFonts w:ascii="Aparajita" w:hAnsi="Aparajita" w:cs="Aparajita"/>
          </w:rPr>
          <w:delText xml:space="preserve"> </w:delText>
        </w:r>
      </w:del>
      <w:del w:id="1737" w:author="Emily Smith-Greenaway" w:date="2020-08-09T16:20:00Z">
        <w:r w:rsidR="00A82EF1" w:rsidDel="007F448E">
          <w:rPr>
            <w:rFonts w:ascii="Aparajita" w:hAnsi="Aparajita" w:cs="Aparajita"/>
          </w:rPr>
          <w:delText>(48 countries total</w:delText>
        </w:r>
        <w:r w:rsidR="000E2663" w:rsidDel="007F448E">
          <w:rPr>
            <w:rFonts w:ascii="Aparajita" w:hAnsi="Aparajita" w:cs="Aparajita"/>
          </w:rPr>
          <w:delText>, all of which have secured high rates of child survival and low or very-low fertility</w:delText>
        </w:r>
        <w:r w:rsidR="00A82EF1" w:rsidDel="007F448E">
          <w:rPr>
            <w:rFonts w:ascii="Aparajita" w:hAnsi="Aparajita" w:cs="Aparajita"/>
          </w:rPr>
          <w:delText xml:space="preserve">) </w:delText>
        </w:r>
      </w:del>
      <w:del w:id="1738" w:author="Emily Smith-Greenaway" w:date="2020-08-09T16:22:00Z">
        <w:r w:rsidR="00A82EF1" w:rsidDel="00486C2D">
          <w:rPr>
            <w:rFonts w:ascii="Aparajita" w:hAnsi="Aparajita" w:cs="Aparajita"/>
          </w:rPr>
          <w:delText>is that</w:delText>
        </w:r>
        <w:r w:rsidR="001D4B0F" w:rsidDel="00486C2D">
          <w:rPr>
            <w:rFonts w:ascii="Aparajita" w:hAnsi="Aparajita" w:cs="Aparajita"/>
          </w:rPr>
          <w:delText xml:space="preserve"> fewer than </w:delText>
        </w:r>
      </w:del>
      <w:del w:id="1739" w:author="Emily Smith-Greenaway" w:date="2020-08-08T16:49:00Z">
        <w:r w:rsidR="001D4B0F" w:rsidDel="00945663">
          <w:rPr>
            <w:rFonts w:ascii="Aparajita" w:hAnsi="Aparajita" w:cs="Aparajita"/>
          </w:rPr>
          <w:delText xml:space="preserve">50 </w:delText>
        </w:r>
      </w:del>
      <w:del w:id="1740" w:author="Emily Smith-Greenaway" w:date="2020-08-09T16:22:00Z">
        <w:r w:rsidR="001D4B0F" w:rsidDel="00486C2D">
          <w:rPr>
            <w:rFonts w:ascii="Aparajita" w:hAnsi="Aparajita" w:cs="Aparajita"/>
          </w:rPr>
          <w:delText>per 1,000</w:delText>
        </w:r>
        <w:r w:rsidR="00A82EF1" w:rsidDel="00486C2D">
          <w:rPr>
            <w:rFonts w:ascii="Aparajita" w:hAnsi="Aparajita" w:cs="Aparajita"/>
          </w:rPr>
          <w:delText xml:space="preserve"> </w:delText>
        </w:r>
        <w:r w:rsidR="001D4B0F" w:rsidDel="00486C2D">
          <w:rPr>
            <w:rFonts w:ascii="Aparajita" w:hAnsi="Aparajita" w:cs="Aparajita"/>
          </w:rPr>
          <w:delText>have ever lost a child</w:delText>
        </w:r>
      </w:del>
      <w:del w:id="1741" w:author="Emily Smith-Greenaway" w:date="2020-08-09T16:21:00Z">
        <w:r w:rsidR="00FE0D45" w:rsidDel="007F448E">
          <w:rPr>
            <w:rFonts w:ascii="Aparajita" w:hAnsi="Aparajita" w:cs="Aparajita"/>
          </w:rPr>
          <w:delText>, reflecting the stark inequality th</w:delText>
        </w:r>
        <w:r w:rsidR="000E2663" w:rsidDel="007F448E">
          <w:rPr>
            <w:rFonts w:ascii="Aparajita" w:hAnsi="Aparajita" w:cs="Aparajita"/>
          </w:rPr>
          <w:delText xml:space="preserve">is combination of </w:delText>
        </w:r>
        <w:r w:rsidR="00FE0D45" w:rsidDel="007F448E">
          <w:rPr>
            <w:rFonts w:ascii="Aparajita" w:hAnsi="Aparajita" w:cs="Aparajita"/>
          </w:rPr>
          <w:delText xml:space="preserve">mortality </w:delText>
        </w:r>
        <w:r w:rsidR="00C97DB8" w:rsidDel="007F448E">
          <w:rPr>
            <w:rFonts w:ascii="Aparajita" w:hAnsi="Aparajita" w:cs="Aparajita"/>
          </w:rPr>
          <w:delText xml:space="preserve">and fertility </w:delText>
        </w:r>
        <w:r w:rsidR="00FE0D45" w:rsidDel="007F448E">
          <w:rPr>
            <w:rFonts w:ascii="Aparajita" w:hAnsi="Aparajita" w:cs="Aparajita"/>
          </w:rPr>
          <w:delText>conditions generate</w:delText>
        </w:r>
        <w:r w:rsidR="000E2663" w:rsidDel="007F448E">
          <w:rPr>
            <w:rFonts w:ascii="Aparajita" w:hAnsi="Aparajita" w:cs="Aparajita"/>
          </w:rPr>
          <w:delText xml:space="preserve"> for maternal experiences</w:delText>
        </w:r>
      </w:del>
      <w:del w:id="1742" w:author="Emily Smith-Greenaway" w:date="2020-08-09T16:22:00Z">
        <w:r w:rsidR="00FE0D45" w:rsidDel="00486C2D">
          <w:rPr>
            <w:rFonts w:ascii="Aparajita" w:hAnsi="Aparajita" w:cs="Aparajita"/>
          </w:rPr>
          <w:delText xml:space="preserve">. </w:delText>
        </w:r>
      </w:del>
    </w:p>
    <w:p w14:paraId="129AF6E1" w14:textId="77777777" w:rsidR="004731AD" w:rsidRDefault="004731AD">
      <w:pPr>
        <w:rPr>
          <w:ins w:id="1743" w:author="Emily Smith-Greenaway" w:date="2020-08-09T16:38:00Z"/>
          <w:rFonts w:ascii="Aparajita" w:hAnsi="Aparajita" w:cs="Aparajita"/>
        </w:rPr>
        <w:pPrChange w:id="1744" w:author="Emily Smith-Greenaway" w:date="2020-08-09T16:23:00Z">
          <w:pPr>
            <w:ind w:firstLine="720"/>
          </w:pPr>
        </w:pPrChange>
      </w:pPr>
    </w:p>
    <w:p w14:paraId="740EED7B" w14:textId="075718F6" w:rsidR="002941AE" w:rsidDel="00EB7072" w:rsidRDefault="002941AE">
      <w:pPr>
        <w:rPr>
          <w:del w:id="1745" w:author="Emily Smith-Greenaway" w:date="2020-08-08T19:30:00Z"/>
          <w:rFonts w:ascii="Aparajita" w:hAnsi="Aparajita" w:cs="Aparajita"/>
        </w:rPr>
      </w:pPr>
      <w:del w:id="1746" w:author="Emily Smith-Greenaway" w:date="2020-08-08T19:30:00Z">
        <w:r w:rsidDel="0010203F">
          <w:rPr>
            <w:rFonts w:ascii="Aparajita" w:hAnsi="Aparajita" w:cs="Aparajita"/>
          </w:rPr>
          <w:delText xml:space="preserve">Of course, there is no “typical” country or modal mortality </w:delText>
        </w:r>
        <w:r w:rsidR="003662CE" w:rsidDel="0010203F">
          <w:rPr>
            <w:rFonts w:ascii="Aparajita" w:hAnsi="Aparajita" w:cs="Aparajita"/>
          </w:rPr>
          <w:delText xml:space="preserve">regime </w:delText>
        </w:r>
        <w:r w:rsidDel="0010203F">
          <w:rPr>
            <w:rFonts w:ascii="Aparajita" w:hAnsi="Aparajita" w:cs="Aparajita"/>
          </w:rPr>
          <w:delText xml:space="preserve">when it comes to the mOM. </w:delText>
        </w:r>
        <w:r w:rsidR="008B63C7" w:rsidDel="0010203F">
          <w:rPr>
            <w:rFonts w:ascii="Aparajita" w:hAnsi="Aparajita" w:cs="Aparajita"/>
          </w:rPr>
          <w:delText xml:space="preserve">To </w:delText>
        </w:r>
        <w:r w:rsidR="00F56063" w:rsidDel="0010203F">
          <w:rPr>
            <w:rFonts w:ascii="Aparajita" w:hAnsi="Aparajita" w:cs="Aparajita"/>
          </w:rPr>
          <w:delText xml:space="preserve">understand </w:delText>
        </w:r>
        <w:r w:rsidR="008B63C7" w:rsidDel="0010203F">
          <w:rPr>
            <w:rFonts w:ascii="Aparajita" w:hAnsi="Aparajita" w:cs="Aparajita"/>
          </w:rPr>
          <w:delText xml:space="preserve">the divergent experience of transitional countries, </w:delText>
        </w:r>
        <w:r w:rsidDel="0010203F">
          <w:rPr>
            <w:rFonts w:ascii="Aparajita" w:hAnsi="Aparajita" w:cs="Aparajita"/>
          </w:rPr>
          <w:delText xml:space="preserve">we find it </w:delText>
        </w:r>
        <w:r w:rsidR="008B63C7" w:rsidDel="0010203F">
          <w:rPr>
            <w:rFonts w:ascii="Aparajita" w:hAnsi="Aparajita" w:cs="Aparajita"/>
          </w:rPr>
          <w:delText xml:space="preserve">helpful to </w:delText>
        </w:r>
        <w:r w:rsidDel="0010203F">
          <w:rPr>
            <w:rFonts w:ascii="Aparajita" w:hAnsi="Aparajita" w:cs="Aparajita"/>
          </w:rPr>
          <w:delText>examin</w:delText>
        </w:r>
        <w:r w:rsidR="008B63C7" w:rsidDel="0010203F">
          <w:rPr>
            <w:rFonts w:ascii="Aparajita" w:hAnsi="Aparajita" w:cs="Aparajita"/>
          </w:rPr>
          <w:delText xml:space="preserve">e, in particular, </w:delText>
        </w:r>
        <w:r w:rsidDel="0010203F">
          <w:rPr>
            <w:rFonts w:ascii="Aparajita" w:hAnsi="Aparajita" w:cs="Aparajita"/>
          </w:rPr>
          <w:delText>the most recent mOM estimates for countries Caldwell (1986) and later Kuhn (2010) identified as “superior health achievers”: Bangladesh (414 per 1000</w:delText>
        </w:r>
        <w:r w:rsidR="00C94C0B" w:rsidDel="0010203F">
          <w:rPr>
            <w:rFonts w:ascii="Aparajita" w:hAnsi="Aparajita" w:cs="Aparajita"/>
          </w:rPr>
          <w:delText xml:space="preserve"> in 2014</w:delText>
        </w:r>
        <w:r w:rsidDel="0010203F">
          <w:rPr>
            <w:rFonts w:ascii="Aparajita" w:hAnsi="Aparajita" w:cs="Aparajita"/>
          </w:rPr>
          <w:delText>), Paraguay (167 per 1000</w:delText>
        </w:r>
        <w:r w:rsidR="00C94C0B" w:rsidDel="0010203F">
          <w:rPr>
            <w:rFonts w:ascii="Aparajita" w:hAnsi="Aparajita" w:cs="Aparajita"/>
          </w:rPr>
          <w:delText xml:space="preserve"> in 2016</w:delText>
        </w:r>
        <w:r w:rsidDel="0010203F">
          <w:rPr>
            <w:rFonts w:ascii="Aparajita" w:hAnsi="Aparajita" w:cs="Aparajita"/>
          </w:rPr>
          <w:delText>), Nicaragua (220</w:delText>
        </w:r>
        <w:r w:rsidR="00C94C0B" w:rsidDel="0010203F">
          <w:rPr>
            <w:rFonts w:ascii="Aparajita" w:hAnsi="Aparajita" w:cs="Aparajita"/>
          </w:rPr>
          <w:delText xml:space="preserve"> per 1000 in 2016</w:delText>
        </w:r>
        <w:r w:rsidDel="0010203F">
          <w:rPr>
            <w:rFonts w:ascii="Aparajita" w:hAnsi="Aparajita" w:cs="Aparajita"/>
          </w:rPr>
          <w:delText>), Costa Rica (63 per 1000</w:delText>
        </w:r>
        <w:r w:rsidR="00C94C0B" w:rsidDel="0010203F">
          <w:rPr>
            <w:rFonts w:ascii="Aparajita" w:hAnsi="Aparajita" w:cs="Aparajita"/>
          </w:rPr>
          <w:delText xml:space="preserve"> in 2016</w:delText>
        </w:r>
        <w:r w:rsidDel="0010203F">
          <w:rPr>
            <w:rFonts w:ascii="Aparajita" w:hAnsi="Aparajita" w:cs="Aparajita"/>
          </w:rPr>
          <w:delText>), Vietnam (126</w:delText>
        </w:r>
        <w:r w:rsidR="00C94C0B" w:rsidDel="0010203F">
          <w:rPr>
            <w:rFonts w:ascii="Aparajita" w:hAnsi="Aparajita" w:cs="Aparajita"/>
          </w:rPr>
          <w:delText xml:space="preserve"> per 1000 in 2013</w:delText>
        </w:r>
        <w:r w:rsidDel="0010203F">
          <w:rPr>
            <w:rFonts w:ascii="Aparajita" w:hAnsi="Aparajita" w:cs="Aparajita"/>
          </w:rPr>
          <w:delText>)</w:delText>
        </w:r>
        <w:r w:rsidR="00C94C0B" w:rsidDel="0010203F">
          <w:rPr>
            <w:rFonts w:ascii="Aparajita" w:hAnsi="Aparajita" w:cs="Aparajita"/>
          </w:rPr>
          <w:delText>, and Nigeria (524 in 2013)</w:delText>
        </w:r>
        <w:r w:rsidDel="0010203F">
          <w:rPr>
            <w:rFonts w:ascii="Aparajita" w:hAnsi="Aparajita" w:cs="Aparajita"/>
          </w:rPr>
          <w:delText xml:space="preserve">. </w:delText>
        </w:r>
        <w:r w:rsidR="008B63C7" w:rsidDel="0010203F">
          <w:rPr>
            <w:rFonts w:ascii="Aparajita" w:hAnsi="Aparajita" w:cs="Aparajita"/>
          </w:rPr>
          <w:delText>During the past 30 years, these countries experienced astonishing declines in both mortality and fertility rates</w:delText>
        </w:r>
        <w:r w:rsidR="00C67F4A" w:rsidDel="0010203F">
          <w:rPr>
            <w:rFonts w:ascii="Aparajita" w:hAnsi="Aparajita" w:cs="Aparajita"/>
          </w:rPr>
          <w:delText xml:space="preserve"> --</w:delText>
        </w:r>
        <w:r w:rsidR="00F56063" w:rsidDel="0010203F">
          <w:rPr>
            <w:rFonts w:ascii="Aparajita" w:hAnsi="Aparajita" w:cs="Aparajita"/>
          </w:rPr>
          <w:delText xml:space="preserve"> declines</w:delText>
        </w:r>
        <w:r w:rsidR="007E39A0" w:rsidDel="0010203F">
          <w:rPr>
            <w:rFonts w:ascii="Aparajita" w:hAnsi="Aparajita" w:cs="Aparajita"/>
          </w:rPr>
          <w:delText xml:space="preserve"> that have been </w:delText>
        </w:r>
        <w:r w:rsidR="003662CE" w:rsidDel="0010203F">
          <w:rPr>
            <w:rFonts w:ascii="Aparajita" w:hAnsi="Aparajita" w:cs="Aparajita"/>
          </w:rPr>
          <w:delText>touted</w:delText>
        </w:r>
        <w:r w:rsidR="007E39A0" w:rsidDel="0010203F">
          <w:rPr>
            <w:rFonts w:ascii="Aparajita" w:hAnsi="Aparajita" w:cs="Aparajita"/>
          </w:rPr>
          <w:delText xml:space="preserve"> as exemplary by the global health community</w:delText>
        </w:r>
        <w:r w:rsidR="008B63C7" w:rsidDel="0010203F">
          <w:rPr>
            <w:rFonts w:ascii="Aparajita" w:hAnsi="Aparajita" w:cs="Aparajita"/>
          </w:rPr>
          <w:delText xml:space="preserve">. </w:delText>
        </w:r>
        <w:r w:rsidR="007E39A0" w:rsidDel="0010203F">
          <w:rPr>
            <w:rFonts w:ascii="Aparajita" w:hAnsi="Aparajita" w:cs="Aparajita"/>
          </w:rPr>
          <w:delText>The mOM estimates show, however, that t</w:delText>
        </w:r>
        <w:r w:rsidDel="0010203F">
          <w:rPr>
            <w:rFonts w:ascii="Aparajita" w:hAnsi="Aparajita" w:cs="Aparajita"/>
          </w:rPr>
          <w:delText>he legacy of higher morality</w:delText>
        </w:r>
        <w:r w:rsidR="007E39A0" w:rsidDel="0010203F">
          <w:rPr>
            <w:rFonts w:ascii="Aparajita" w:hAnsi="Aparajita" w:cs="Aparajita"/>
          </w:rPr>
          <w:delText xml:space="preserve"> </w:delText>
        </w:r>
        <w:r w:rsidDel="0010203F">
          <w:rPr>
            <w:rFonts w:ascii="Aparajita" w:hAnsi="Aparajita" w:cs="Aparajita"/>
          </w:rPr>
          <w:delText xml:space="preserve">is still very present in the lives of </w:delText>
        </w:r>
        <w:r w:rsidR="008B63C7" w:rsidDel="0010203F">
          <w:rPr>
            <w:rFonts w:ascii="Aparajita" w:hAnsi="Aparajita" w:cs="Aparajita"/>
          </w:rPr>
          <w:delText xml:space="preserve">the </w:delText>
        </w:r>
        <w:r w:rsidDel="0010203F">
          <w:rPr>
            <w:rFonts w:ascii="Aparajita" w:hAnsi="Aparajita" w:cs="Aparajita"/>
          </w:rPr>
          <w:delText>mothers</w:delText>
        </w:r>
        <w:r w:rsidR="008B63C7" w:rsidDel="0010203F">
          <w:rPr>
            <w:rFonts w:ascii="Aparajita" w:hAnsi="Aparajita" w:cs="Aparajita"/>
          </w:rPr>
          <w:delText xml:space="preserve"> now aged 45-49</w:delText>
        </w:r>
        <w:r w:rsidR="00C94C0B" w:rsidDel="0010203F">
          <w:rPr>
            <w:rFonts w:ascii="Aparajita" w:hAnsi="Aparajita" w:cs="Aparajita"/>
          </w:rPr>
          <w:delText xml:space="preserve">; </w:delText>
        </w:r>
        <w:r w:rsidR="007E39A0" w:rsidDel="0010203F">
          <w:rPr>
            <w:rFonts w:ascii="Aparajita" w:hAnsi="Aparajita" w:cs="Aparajita"/>
          </w:rPr>
          <w:delText xml:space="preserve">furthermore, </w:delText>
        </w:r>
        <w:r w:rsidR="00C94C0B" w:rsidDel="0010203F">
          <w:rPr>
            <w:rFonts w:ascii="Aparajita" w:hAnsi="Aparajita" w:cs="Aparajita"/>
          </w:rPr>
          <w:delText xml:space="preserve">despite their similar </w:delText>
        </w:r>
        <w:r w:rsidR="008B63C7" w:rsidDel="0010203F">
          <w:rPr>
            <w:rFonts w:ascii="Aparajita" w:hAnsi="Aparajita" w:cs="Aparajita"/>
          </w:rPr>
          <w:delText xml:space="preserve">trajectories, the </w:delText>
        </w:r>
        <w:r w:rsidR="00C94C0B" w:rsidDel="0010203F">
          <w:rPr>
            <w:rFonts w:ascii="Aparajita" w:hAnsi="Aparajita" w:cs="Aparajita"/>
          </w:rPr>
          <w:delText xml:space="preserve">mOM </w:delText>
        </w:r>
        <w:r w:rsidR="008B63C7" w:rsidDel="0010203F">
          <w:rPr>
            <w:rFonts w:ascii="Aparajita" w:hAnsi="Aparajita" w:cs="Aparajita"/>
          </w:rPr>
          <w:delText xml:space="preserve">estimates </w:delText>
        </w:r>
        <w:r w:rsidR="00C94C0B" w:rsidDel="0010203F">
          <w:rPr>
            <w:rFonts w:ascii="Aparajita" w:hAnsi="Aparajita" w:cs="Aparajita"/>
          </w:rPr>
          <w:delText xml:space="preserve">for these countries </w:delText>
        </w:r>
        <w:r w:rsidR="00FD7066" w:rsidDel="0010203F">
          <w:rPr>
            <w:rFonts w:ascii="Aparajita" w:hAnsi="Aparajita" w:cs="Aparajita"/>
          </w:rPr>
          <w:delText>diverge considerably from one another</w:delText>
        </w:r>
        <w:r w:rsidR="008B63C7" w:rsidDel="0010203F">
          <w:rPr>
            <w:rFonts w:ascii="Aparajita" w:hAnsi="Aparajita" w:cs="Aparajita"/>
          </w:rPr>
          <w:delText>.</w:delText>
        </w:r>
        <w:r w:rsidDel="0010203F">
          <w:rPr>
            <w:rFonts w:ascii="Aparajita" w:hAnsi="Aparajita" w:cs="Aparajita"/>
          </w:rPr>
          <w:delText xml:space="preserve"> </w:delText>
        </w:r>
      </w:del>
    </w:p>
    <w:p w14:paraId="336536DC" w14:textId="4CF6772E" w:rsidR="00EB7072" w:rsidRDefault="00EB7072" w:rsidP="0050243A">
      <w:pPr>
        <w:rPr>
          <w:ins w:id="1747" w:author="Emily Smith-Greenaway" w:date="2020-08-10T08:29:00Z"/>
          <w:rFonts w:ascii="Aparajita" w:hAnsi="Aparajita" w:cs="Aparajita"/>
        </w:rPr>
      </w:pPr>
    </w:p>
    <w:p w14:paraId="2646F0B6" w14:textId="56367E80" w:rsidR="00EB7072" w:rsidRDefault="00EB7072" w:rsidP="0050243A">
      <w:pPr>
        <w:rPr>
          <w:ins w:id="1748" w:author="Emily Smith-Greenaway" w:date="2020-08-10T08:31:00Z"/>
          <w:rFonts w:ascii="Aparajita" w:hAnsi="Aparajita" w:cs="Aparajita"/>
        </w:rPr>
      </w:pPr>
    </w:p>
    <w:p w14:paraId="039FDC0E" w14:textId="77777777" w:rsidR="00EB7072" w:rsidRDefault="00EB7072" w:rsidP="0050243A">
      <w:pPr>
        <w:rPr>
          <w:ins w:id="1749" w:author="Emily Smith-Greenaway" w:date="2020-08-10T08:29:00Z"/>
          <w:rFonts w:ascii="Aparajita" w:hAnsi="Aparajita" w:cs="Aparajita"/>
        </w:rPr>
      </w:pPr>
    </w:p>
    <w:p w14:paraId="3668F2F3" w14:textId="77777777" w:rsidR="0010203F" w:rsidRDefault="0010203F">
      <w:pPr>
        <w:rPr>
          <w:ins w:id="1750" w:author="Emily Smith-Greenaway" w:date="2020-08-08T19:30:00Z"/>
          <w:rFonts w:ascii="Aparajita" w:hAnsi="Aparajita" w:cs="Aparajita"/>
        </w:rPr>
        <w:pPrChange w:id="1751" w:author="Emily Smith-Greenaway" w:date="2020-08-09T16:23:00Z">
          <w:pPr>
            <w:ind w:firstLine="720"/>
          </w:pPr>
        </w:pPrChange>
      </w:pPr>
    </w:p>
    <w:p w14:paraId="3538CFE6" w14:textId="77777777" w:rsidR="00DB5695" w:rsidRPr="006D2A78" w:rsidDel="00872BD4" w:rsidRDefault="00DB5695" w:rsidP="00A60CE6">
      <w:pPr>
        <w:rPr>
          <w:del w:id="1752" w:author="Emily Smith-Greenaway" w:date="2020-08-08T16:50:00Z"/>
          <w:rFonts w:ascii="Aparajita" w:hAnsi="Aparajita" w:cs="Aparajita"/>
          <w:b/>
          <w:bCs/>
        </w:rPr>
      </w:pPr>
      <w:commentRangeStart w:id="1753"/>
    </w:p>
    <w:p w14:paraId="61C043BA" w14:textId="423FB5AD" w:rsidR="007E3CFD" w:rsidRPr="006D57CB" w:rsidDel="006D57CB" w:rsidRDefault="00573D92" w:rsidP="00A60CE6">
      <w:pPr>
        <w:rPr>
          <w:del w:id="1754" w:author="Emily Smith-Greenaway" w:date="2020-08-08T23:54:00Z"/>
          <w:rFonts w:ascii="Aparajita" w:hAnsi="Aparajita" w:cs="Aparajita"/>
          <w:b/>
          <w:bCs/>
          <w:rPrChange w:id="1755" w:author="Emily Smith-Greenaway" w:date="2020-08-08T23:54:00Z">
            <w:rPr>
              <w:del w:id="1756" w:author="Emily Smith-Greenaway" w:date="2020-08-08T23:54:00Z"/>
              <w:rFonts w:ascii="Aparajita" w:hAnsi="Aparajita" w:cs="Aparajita"/>
            </w:rPr>
          </w:rPrChange>
        </w:rPr>
      </w:pPr>
      <w:r w:rsidRPr="006D2A78">
        <w:rPr>
          <w:rFonts w:ascii="Aparajita" w:hAnsi="Aparajita" w:cs="Aparajita"/>
          <w:b/>
          <w:bCs/>
        </w:rPr>
        <w:t>D</w:t>
      </w:r>
      <w:ins w:id="1757" w:author="Emily Smith-Greenaway" w:date="2020-08-08T23:54:00Z">
        <w:r w:rsidR="006D57CB" w:rsidRPr="006D57CB">
          <w:rPr>
            <w:rFonts w:ascii="Aparajita" w:hAnsi="Aparajita" w:cs="Aparajita"/>
            <w:b/>
            <w:bCs/>
            <w:rPrChange w:id="1758" w:author="Emily Smith-Greenaway" w:date="2020-08-08T23:54:00Z">
              <w:rPr>
                <w:rFonts w:ascii="Aparajita" w:hAnsi="Aparajita" w:cs="Aparajita"/>
              </w:rPr>
            </w:rPrChange>
          </w:rPr>
          <w:t>ISCUSSION</w:t>
        </w:r>
      </w:ins>
      <w:del w:id="1759" w:author="Emily Smith-Greenaway" w:date="2020-08-08T23:54:00Z">
        <w:r w:rsidRPr="006D57CB" w:rsidDel="006D57CB">
          <w:rPr>
            <w:rFonts w:ascii="Aparajita" w:hAnsi="Aparajita" w:cs="Aparajita"/>
            <w:b/>
            <w:bCs/>
          </w:rPr>
          <w:delText>iscussion</w:delText>
        </w:r>
        <w:r w:rsidRPr="006D57CB" w:rsidDel="006D57CB">
          <w:rPr>
            <w:rFonts w:ascii="Aparajita" w:hAnsi="Aparajita" w:cs="Aparajita"/>
            <w:b/>
            <w:bCs/>
            <w:rPrChange w:id="1760" w:author="Emily Smith-Greenaway" w:date="2020-08-08T23:54:00Z">
              <w:rPr>
                <w:rFonts w:ascii="Aparajita" w:hAnsi="Aparajita" w:cs="Aparajita"/>
              </w:rPr>
            </w:rPrChange>
          </w:rPr>
          <w:delText xml:space="preserve"> </w:delText>
        </w:r>
      </w:del>
      <w:commentRangeEnd w:id="1753"/>
      <w:r w:rsidR="004731AD">
        <w:rPr>
          <w:rStyle w:val="CommentReference"/>
          <w:rFonts w:asciiTheme="minorHAnsi" w:eastAsiaTheme="minorHAnsi" w:hAnsiTheme="minorHAnsi" w:cstheme="minorBidi"/>
        </w:rPr>
        <w:commentReference w:id="1753"/>
      </w:r>
    </w:p>
    <w:p w14:paraId="012E676C" w14:textId="77777777" w:rsidR="00C01278" w:rsidRPr="00266175" w:rsidRDefault="00C01278" w:rsidP="00A60CE6">
      <w:pPr>
        <w:rPr>
          <w:rFonts w:ascii="Aparajita" w:hAnsi="Aparajita" w:cs="Aparajita"/>
        </w:rPr>
      </w:pPr>
    </w:p>
    <w:p w14:paraId="1B771912" w14:textId="02E3C6DA" w:rsidR="00A25B0A" w:rsidDel="00A26A7E" w:rsidRDefault="00AD38E5" w:rsidP="006A2310">
      <w:pPr>
        <w:rPr>
          <w:del w:id="1761" w:author="Emily Smith-Greenaway" w:date="2020-08-09T16:30:00Z"/>
          <w:rFonts w:ascii="Aparajita" w:hAnsi="Aparajita" w:cs="Aparajita"/>
        </w:rPr>
      </w:pPr>
      <w:del w:id="1762" w:author="Emily Smith-Greenaway" w:date="2020-08-09T16:27:00Z">
        <w:r w:rsidDel="0032629A">
          <w:rPr>
            <w:rFonts w:ascii="Aparajita" w:hAnsi="Aparajita" w:cs="Aparajita"/>
          </w:rPr>
          <w:delText xml:space="preserve">Scholarly </w:delText>
        </w:r>
        <w:r w:rsidR="00CE1FAA" w:rsidDel="0032629A">
          <w:rPr>
            <w:rFonts w:ascii="Aparajita" w:hAnsi="Aparajita" w:cs="Aparajita"/>
          </w:rPr>
          <w:delText xml:space="preserve">attempts to </w:delText>
        </w:r>
        <w:r w:rsidR="00CB5D5D" w:rsidDel="0032629A">
          <w:rPr>
            <w:rFonts w:ascii="Aparajita" w:hAnsi="Aparajita" w:cs="Aparajita"/>
          </w:rPr>
          <w:delText>summarize macro-level mortality conditions explicitly from the vantage point of the surviving population—namely, family members</w:delText>
        </w:r>
      </w:del>
      <w:del w:id="1763" w:author="Emily Smith-Greenaway" w:date="2020-08-09T00:27:00Z">
        <w:r w:rsidR="00CB5D5D" w:rsidDel="00654E86">
          <w:rPr>
            <w:rFonts w:ascii="Aparajita" w:hAnsi="Aparajita" w:cs="Aparajita"/>
          </w:rPr>
          <w:delText xml:space="preserve"> </w:delText>
        </w:r>
      </w:del>
      <w:del w:id="1764" w:author="Emily Smith-Greenaway" w:date="2020-08-09T16:27:00Z">
        <w:r w:rsidR="00CB5D5D" w:rsidRPr="00266175" w:rsidDel="0032629A">
          <w:rPr>
            <w:rFonts w:ascii="Aparajita" w:hAnsi="Aparajita" w:cs="Aparajita"/>
          </w:rPr>
          <w:fldChar w:fldCharType="begin"/>
        </w:r>
        <w:r w:rsidR="00C32813" w:rsidDel="0032629A">
          <w:rPr>
            <w:rFonts w:ascii="Aparajita" w:hAnsi="Aparajita" w:cs="Aparajita"/>
          </w:rPr>
          <w:delInstrText xml:space="preserve"> ADDIN ZOTERO_ITEM CSL_CITATION {"citationID":"KluICFVX","properties":{"formattedCitation":"\\super 3,13\\uc0\\u8211{}17\\nosupersub{}","plainCitation":"3,13–17","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327,"uris":["http://zotero.org/users/local/6aiRCPll/items/LT66ID9Z"],"uri":["http://zotero.org/users/local/6aiRCPll/items/LT66ID9Z"],"itemData":{"id":327,"type":"article-journal","container-title":"Proceedings of the National Academy of Sciences","issue":"30","note":"ISBN: 0027-8424\npublisher: National Acad Sciences","page":"17695-17701","title":"Tracking the reach of COVID-19 kin loss with a bereavement multiplier applied to the United States","volume":"117","author":[{"family":"Verdery","given":"Ashton M."},{"family":"Smith-Greenaway","given":"Emily"},{"family":"Margolis","given":"Rachel"},{"family":"Daw","given":"Jonathan"}],"issued":{"date-parts":[["2020"]]}}},{"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delInstrText>
        </w:r>
        <w:r w:rsidR="00CB5D5D" w:rsidRPr="00266175" w:rsidDel="0032629A">
          <w:rPr>
            <w:rFonts w:ascii="Aparajita" w:hAnsi="Aparajita" w:cs="Aparajita"/>
          </w:rPr>
          <w:fldChar w:fldCharType="separate"/>
        </w:r>
        <w:r w:rsidR="00C32813" w:rsidRPr="00C32813" w:rsidDel="0032629A">
          <w:rPr>
            <w:rFonts w:ascii="Aparajita" w:hAnsi="Aparajita" w:cs="Aparajita"/>
            <w:vertAlign w:val="superscript"/>
          </w:rPr>
          <w:delText>3,13–17</w:delText>
        </w:r>
        <w:r w:rsidR="00CB5D5D" w:rsidRPr="00266175" w:rsidDel="0032629A">
          <w:rPr>
            <w:rFonts w:ascii="Aparajita" w:hAnsi="Aparajita" w:cs="Aparajita"/>
          </w:rPr>
          <w:fldChar w:fldCharType="end"/>
        </w:r>
        <w:r w:rsidR="00CE1FAA" w:rsidDel="0032629A">
          <w:rPr>
            <w:rFonts w:ascii="Aparajita" w:hAnsi="Aparajita" w:cs="Aparajita"/>
          </w:rPr>
          <w:delText xml:space="preserve"> have been generative as stand-alone efforts and have been accumulating</w:delText>
        </w:r>
        <w:r w:rsidDel="0032629A">
          <w:rPr>
            <w:rFonts w:ascii="Aparajita" w:hAnsi="Aparajita" w:cs="Aparajita"/>
          </w:rPr>
          <w:delText xml:space="preserve"> in recent years</w:delText>
        </w:r>
        <w:r w:rsidR="00CB5D5D" w:rsidRPr="00266175" w:rsidDel="0032629A">
          <w:rPr>
            <w:rFonts w:ascii="Aparajita" w:hAnsi="Aparajita" w:cs="Aparajita"/>
          </w:rPr>
          <w:delText xml:space="preserve">. </w:delText>
        </w:r>
      </w:del>
      <w:del w:id="1765" w:author="Emily Smith-Greenaway" w:date="2020-08-09T16:25:00Z">
        <w:r w:rsidR="00CB5D5D" w:rsidDel="00147379">
          <w:rPr>
            <w:rFonts w:ascii="Aparajita" w:hAnsi="Aparajita" w:cs="Aparajita"/>
          </w:rPr>
          <w:delText>In line with these efforts,</w:delText>
        </w:r>
      </w:del>
      <w:ins w:id="1766" w:author="Emily Smith-Greenaway" w:date="2020-08-09T16:25:00Z">
        <w:r w:rsidR="00147379">
          <w:rPr>
            <w:rFonts w:ascii="Aparajita" w:hAnsi="Aparajita" w:cs="Aparajita"/>
          </w:rPr>
          <w:t>To offer a new perspective of global health inequality,</w:t>
        </w:r>
      </w:ins>
      <w:r w:rsidR="00CB5D5D">
        <w:rPr>
          <w:rFonts w:ascii="Aparajita" w:hAnsi="Aparajita" w:cs="Aparajita"/>
        </w:rPr>
        <w:t xml:space="preserve"> </w:t>
      </w:r>
      <w:r w:rsidR="003909B2">
        <w:rPr>
          <w:rFonts w:ascii="Aparajita" w:hAnsi="Aparajita" w:cs="Aparajita"/>
        </w:rPr>
        <w:t xml:space="preserve">here </w:t>
      </w:r>
      <w:r w:rsidR="006A2310">
        <w:rPr>
          <w:rFonts w:ascii="Aparajita" w:hAnsi="Aparajita" w:cs="Aparajita"/>
        </w:rPr>
        <w:t xml:space="preserve">we </w:t>
      </w:r>
      <w:del w:id="1767" w:author="Emily Smith-Greenaway" w:date="2020-08-09T16:28:00Z">
        <w:r w:rsidR="00CE1FAA" w:rsidDel="0032629A">
          <w:rPr>
            <w:rFonts w:ascii="Aparajita" w:hAnsi="Aparajita" w:cs="Aparajita"/>
          </w:rPr>
          <w:delText>take a</w:delText>
        </w:r>
        <w:r w:rsidR="00A26C45" w:rsidDel="0032629A">
          <w:rPr>
            <w:rFonts w:ascii="Aparajita" w:hAnsi="Aparajita" w:cs="Aparajita"/>
          </w:rPr>
          <w:delText>n initial</w:delText>
        </w:r>
        <w:r w:rsidR="00CE1FAA" w:rsidDel="0032629A">
          <w:rPr>
            <w:rFonts w:ascii="Aparajita" w:hAnsi="Aparajita" w:cs="Aparajita"/>
          </w:rPr>
          <w:delText xml:space="preserve"> step to </w:delText>
        </w:r>
      </w:del>
      <w:r w:rsidR="00CE1FAA">
        <w:rPr>
          <w:rFonts w:ascii="Aparajita" w:hAnsi="Aparajita" w:cs="Aparajita"/>
        </w:rPr>
        <w:t>formalize th</w:t>
      </w:r>
      <w:r w:rsidR="00A26C45">
        <w:rPr>
          <w:rFonts w:ascii="Aparajita" w:hAnsi="Aparajita" w:cs="Aparajita"/>
        </w:rPr>
        <w:t xml:space="preserve">e measurement of </w:t>
      </w:r>
      <w:r w:rsidR="00BB63C0">
        <w:rPr>
          <w:rFonts w:ascii="Aparajita" w:hAnsi="Aparajita" w:cs="Aparajita"/>
        </w:rPr>
        <w:t xml:space="preserve">maternal </w:t>
      </w:r>
      <w:r w:rsidR="00CE1FAA">
        <w:rPr>
          <w:rFonts w:ascii="Aparajita" w:hAnsi="Aparajita" w:cs="Aparajita"/>
        </w:rPr>
        <w:t>bereavement</w:t>
      </w:r>
      <w:del w:id="1768" w:author="Emily Smith-Greenaway" w:date="2020-08-09T16:25:00Z">
        <w:r w:rsidR="00A26C45" w:rsidDel="00147379">
          <w:rPr>
            <w:rFonts w:ascii="Aparajita" w:hAnsi="Aparajita" w:cs="Aparajita"/>
          </w:rPr>
          <w:delText xml:space="preserve"> --</w:delText>
        </w:r>
      </w:del>
      <w:ins w:id="1769" w:author="Emily Smith-Greenaway" w:date="2020-08-09T16:25:00Z">
        <w:r w:rsidR="00147379">
          <w:rPr>
            <w:rFonts w:ascii="Aparajita" w:hAnsi="Aparajita" w:cs="Aparajita"/>
          </w:rPr>
          <w:t>—</w:t>
        </w:r>
      </w:ins>
      <w:del w:id="1770" w:author="Emily Smith-Greenaway" w:date="2020-08-09T16:25:00Z">
        <w:r w:rsidR="00A26C45" w:rsidDel="00147379">
          <w:rPr>
            <w:rFonts w:ascii="Aparajita" w:hAnsi="Aparajita" w:cs="Aparajita"/>
          </w:rPr>
          <w:delText xml:space="preserve"> </w:delText>
        </w:r>
      </w:del>
      <w:r w:rsidR="00CE1FAA">
        <w:rPr>
          <w:rFonts w:ascii="Aparajita" w:hAnsi="Aparajita" w:cs="Aparajita"/>
        </w:rPr>
        <w:t>accurately and systematically</w:t>
      </w:r>
      <w:ins w:id="1771" w:author="Emily Smith-Greenaway" w:date="2020-08-09T16:28:00Z">
        <w:r w:rsidR="0032629A">
          <w:rPr>
            <w:rFonts w:ascii="Aparajita" w:hAnsi="Aparajita" w:cs="Aparajita"/>
          </w:rPr>
          <w:t xml:space="preserve">. </w:t>
        </w:r>
      </w:ins>
      <w:del w:id="1772" w:author="Emily Smith-Greenaway" w:date="2020-08-09T16:25:00Z">
        <w:r w:rsidR="00CE1FAA" w:rsidDel="00147379">
          <w:rPr>
            <w:rFonts w:ascii="Aparajita" w:hAnsi="Aparajita" w:cs="Aparajita"/>
          </w:rPr>
          <w:delText xml:space="preserve"> </w:delText>
        </w:r>
        <w:r w:rsidR="003909B2" w:rsidDel="00147379">
          <w:rPr>
            <w:rFonts w:ascii="Aparajita" w:hAnsi="Aparajita" w:cs="Aparajita"/>
          </w:rPr>
          <w:delText>–</w:delText>
        </w:r>
        <w:r w:rsidR="00A26C45" w:rsidDel="00147379">
          <w:rPr>
            <w:rFonts w:ascii="Aparajita" w:hAnsi="Aparajita" w:cs="Aparajita"/>
          </w:rPr>
          <w:delText xml:space="preserve"> </w:delText>
        </w:r>
      </w:del>
      <w:del w:id="1773" w:author="Emily Smith-Greenaway" w:date="2020-08-09T16:28:00Z">
        <w:r w:rsidR="003909B2" w:rsidDel="0032629A">
          <w:rPr>
            <w:rFonts w:ascii="Aparajita" w:hAnsi="Aparajita" w:cs="Aparajita"/>
          </w:rPr>
          <w:delText>using strategies</w:delText>
        </w:r>
        <w:r w:rsidR="00CE1FAA" w:rsidDel="0032629A">
          <w:rPr>
            <w:rFonts w:ascii="Aparajita" w:hAnsi="Aparajita" w:cs="Aparajita"/>
          </w:rPr>
          <w:delText xml:space="preserve"> </w:delText>
        </w:r>
        <w:r w:rsidR="003909B2" w:rsidDel="0032629A">
          <w:rPr>
            <w:rFonts w:ascii="Aparajita" w:hAnsi="Aparajita" w:cs="Aparajita"/>
          </w:rPr>
          <w:delText xml:space="preserve">from demography </w:delText>
        </w:r>
        <w:r w:rsidR="00A26C45" w:rsidDel="0032629A">
          <w:rPr>
            <w:rFonts w:ascii="Aparajita" w:hAnsi="Aparajita" w:cs="Aparajita"/>
          </w:rPr>
          <w:delText xml:space="preserve">that </w:delText>
        </w:r>
        <w:r w:rsidR="003909B2" w:rsidDel="0032629A">
          <w:rPr>
            <w:rFonts w:ascii="Aparajita" w:hAnsi="Aparajita" w:cs="Aparajita"/>
          </w:rPr>
          <w:delText>are</w:delText>
        </w:r>
        <w:r w:rsidR="00A26C45" w:rsidDel="0032629A">
          <w:rPr>
            <w:rFonts w:ascii="Aparajita" w:hAnsi="Aparajita" w:cs="Aparajita"/>
          </w:rPr>
          <w:delText xml:space="preserve"> conducive to making cross-national comparisons</w:delText>
        </w:r>
      </w:del>
      <w:del w:id="1774" w:author="Emily Smith-Greenaway" w:date="2020-08-09T16:26:00Z">
        <w:r w:rsidR="00A26C45" w:rsidDel="00147379">
          <w:rPr>
            <w:rFonts w:ascii="Aparajita" w:hAnsi="Aparajita" w:cs="Aparajita"/>
          </w:rPr>
          <w:delText xml:space="preserve"> –</w:delText>
        </w:r>
      </w:del>
      <w:del w:id="1775" w:author="Emily Smith-Greenaway" w:date="2020-08-09T16:28:00Z">
        <w:r w:rsidR="00A26C45" w:rsidDel="0032629A">
          <w:rPr>
            <w:rFonts w:ascii="Aparajita" w:hAnsi="Aparajita" w:cs="Aparajita"/>
          </w:rPr>
          <w:delText xml:space="preserve"> both global and regional. </w:delText>
        </w:r>
        <w:r w:rsidR="009D42EE" w:rsidDel="0032629A">
          <w:rPr>
            <w:rFonts w:ascii="Aparajita" w:hAnsi="Aparajita" w:cs="Aparajita"/>
          </w:rPr>
          <w:delText>At the same time</w:delText>
        </w:r>
        <w:r w:rsidR="00A26C45" w:rsidDel="0032629A">
          <w:rPr>
            <w:rFonts w:ascii="Aparajita" w:hAnsi="Aparajita" w:cs="Aparajita"/>
          </w:rPr>
          <w:delText xml:space="preserve">, we </w:delText>
        </w:r>
        <w:r w:rsidR="009D42EE" w:rsidDel="0032629A">
          <w:rPr>
            <w:rFonts w:ascii="Aparajita" w:hAnsi="Aparajita" w:cs="Aparajita"/>
          </w:rPr>
          <w:delText>endeavor</w:delText>
        </w:r>
        <w:r w:rsidR="00A26C45" w:rsidDel="0032629A">
          <w:rPr>
            <w:rFonts w:ascii="Aparajita" w:hAnsi="Aparajita" w:cs="Aparajita"/>
          </w:rPr>
          <w:delText xml:space="preserve"> to </w:delText>
        </w:r>
        <w:r w:rsidDel="0032629A">
          <w:rPr>
            <w:rFonts w:ascii="Aparajita" w:hAnsi="Aparajita" w:cs="Aparajita"/>
          </w:rPr>
          <w:delText>identify</w:delText>
        </w:r>
        <w:r w:rsidR="00A26C45" w:rsidDel="0032629A">
          <w:rPr>
            <w:rFonts w:ascii="Aparajita" w:hAnsi="Aparajita" w:cs="Aparajita"/>
          </w:rPr>
          <w:delText xml:space="preserve"> </w:delText>
        </w:r>
        <w:r w:rsidR="00BB63C0" w:rsidDel="0032629A">
          <w:rPr>
            <w:rFonts w:ascii="Aparajita" w:hAnsi="Aparajita" w:cs="Aparajita"/>
          </w:rPr>
          <w:delText xml:space="preserve">family </w:delText>
        </w:r>
        <w:r w:rsidR="009D42EE" w:rsidDel="0032629A">
          <w:rPr>
            <w:rFonts w:ascii="Aparajita" w:hAnsi="Aparajita" w:cs="Aparajita"/>
          </w:rPr>
          <w:delText>bereavement</w:delText>
        </w:r>
        <w:r w:rsidR="00A26C45" w:rsidDel="0032629A">
          <w:rPr>
            <w:rFonts w:ascii="Aparajita" w:hAnsi="Aparajita" w:cs="Aparajita"/>
          </w:rPr>
          <w:delText xml:space="preserve"> as a</w:delText>
        </w:r>
        <w:r w:rsidR="009D42EE" w:rsidDel="0032629A">
          <w:rPr>
            <w:rFonts w:ascii="Aparajita" w:hAnsi="Aparajita" w:cs="Aparajita"/>
          </w:rPr>
          <w:delText>mong the most fundamental health</w:delText>
        </w:r>
        <w:r w:rsidR="006A2310" w:rsidDel="0032629A">
          <w:rPr>
            <w:rFonts w:ascii="Aparajita" w:hAnsi="Aparajita" w:cs="Aparajita"/>
          </w:rPr>
          <w:delText xml:space="preserve"> inequalities in </w:delText>
        </w:r>
        <w:r w:rsidR="009D42EE" w:rsidDel="0032629A">
          <w:rPr>
            <w:rFonts w:ascii="Aparajita" w:hAnsi="Aparajita" w:cs="Aparajita"/>
          </w:rPr>
          <w:delText>contemporary populations</w:delText>
        </w:r>
        <w:r w:rsidR="006A2310" w:rsidDel="0032629A">
          <w:rPr>
            <w:rFonts w:ascii="Aparajita" w:hAnsi="Aparajita" w:cs="Aparajita"/>
          </w:rPr>
          <w:delText xml:space="preserve">. </w:delText>
        </w:r>
      </w:del>
      <w:r w:rsidR="003909B2">
        <w:rPr>
          <w:rFonts w:ascii="Aparajita" w:hAnsi="Aparajita" w:cs="Aparajita"/>
        </w:rPr>
        <w:t>Our</w:t>
      </w:r>
      <w:r w:rsidR="006A2310">
        <w:rPr>
          <w:rFonts w:ascii="Aparajita" w:hAnsi="Aparajita" w:cs="Aparajita"/>
        </w:rPr>
        <w:t xml:space="preserve"> approach </w:t>
      </w:r>
      <w:del w:id="1776" w:author="Emily Smith-Greenaway" w:date="2020-08-09T16:29:00Z">
        <w:r w:rsidR="003909B2" w:rsidDel="00A26A7E">
          <w:rPr>
            <w:rFonts w:ascii="Aparajita" w:hAnsi="Aparajita" w:cs="Aparajita"/>
          </w:rPr>
          <w:delText>underscores</w:delText>
        </w:r>
        <w:r w:rsidR="006A2310" w:rsidDel="00A26A7E">
          <w:rPr>
            <w:rFonts w:ascii="Aparajita" w:hAnsi="Aparajita" w:cs="Aparajita"/>
          </w:rPr>
          <w:delText xml:space="preserve"> how recent and persistent differences in mortality and fertility conditions </w:delText>
        </w:r>
        <w:r w:rsidR="003909B2" w:rsidDel="00A26A7E">
          <w:rPr>
            <w:rFonts w:ascii="Aparajita" w:hAnsi="Aparajita" w:cs="Aparajita"/>
          </w:rPr>
          <w:delText>are manifest in</w:delText>
        </w:r>
      </w:del>
      <w:ins w:id="1777" w:author="Emily Smith-Greenaway" w:date="2020-08-09T16:29:00Z">
        <w:r w:rsidR="00A26A7E">
          <w:rPr>
            <w:rFonts w:ascii="Aparajita" w:hAnsi="Aparajita" w:cs="Aparajita"/>
          </w:rPr>
          <w:t>highlights</w:t>
        </w:r>
      </w:ins>
      <w:r w:rsidR="006A2310">
        <w:rPr>
          <w:rFonts w:ascii="Aparajita" w:hAnsi="Aparajita" w:cs="Aparajita"/>
        </w:rPr>
        <w:t xml:space="preserve"> enormous disparities in the burden of child loss. Even</w:t>
      </w:r>
      <w:ins w:id="1778" w:author="Emily Smith-Greenaway" w:date="2020-08-09T16:30:00Z">
        <w:r w:rsidR="00A26A7E">
          <w:rPr>
            <w:rFonts w:ascii="Aparajita" w:hAnsi="Aparajita" w:cs="Aparajita"/>
          </w:rPr>
          <w:t xml:space="preserve"> as infant and mortality conditions improve worldwide,</w:t>
        </w:r>
      </w:ins>
      <w:r w:rsidR="006A2310">
        <w:rPr>
          <w:rFonts w:ascii="Aparajita" w:hAnsi="Aparajita" w:cs="Aparajita"/>
        </w:rPr>
        <w:t xml:space="preserve"> </w:t>
      </w:r>
      <w:del w:id="1779" w:author="Emily Smith-Greenaway" w:date="2020-08-09T16:30:00Z">
        <w:r w:rsidR="003909B2" w:rsidDel="00A26A7E">
          <w:rPr>
            <w:rFonts w:ascii="Aparajita" w:hAnsi="Aparajita" w:cs="Aparajita"/>
          </w:rPr>
          <w:delText xml:space="preserve">in </w:delText>
        </w:r>
        <w:r w:rsidR="000A4200" w:rsidDel="00A26A7E">
          <w:rPr>
            <w:rFonts w:ascii="Aparajita" w:hAnsi="Aparajita" w:cs="Aparajita"/>
          </w:rPr>
          <w:delText>this</w:delText>
        </w:r>
        <w:r w:rsidR="003909B2" w:rsidDel="00A26A7E">
          <w:rPr>
            <w:rFonts w:ascii="Aparajita" w:hAnsi="Aparajita" w:cs="Aparajita"/>
          </w:rPr>
          <w:delText xml:space="preserve"> age of </w:delText>
        </w:r>
        <w:r w:rsidR="006A2310" w:rsidDel="00A26A7E">
          <w:rPr>
            <w:rFonts w:ascii="Aparajita" w:hAnsi="Aparajita" w:cs="Aparajita"/>
          </w:rPr>
          <w:delText>demographic convergence</w:delText>
        </w:r>
        <w:r w:rsidR="004C09DE" w:rsidDel="00A26A7E">
          <w:rPr>
            <w:rFonts w:ascii="Aparajita" w:hAnsi="Aparajita" w:cs="Aparajita"/>
          </w:rPr>
          <w:delText xml:space="preserve"> (cite convergence papers)</w:delText>
        </w:r>
        <w:r w:rsidR="006A2310" w:rsidDel="00A26A7E">
          <w:rPr>
            <w:rFonts w:ascii="Aparajita" w:hAnsi="Aparajita" w:cs="Aparajita"/>
          </w:rPr>
          <w:delText xml:space="preserve">, </w:delText>
        </w:r>
      </w:del>
      <w:r w:rsidR="006A2310">
        <w:rPr>
          <w:rFonts w:ascii="Aparajita" w:hAnsi="Aparajita" w:cs="Aparajita"/>
        </w:rPr>
        <w:t>m</w:t>
      </w:r>
      <w:r w:rsidR="00114E0C">
        <w:rPr>
          <w:rFonts w:ascii="Aparajita" w:hAnsi="Aparajita" w:cs="Aparajita"/>
        </w:rPr>
        <w:t xml:space="preserve">others </w:t>
      </w:r>
      <w:r w:rsidR="001873BA">
        <w:rPr>
          <w:rFonts w:ascii="Aparajita" w:hAnsi="Aparajita" w:cs="Aparajita"/>
        </w:rPr>
        <w:t xml:space="preserve">in </w:t>
      </w:r>
      <w:ins w:id="1780" w:author="Emily Smith-Greenaway" w:date="2020-08-09T16:30:00Z">
        <w:r w:rsidR="00A26A7E">
          <w:rPr>
            <w:rFonts w:ascii="Aparajita" w:hAnsi="Aparajita" w:cs="Aparajita"/>
          </w:rPr>
          <w:t xml:space="preserve">select sub-Saharan African countries </w:t>
        </w:r>
      </w:ins>
      <w:del w:id="1781" w:author="Emily Smith-Greenaway" w:date="2020-08-09T16:30:00Z">
        <w:r w:rsidR="00CE1FAA" w:rsidDel="00A26A7E">
          <w:rPr>
            <w:rFonts w:ascii="Aparajita" w:hAnsi="Aparajita" w:cs="Aparajita"/>
          </w:rPr>
          <w:delText>high mortality</w:delText>
        </w:r>
        <w:r w:rsidR="001873BA" w:rsidDel="00A26A7E">
          <w:rPr>
            <w:rFonts w:ascii="Aparajita" w:hAnsi="Aparajita" w:cs="Aparajita"/>
          </w:rPr>
          <w:delText xml:space="preserve"> co</w:delText>
        </w:r>
        <w:r w:rsidR="00B6335C" w:rsidDel="00A26A7E">
          <w:rPr>
            <w:rFonts w:ascii="Aparajita" w:hAnsi="Aparajita" w:cs="Aparajita"/>
          </w:rPr>
          <w:delText>ntexts</w:delText>
        </w:r>
      </w:del>
      <w:r w:rsidR="001873BA">
        <w:rPr>
          <w:rFonts w:ascii="Aparajita" w:hAnsi="Aparajita" w:cs="Aparajita"/>
        </w:rPr>
        <w:t xml:space="preserve"> are more than </w:t>
      </w:r>
      <w:r w:rsidR="001873BA" w:rsidRPr="00A26A7E">
        <w:rPr>
          <w:rFonts w:ascii="Aparajita" w:hAnsi="Aparajita" w:cs="Aparajita"/>
          <w:rPrChange w:id="1782" w:author="Emily Smith-Greenaway" w:date="2020-08-09T16:30:00Z">
            <w:rPr>
              <w:rFonts w:ascii="Aparajita" w:hAnsi="Aparajita" w:cs="Aparajita"/>
              <w:i/>
              <w:iCs/>
            </w:rPr>
          </w:rPrChange>
        </w:rPr>
        <w:t>100 times</w:t>
      </w:r>
      <w:r w:rsidR="001873BA">
        <w:rPr>
          <w:rFonts w:ascii="Aparajita" w:hAnsi="Aparajita" w:cs="Aparajita"/>
        </w:rPr>
        <w:t xml:space="preserve"> more likely to have experienced a child die than </w:t>
      </w:r>
      <w:r w:rsidR="00114E0C">
        <w:rPr>
          <w:rFonts w:ascii="Aparajita" w:hAnsi="Aparajita" w:cs="Aparajita"/>
        </w:rPr>
        <w:t xml:space="preserve">mothers </w:t>
      </w:r>
      <w:r w:rsidR="00CE1FAA">
        <w:rPr>
          <w:rFonts w:ascii="Aparajita" w:hAnsi="Aparajita" w:cs="Aparajita"/>
        </w:rPr>
        <w:t>who inhabit the</w:t>
      </w:r>
      <w:r w:rsidR="00114E0C">
        <w:rPr>
          <w:rFonts w:ascii="Aparajita" w:hAnsi="Aparajita" w:cs="Aparajita"/>
        </w:rPr>
        <w:t xml:space="preserve"> </w:t>
      </w:r>
      <w:r w:rsidR="00CE1FAA">
        <w:rPr>
          <w:rFonts w:ascii="Aparajita" w:hAnsi="Aparajita" w:cs="Aparajita"/>
        </w:rPr>
        <w:t xml:space="preserve">low-mortality </w:t>
      </w:r>
      <w:r w:rsidR="005D3947">
        <w:rPr>
          <w:rFonts w:ascii="Aparajita" w:hAnsi="Aparajita" w:cs="Aparajita"/>
        </w:rPr>
        <w:t xml:space="preserve">enclaves </w:t>
      </w:r>
      <w:r w:rsidR="00114E0C">
        <w:rPr>
          <w:rFonts w:ascii="Aparajita" w:hAnsi="Aparajita" w:cs="Aparajita"/>
        </w:rPr>
        <w:t xml:space="preserve">of </w:t>
      </w:r>
      <w:r w:rsidR="005D3947">
        <w:rPr>
          <w:rFonts w:ascii="Aparajita" w:hAnsi="Aparajita" w:cs="Aparajita"/>
        </w:rPr>
        <w:t>our world</w:t>
      </w:r>
      <w:r w:rsidR="006A2310">
        <w:rPr>
          <w:rFonts w:ascii="Aparajita" w:hAnsi="Aparajita" w:cs="Aparajita"/>
        </w:rPr>
        <w:t xml:space="preserve">. </w:t>
      </w:r>
    </w:p>
    <w:p w14:paraId="07A8A698" w14:textId="6BE65E6C" w:rsidR="00261D63" w:rsidDel="004712D8" w:rsidRDefault="00BA38D1">
      <w:pPr>
        <w:rPr>
          <w:del w:id="1783" w:author="Emily Smith-Greenaway" w:date="2020-08-09T00:20:00Z"/>
          <w:rFonts w:ascii="Aparajita" w:hAnsi="Aparajita" w:cs="Aparajita"/>
        </w:rPr>
        <w:pPrChange w:id="1784" w:author="Emily Smith-Greenaway" w:date="2020-08-09T16:31:00Z">
          <w:pPr>
            <w:autoSpaceDE w:val="0"/>
            <w:autoSpaceDN w:val="0"/>
            <w:adjustRightInd w:val="0"/>
            <w:ind w:firstLine="720"/>
          </w:pPr>
        </w:pPrChange>
      </w:pPr>
      <w:del w:id="1785" w:author="Emily Smith-Greenaway" w:date="2020-08-09T16:31:00Z">
        <w:r w:rsidDel="00431A17">
          <w:rPr>
            <w:rFonts w:ascii="Aparajita" w:hAnsi="Aparajita" w:cs="Aparajita"/>
          </w:rPr>
          <w:delText>We close with a call to</w:delText>
        </w:r>
        <w:r w:rsidR="00A25B0A" w:rsidDel="00431A17">
          <w:rPr>
            <w:rFonts w:ascii="Aparajita" w:hAnsi="Aparajita" w:cs="Aparajita"/>
          </w:rPr>
          <w:delText xml:space="preserve"> increas</w:delText>
        </w:r>
        <w:r w:rsidDel="00431A17">
          <w:rPr>
            <w:rFonts w:ascii="Aparajita" w:hAnsi="Aparajita" w:cs="Aparajita"/>
          </w:rPr>
          <w:delText>e</w:delText>
        </w:r>
        <w:r w:rsidR="00A25B0A" w:rsidDel="00431A17">
          <w:rPr>
            <w:rFonts w:ascii="Aparajita" w:hAnsi="Aparajita" w:cs="Aparajita"/>
          </w:rPr>
          <w:delText xml:space="preserve"> research on the implications of child loss</w:delText>
        </w:r>
        <w:r w:rsidDel="00431A17">
          <w:rPr>
            <w:rFonts w:ascii="Aparajita" w:hAnsi="Aparajita" w:cs="Aparajita"/>
          </w:rPr>
          <w:delText xml:space="preserve"> </w:delText>
        </w:r>
        <w:r w:rsidR="00BB63C0" w:rsidDel="00431A17">
          <w:rPr>
            <w:rFonts w:ascii="Aparajita" w:hAnsi="Aparajita" w:cs="Aparajita"/>
          </w:rPr>
          <w:delText xml:space="preserve">–not just </w:delText>
        </w:r>
        <w:r w:rsidR="000B2F67" w:rsidDel="00431A17">
          <w:rPr>
            <w:rFonts w:ascii="Aparajita" w:hAnsi="Aparajita" w:cs="Aparajita"/>
          </w:rPr>
          <w:delText>for mothers, but other immediate kin, including fathers and siblings</w:delText>
        </w:r>
        <w:r w:rsidR="00415730" w:rsidDel="00431A17">
          <w:rPr>
            <w:rFonts w:ascii="Aparajita" w:hAnsi="Aparajita" w:cs="Aparajita"/>
          </w:rPr>
          <w:fldChar w:fldCharType="begin"/>
        </w:r>
        <w:r w:rsidR="00C32813" w:rsidDel="00431A17">
          <w:rPr>
            <w:rFonts w:ascii="Aparajita" w:hAnsi="Aparajita" w:cs="Aparajita"/>
          </w:rPr>
          <w:delInstrText xml:space="preserve"> ADDIN ZOTERO_ITEM CSL_CITATION {"citationID":"i8GmHQYI","properties":{"formattedCitation":"\\super 13\\nosupersub{}","plainCitation":"13","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schema":"https://github.com/citation-style-language/schema/raw/master/csl-citation.json"} </w:delInstrText>
        </w:r>
        <w:r w:rsidR="00415730" w:rsidDel="00431A17">
          <w:rPr>
            <w:rFonts w:ascii="Aparajita" w:hAnsi="Aparajita" w:cs="Aparajita"/>
          </w:rPr>
          <w:fldChar w:fldCharType="separate"/>
        </w:r>
        <w:r w:rsidR="00C32813" w:rsidRPr="00C32813" w:rsidDel="00431A17">
          <w:rPr>
            <w:rFonts w:ascii="Aparajita" w:hAnsi="Aparajita" w:cs="Aparajita"/>
            <w:vertAlign w:val="superscript"/>
          </w:rPr>
          <w:delText>13</w:delText>
        </w:r>
        <w:r w:rsidR="00415730" w:rsidDel="00431A17">
          <w:rPr>
            <w:rFonts w:ascii="Aparajita" w:hAnsi="Aparajita" w:cs="Aparajita"/>
          </w:rPr>
          <w:fldChar w:fldCharType="end"/>
        </w:r>
      </w:del>
      <w:del w:id="1786" w:author="Emily Smith-Greenaway" w:date="2020-08-08T22:08:00Z">
        <w:r w:rsidR="000B2F67" w:rsidDel="006A75B3">
          <w:rPr>
            <w:rFonts w:ascii="Aparajita" w:hAnsi="Aparajita" w:cs="Aparajita"/>
          </w:rPr>
          <w:delText xml:space="preserve"> and,</w:delText>
        </w:r>
      </w:del>
      <w:del w:id="1787" w:author="Emily Smith-Greenaway" w:date="2020-08-08T22:09:00Z">
        <w:r w:rsidR="000B2F67" w:rsidDel="006A75B3">
          <w:rPr>
            <w:rFonts w:ascii="Aparajita" w:hAnsi="Aparajita" w:cs="Aparajita"/>
          </w:rPr>
          <w:delText xml:space="preserve"> when possible, even more removed kin.</w:delText>
        </w:r>
      </w:del>
      <w:del w:id="1788" w:author="Emily Smith-Greenaway" w:date="2020-08-08T19:30:00Z">
        <w:r w:rsidR="000B2F67" w:rsidDel="0010203F">
          <w:rPr>
            <w:rFonts w:ascii="Aparajita" w:hAnsi="Aparajita" w:cs="Aparajita"/>
          </w:rPr>
          <w:delText xml:space="preserve"> </w:delText>
        </w:r>
        <w:r w:rsidR="00A25B0A" w:rsidDel="0010203F">
          <w:rPr>
            <w:rFonts w:ascii="Aparajita" w:hAnsi="Aparajita" w:cs="Aparajita"/>
          </w:rPr>
          <w:delText>.</w:delText>
        </w:r>
      </w:del>
      <w:del w:id="1789" w:author="Emily Smith-Greenaway" w:date="2020-08-08T22:09:00Z">
        <w:r w:rsidR="00A25B0A" w:rsidDel="006A75B3">
          <w:rPr>
            <w:rFonts w:ascii="Aparajita" w:hAnsi="Aparajita" w:cs="Aparajita"/>
          </w:rPr>
          <w:delText xml:space="preserve"> </w:delText>
        </w:r>
      </w:del>
      <w:r>
        <w:rPr>
          <w:rFonts w:ascii="Aparajita" w:hAnsi="Aparajita" w:cs="Aparajita"/>
        </w:rPr>
        <w:t xml:space="preserve">And we highlight </w:t>
      </w:r>
      <w:r w:rsidR="00D34753">
        <w:rPr>
          <w:rFonts w:ascii="Aparajita" w:hAnsi="Aparajita" w:cs="Aparajita"/>
        </w:rPr>
        <w:t xml:space="preserve">yet another </w:t>
      </w:r>
      <w:r>
        <w:rPr>
          <w:rFonts w:ascii="Aparajita" w:hAnsi="Aparajita" w:cs="Aparajita"/>
        </w:rPr>
        <w:t>a meta-inequality that cuts across the trends and patterns we’ve established here: that t</w:t>
      </w:r>
      <w:r w:rsidR="007E1C46">
        <w:rPr>
          <w:rFonts w:ascii="Aparajita" w:hAnsi="Aparajita" w:cs="Aparajita"/>
        </w:rPr>
        <w:t xml:space="preserve">he world regions </w:t>
      </w:r>
      <w:r>
        <w:rPr>
          <w:rFonts w:ascii="Aparajita" w:hAnsi="Aparajita" w:cs="Aparajita"/>
        </w:rPr>
        <w:t xml:space="preserve">in </w:t>
      </w:r>
      <w:r w:rsidR="007E1C46">
        <w:rPr>
          <w:rFonts w:ascii="Aparajita" w:hAnsi="Aparajita" w:cs="Aparajita"/>
        </w:rPr>
        <w:t>wh</w:t>
      </w:r>
      <w:r>
        <w:rPr>
          <w:rFonts w:ascii="Aparajita" w:hAnsi="Aparajita" w:cs="Aparajita"/>
        </w:rPr>
        <w:t>ich</w:t>
      </w:r>
      <w:r w:rsidR="007E1C46">
        <w:rPr>
          <w:rFonts w:ascii="Aparajita" w:hAnsi="Aparajita" w:cs="Aparajita"/>
        </w:rPr>
        <w:t xml:space="preserve"> </w:t>
      </w:r>
      <w:r w:rsidR="000B2F67">
        <w:rPr>
          <w:rFonts w:ascii="Aparajita" w:hAnsi="Aparajita" w:cs="Aparajita"/>
        </w:rPr>
        <w:t xml:space="preserve">family </w:t>
      </w:r>
      <w:r w:rsidR="007E1C46">
        <w:rPr>
          <w:rFonts w:ascii="Aparajita" w:hAnsi="Aparajita" w:cs="Aparajita"/>
        </w:rPr>
        <w:t>bereavement is concentrated are the ones where</w:t>
      </w:r>
      <w:r w:rsidR="000B2F67">
        <w:rPr>
          <w:rFonts w:ascii="Aparajita" w:hAnsi="Aparajita" w:cs="Aparajita"/>
        </w:rPr>
        <w:t xml:space="preserve"> </w:t>
      </w:r>
      <w:r w:rsidR="00C921A2">
        <w:rPr>
          <w:rFonts w:ascii="Aparajita" w:hAnsi="Aparajita" w:cs="Aparajita"/>
        </w:rPr>
        <w:t>few</w:t>
      </w:r>
      <w:r w:rsidR="000B2F67">
        <w:rPr>
          <w:rFonts w:ascii="Aparajita" w:hAnsi="Aparajita" w:cs="Aparajita"/>
        </w:rPr>
        <w:t>er</w:t>
      </w:r>
      <w:r w:rsidR="00C921A2">
        <w:rPr>
          <w:rFonts w:ascii="Aparajita" w:hAnsi="Aparajita" w:cs="Aparajita"/>
        </w:rPr>
        <w:t xml:space="preserve"> empirical studies</w:t>
      </w:r>
      <w:r w:rsidR="000B2F67">
        <w:rPr>
          <w:rFonts w:ascii="Aparajita" w:hAnsi="Aparajita" w:cs="Aparajita"/>
        </w:rPr>
        <w:t xml:space="preserve"> have quantified and studied the consequences of </w:t>
      </w:r>
      <w:r w:rsidR="00C921A2">
        <w:rPr>
          <w:rFonts w:ascii="Aparajita" w:hAnsi="Aparajita" w:cs="Aparajita"/>
        </w:rPr>
        <w:t xml:space="preserve"> </w:t>
      </w:r>
      <w:r w:rsidR="00EA40AD">
        <w:rPr>
          <w:rFonts w:ascii="Aparajita" w:hAnsi="Aparajita" w:cs="Aparajita"/>
        </w:rPr>
        <w:t>this experience</w:t>
      </w:r>
      <w:r w:rsidR="00C921A2">
        <w:rPr>
          <w:rFonts w:ascii="Aparajita" w:hAnsi="Aparajita" w:cs="Aparajita"/>
        </w:rPr>
        <w:t>.</w:t>
      </w:r>
      <w:r w:rsidR="007E1C46">
        <w:rPr>
          <w:rFonts w:ascii="Aparajita" w:hAnsi="Aparajita" w:cs="Aparajita"/>
        </w:rPr>
        <w:t xml:space="preserve"> </w:t>
      </w:r>
      <w:ins w:id="1790" w:author="Emily Smith-Greenaway" w:date="2020-08-08T22:10:00Z">
        <w:r w:rsidR="006A75B3">
          <w:rPr>
            <w:rFonts w:ascii="Aparajita" w:hAnsi="Aparajita" w:cs="Aparajita"/>
          </w:rPr>
          <w:t xml:space="preserve">Future efforts to acknowledge the family bereavement burden as another indicator of global inequality—one that offers a unique view of how disparities reflect in the lives of individuals—will </w:t>
        </w:r>
      </w:ins>
      <w:ins w:id="1791" w:author="Emily Smith-Greenaway" w:date="2020-08-08T22:11:00Z">
        <w:r w:rsidR="006A75B3">
          <w:rPr>
            <w:rFonts w:ascii="Aparajita" w:hAnsi="Aparajita" w:cs="Aparajita"/>
          </w:rPr>
          <w:t xml:space="preserve">spur additional understanding of its implications for additional dimensions of population wellbeing. </w:t>
        </w:r>
      </w:ins>
      <w:commentRangeStart w:id="1792"/>
      <w:del w:id="1793" w:author="Emily Smith-Greenaway" w:date="2020-08-08T22:11:00Z">
        <w:r w:rsidR="007E1C46" w:rsidDel="006A75B3">
          <w:rPr>
            <w:rFonts w:ascii="Aparajita" w:hAnsi="Aparajita" w:cs="Aparajita"/>
          </w:rPr>
          <w:delText>There is a pressing need for</w:delText>
        </w:r>
        <w:r w:rsidR="00A23C95" w:rsidRPr="00266175" w:rsidDel="006A75B3">
          <w:rPr>
            <w:rFonts w:ascii="Aparajita" w:hAnsi="Aparajita" w:cs="Aparajita"/>
          </w:rPr>
          <w:delText xml:space="preserve"> further studies on the consequences of child loss</w:delText>
        </w:r>
        <w:r w:rsidR="00961110" w:rsidDel="006A75B3">
          <w:rPr>
            <w:rFonts w:ascii="Aparajita" w:hAnsi="Aparajita" w:cs="Aparajita"/>
          </w:rPr>
          <w:delText xml:space="preserve">, and how global inequality </w:delText>
        </w:r>
        <w:r w:rsidR="00EA40AD" w:rsidDel="006A75B3">
          <w:rPr>
            <w:rFonts w:ascii="Aparajita" w:hAnsi="Aparajita" w:cs="Aparajita"/>
          </w:rPr>
          <w:delText>along this dimension of life</w:delText>
        </w:r>
        <w:r w:rsidR="00961110" w:rsidDel="006A75B3">
          <w:rPr>
            <w:rFonts w:ascii="Aparajita" w:hAnsi="Aparajita" w:cs="Aparajita"/>
          </w:rPr>
          <w:delText xml:space="preserve"> </w:delText>
        </w:r>
        <w:r w:rsidR="00EA40AD" w:rsidDel="006A75B3">
          <w:rPr>
            <w:rFonts w:ascii="Aparajita" w:hAnsi="Aparajita" w:cs="Aparajita"/>
          </w:rPr>
          <w:delText>both generates new and exacerbates</w:delText>
        </w:r>
        <w:r w:rsidR="00961110" w:rsidDel="006A75B3">
          <w:rPr>
            <w:rFonts w:ascii="Aparajita" w:hAnsi="Aparajita" w:cs="Aparajita"/>
          </w:rPr>
          <w:delText xml:space="preserve"> </w:delText>
        </w:r>
        <w:r w:rsidR="00EA40AD" w:rsidDel="006A75B3">
          <w:rPr>
            <w:rFonts w:ascii="Aparajita" w:hAnsi="Aparajita" w:cs="Aparajita"/>
          </w:rPr>
          <w:delText xml:space="preserve">existing </w:delText>
        </w:r>
        <w:r w:rsidR="00961110" w:rsidDel="006A75B3">
          <w:rPr>
            <w:rFonts w:ascii="Aparajita" w:hAnsi="Aparajita" w:cs="Aparajita"/>
          </w:rPr>
          <w:delText>disparities in adult wellbeing.</w:delText>
        </w:r>
        <w:r w:rsidR="00A23C95" w:rsidRPr="00266175" w:rsidDel="006A75B3">
          <w:rPr>
            <w:rFonts w:ascii="Aparajita" w:hAnsi="Aparajita" w:cs="Aparajita"/>
          </w:rPr>
          <w:delText xml:space="preserve"> </w:delText>
        </w:r>
        <w:commentRangeEnd w:id="1792"/>
        <w:r w:rsidR="00B97F50" w:rsidDel="006A75B3">
          <w:rPr>
            <w:rStyle w:val="CommentReference"/>
            <w:rFonts w:asciiTheme="minorHAnsi" w:eastAsiaTheme="minorHAnsi" w:hAnsiTheme="minorHAnsi" w:cstheme="minorBidi"/>
          </w:rPr>
          <w:commentReference w:id="1792"/>
        </w:r>
      </w:del>
    </w:p>
    <w:p w14:paraId="6F2E136F" w14:textId="77777777" w:rsidR="004712D8" w:rsidRPr="00266175" w:rsidRDefault="004712D8">
      <w:pPr>
        <w:rPr>
          <w:ins w:id="1794" w:author="Emily Smith-Greenaway" w:date="2020-08-09T00:23:00Z"/>
          <w:rFonts w:ascii="Aparajita" w:hAnsi="Aparajita" w:cs="Aparajita"/>
        </w:rPr>
        <w:pPrChange w:id="1795" w:author="Emily Smith-Greenaway" w:date="2020-08-09T16:31:00Z">
          <w:pPr>
            <w:autoSpaceDE w:val="0"/>
            <w:autoSpaceDN w:val="0"/>
            <w:adjustRightInd w:val="0"/>
            <w:ind w:firstLine="720"/>
          </w:pPr>
        </w:pPrChange>
      </w:pPr>
    </w:p>
    <w:p w14:paraId="570DD576" w14:textId="77777777" w:rsidR="006A6C54" w:rsidRDefault="006A6C54">
      <w:pPr>
        <w:autoSpaceDE w:val="0"/>
        <w:autoSpaceDN w:val="0"/>
        <w:adjustRightInd w:val="0"/>
        <w:ind w:firstLine="720"/>
        <w:rPr>
          <w:rFonts w:ascii="Aparajita" w:hAnsi="Aparajita" w:cs="Aparajita"/>
          <w:b/>
        </w:rPr>
        <w:pPrChange w:id="1796" w:author="Emily Smith-Greenaway" w:date="2020-08-09T00:20:00Z">
          <w:pPr/>
        </w:pPrChange>
      </w:pPr>
    </w:p>
    <w:p w14:paraId="7AE76683" w14:textId="4756E2E1" w:rsidR="00F7169A" w:rsidRPr="0050243A" w:rsidDel="006A75B3" w:rsidRDefault="00F7169A" w:rsidP="00C921A2">
      <w:pPr>
        <w:rPr>
          <w:del w:id="1797" w:author="Emily Smith-Greenaway" w:date="2020-08-08T22:11:00Z"/>
          <w:rFonts w:ascii="Aparajita" w:hAnsi="Aparajita" w:cs="Aparajita"/>
          <w:b/>
        </w:rPr>
      </w:pPr>
    </w:p>
    <w:p w14:paraId="23A88A65" w14:textId="1A6F5074" w:rsidR="001D1DE4" w:rsidRPr="001657AA" w:rsidDel="002B27F1" w:rsidRDefault="00824348" w:rsidP="00C921A2">
      <w:pPr>
        <w:rPr>
          <w:del w:id="1798" w:author="Emily Smith-Greenaway" w:date="2020-08-09T00:16:00Z"/>
          <w:rFonts w:ascii="Aparajita" w:hAnsi="Aparajita" w:cs="Aparajita"/>
          <w:b/>
          <w:lang w:val="da-DK"/>
          <w:rPrChange w:id="1799" w:author="MPIDR_D\alburezgutierrez" w:date="2020-08-12T13:06:00Z">
            <w:rPr>
              <w:del w:id="1800" w:author="Emily Smith-Greenaway" w:date="2020-08-09T00:16:00Z"/>
              <w:rFonts w:ascii="Aparajita" w:hAnsi="Aparajita" w:cs="Aparajita"/>
              <w:b/>
            </w:rPr>
          </w:rPrChange>
        </w:rPr>
      </w:pPr>
      <w:r w:rsidRPr="001657AA">
        <w:rPr>
          <w:rFonts w:ascii="Aparajita" w:hAnsi="Aparajita" w:cs="Aparajita"/>
          <w:b/>
          <w:lang w:val="da-DK"/>
          <w:rPrChange w:id="1801" w:author="MPIDR_D\alburezgutierrez" w:date="2020-08-12T13:06:00Z">
            <w:rPr>
              <w:rFonts w:ascii="Aparajita" w:hAnsi="Aparajita" w:cs="Aparajita"/>
              <w:b/>
            </w:rPr>
          </w:rPrChange>
        </w:rPr>
        <w:t>R</w:t>
      </w:r>
      <w:ins w:id="1802" w:author="Emily Smith-Greenaway" w:date="2020-08-09T00:20:00Z">
        <w:r w:rsidR="00011943" w:rsidRPr="001657AA">
          <w:rPr>
            <w:rFonts w:ascii="Aparajita" w:hAnsi="Aparajita" w:cs="Aparajita"/>
            <w:b/>
            <w:lang w:val="da-DK"/>
            <w:rPrChange w:id="1803" w:author="MPIDR_D\alburezgutierrez" w:date="2020-08-12T13:06:00Z">
              <w:rPr>
                <w:rFonts w:ascii="Aparajita" w:hAnsi="Aparajita" w:cs="Aparajita"/>
                <w:b/>
              </w:rPr>
            </w:rPrChange>
          </w:rPr>
          <w:t xml:space="preserve">EFERENCES </w:t>
        </w:r>
      </w:ins>
      <w:del w:id="1804" w:author="Emily Smith-Greenaway" w:date="2020-08-09T00:20:00Z">
        <w:r w:rsidRPr="001657AA" w:rsidDel="00011943">
          <w:rPr>
            <w:rFonts w:ascii="Aparajita" w:hAnsi="Aparajita" w:cs="Aparajita"/>
            <w:b/>
            <w:lang w:val="da-DK"/>
            <w:rPrChange w:id="1805" w:author="MPIDR_D\alburezgutierrez" w:date="2020-08-12T13:06:00Z">
              <w:rPr>
                <w:rFonts w:ascii="Aparajita" w:hAnsi="Aparajita" w:cs="Aparajita"/>
                <w:b/>
              </w:rPr>
            </w:rPrChange>
          </w:rPr>
          <w:delText>eferences</w:delText>
        </w:r>
      </w:del>
    </w:p>
    <w:p w14:paraId="57FC8E66" w14:textId="1D3553B5" w:rsidR="00C921A2" w:rsidRPr="001657AA" w:rsidRDefault="00C921A2" w:rsidP="00C921A2">
      <w:pPr>
        <w:rPr>
          <w:rFonts w:ascii="Aparajita" w:hAnsi="Aparajita" w:cs="Aparajita"/>
          <w:b/>
          <w:lang w:val="da-DK"/>
          <w:rPrChange w:id="1806" w:author="MPIDR_D\alburezgutierrez" w:date="2020-08-12T13:06:00Z">
            <w:rPr>
              <w:rFonts w:ascii="Aparajita" w:hAnsi="Aparajita" w:cs="Aparajita"/>
              <w:b/>
            </w:rPr>
          </w:rPrChange>
        </w:rPr>
      </w:pPr>
    </w:p>
    <w:p w14:paraId="1A574022" w14:textId="77777777" w:rsidR="007E564F" w:rsidRPr="004731AD" w:rsidRDefault="00824348" w:rsidP="007E564F">
      <w:pPr>
        <w:pStyle w:val="Bibliography"/>
        <w:rPr>
          <w:rFonts w:ascii="Aparajita" w:hAnsi="Aparajita" w:cs="Aparajita"/>
          <w:sz w:val="24"/>
          <w:szCs w:val="24"/>
          <w:rPrChange w:id="1807" w:author="Emily Smith-Greenaway" w:date="2020-08-09T16:38:00Z">
            <w:rPr>
              <w:sz w:val="24"/>
            </w:rPr>
          </w:rPrChange>
        </w:rPr>
      </w:pPr>
      <w:r w:rsidRPr="004731AD">
        <w:rPr>
          <w:rFonts w:ascii="Aparajita" w:hAnsi="Aparajita" w:cs="Aparajita"/>
          <w:sz w:val="24"/>
          <w:szCs w:val="24"/>
          <w:rPrChange w:id="1808" w:author="Emily Smith-Greenaway" w:date="2020-08-09T16:38:00Z">
            <w:rPr>
              <w:rFonts w:ascii="Aparajita" w:hAnsi="Aparajita" w:cs="Aparajita"/>
            </w:rPr>
          </w:rPrChange>
        </w:rPr>
        <w:fldChar w:fldCharType="begin"/>
      </w:r>
      <w:r w:rsidR="007E564F" w:rsidRPr="001657AA">
        <w:rPr>
          <w:rFonts w:ascii="Aparajita" w:hAnsi="Aparajita" w:cs="Aparajita"/>
          <w:sz w:val="24"/>
          <w:szCs w:val="24"/>
          <w:lang w:val="da-DK"/>
          <w:rPrChange w:id="1809" w:author="MPIDR_D\alburezgutierrez" w:date="2020-08-12T13:06:00Z">
            <w:rPr>
              <w:rFonts w:ascii="Aparajita" w:hAnsi="Aparajita" w:cs="Aparajita"/>
            </w:rPr>
          </w:rPrChange>
        </w:rPr>
        <w:instrText xml:space="preserve"> ADDIN ZOTERO_BIBL {"uncited":[],"omitted":[],"custom":[]} CSL_BIBLIOGRAPHY </w:instrText>
      </w:r>
      <w:r w:rsidRPr="004731AD">
        <w:rPr>
          <w:rFonts w:ascii="Aparajita" w:hAnsi="Aparajita" w:cs="Aparajita"/>
          <w:sz w:val="24"/>
          <w:szCs w:val="24"/>
          <w:rPrChange w:id="1810" w:author="Emily Smith-Greenaway" w:date="2020-08-09T16:38:00Z">
            <w:rPr>
              <w:rFonts w:ascii="Aparajita" w:eastAsia="Times New Roman" w:hAnsi="Aparajita" w:cs="Aparajita"/>
              <w:sz w:val="24"/>
              <w:szCs w:val="24"/>
            </w:rPr>
          </w:rPrChange>
        </w:rPr>
        <w:fldChar w:fldCharType="separate"/>
      </w:r>
      <w:r w:rsidR="007E564F" w:rsidRPr="001657AA">
        <w:rPr>
          <w:rFonts w:ascii="Aparajita" w:hAnsi="Aparajita" w:cs="Aparajita"/>
          <w:sz w:val="24"/>
          <w:szCs w:val="24"/>
          <w:lang w:val="da-DK"/>
          <w:rPrChange w:id="1811" w:author="MPIDR_D\alburezgutierrez" w:date="2020-08-12T13:06:00Z">
            <w:rPr>
              <w:sz w:val="24"/>
            </w:rPr>
          </w:rPrChange>
        </w:rPr>
        <w:t>1.</w:t>
      </w:r>
      <w:r w:rsidR="007E564F" w:rsidRPr="001657AA">
        <w:rPr>
          <w:rFonts w:ascii="Aparajita" w:hAnsi="Aparajita" w:cs="Aparajita"/>
          <w:sz w:val="24"/>
          <w:szCs w:val="24"/>
          <w:lang w:val="da-DK"/>
          <w:rPrChange w:id="1812" w:author="MPIDR_D\alburezgutierrez" w:date="2020-08-12T13:06:00Z">
            <w:rPr>
              <w:sz w:val="24"/>
            </w:rPr>
          </w:rPrChange>
        </w:rPr>
        <w:tab/>
        <w:t xml:space="preserve">Wang, H. </w:t>
      </w:r>
      <w:r w:rsidR="007E564F" w:rsidRPr="001657AA">
        <w:rPr>
          <w:rFonts w:ascii="Aparajita" w:hAnsi="Aparajita" w:cs="Aparajita"/>
          <w:i/>
          <w:iCs/>
          <w:sz w:val="24"/>
          <w:szCs w:val="24"/>
          <w:lang w:val="da-DK"/>
          <w:rPrChange w:id="1813" w:author="MPIDR_D\alburezgutierrez" w:date="2020-08-12T13:06:00Z">
            <w:rPr>
              <w:i/>
              <w:iCs/>
              <w:sz w:val="24"/>
            </w:rPr>
          </w:rPrChange>
        </w:rPr>
        <w:t>et al.</w:t>
      </w:r>
      <w:r w:rsidR="007E564F" w:rsidRPr="001657AA">
        <w:rPr>
          <w:rFonts w:ascii="Aparajita" w:hAnsi="Aparajita" w:cs="Aparajita"/>
          <w:sz w:val="24"/>
          <w:szCs w:val="24"/>
          <w:lang w:val="da-DK"/>
          <w:rPrChange w:id="1814" w:author="MPIDR_D\alburezgutierrez" w:date="2020-08-12T13:06:00Z">
            <w:rPr>
              <w:sz w:val="24"/>
            </w:rPr>
          </w:rPrChange>
        </w:rPr>
        <w:t xml:space="preserve"> </w:t>
      </w:r>
      <w:r w:rsidR="007E564F" w:rsidRPr="004731AD">
        <w:rPr>
          <w:rFonts w:ascii="Aparajita" w:hAnsi="Aparajita" w:cs="Aparajita"/>
          <w:sz w:val="24"/>
          <w:szCs w:val="24"/>
          <w:rPrChange w:id="1815" w:author="Emily Smith-Greenaway" w:date="2020-08-09T16:38:00Z">
            <w:rPr>
              <w:sz w:val="24"/>
            </w:rPr>
          </w:rPrChange>
        </w:rPr>
        <w:t xml:space="preserve">Global, regional, and national levels of neonatal, infant, and under-5 mortality during 1990–2013: a systematic analysis for the Global Burden of Disease Study 2013. </w:t>
      </w:r>
      <w:r w:rsidR="007E564F" w:rsidRPr="004731AD">
        <w:rPr>
          <w:rFonts w:ascii="Aparajita" w:hAnsi="Aparajita" w:cs="Aparajita"/>
          <w:i/>
          <w:iCs/>
          <w:sz w:val="24"/>
          <w:szCs w:val="24"/>
          <w:rPrChange w:id="1816" w:author="Emily Smith-Greenaway" w:date="2020-08-09T16:38:00Z">
            <w:rPr>
              <w:i/>
              <w:iCs/>
              <w:sz w:val="24"/>
            </w:rPr>
          </w:rPrChange>
        </w:rPr>
        <w:t>The Lancet</w:t>
      </w:r>
      <w:r w:rsidR="007E564F" w:rsidRPr="004731AD">
        <w:rPr>
          <w:rFonts w:ascii="Aparajita" w:hAnsi="Aparajita" w:cs="Aparajita"/>
          <w:sz w:val="24"/>
          <w:szCs w:val="24"/>
          <w:rPrChange w:id="1817" w:author="Emily Smith-Greenaway" w:date="2020-08-09T16:38:00Z">
            <w:rPr>
              <w:sz w:val="24"/>
            </w:rPr>
          </w:rPrChange>
        </w:rPr>
        <w:t xml:space="preserve"> </w:t>
      </w:r>
      <w:r w:rsidR="007E564F" w:rsidRPr="004731AD">
        <w:rPr>
          <w:rFonts w:ascii="Aparajita" w:hAnsi="Aparajita" w:cs="Aparajita"/>
          <w:b/>
          <w:bCs/>
          <w:sz w:val="24"/>
          <w:szCs w:val="24"/>
          <w:rPrChange w:id="1818" w:author="Emily Smith-Greenaway" w:date="2020-08-09T16:38:00Z">
            <w:rPr>
              <w:b/>
              <w:bCs/>
              <w:sz w:val="24"/>
            </w:rPr>
          </w:rPrChange>
        </w:rPr>
        <w:t>384</w:t>
      </w:r>
      <w:r w:rsidR="007E564F" w:rsidRPr="004731AD">
        <w:rPr>
          <w:rFonts w:ascii="Aparajita" w:hAnsi="Aparajita" w:cs="Aparajita"/>
          <w:sz w:val="24"/>
          <w:szCs w:val="24"/>
          <w:rPrChange w:id="1819" w:author="Emily Smith-Greenaway" w:date="2020-08-09T16:38:00Z">
            <w:rPr>
              <w:sz w:val="24"/>
            </w:rPr>
          </w:rPrChange>
        </w:rPr>
        <w:t>, 957–979 (2014).</w:t>
      </w:r>
    </w:p>
    <w:p w14:paraId="204423BB" w14:textId="77777777" w:rsidR="007E564F" w:rsidRPr="004731AD" w:rsidRDefault="007E564F" w:rsidP="007E564F">
      <w:pPr>
        <w:pStyle w:val="Bibliography"/>
        <w:rPr>
          <w:rFonts w:ascii="Aparajita" w:hAnsi="Aparajita" w:cs="Aparajita"/>
          <w:sz w:val="24"/>
          <w:szCs w:val="24"/>
          <w:rPrChange w:id="1820" w:author="Emily Smith-Greenaway" w:date="2020-08-09T16:38:00Z">
            <w:rPr>
              <w:sz w:val="24"/>
            </w:rPr>
          </w:rPrChange>
        </w:rPr>
      </w:pPr>
      <w:r w:rsidRPr="004731AD">
        <w:rPr>
          <w:rFonts w:ascii="Aparajita" w:hAnsi="Aparajita" w:cs="Aparajita"/>
          <w:sz w:val="24"/>
          <w:szCs w:val="24"/>
          <w:rPrChange w:id="1821" w:author="Emily Smith-Greenaway" w:date="2020-08-09T16:38:00Z">
            <w:rPr>
              <w:sz w:val="24"/>
            </w:rPr>
          </w:rPrChange>
        </w:rPr>
        <w:t>2.</w:t>
      </w:r>
      <w:r w:rsidRPr="004731AD">
        <w:rPr>
          <w:rFonts w:ascii="Aparajita" w:hAnsi="Aparajita" w:cs="Aparajita"/>
          <w:sz w:val="24"/>
          <w:szCs w:val="24"/>
          <w:rPrChange w:id="1822" w:author="Emily Smith-Greenaway" w:date="2020-08-09T16:38:00Z">
            <w:rPr>
              <w:sz w:val="24"/>
            </w:rPr>
          </w:rPrChange>
        </w:rPr>
        <w:tab/>
        <w:t>Ely, D. M. &amp; Driscoll, A. K. Infant mortality in the United States, 2017: Data from the period linked birth/infant death file. (2019).</w:t>
      </w:r>
    </w:p>
    <w:p w14:paraId="711B8C6E" w14:textId="77777777" w:rsidR="007E564F" w:rsidRPr="004731AD" w:rsidRDefault="007E564F" w:rsidP="007E564F">
      <w:pPr>
        <w:pStyle w:val="Bibliography"/>
        <w:rPr>
          <w:rFonts w:ascii="Aparajita" w:hAnsi="Aparajita" w:cs="Aparajita"/>
          <w:sz w:val="24"/>
          <w:szCs w:val="24"/>
          <w:rPrChange w:id="1823" w:author="Emily Smith-Greenaway" w:date="2020-08-09T16:38:00Z">
            <w:rPr>
              <w:sz w:val="24"/>
            </w:rPr>
          </w:rPrChange>
        </w:rPr>
      </w:pPr>
      <w:r w:rsidRPr="004731AD">
        <w:rPr>
          <w:rFonts w:ascii="Aparajita" w:hAnsi="Aparajita" w:cs="Aparajita"/>
          <w:sz w:val="24"/>
          <w:szCs w:val="24"/>
          <w:rPrChange w:id="1824" w:author="Emily Smith-Greenaway" w:date="2020-08-09T16:38:00Z">
            <w:rPr>
              <w:sz w:val="24"/>
            </w:rPr>
          </w:rPrChange>
        </w:rPr>
        <w:t>3.</w:t>
      </w:r>
      <w:r w:rsidRPr="004731AD">
        <w:rPr>
          <w:rFonts w:ascii="Aparajita" w:hAnsi="Aparajita" w:cs="Aparajita"/>
          <w:sz w:val="24"/>
          <w:szCs w:val="24"/>
          <w:rPrChange w:id="1825" w:author="Emily Smith-Greenaway" w:date="2020-08-09T16:38:00Z">
            <w:rPr>
              <w:sz w:val="24"/>
            </w:rPr>
          </w:rPrChange>
        </w:rPr>
        <w:tab/>
        <w:t xml:space="preserve">Smith-Greenaway, E. &amp; Trinitapoli, J. Maternal cumulative prevalence measures of child mortality show heavy burden in sub-Saharan Africa. </w:t>
      </w:r>
      <w:r w:rsidRPr="004731AD">
        <w:rPr>
          <w:rFonts w:ascii="Aparajita" w:hAnsi="Aparajita" w:cs="Aparajita"/>
          <w:i/>
          <w:iCs/>
          <w:sz w:val="24"/>
          <w:szCs w:val="24"/>
          <w:rPrChange w:id="1826" w:author="Emily Smith-Greenaway" w:date="2020-08-09T16:38:00Z">
            <w:rPr>
              <w:i/>
              <w:iCs/>
              <w:sz w:val="24"/>
            </w:rPr>
          </w:rPrChange>
        </w:rPr>
        <w:t>Proceedings of the National Academy of Sciences</w:t>
      </w:r>
      <w:r w:rsidRPr="004731AD">
        <w:rPr>
          <w:rFonts w:ascii="Aparajita" w:hAnsi="Aparajita" w:cs="Aparajita"/>
          <w:sz w:val="24"/>
          <w:szCs w:val="24"/>
          <w:rPrChange w:id="1827" w:author="Emily Smith-Greenaway" w:date="2020-08-09T16:38:00Z">
            <w:rPr>
              <w:sz w:val="24"/>
            </w:rPr>
          </w:rPrChange>
        </w:rPr>
        <w:t xml:space="preserve"> </w:t>
      </w:r>
      <w:r w:rsidRPr="004731AD">
        <w:rPr>
          <w:rFonts w:ascii="Aparajita" w:hAnsi="Aparajita" w:cs="Aparajita"/>
          <w:b/>
          <w:bCs/>
          <w:sz w:val="24"/>
          <w:szCs w:val="24"/>
          <w:rPrChange w:id="1828" w:author="Emily Smith-Greenaway" w:date="2020-08-09T16:38:00Z">
            <w:rPr>
              <w:b/>
              <w:bCs/>
              <w:sz w:val="24"/>
            </w:rPr>
          </w:rPrChange>
        </w:rPr>
        <w:t>117</w:t>
      </w:r>
      <w:r w:rsidRPr="004731AD">
        <w:rPr>
          <w:rFonts w:ascii="Aparajita" w:hAnsi="Aparajita" w:cs="Aparajita"/>
          <w:sz w:val="24"/>
          <w:szCs w:val="24"/>
          <w:rPrChange w:id="1829" w:author="Emily Smith-Greenaway" w:date="2020-08-09T16:38:00Z">
            <w:rPr>
              <w:sz w:val="24"/>
            </w:rPr>
          </w:rPrChange>
        </w:rPr>
        <w:t>, 4027–4033 (2020).</w:t>
      </w:r>
    </w:p>
    <w:p w14:paraId="48E74D73" w14:textId="77777777" w:rsidR="007E564F" w:rsidRPr="004731AD" w:rsidRDefault="007E564F" w:rsidP="007E564F">
      <w:pPr>
        <w:pStyle w:val="Bibliography"/>
        <w:rPr>
          <w:rFonts w:ascii="Aparajita" w:hAnsi="Aparajita" w:cs="Aparajita"/>
          <w:sz w:val="24"/>
          <w:szCs w:val="24"/>
          <w:rPrChange w:id="1830" w:author="Emily Smith-Greenaway" w:date="2020-08-09T16:38:00Z">
            <w:rPr>
              <w:sz w:val="24"/>
            </w:rPr>
          </w:rPrChange>
        </w:rPr>
      </w:pPr>
      <w:r w:rsidRPr="004731AD">
        <w:rPr>
          <w:rFonts w:ascii="Aparajita" w:hAnsi="Aparajita" w:cs="Aparajita"/>
          <w:sz w:val="24"/>
          <w:szCs w:val="24"/>
          <w:rPrChange w:id="1831" w:author="Emily Smith-Greenaway" w:date="2020-08-09T16:38:00Z">
            <w:rPr>
              <w:sz w:val="24"/>
            </w:rPr>
          </w:rPrChange>
        </w:rPr>
        <w:t>4.</w:t>
      </w:r>
      <w:r w:rsidRPr="004731AD">
        <w:rPr>
          <w:rFonts w:ascii="Aparajita" w:hAnsi="Aparajita" w:cs="Aparajita"/>
          <w:sz w:val="24"/>
          <w:szCs w:val="24"/>
          <w:rPrChange w:id="1832" w:author="Emily Smith-Greenaway" w:date="2020-08-09T16:38:00Z">
            <w:rPr>
              <w:sz w:val="24"/>
            </w:rPr>
          </w:rPrChange>
        </w:rPr>
        <w:tab/>
        <w:t>Alburez-Gutierrez, D., Kolk, M. &amp; Zagheni, E. Women’s experience of child death over the life course: A global demographic perspective. (2019).</w:t>
      </w:r>
    </w:p>
    <w:p w14:paraId="6C93076C" w14:textId="77777777" w:rsidR="007E564F" w:rsidRPr="004731AD" w:rsidRDefault="007E564F" w:rsidP="007E564F">
      <w:pPr>
        <w:pStyle w:val="Bibliography"/>
        <w:rPr>
          <w:rFonts w:ascii="Aparajita" w:hAnsi="Aparajita" w:cs="Aparajita"/>
          <w:sz w:val="24"/>
          <w:szCs w:val="24"/>
          <w:rPrChange w:id="1833" w:author="Emily Smith-Greenaway" w:date="2020-08-09T16:38:00Z">
            <w:rPr>
              <w:sz w:val="24"/>
            </w:rPr>
          </w:rPrChange>
        </w:rPr>
      </w:pPr>
      <w:r w:rsidRPr="004731AD">
        <w:rPr>
          <w:rFonts w:ascii="Aparajita" w:hAnsi="Aparajita" w:cs="Aparajita"/>
          <w:sz w:val="24"/>
          <w:szCs w:val="24"/>
          <w:rPrChange w:id="1834" w:author="Emily Smith-Greenaway" w:date="2020-08-09T16:38:00Z">
            <w:rPr>
              <w:sz w:val="24"/>
            </w:rPr>
          </w:rPrChange>
        </w:rPr>
        <w:t>5.</w:t>
      </w:r>
      <w:r w:rsidRPr="004731AD">
        <w:rPr>
          <w:rFonts w:ascii="Aparajita" w:hAnsi="Aparajita" w:cs="Aparajita"/>
          <w:sz w:val="24"/>
          <w:szCs w:val="24"/>
          <w:rPrChange w:id="1835" w:author="Emily Smith-Greenaway" w:date="2020-08-09T16:38:00Z">
            <w:rPr>
              <w:sz w:val="24"/>
            </w:rPr>
          </w:rPrChange>
        </w:rPr>
        <w:tab/>
        <w:t xml:space="preserve">Fletcher, J., Mailick, M., Song, J. &amp; Wolfe, B. A sibling death in the family: Common and consequential. </w:t>
      </w:r>
      <w:r w:rsidRPr="004731AD">
        <w:rPr>
          <w:rFonts w:ascii="Aparajita" w:hAnsi="Aparajita" w:cs="Aparajita"/>
          <w:i/>
          <w:iCs/>
          <w:sz w:val="24"/>
          <w:szCs w:val="24"/>
          <w:rPrChange w:id="1836" w:author="Emily Smith-Greenaway" w:date="2020-08-09T16:38:00Z">
            <w:rPr>
              <w:i/>
              <w:iCs/>
              <w:sz w:val="24"/>
            </w:rPr>
          </w:rPrChange>
        </w:rPr>
        <w:t>Demography</w:t>
      </w:r>
      <w:r w:rsidRPr="004731AD">
        <w:rPr>
          <w:rFonts w:ascii="Aparajita" w:hAnsi="Aparajita" w:cs="Aparajita"/>
          <w:sz w:val="24"/>
          <w:szCs w:val="24"/>
          <w:rPrChange w:id="1837" w:author="Emily Smith-Greenaway" w:date="2020-08-09T16:38:00Z">
            <w:rPr>
              <w:sz w:val="24"/>
            </w:rPr>
          </w:rPrChange>
        </w:rPr>
        <w:t xml:space="preserve"> </w:t>
      </w:r>
      <w:r w:rsidRPr="004731AD">
        <w:rPr>
          <w:rFonts w:ascii="Aparajita" w:hAnsi="Aparajita" w:cs="Aparajita"/>
          <w:b/>
          <w:bCs/>
          <w:sz w:val="24"/>
          <w:szCs w:val="24"/>
          <w:rPrChange w:id="1838" w:author="Emily Smith-Greenaway" w:date="2020-08-09T16:38:00Z">
            <w:rPr>
              <w:b/>
              <w:bCs/>
              <w:sz w:val="24"/>
            </w:rPr>
          </w:rPrChange>
        </w:rPr>
        <w:t>50</w:t>
      </w:r>
      <w:r w:rsidRPr="004731AD">
        <w:rPr>
          <w:rFonts w:ascii="Aparajita" w:hAnsi="Aparajita" w:cs="Aparajita"/>
          <w:sz w:val="24"/>
          <w:szCs w:val="24"/>
          <w:rPrChange w:id="1839" w:author="Emily Smith-Greenaway" w:date="2020-08-09T16:38:00Z">
            <w:rPr>
              <w:sz w:val="24"/>
            </w:rPr>
          </w:rPrChange>
        </w:rPr>
        <w:t>, 803–826 (2013).</w:t>
      </w:r>
    </w:p>
    <w:p w14:paraId="5F90A17C" w14:textId="77777777" w:rsidR="007E564F" w:rsidRPr="004731AD" w:rsidRDefault="007E564F" w:rsidP="007E564F">
      <w:pPr>
        <w:pStyle w:val="Bibliography"/>
        <w:rPr>
          <w:rFonts w:ascii="Aparajita" w:hAnsi="Aparajita" w:cs="Aparajita"/>
          <w:sz w:val="24"/>
          <w:szCs w:val="24"/>
          <w:rPrChange w:id="1840" w:author="Emily Smith-Greenaway" w:date="2020-08-09T16:38:00Z">
            <w:rPr>
              <w:sz w:val="24"/>
            </w:rPr>
          </w:rPrChange>
        </w:rPr>
      </w:pPr>
      <w:r w:rsidRPr="004731AD">
        <w:rPr>
          <w:rFonts w:ascii="Aparajita" w:hAnsi="Aparajita" w:cs="Aparajita"/>
          <w:sz w:val="24"/>
          <w:szCs w:val="24"/>
          <w:rPrChange w:id="1841" w:author="Emily Smith-Greenaway" w:date="2020-08-09T16:38:00Z">
            <w:rPr>
              <w:sz w:val="24"/>
            </w:rPr>
          </w:rPrChange>
        </w:rPr>
        <w:t>6.</w:t>
      </w:r>
      <w:r w:rsidRPr="004731AD">
        <w:rPr>
          <w:rFonts w:ascii="Aparajita" w:hAnsi="Aparajita" w:cs="Aparajita"/>
          <w:sz w:val="24"/>
          <w:szCs w:val="24"/>
          <w:rPrChange w:id="1842" w:author="Emily Smith-Greenaway" w:date="2020-08-09T16:38:00Z">
            <w:rPr>
              <w:sz w:val="24"/>
            </w:rPr>
          </w:rPrChange>
        </w:rPr>
        <w:tab/>
        <w:t xml:space="preserve">Thomas, K. J. Child deaths in the past, their consequences in the present, and mortality conditions in sub-Saharan Africa. </w:t>
      </w:r>
      <w:r w:rsidRPr="004731AD">
        <w:rPr>
          <w:rFonts w:ascii="Aparajita" w:hAnsi="Aparajita" w:cs="Aparajita"/>
          <w:i/>
          <w:iCs/>
          <w:sz w:val="24"/>
          <w:szCs w:val="24"/>
          <w:rPrChange w:id="1843" w:author="Emily Smith-Greenaway" w:date="2020-08-09T16:38:00Z">
            <w:rPr>
              <w:i/>
              <w:iCs/>
              <w:sz w:val="24"/>
            </w:rPr>
          </w:rPrChange>
        </w:rPr>
        <w:t>Proceedings of the National Academy of Sciences</w:t>
      </w:r>
      <w:r w:rsidRPr="004731AD">
        <w:rPr>
          <w:rFonts w:ascii="Aparajita" w:hAnsi="Aparajita" w:cs="Aparajita"/>
          <w:sz w:val="24"/>
          <w:szCs w:val="24"/>
          <w:rPrChange w:id="1844" w:author="Emily Smith-Greenaway" w:date="2020-08-09T16:38:00Z">
            <w:rPr>
              <w:sz w:val="24"/>
            </w:rPr>
          </w:rPrChange>
        </w:rPr>
        <w:t xml:space="preserve"> </w:t>
      </w:r>
      <w:r w:rsidRPr="004731AD">
        <w:rPr>
          <w:rFonts w:ascii="Aparajita" w:hAnsi="Aparajita" w:cs="Aparajita"/>
          <w:b/>
          <w:bCs/>
          <w:sz w:val="24"/>
          <w:szCs w:val="24"/>
          <w:rPrChange w:id="1845" w:author="Emily Smith-Greenaway" w:date="2020-08-09T16:38:00Z">
            <w:rPr>
              <w:b/>
              <w:bCs/>
              <w:sz w:val="24"/>
            </w:rPr>
          </w:rPrChange>
        </w:rPr>
        <w:t>117</w:t>
      </w:r>
      <w:r w:rsidRPr="004731AD">
        <w:rPr>
          <w:rFonts w:ascii="Aparajita" w:hAnsi="Aparajita" w:cs="Aparajita"/>
          <w:sz w:val="24"/>
          <w:szCs w:val="24"/>
          <w:rPrChange w:id="1846" w:author="Emily Smith-Greenaway" w:date="2020-08-09T16:38:00Z">
            <w:rPr>
              <w:sz w:val="24"/>
            </w:rPr>
          </w:rPrChange>
        </w:rPr>
        <w:t>, 4453–4455 (2020).</w:t>
      </w:r>
    </w:p>
    <w:p w14:paraId="4A8FF793" w14:textId="77777777" w:rsidR="007E564F" w:rsidRPr="004731AD" w:rsidRDefault="007E564F" w:rsidP="007E564F">
      <w:pPr>
        <w:pStyle w:val="Bibliography"/>
        <w:rPr>
          <w:rFonts w:ascii="Aparajita" w:hAnsi="Aparajita" w:cs="Aparajita"/>
          <w:sz w:val="24"/>
          <w:szCs w:val="24"/>
          <w:rPrChange w:id="1847" w:author="Emily Smith-Greenaway" w:date="2020-08-09T16:38:00Z">
            <w:rPr>
              <w:sz w:val="24"/>
            </w:rPr>
          </w:rPrChange>
        </w:rPr>
      </w:pPr>
      <w:r w:rsidRPr="004731AD">
        <w:rPr>
          <w:rFonts w:ascii="Aparajita" w:hAnsi="Aparajita" w:cs="Aparajita"/>
          <w:sz w:val="24"/>
          <w:szCs w:val="24"/>
          <w:rPrChange w:id="1848" w:author="Emily Smith-Greenaway" w:date="2020-08-09T16:38:00Z">
            <w:rPr>
              <w:sz w:val="24"/>
            </w:rPr>
          </w:rPrChange>
        </w:rPr>
        <w:t>7.</w:t>
      </w:r>
      <w:r w:rsidRPr="004731AD">
        <w:rPr>
          <w:rFonts w:ascii="Aparajita" w:hAnsi="Aparajita" w:cs="Aparajita"/>
          <w:sz w:val="24"/>
          <w:szCs w:val="24"/>
          <w:rPrChange w:id="1849" w:author="Emily Smith-Greenaway" w:date="2020-08-09T16:38:00Z">
            <w:rPr>
              <w:sz w:val="24"/>
            </w:rPr>
          </w:rPrChange>
        </w:rPr>
        <w:tab/>
        <w:t xml:space="preserve">Umberson, D. </w:t>
      </w:r>
      <w:r w:rsidRPr="004731AD">
        <w:rPr>
          <w:rFonts w:ascii="Aparajita" w:hAnsi="Aparajita" w:cs="Aparajita"/>
          <w:i/>
          <w:iCs/>
          <w:sz w:val="24"/>
          <w:szCs w:val="24"/>
          <w:rPrChange w:id="1850" w:author="Emily Smith-Greenaway" w:date="2020-08-09T16:38:00Z">
            <w:rPr>
              <w:i/>
              <w:iCs/>
              <w:sz w:val="24"/>
            </w:rPr>
          </w:rPrChange>
        </w:rPr>
        <w:t>et al.</w:t>
      </w:r>
      <w:r w:rsidRPr="004731AD">
        <w:rPr>
          <w:rFonts w:ascii="Aparajita" w:hAnsi="Aparajita" w:cs="Aparajita"/>
          <w:sz w:val="24"/>
          <w:szCs w:val="24"/>
          <w:rPrChange w:id="1851" w:author="Emily Smith-Greenaway" w:date="2020-08-09T16:38:00Z">
            <w:rPr>
              <w:sz w:val="24"/>
            </w:rPr>
          </w:rPrChange>
        </w:rPr>
        <w:t xml:space="preserve"> Death of family members as an overlooked source of racial disadvantage in the United States. </w:t>
      </w:r>
      <w:r w:rsidRPr="004731AD">
        <w:rPr>
          <w:rFonts w:ascii="Aparajita" w:hAnsi="Aparajita" w:cs="Aparajita"/>
          <w:i/>
          <w:iCs/>
          <w:sz w:val="24"/>
          <w:szCs w:val="24"/>
          <w:rPrChange w:id="1852" w:author="Emily Smith-Greenaway" w:date="2020-08-09T16:38:00Z">
            <w:rPr>
              <w:i/>
              <w:iCs/>
              <w:sz w:val="24"/>
            </w:rPr>
          </w:rPrChange>
        </w:rPr>
        <w:t>Proceedings of the National Academy of Sciences</w:t>
      </w:r>
      <w:r w:rsidRPr="004731AD">
        <w:rPr>
          <w:rFonts w:ascii="Aparajita" w:hAnsi="Aparajita" w:cs="Aparajita"/>
          <w:sz w:val="24"/>
          <w:szCs w:val="24"/>
          <w:rPrChange w:id="1853" w:author="Emily Smith-Greenaway" w:date="2020-08-09T16:38:00Z">
            <w:rPr>
              <w:sz w:val="24"/>
            </w:rPr>
          </w:rPrChange>
        </w:rPr>
        <w:t xml:space="preserve"> </w:t>
      </w:r>
      <w:r w:rsidRPr="004731AD">
        <w:rPr>
          <w:rFonts w:ascii="Aparajita" w:hAnsi="Aparajita" w:cs="Aparajita"/>
          <w:b/>
          <w:bCs/>
          <w:sz w:val="24"/>
          <w:szCs w:val="24"/>
          <w:rPrChange w:id="1854" w:author="Emily Smith-Greenaway" w:date="2020-08-09T16:38:00Z">
            <w:rPr>
              <w:b/>
              <w:bCs/>
              <w:sz w:val="24"/>
            </w:rPr>
          </w:rPrChange>
        </w:rPr>
        <w:t>114</w:t>
      </w:r>
      <w:r w:rsidRPr="004731AD">
        <w:rPr>
          <w:rFonts w:ascii="Aparajita" w:hAnsi="Aparajita" w:cs="Aparajita"/>
          <w:sz w:val="24"/>
          <w:szCs w:val="24"/>
          <w:rPrChange w:id="1855" w:author="Emily Smith-Greenaway" w:date="2020-08-09T16:38:00Z">
            <w:rPr>
              <w:sz w:val="24"/>
            </w:rPr>
          </w:rPrChange>
        </w:rPr>
        <w:t>, 915–920 (2017).</w:t>
      </w:r>
    </w:p>
    <w:p w14:paraId="1019A0F7" w14:textId="77777777" w:rsidR="007E564F" w:rsidRPr="004731AD" w:rsidRDefault="007E564F" w:rsidP="007E564F">
      <w:pPr>
        <w:pStyle w:val="Bibliography"/>
        <w:rPr>
          <w:rFonts w:ascii="Aparajita" w:hAnsi="Aparajita" w:cs="Aparajita"/>
          <w:sz w:val="24"/>
          <w:szCs w:val="24"/>
          <w:rPrChange w:id="1856" w:author="Emily Smith-Greenaway" w:date="2020-08-09T16:38:00Z">
            <w:rPr>
              <w:sz w:val="24"/>
            </w:rPr>
          </w:rPrChange>
        </w:rPr>
      </w:pPr>
      <w:r w:rsidRPr="004731AD">
        <w:rPr>
          <w:rFonts w:ascii="Aparajita" w:hAnsi="Aparajita" w:cs="Aparajita"/>
          <w:sz w:val="24"/>
          <w:szCs w:val="24"/>
          <w:rPrChange w:id="1857" w:author="Emily Smith-Greenaway" w:date="2020-08-09T16:38:00Z">
            <w:rPr>
              <w:sz w:val="24"/>
            </w:rPr>
          </w:rPrChange>
        </w:rPr>
        <w:lastRenderedPageBreak/>
        <w:t>8.</w:t>
      </w:r>
      <w:r w:rsidRPr="004731AD">
        <w:rPr>
          <w:rFonts w:ascii="Aparajita" w:hAnsi="Aparajita" w:cs="Aparajita"/>
          <w:sz w:val="24"/>
          <w:szCs w:val="24"/>
          <w:rPrChange w:id="1858" w:author="Emily Smith-Greenaway" w:date="2020-08-09T16:38:00Z">
            <w:rPr>
              <w:sz w:val="24"/>
            </w:rPr>
          </w:rPrChange>
        </w:rPr>
        <w:tab/>
        <w:t xml:space="preserve">Verdery, A. M., Smith-Greenaway, E., Margolis, R. &amp; Daw, J. Tracking the reach of COVID-19 kin loss with a bereavement multiplier applied to the United States. </w:t>
      </w:r>
      <w:r w:rsidRPr="004731AD">
        <w:rPr>
          <w:rFonts w:ascii="Aparajita" w:hAnsi="Aparajita" w:cs="Aparajita"/>
          <w:i/>
          <w:iCs/>
          <w:sz w:val="24"/>
          <w:szCs w:val="24"/>
          <w:rPrChange w:id="1859" w:author="Emily Smith-Greenaway" w:date="2020-08-09T16:38:00Z">
            <w:rPr>
              <w:i/>
              <w:iCs/>
              <w:sz w:val="24"/>
            </w:rPr>
          </w:rPrChange>
        </w:rPr>
        <w:t>Proceedings of the National Academy of Sciences</w:t>
      </w:r>
      <w:r w:rsidRPr="004731AD">
        <w:rPr>
          <w:rFonts w:ascii="Aparajita" w:hAnsi="Aparajita" w:cs="Aparajita"/>
          <w:sz w:val="24"/>
          <w:szCs w:val="24"/>
          <w:rPrChange w:id="1860" w:author="Emily Smith-Greenaway" w:date="2020-08-09T16:38:00Z">
            <w:rPr>
              <w:sz w:val="24"/>
            </w:rPr>
          </w:rPrChange>
        </w:rPr>
        <w:t xml:space="preserve"> </w:t>
      </w:r>
      <w:r w:rsidRPr="004731AD">
        <w:rPr>
          <w:rFonts w:ascii="Aparajita" w:hAnsi="Aparajita" w:cs="Aparajita"/>
          <w:b/>
          <w:bCs/>
          <w:sz w:val="24"/>
          <w:szCs w:val="24"/>
          <w:rPrChange w:id="1861" w:author="Emily Smith-Greenaway" w:date="2020-08-09T16:38:00Z">
            <w:rPr>
              <w:b/>
              <w:bCs/>
              <w:sz w:val="24"/>
            </w:rPr>
          </w:rPrChange>
        </w:rPr>
        <w:t>117</w:t>
      </w:r>
      <w:r w:rsidRPr="004731AD">
        <w:rPr>
          <w:rFonts w:ascii="Aparajita" w:hAnsi="Aparajita" w:cs="Aparajita"/>
          <w:sz w:val="24"/>
          <w:szCs w:val="24"/>
          <w:rPrChange w:id="1862" w:author="Emily Smith-Greenaway" w:date="2020-08-09T16:38:00Z">
            <w:rPr>
              <w:sz w:val="24"/>
            </w:rPr>
          </w:rPrChange>
        </w:rPr>
        <w:t>, 17695–17701 (2020).</w:t>
      </w:r>
    </w:p>
    <w:p w14:paraId="4240E00C" w14:textId="77777777" w:rsidR="007E564F" w:rsidRPr="004731AD" w:rsidRDefault="007E564F" w:rsidP="007E564F">
      <w:pPr>
        <w:pStyle w:val="Bibliography"/>
        <w:rPr>
          <w:rFonts w:ascii="Aparajita" w:hAnsi="Aparajita" w:cs="Aparajita"/>
          <w:sz w:val="24"/>
          <w:szCs w:val="24"/>
          <w:rPrChange w:id="1863" w:author="Emily Smith-Greenaway" w:date="2020-08-09T16:38:00Z">
            <w:rPr>
              <w:sz w:val="24"/>
            </w:rPr>
          </w:rPrChange>
        </w:rPr>
      </w:pPr>
      <w:r w:rsidRPr="004731AD">
        <w:rPr>
          <w:rFonts w:ascii="Aparajita" w:hAnsi="Aparajita" w:cs="Aparajita"/>
          <w:sz w:val="24"/>
          <w:szCs w:val="24"/>
          <w:rPrChange w:id="1864" w:author="Emily Smith-Greenaway" w:date="2020-08-09T16:38:00Z">
            <w:rPr>
              <w:sz w:val="24"/>
            </w:rPr>
          </w:rPrChange>
        </w:rPr>
        <w:t>9.</w:t>
      </w:r>
      <w:r w:rsidRPr="004731AD">
        <w:rPr>
          <w:rFonts w:ascii="Aparajita" w:hAnsi="Aparajita" w:cs="Aparajita"/>
          <w:sz w:val="24"/>
          <w:szCs w:val="24"/>
          <w:rPrChange w:id="1865" w:author="Emily Smith-Greenaway" w:date="2020-08-09T16:38:00Z">
            <w:rPr>
              <w:sz w:val="24"/>
            </w:rPr>
          </w:rPrChange>
        </w:rPr>
        <w:tab/>
        <w:t xml:space="preserve">Verdery, A. M. &amp; Margolis, R. Projections of white and black older adults without living kin in the United States, 2015 to 2060. </w:t>
      </w:r>
      <w:r w:rsidRPr="004731AD">
        <w:rPr>
          <w:rFonts w:ascii="Aparajita" w:hAnsi="Aparajita" w:cs="Aparajita"/>
          <w:i/>
          <w:iCs/>
          <w:sz w:val="24"/>
          <w:szCs w:val="24"/>
          <w:rPrChange w:id="1866" w:author="Emily Smith-Greenaway" w:date="2020-08-09T16:38:00Z">
            <w:rPr>
              <w:i/>
              <w:iCs/>
              <w:sz w:val="24"/>
            </w:rPr>
          </w:rPrChange>
        </w:rPr>
        <w:t>Proceedings of the National Academy of Sciences</w:t>
      </w:r>
      <w:r w:rsidRPr="004731AD">
        <w:rPr>
          <w:rFonts w:ascii="Aparajita" w:hAnsi="Aparajita" w:cs="Aparajita"/>
          <w:sz w:val="24"/>
          <w:szCs w:val="24"/>
          <w:rPrChange w:id="1867" w:author="Emily Smith-Greenaway" w:date="2020-08-09T16:38:00Z">
            <w:rPr>
              <w:sz w:val="24"/>
            </w:rPr>
          </w:rPrChange>
        </w:rPr>
        <w:t xml:space="preserve"> </w:t>
      </w:r>
      <w:r w:rsidRPr="004731AD">
        <w:rPr>
          <w:rFonts w:ascii="Aparajita" w:hAnsi="Aparajita" w:cs="Aparajita"/>
          <w:b/>
          <w:bCs/>
          <w:sz w:val="24"/>
          <w:szCs w:val="24"/>
          <w:rPrChange w:id="1868" w:author="Emily Smith-Greenaway" w:date="2020-08-09T16:38:00Z">
            <w:rPr>
              <w:b/>
              <w:bCs/>
              <w:sz w:val="24"/>
            </w:rPr>
          </w:rPrChange>
        </w:rPr>
        <w:t>114</w:t>
      </w:r>
      <w:r w:rsidRPr="004731AD">
        <w:rPr>
          <w:rFonts w:ascii="Aparajita" w:hAnsi="Aparajita" w:cs="Aparajita"/>
          <w:sz w:val="24"/>
          <w:szCs w:val="24"/>
          <w:rPrChange w:id="1869" w:author="Emily Smith-Greenaway" w:date="2020-08-09T16:38:00Z">
            <w:rPr>
              <w:sz w:val="24"/>
            </w:rPr>
          </w:rPrChange>
        </w:rPr>
        <w:t>, 11109–11114 (2017).</w:t>
      </w:r>
    </w:p>
    <w:p w14:paraId="4DE00EAA" w14:textId="77777777" w:rsidR="007E564F" w:rsidRPr="004731AD" w:rsidRDefault="007E564F" w:rsidP="007E564F">
      <w:pPr>
        <w:pStyle w:val="Bibliography"/>
        <w:rPr>
          <w:rFonts w:ascii="Aparajita" w:hAnsi="Aparajita" w:cs="Aparajita"/>
          <w:sz w:val="24"/>
          <w:szCs w:val="24"/>
          <w:rPrChange w:id="1870" w:author="Emily Smith-Greenaway" w:date="2020-08-09T16:38:00Z">
            <w:rPr>
              <w:sz w:val="24"/>
            </w:rPr>
          </w:rPrChange>
        </w:rPr>
      </w:pPr>
      <w:r w:rsidRPr="004731AD">
        <w:rPr>
          <w:rFonts w:ascii="Aparajita" w:hAnsi="Aparajita" w:cs="Aparajita"/>
          <w:sz w:val="24"/>
          <w:szCs w:val="24"/>
          <w:rPrChange w:id="1871" w:author="Emily Smith-Greenaway" w:date="2020-08-09T16:38:00Z">
            <w:rPr>
              <w:sz w:val="24"/>
            </w:rPr>
          </w:rPrChange>
        </w:rPr>
        <w:t>10.</w:t>
      </w:r>
      <w:r w:rsidRPr="004731AD">
        <w:rPr>
          <w:rFonts w:ascii="Aparajita" w:hAnsi="Aparajita" w:cs="Aparajita"/>
          <w:sz w:val="24"/>
          <w:szCs w:val="24"/>
          <w:rPrChange w:id="1872" w:author="Emily Smith-Greenaway" w:date="2020-08-09T16:38:00Z">
            <w:rPr>
              <w:sz w:val="24"/>
            </w:rPr>
          </w:rPrChange>
        </w:rPr>
        <w:tab/>
        <w:t xml:space="preserve">Rogers, C. H., Floyd, F. J., Seltzer, M. M., Greenberg, J. &amp; Hong, J. Long-term effects of the death of a child on parents’ adjustment in midlife. </w:t>
      </w:r>
      <w:r w:rsidRPr="004731AD">
        <w:rPr>
          <w:rFonts w:ascii="Aparajita" w:hAnsi="Aparajita" w:cs="Aparajita"/>
          <w:i/>
          <w:iCs/>
          <w:sz w:val="24"/>
          <w:szCs w:val="24"/>
          <w:rPrChange w:id="1873" w:author="Emily Smith-Greenaway" w:date="2020-08-09T16:38:00Z">
            <w:rPr>
              <w:i/>
              <w:iCs/>
              <w:sz w:val="24"/>
            </w:rPr>
          </w:rPrChange>
        </w:rPr>
        <w:t>Journal of family psychology</w:t>
      </w:r>
      <w:r w:rsidRPr="004731AD">
        <w:rPr>
          <w:rFonts w:ascii="Aparajita" w:hAnsi="Aparajita" w:cs="Aparajita"/>
          <w:sz w:val="24"/>
          <w:szCs w:val="24"/>
          <w:rPrChange w:id="1874" w:author="Emily Smith-Greenaway" w:date="2020-08-09T16:38:00Z">
            <w:rPr>
              <w:sz w:val="24"/>
            </w:rPr>
          </w:rPrChange>
        </w:rPr>
        <w:t xml:space="preserve"> </w:t>
      </w:r>
      <w:r w:rsidRPr="004731AD">
        <w:rPr>
          <w:rFonts w:ascii="Aparajita" w:hAnsi="Aparajita" w:cs="Aparajita"/>
          <w:b/>
          <w:bCs/>
          <w:sz w:val="24"/>
          <w:szCs w:val="24"/>
          <w:rPrChange w:id="1875" w:author="Emily Smith-Greenaway" w:date="2020-08-09T16:38:00Z">
            <w:rPr>
              <w:b/>
              <w:bCs/>
              <w:sz w:val="24"/>
            </w:rPr>
          </w:rPrChange>
        </w:rPr>
        <w:t>22</w:t>
      </w:r>
      <w:r w:rsidRPr="004731AD">
        <w:rPr>
          <w:rFonts w:ascii="Aparajita" w:hAnsi="Aparajita" w:cs="Aparajita"/>
          <w:sz w:val="24"/>
          <w:szCs w:val="24"/>
          <w:rPrChange w:id="1876" w:author="Emily Smith-Greenaway" w:date="2020-08-09T16:38:00Z">
            <w:rPr>
              <w:sz w:val="24"/>
            </w:rPr>
          </w:rPrChange>
        </w:rPr>
        <w:t>, 203 (2008).</w:t>
      </w:r>
    </w:p>
    <w:p w14:paraId="279F7596" w14:textId="77777777" w:rsidR="007E564F" w:rsidRPr="004731AD" w:rsidRDefault="007E564F" w:rsidP="007E564F">
      <w:pPr>
        <w:pStyle w:val="Bibliography"/>
        <w:rPr>
          <w:rFonts w:ascii="Aparajita" w:hAnsi="Aparajita" w:cs="Aparajita"/>
          <w:sz w:val="24"/>
          <w:szCs w:val="24"/>
          <w:rPrChange w:id="1877" w:author="Emily Smith-Greenaway" w:date="2020-08-09T16:38:00Z">
            <w:rPr>
              <w:sz w:val="24"/>
            </w:rPr>
          </w:rPrChange>
        </w:rPr>
      </w:pPr>
      <w:r w:rsidRPr="004731AD">
        <w:rPr>
          <w:rFonts w:ascii="Aparajita" w:hAnsi="Aparajita" w:cs="Aparajita"/>
          <w:sz w:val="24"/>
          <w:szCs w:val="24"/>
          <w:rPrChange w:id="1878" w:author="Emily Smith-Greenaway" w:date="2020-08-09T16:38:00Z">
            <w:rPr>
              <w:sz w:val="24"/>
            </w:rPr>
          </w:rPrChange>
        </w:rPr>
        <w:t>11.</w:t>
      </w:r>
      <w:r w:rsidRPr="004731AD">
        <w:rPr>
          <w:rFonts w:ascii="Aparajita" w:hAnsi="Aparajita" w:cs="Aparajita"/>
          <w:sz w:val="24"/>
          <w:szCs w:val="24"/>
          <w:rPrChange w:id="1879" w:author="Emily Smith-Greenaway" w:date="2020-08-09T16:38:00Z">
            <w:rPr>
              <w:sz w:val="24"/>
            </w:rPr>
          </w:rPrChange>
        </w:rPr>
        <w:tab/>
        <w:t>Song, J., Floyd, F. J., Seltzer, M. M., Greenberg, J. S. &amp; Hong, J. Long</w:t>
      </w:r>
      <w:r w:rsidRPr="004731AD">
        <w:rPr>
          <w:rFonts w:ascii="Times New Roman" w:hAnsi="Times New Roman" w:cs="Times New Roman"/>
          <w:sz w:val="24"/>
          <w:szCs w:val="24"/>
          <w:rPrChange w:id="1880" w:author="Emily Smith-Greenaway" w:date="2020-08-09T16:38:00Z">
            <w:rPr>
              <w:sz w:val="24"/>
            </w:rPr>
          </w:rPrChange>
        </w:rPr>
        <w:t>‐</w:t>
      </w:r>
      <w:r w:rsidRPr="004731AD">
        <w:rPr>
          <w:rFonts w:ascii="Aparajita" w:hAnsi="Aparajita" w:cs="Aparajita"/>
          <w:sz w:val="24"/>
          <w:szCs w:val="24"/>
          <w:rPrChange w:id="1881" w:author="Emily Smith-Greenaway" w:date="2020-08-09T16:38:00Z">
            <w:rPr>
              <w:sz w:val="24"/>
            </w:rPr>
          </w:rPrChange>
        </w:rPr>
        <w:t>Term Effects of Child Death on Parents’ Health</w:t>
      </w:r>
      <w:r w:rsidRPr="004731AD">
        <w:rPr>
          <w:rFonts w:ascii="Times New Roman" w:hAnsi="Times New Roman" w:cs="Times New Roman"/>
          <w:sz w:val="24"/>
          <w:szCs w:val="24"/>
          <w:rPrChange w:id="1882" w:author="Emily Smith-Greenaway" w:date="2020-08-09T16:38:00Z">
            <w:rPr>
              <w:sz w:val="24"/>
            </w:rPr>
          </w:rPrChange>
        </w:rPr>
        <w:t>‐</w:t>
      </w:r>
      <w:r w:rsidRPr="004731AD">
        <w:rPr>
          <w:rFonts w:ascii="Aparajita" w:hAnsi="Aparajita" w:cs="Aparajita"/>
          <w:sz w:val="24"/>
          <w:szCs w:val="24"/>
          <w:rPrChange w:id="1883" w:author="Emily Smith-Greenaway" w:date="2020-08-09T16:38:00Z">
            <w:rPr>
              <w:sz w:val="24"/>
            </w:rPr>
          </w:rPrChange>
        </w:rPr>
        <w:t xml:space="preserve">Related Quality of Life: A Dyadic Analysis. </w:t>
      </w:r>
      <w:r w:rsidRPr="004731AD">
        <w:rPr>
          <w:rFonts w:ascii="Aparajita" w:hAnsi="Aparajita" w:cs="Aparajita"/>
          <w:i/>
          <w:iCs/>
          <w:sz w:val="24"/>
          <w:szCs w:val="24"/>
          <w:rPrChange w:id="1884" w:author="Emily Smith-Greenaway" w:date="2020-08-09T16:38:00Z">
            <w:rPr>
              <w:i/>
              <w:iCs/>
              <w:sz w:val="24"/>
            </w:rPr>
          </w:rPrChange>
        </w:rPr>
        <w:t>Family relations</w:t>
      </w:r>
      <w:r w:rsidRPr="004731AD">
        <w:rPr>
          <w:rFonts w:ascii="Aparajita" w:hAnsi="Aparajita" w:cs="Aparajita"/>
          <w:sz w:val="24"/>
          <w:szCs w:val="24"/>
          <w:rPrChange w:id="1885" w:author="Emily Smith-Greenaway" w:date="2020-08-09T16:38:00Z">
            <w:rPr>
              <w:sz w:val="24"/>
            </w:rPr>
          </w:rPrChange>
        </w:rPr>
        <w:t xml:space="preserve"> </w:t>
      </w:r>
      <w:r w:rsidRPr="004731AD">
        <w:rPr>
          <w:rFonts w:ascii="Aparajita" w:hAnsi="Aparajita" w:cs="Aparajita"/>
          <w:b/>
          <w:bCs/>
          <w:sz w:val="24"/>
          <w:szCs w:val="24"/>
          <w:rPrChange w:id="1886" w:author="Emily Smith-Greenaway" w:date="2020-08-09T16:38:00Z">
            <w:rPr>
              <w:b/>
              <w:bCs/>
              <w:sz w:val="24"/>
            </w:rPr>
          </w:rPrChange>
        </w:rPr>
        <w:t>59</w:t>
      </w:r>
      <w:r w:rsidRPr="004731AD">
        <w:rPr>
          <w:rFonts w:ascii="Aparajita" w:hAnsi="Aparajita" w:cs="Aparajita"/>
          <w:sz w:val="24"/>
          <w:szCs w:val="24"/>
          <w:rPrChange w:id="1887" w:author="Emily Smith-Greenaway" w:date="2020-08-09T16:38:00Z">
            <w:rPr>
              <w:sz w:val="24"/>
            </w:rPr>
          </w:rPrChange>
        </w:rPr>
        <w:t>, 269–282 (2010).</w:t>
      </w:r>
    </w:p>
    <w:p w14:paraId="2B6ECF90" w14:textId="77777777" w:rsidR="007E564F" w:rsidRPr="004731AD" w:rsidRDefault="007E564F" w:rsidP="007E564F">
      <w:pPr>
        <w:pStyle w:val="Bibliography"/>
        <w:rPr>
          <w:rFonts w:ascii="Aparajita" w:hAnsi="Aparajita" w:cs="Aparajita"/>
          <w:sz w:val="24"/>
          <w:szCs w:val="24"/>
          <w:rPrChange w:id="1888" w:author="Emily Smith-Greenaway" w:date="2020-08-09T16:38:00Z">
            <w:rPr>
              <w:sz w:val="24"/>
            </w:rPr>
          </w:rPrChange>
        </w:rPr>
      </w:pPr>
      <w:r w:rsidRPr="004731AD">
        <w:rPr>
          <w:rFonts w:ascii="Aparajita" w:hAnsi="Aparajita" w:cs="Aparajita"/>
          <w:sz w:val="24"/>
          <w:szCs w:val="24"/>
          <w:rPrChange w:id="1889" w:author="Emily Smith-Greenaway" w:date="2020-08-09T16:38:00Z">
            <w:rPr>
              <w:sz w:val="24"/>
            </w:rPr>
          </w:rPrChange>
        </w:rPr>
        <w:t>12.</w:t>
      </w:r>
      <w:r w:rsidRPr="004731AD">
        <w:rPr>
          <w:rFonts w:ascii="Aparajita" w:hAnsi="Aparajita" w:cs="Aparajita"/>
          <w:sz w:val="24"/>
          <w:szCs w:val="24"/>
          <w:rPrChange w:id="1890" w:author="Emily Smith-Greenaway" w:date="2020-08-09T16:38:00Z">
            <w:rPr>
              <w:sz w:val="24"/>
            </w:rPr>
          </w:rPrChange>
        </w:rPr>
        <w:tab/>
        <w:t xml:space="preserve">Li, J., Precht, D. H., Mortensen, P. B. &amp; Olsen, J. Mortality in parents after death of a child in Denmark: a nationwide follow-up study. </w:t>
      </w:r>
      <w:r w:rsidRPr="004731AD">
        <w:rPr>
          <w:rFonts w:ascii="Aparajita" w:hAnsi="Aparajita" w:cs="Aparajita"/>
          <w:i/>
          <w:iCs/>
          <w:sz w:val="24"/>
          <w:szCs w:val="24"/>
          <w:rPrChange w:id="1891" w:author="Emily Smith-Greenaway" w:date="2020-08-09T16:38:00Z">
            <w:rPr>
              <w:i/>
              <w:iCs/>
              <w:sz w:val="24"/>
            </w:rPr>
          </w:rPrChange>
        </w:rPr>
        <w:t>The lancet</w:t>
      </w:r>
      <w:r w:rsidRPr="004731AD">
        <w:rPr>
          <w:rFonts w:ascii="Aparajita" w:hAnsi="Aparajita" w:cs="Aparajita"/>
          <w:sz w:val="24"/>
          <w:szCs w:val="24"/>
          <w:rPrChange w:id="1892" w:author="Emily Smith-Greenaway" w:date="2020-08-09T16:38:00Z">
            <w:rPr>
              <w:sz w:val="24"/>
            </w:rPr>
          </w:rPrChange>
        </w:rPr>
        <w:t xml:space="preserve"> </w:t>
      </w:r>
      <w:r w:rsidRPr="004731AD">
        <w:rPr>
          <w:rFonts w:ascii="Aparajita" w:hAnsi="Aparajita" w:cs="Aparajita"/>
          <w:b/>
          <w:bCs/>
          <w:sz w:val="24"/>
          <w:szCs w:val="24"/>
          <w:rPrChange w:id="1893" w:author="Emily Smith-Greenaway" w:date="2020-08-09T16:38:00Z">
            <w:rPr>
              <w:b/>
              <w:bCs/>
              <w:sz w:val="24"/>
            </w:rPr>
          </w:rPrChange>
        </w:rPr>
        <w:t>361</w:t>
      </w:r>
      <w:r w:rsidRPr="004731AD">
        <w:rPr>
          <w:rFonts w:ascii="Aparajita" w:hAnsi="Aparajita" w:cs="Aparajita"/>
          <w:sz w:val="24"/>
          <w:szCs w:val="24"/>
          <w:rPrChange w:id="1894" w:author="Emily Smith-Greenaway" w:date="2020-08-09T16:38:00Z">
            <w:rPr>
              <w:sz w:val="24"/>
            </w:rPr>
          </w:rPrChange>
        </w:rPr>
        <w:t>, 363–367 (2003).</w:t>
      </w:r>
    </w:p>
    <w:p w14:paraId="551D9982" w14:textId="77777777" w:rsidR="007E564F" w:rsidRPr="004731AD" w:rsidRDefault="007E564F" w:rsidP="007E564F">
      <w:pPr>
        <w:pStyle w:val="Bibliography"/>
        <w:rPr>
          <w:rFonts w:ascii="Aparajita" w:hAnsi="Aparajita" w:cs="Aparajita"/>
          <w:sz w:val="24"/>
          <w:szCs w:val="24"/>
          <w:rPrChange w:id="1895" w:author="Emily Smith-Greenaway" w:date="2020-08-09T16:38:00Z">
            <w:rPr>
              <w:sz w:val="24"/>
            </w:rPr>
          </w:rPrChange>
        </w:rPr>
      </w:pPr>
      <w:r w:rsidRPr="004731AD">
        <w:rPr>
          <w:rFonts w:ascii="Aparajita" w:hAnsi="Aparajita" w:cs="Aparajita"/>
          <w:sz w:val="24"/>
          <w:szCs w:val="24"/>
          <w:rPrChange w:id="1896" w:author="Emily Smith-Greenaway" w:date="2020-08-09T16:38:00Z">
            <w:rPr>
              <w:sz w:val="24"/>
            </w:rPr>
          </w:rPrChange>
        </w:rPr>
        <w:t>13.</w:t>
      </w:r>
      <w:r w:rsidRPr="004731AD">
        <w:rPr>
          <w:rFonts w:ascii="Aparajita" w:hAnsi="Aparajita" w:cs="Aparajita"/>
          <w:sz w:val="24"/>
          <w:szCs w:val="24"/>
          <w:rPrChange w:id="1897" w:author="Emily Smith-Greenaway" w:date="2020-08-09T16:38:00Z">
            <w:rPr>
              <w:sz w:val="24"/>
            </w:rPr>
          </w:rPrChange>
        </w:rPr>
        <w:tab/>
        <w:t xml:space="preserve">Rostila, M., Saarela, J. &amp; Kawachi, I. The forgotten griever: a nationwide follow-up study of mortality subsequent to the death of a sibling. </w:t>
      </w:r>
      <w:r w:rsidRPr="004731AD">
        <w:rPr>
          <w:rFonts w:ascii="Aparajita" w:hAnsi="Aparajita" w:cs="Aparajita"/>
          <w:i/>
          <w:iCs/>
          <w:sz w:val="24"/>
          <w:szCs w:val="24"/>
          <w:rPrChange w:id="1898" w:author="Emily Smith-Greenaway" w:date="2020-08-09T16:38:00Z">
            <w:rPr>
              <w:i/>
              <w:iCs/>
              <w:sz w:val="24"/>
            </w:rPr>
          </w:rPrChange>
        </w:rPr>
        <w:t>American journal of epidemiology</w:t>
      </w:r>
      <w:r w:rsidRPr="004731AD">
        <w:rPr>
          <w:rFonts w:ascii="Aparajita" w:hAnsi="Aparajita" w:cs="Aparajita"/>
          <w:sz w:val="24"/>
          <w:szCs w:val="24"/>
          <w:rPrChange w:id="1899" w:author="Emily Smith-Greenaway" w:date="2020-08-09T16:38:00Z">
            <w:rPr>
              <w:sz w:val="24"/>
            </w:rPr>
          </w:rPrChange>
        </w:rPr>
        <w:t xml:space="preserve"> </w:t>
      </w:r>
      <w:r w:rsidRPr="004731AD">
        <w:rPr>
          <w:rFonts w:ascii="Aparajita" w:hAnsi="Aparajita" w:cs="Aparajita"/>
          <w:b/>
          <w:bCs/>
          <w:sz w:val="24"/>
          <w:szCs w:val="24"/>
          <w:rPrChange w:id="1900" w:author="Emily Smith-Greenaway" w:date="2020-08-09T16:38:00Z">
            <w:rPr>
              <w:b/>
              <w:bCs/>
              <w:sz w:val="24"/>
            </w:rPr>
          </w:rPrChange>
        </w:rPr>
        <w:t>176</w:t>
      </w:r>
      <w:r w:rsidRPr="004731AD">
        <w:rPr>
          <w:rFonts w:ascii="Aparajita" w:hAnsi="Aparajita" w:cs="Aparajita"/>
          <w:sz w:val="24"/>
          <w:szCs w:val="24"/>
          <w:rPrChange w:id="1901" w:author="Emily Smith-Greenaway" w:date="2020-08-09T16:38:00Z">
            <w:rPr>
              <w:sz w:val="24"/>
            </w:rPr>
          </w:rPrChange>
        </w:rPr>
        <w:t>, 338–346 (2012).</w:t>
      </w:r>
    </w:p>
    <w:p w14:paraId="6B96F407" w14:textId="77777777" w:rsidR="007E564F" w:rsidRPr="004731AD" w:rsidRDefault="007E564F" w:rsidP="007E564F">
      <w:pPr>
        <w:pStyle w:val="Bibliography"/>
        <w:rPr>
          <w:rFonts w:ascii="Aparajita" w:hAnsi="Aparajita" w:cs="Aparajita"/>
          <w:sz w:val="24"/>
          <w:szCs w:val="24"/>
          <w:rPrChange w:id="1902" w:author="Emily Smith-Greenaway" w:date="2020-08-09T16:38:00Z">
            <w:rPr>
              <w:sz w:val="24"/>
            </w:rPr>
          </w:rPrChange>
        </w:rPr>
      </w:pPr>
      <w:r w:rsidRPr="004731AD">
        <w:rPr>
          <w:rFonts w:ascii="Aparajita" w:hAnsi="Aparajita" w:cs="Aparajita"/>
          <w:sz w:val="24"/>
          <w:szCs w:val="24"/>
          <w:rPrChange w:id="1903" w:author="Emily Smith-Greenaway" w:date="2020-08-09T16:38:00Z">
            <w:rPr>
              <w:sz w:val="24"/>
            </w:rPr>
          </w:rPrChange>
        </w:rPr>
        <w:t>14.</w:t>
      </w:r>
      <w:r w:rsidRPr="004731AD">
        <w:rPr>
          <w:rFonts w:ascii="Aparajita" w:hAnsi="Aparajita" w:cs="Aparajita"/>
          <w:sz w:val="24"/>
          <w:szCs w:val="24"/>
          <w:rPrChange w:id="1904" w:author="Emily Smith-Greenaway" w:date="2020-08-09T16:38:00Z">
            <w:rPr>
              <w:sz w:val="24"/>
            </w:rPr>
          </w:rPrChange>
        </w:rPr>
        <w:tab/>
        <w:t xml:space="preserve">Li, J., Laursen, T. M., Precht, D. H., Olsen, J. &amp; Mortensen, P. B. Hospitalization for mental illness among parents after the death of a child. </w:t>
      </w:r>
      <w:r w:rsidRPr="004731AD">
        <w:rPr>
          <w:rFonts w:ascii="Aparajita" w:hAnsi="Aparajita" w:cs="Aparajita"/>
          <w:i/>
          <w:iCs/>
          <w:sz w:val="24"/>
          <w:szCs w:val="24"/>
          <w:rPrChange w:id="1905" w:author="Emily Smith-Greenaway" w:date="2020-08-09T16:38:00Z">
            <w:rPr>
              <w:i/>
              <w:iCs/>
              <w:sz w:val="24"/>
            </w:rPr>
          </w:rPrChange>
        </w:rPr>
        <w:t>New England Journal of Medicine</w:t>
      </w:r>
      <w:r w:rsidRPr="004731AD">
        <w:rPr>
          <w:rFonts w:ascii="Aparajita" w:hAnsi="Aparajita" w:cs="Aparajita"/>
          <w:sz w:val="24"/>
          <w:szCs w:val="24"/>
          <w:rPrChange w:id="1906" w:author="Emily Smith-Greenaway" w:date="2020-08-09T16:38:00Z">
            <w:rPr>
              <w:sz w:val="24"/>
            </w:rPr>
          </w:rPrChange>
        </w:rPr>
        <w:t xml:space="preserve"> </w:t>
      </w:r>
      <w:r w:rsidRPr="004731AD">
        <w:rPr>
          <w:rFonts w:ascii="Aparajita" w:hAnsi="Aparajita" w:cs="Aparajita"/>
          <w:b/>
          <w:bCs/>
          <w:sz w:val="24"/>
          <w:szCs w:val="24"/>
          <w:rPrChange w:id="1907" w:author="Emily Smith-Greenaway" w:date="2020-08-09T16:38:00Z">
            <w:rPr>
              <w:b/>
              <w:bCs/>
              <w:sz w:val="24"/>
            </w:rPr>
          </w:rPrChange>
        </w:rPr>
        <w:t>352</w:t>
      </w:r>
      <w:r w:rsidRPr="004731AD">
        <w:rPr>
          <w:rFonts w:ascii="Aparajita" w:hAnsi="Aparajita" w:cs="Aparajita"/>
          <w:sz w:val="24"/>
          <w:szCs w:val="24"/>
          <w:rPrChange w:id="1908" w:author="Emily Smith-Greenaway" w:date="2020-08-09T16:38:00Z">
            <w:rPr>
              <w:sz w:val="24"/>
            </w:rPr>
          </w:rPrChange>
        </w:rPr>
        <w:t>, 1190–1196 (2005).</w:t>
      </w:r>
    </w:p>
    <w:p w14:paraId="191CAEA6" w14:textId="77777777" w:rsidR="007E564F" w:rsidRPr="004731AD" w:rsidRDefault="007E564F" w:rsidP="007E564F">
      <w:pPr>
        <w:pStyle w:val="Bibliography"/>
        <w:rPr>
          <w:rFonts w:ascii="Aparajita" w:hAnsi="Aparajita" w:cs="Aparajita"/>
          <w:sz w:val="24"/>
          <w:szCs w:val="24"/>
          <w:rPrChange w:id="1909" w:author="Emily Smith-Greenaway" w:date="2020-08-09T16:38:00Z">
            <w:rPr>
              <w:sz w:val="24"/>
            </w:rPr>
          </w:rPrChange>
        </w:rPr>
      </w:pPr>
      <w:r w:rsidRPr="004731AD">
        <w:rPr>
          <w:rFonts w:ascii="Aparajita" w:hAnsi="Aparajita" w:cs="Aparajita"/>
          <w:sz w:val="24"/>
          <w:szCs w:val="24"/>
          <w:rPrChange w:id="1910" w:author="Emily Smith-Greenaway" w:date="2020-08-09T16:38:00Z">
            <w:rPr>
              <w:sz w:val="24"/>
            </w:rPr>
          </w:rPrChange>
        </w:rPr>
        <w:t>15.</w:t>
      </w:r>
      <w:r w:rsidRPr="004731AD">
        <w:rPr>
          <w:rFonts w:ascii="Aparajita" w:hAnsi="Aparajita" w:cs="Aparajita"/>
          <w:sz w:val="24"/>
          <w:szCs w:val="24"/>
          <w:rPrChange w:id="1911" w:author="Emily Smith-Greenaway" w:date="2020-08-09T16:38:00Z">
            <w:rPr>
              <w:sz w:val="24"/>
            </w:rPr>
          </w:rPrChange>
        </w:rPr>
        <w:tab/>
        <w:t xml:space="preserve">Keyfitz, N. </w:t>
      </w:r>
      <w:r w:rsidRPr="004731AD">
        <w:rPr>
          <w:rFonts w:ascii="Aparajita" w:hAnsi="Aparajita" w:cs="Aparajita"/>
          <w:i/>
          <w:iCs/>
          <w:sz w:val="24"/>
          <w:szCs w:val="24"/>
          <w:rPrChange w:id="1912" w:author="Emily Smith-Greenaway" w:date="2020-08-09T16:38:00Z">
            <w:rPr>
              <w:i/>
              <w:iCs/>
              <w:sz w:val="24"/>
            </w:rPr>
          </w:rPrChange>
        </w:rPr>
        <w:t>Applied mathematical demography</w:t>
      </w:r>
      <w:r w:rsidRPr="004731AD">
        <w:rPr>
          <w:rFonts w:ascii="Aparajita" w:hAnsi="Aparajita" w:cs="Aparajita"/>
          <w:sz w:val="24"/>
          <w:szCs w:val="24"/>
          <w:rPrChange w:id="1913" w:author="Emily Smith-Greenaway" w:date="2020-08-09T16:38:00Z">
            <w:rPr>
              <w:sz w:val="24"/>
            </w:rPr>
          </w:rPrChange>
        </w:rPr>
        <w:t>. (Springer, 1985).</w:t>
      </w:r>
    </w:p>
    <w:p w14:paraId="7C64E4C0" w14:textId="77777777" w:rsidR="007E564F" w:rsidRPr="004731AD" w:rsidRDefault="007E564F" w:rsidP="007E564F">
      <w:pPr>
        <w:pStyle w:val="Bibliography"/>
        <w:rPr>
          <w:rFonts w:ascii="Aparajita" w:hAnsi="Aparajita" w:cs="Aparajita"/>
          <w:sz w:val="24"/>
          <w:szCs w:val="24"/>
          <w:rPrChange w:id="1914" w:author="Emily Smith-Greenaway" w:date="2020-08-09T16:38:00Z">
            <w:rPr>
              <w:sz w:val="24"/>
            </w:rPr>
          </w:rPrChange>
        </w:rPr>
      </w:pPr>
      <w:r w:rsidRPr="004731AD">
        <w:rPr>
          <w:rFonts w:ascii="Aparajita" w:hAnsi="Aparajita" w:cs="Aparajita"/>
          <w:sz w:val="24"/>
          <w:szCs w:val="24"/>
          <w:rPrChange w:id="1915" w:author="Emily Smith-Greenaway" w:date="2020-08-09T16:38:00Z">
            <w:rPr>
              <w:sz w:val="24"/>
            </w:rPr>
          </w:rPrChange>
        </w:rPr>
        <w:t>16.</w:t>
      </w:r>
      <w:r w:rsidRPr="004731AD">
        <w:rPr>
          <w:rFonts w:ascii="Aparajita" w:hAnsi="Aparajita" w:cs="Aparajita"/>
          <w:sz w:val="24"/>
          <w:szCs w:val="24"/>
          <w:rPrChange w:id="1916" w:author="Emily Smith-Greenaway" w:date="2020-08-09T16:38:00Z">
            <w:rPr>
              <w:sz w:val="24"/>
            </w:rPr>
          </w:rPrChange>
        </w:rPr>
        <w:tab/>
        <w:t xml:space="preserve">Preston, S. H., Heuveline, P. &amp; Guillot, M. </w:t>
      </w:r>
      <w:r w:rsidRPr="004731AD">
        <w:rPr>
          <w:rFonts w:ascii="Aparajita" w:hAnsi="Aparajita" w:cs="Aparajita"/>
          <w:i/>
          <w:iCs/>
          <w:sz w:val="24"/>
          <w:szCs w:val="24"/>
          <w:rPrChange w:id="1917" w:author="Emily Smith-Greenaway" w:date="2020-08-09T16:38:00Z">
            <w:rPr>
              <w:i/>
              <w:iCs/>
              <w:sz w:val="24"/>
            </w:rPr>
          </w:rPrChange>
        </w:rPr>
        <w:t>Demography: measuring and modeling population processes</w:t>
      </w:r>
      <w:r w:rsidRPr="004731AD">
        <w:rPr>
          <w:rFonts w:ascii="Aparajita" w:hAnsi="Aparajita" w:cs="Aparajita"/>
          <w:sz w:val="24"/>
          <w:szCs w:val="24"/>
          <w:rPrChange w:id="1918" w:author="Emily Smith-Greenaway" w:date="2020-08-09T16:38:00Z">
            <w:rPr>
              <w:sz w:val="24"/>
            </w:rPr>
          </w:rPrChange>
        </w:rPr>
        <w:t>. (Blackwell Publishers, 2001).</w:t>
      </w:r>
    </w:p>
    <w:p w14:paraId="45A8A0C5" w14:textId="77777777" w:rsidR="007E564F" w:rsidRPr="004731AD" w:rsidRDefault="007E564F" w:rsidP="007E564F">
      <w:pPr>
        <w:pStyle w:val="Bibliography"/>
        <w:rPr>
          <w:rFonts w:ascii="Aparajita" w:hAnsi="Aparajita" w:cs="Aparajita"/>
          <w:sz w:val="24"/>
          <w:szCs w:val="24"/>
          <w:rPrChange w:id="1919" w:author="Emily Smith-Greenaway" w:date="2020-08-09T16:38:00Z">
            <w:rPr>
              <w:sz w:val="24"/>
            </w:rPr>
          </w:rPrChange>
        </w:rPr>
      </w:pPr>
      <w:r w:rsidRPr="004731AD">
        <w:rPr>
          <w:rFonts w:ascii="Aparajita" w:hAnsi="Aparajita" w:cs="Aparajita"/>
          <w:sz w:val="24"/>
          <w:szCs w:val="24"/>
          <w:rPrChange w:id="1920" w:author="Emily Smith-Greenaway" w:date="2020-08-09T16:38:00Z">
            <w:rPr>
              <w:sz w:val="24"/>
            </w:rPr>
          </w:rPrChange>
        </w:rPr>
        <w:t>17.</w:t>
      </w:r>
      <w:r w:rsidRPr="004731AD">
        <w:rPr>
          <w:rFonts w:ascii="Aparajita" w:hAnsi="Aparajita" w:cs="Aparajita"/>
          <w:sz w:val="24"/>
          <w:szCs w:val="24"/>
          <w:rPrChange w:id="1921" w:author="Emily Smith-Greenaway" w:date="2020-08-09T16:38:00Z">
            <w:rPr>
              <w:sz w:val="24"/>
            </w:rPr>
          </w:rPrChange>
        </w:rPr>
        <w:tab/>
        <w:t xml:space="preserve">Wachter, K. W. </w:t>
      </w:r>
      <w:r w:rsidRPr="004731AD">
        <w:rPr>
          <w:rFonts w:ascii="Aparajita" w:hAnsi="Aparajita" w:cs="Aparajita"/>
          <w:i/>
          <w:iCs/>
          <w:sz w:val="24"/>
          <w:szCs w:val="24"/>
          <w:rPrChange w:id="1922" w:author="Emily Smith-Greenaway" w:date="2020-08-09T16:38:00Z">
            <w:rPr>
              <w:i/>
              <w:iCs/>
              <w:sz w:val="24"/>
            </w:rPr>
          </w:rPrChange>
        </w:rPr>
        <w:t>Essential demographic methods</w:t>
      </w:r>
      <w:r w:rsidRPr="004731AD">
        <w:rPr>
          <w:rFonts w:ascii="Aparajita" w:hAnsi="Aparajita" w:cs="Aparajita"/>
          <w:sz w:val="24"/>
          <w:szCs w:val="24"/>
          <w:rPrChange w:id="1923" w:author="Emily Smith-Greenaway" w:date="2020-08-09T16:38:00Z">
            <w:rPr>
              <w:sz w:val="24"/>
            </w:rPr>
          </w:rPrChange>
        </w:rPr>
        <w:t>. (Harvard Univ. Press, 2014).</w:t>
      </w:r>
    </w:p>
    <w:p w14:paraId="712C8BB1" w14:textId="77777777" w:rsidR="007E564F" w:rsidRPr="004731AD" w:rsidRDefault="007E564F" w:rsidP="007E564F">
      <w:pPr>
        <w:pStyle w:val="Bibliography"/>
        <w:rPr>
          <w:rFonts w:ascii="Aparajita" w:hAnsi="Aparajita" w:cs="Aparajita"/>
          <w:sz w:val="24"/>
          <w:szCs w:val="24"/>
          <w:rPrChange w:id="1924" w:author="Emily Smith-Greenaway" w:date="2020-08-09T16:38:00Z">
            <w:rPr>
              <w:sz w:val="24"/>
            </w:rPr>
          </w:rPrChange>
        </w:rPr>
      </w:pPr>
      <w:r w:rsidRPr="004731AD">
        <w:rPr>
          <w:rFonts w:ascii="Aparajita" w:hAnsi="Aparajita" w:cs="Aparajita"/>
          <w:sz w:val="24"/>
          <w:szCs w:val="24"/>
          <w:rPrChange w:id="1925" w:author="Emily Smith-Greenaway" w:date="2020-08-09T16:38:00Z">
            <w:rPr>
              <w:sz w:val="24"/>
            </w:rPr>
          </w:rPrChange>
        </w:rPr>
        <w:t>18.</w:t>
      </w:r>
      <w:r w:rsidRPr="004731AD">
        <w:rPr>
          <w:rFonts w:ascii="Aparajita" w:hAnsi="Aparajita" w:cs="Aparajita"/>
          <w:sz w:val="24"/>
          <w:szCs w:val="24"/>
          <w:rPrChange w:id="1926" w:author="Emily Smith-Greenaway" w:date="2020-08-09T16:38:00Z">
            <w:rPr>
              <w:sz w:val="24"/>
            </w:rPr>
          </w:rPrChange>
        </w:rPr>
        <w:tab/>
        <w:t xml:space="preserve">Wilson, C. On the scale of global demographic convergence 1950–2000. </w:t>
      </w:r>
      <w:r w:rsidRPr="004731AD">
        <w:rPr>
          <w:rFonts w:ascii="Aparajita" w:hAnsi="Aparajita" w:cs="Aparajita"/>
          <w:i/>
          <w:iCs/>
          <w:sz w:val="24"/>
          <w:szCs w:val="24"/>
          <w:rPrChange w:id="1927" w:author="Emily Smith-Greenaway" w:date="2020-08-09T16:38:00Z">
            <w:rPr>
              <w:i/>
              <w:iCs/>
              <w:sz w:val="24"/>
            </w:rPr>
          </w:rPrChange>
        </w:rPr>
        <w:t>Population and Development Review</w:t>
      </w:r>
      <w:r w:rsidRPr="004731AD">
        <w:rPr>
          <w:rFonts w:ascii="Aparajita" w:hAnsi="Aparajita" w:cs="Aparajita"/>
          <w:sz w:val="24"/>
          <w:szCs w:val="24"/>
          <w:rPrChange w:id="1928" w:author="Emily Smith-Greenaway" w:date="2020-08-09T16:38:00Z">
            <w:rPr>
              <w:sz w:val="24"/>
            </w:rPr>
          </w:rPrChange>
        </w:rPr>
        <w:t xml:space="preserve"> </w:t>
      </w:r>
      <w:r w:rsidRPr="004731AD">
        <w:rPr>
          <w:rFonts w:ascii="Aparajita" w:hAnsi="Aparajita" w:cs="Aparajita"/>
          <w:b/>
          <w:bCs/>
          <w:sz w:val="24"/>
          <w:szCs w:val="24"/>
          <w:rPrChange w:id="1929" w:author="Emily Smith-Greenaway" w:date="2020-08-09T16:38:00Z">
            <w:rPr>
              <w:b/>
              <w:bCs/>
              <w:sz w:val="24"/>
            </w:rPr>
          </w:rPrChange>
        </w:rPr>
        <w:t>27</w:t>
      </w:r>
      <w:r w:rsidRPr="004731AD">
        <w:rPr>
          <w:rFonts w:ascii="Aparajita" w:hAnsi="Aparajita" w:cs="Aparajita"/>
          <w:sz w:val="24"/>
          <w:szCs w:val="24"/>
          <w:rPrChange w:id="1930" w:author="Emily Smith-Greenaway" w:date="2020-08-09T16:38:00Z">
            <w:rPr>
              <w:sz w:val="24"/>
            </w:rPr>
          </w:rPrChange>
        </w:rPr>
        <w:t>, 155–171 (2001).</w:t>
      </w:r>
    </w:p>
    <w:p w14:paraId="69FACC21" w14:textId="478833C0" w:rsidR="00567950" w:rsidRDefault="00824348" w:rsidP="00C921A2">
      <w:pPr>
        <w:rPr>
          <w:rFonts w:ascii="Aparajita" w:hAnsi="Aparajita" w:cs="Aparajita"/>
        </w:rPr>
      </w:pPr>
      <w:r w:rsidRPr="001657AA">
        <w:rPr>
          <w:rFonts w:ascii="Aparajita" w:hAnsi="Aparajita" w:cs="Aparajita"/>
        </w:rPr>
        <w:fldChar w:fldCharType="end"/>
      </w:r>
    </w:p>
    <w:p w14:paraId="59EAAA5D" w14:textId="050AAAD2" w:rsidR="004C09DE" w:rsidDel="002B27F1" w:rsidRDefault="004C09DE" w:rsidP="004C09DE">
      <w:pPr>
        <w:rPr>
          <w:del w:id="1931" w:author="Emily Smith-Greenaway" w:date="2020-08-09T00:17:00Z"/>
          <w:rFonts w:ascii="Aparajita" w:hAnsi="Aparajita" w:cs="Aparajita"/>
          <w:b/>
        </w:rPr>
      </w:pPr>
      <w:r>
        <w:rPr>
          <w:rFonts w:ascii="Aparajita" w:hAnsi="Aparajita" w:cs="Aparajita"/>
          <w:b/>
        </w:rPr>
        <w:t xml:space="preserve">Extra </w:t>
      </w:r>
      <w:r w:rsidR="003228C4">
        <w:rPr>
          <w:rFonts w:ascii="Aparajita" w:hAnsi="Aparajita" w:cs="Aparajita"/>
          <w:b/>
        </w:rPr>
        <w:t>demography audience text</w:t>
      </w:r>
    </w:p>
    <w:p w14:paraId="6B1546E1" w14:textId="77777777" w:rsidR="004C09DE" w:rsidRDefault="004C09DE" w:rsidP="004C09DE">
      <w:pPr>
        <w:rPr>
          <w:rFonts w:ascii="Aparajita" w:hAnsi="Aparajita" w:cs="Aparajita"/>
          <w:b/>
        </w:rPr>
      </w:pPr>
    </w:p>
    <w:p w14:paraId="1A96AA33" w14:textId="77777777" w:rsidR="004C09DE" w:rsidDel="002B27F1" w:rsidRDefault="004C09DE" w:rsidP="004C09DE">
      <w:pPr>
        <w:rPr>
          <w:del w:id="1932" w:author="Emily Smith-Greenaway" w:date="2020-08-09T00:17:00Z"/>
          <w:rFonts w:ascii="Aparajita" w:hAnsi="Aparajita" w:cs="Aparajita"/>
        </w:rPr>
      </w:pPr>
      <w:r>
        <w:rPr>
          <w:rFonts w:ascii="Aparajita" w:hAnsi="Aparajita" w:cs="Aparajita"/>
        </w:rPr>
        <w:lastRenderedPageBreak/>
        <w:t xml:space="preserve">Macro-level mortality tends have been a cornerstone of demographic research since John Graunt’s </w:t>
      </w:r>
      <w:r w:rsidRPr="00005B14">
        <w:rPr>
          <w:rFonts w:ascii="Aparajita" w:hAnsi="Aparajita" w:cs="Aparajita"/>
          <w:i/>
          <w:iCs/>
        </w:rPr>
        <w:t>Bills of Mortality</w:t>
      </w:r>
      <w:r>
        <w:rPr>
          <w:rFonts w:ascii="Aparajita" w:hAnsi="Aparajita" w:cs="Aparajita"/>
        </w:rPr>
        <w:t xml:space="preserve">; only recently, however, have population scholars begun to track mortality conditions from the perspective of the surviving population. Doing so represents a departure from the individual-risk framework that has characterized our discipline for the past 50 years, but it also </w:t>
      </w:r>
      <w:r w:rsidRPr="00C5710E">
        <w:rPr>
          <w:rFonts w:ascii="Aparajita" w:hAnsi="Aparajita" w:cs="Aparajita"/>
        </w:rPr>
        <w:t>represents a return to some of the core concerns that motivated the formalization of mor</w:t>
      </w:r>
      <w:r>
        <w:rPr>
          <w:rFonts w:ascii="Aparajita" w:hAnsi="Aparajita" w:cs="Aparajita"/>
        </w:rPr>
        <w:t>t</w:t>
      </w:r>
      <w:r w:rsidRPr="00C5710E">
        <w:rPr>
          <w:rFonts w:ascii="Aparajita" w:hAnsi="Aparajita" w:cs="Aparajita"/>
        </w:rPr>
        <w:t xml:space="preserve">ality research over 350 years ago. When Graunt observed that “…most of them who constantly took in the weekly Bills of Mortality made little other use of them than to look at the foot how the burials increased or decreased….” he understood that mortality statistics </w:t>
      </w:r>
      <w:r>
        <w:rPr>
          <w:rFonts w:ascii="Aparajita" w:hAnsi="Aparajita" w:cs="Aparajita"/>
        </w:rPr>
        <w:t xml:space="preserve">have importance beyond the task of counting. Here, we look beyond “the foot” to show how mortality regimes shape </w:t>
      </w:r>
      <w:r w:rsidRPr="00C5710E">
        <w:rPr>
          <w:rFonts w:ascii="Aparajita" w:hAnsi="Aparajita" w:cs="Aparajita"/>
        </w:rPr>
        <w:t xml:space="preserve">the </w:t>
      </w:r>
      <w:r>
        <w:rPr>
          <w:rFonts w:ascii="Aparajita" w:hAnsi="Aparajita" w:cs="Aparajita"/>
        </w:rPr>
        <w:t>world for</w:t>
      </w:r>
      <w:r w:rsidRPr="00C5710E">
        <w:rPr>
          <w:rFonts w:ascii="Aparajita" w:hAnsi="Aparajita" w:cs="Aparajita"/>
        </w:rPr>
        <w:t xml:space="preserve"> living</w:t>
      </w:r>
      <w:r>
        <w:rPr>
          <w:rFonts w:ascii="Aparajita" w:hAnsi="Aparajita" w:cs="Aparajita"/>
        </w:rPr>
        <w:t xml:space="preserve"> parents.</w:t>
      </w:r>
    </w:p>
    <w:p w14:paraId="210C1609" w14:textId="77777777" w:rsidR="004C09DE" w:rsidRDefault="004C09DE" w:rsidP="004C09DE">
      <w:pPr>
        <w:rPr>
          <w:rFonts w:ascii="Aparajita" w:hAnsi="Aparajita" w:cs="Aparajita"/>
        </w:rPr>
      </w:pPr>
    </w:p>
    <w:p w14:paraId="67B610E3" w14:textId="73878FE8" w:rsidR="004C09DE" w:rsidRPr="00005B14" w:rsidRDefault="004C09DE">
      <w:pPr>
        <w:ind w:firstLine="720"/>
        <w:rPr>
          <w:rFonts w:ascii="Aparajita" w:hAnsi="Aparajita" w:cs="Aparajita"/>
        </w:rPr>
        <w:pPrChange w:id="1933" w:author="Emily Smith-Greenaway" w:date="2020-08-09T00:17:00Z">
          <w:pPr/>
        </w:pPrChange>
      </w:pPr>
      <w:r w:rsidRPr="00177E18">
        <w:rPr>
          <w:rFonts w:ascii="Aparajita" w:hAnsi="Aparajita" w:cs="Aparajita"/>
        </w:rPr>
        <w:t xml:space="preserve">Global convergence in demographic trends has </w:t>
      </w:r>
      <w:r w:rsidRPr="00005B14">
        <w:rPr>
          <w:rFonts w:ascii="Aparajita" w:hAnsi="Aparajita" w:cs="Aparajita"/>
        </w:rPr>
        <w:t xml:space="preserve">occurred at a remarkable pass over the second half of the twentieth century: across the globe, mortality and fertility patterns are increasingly similar </w:t>
      </w:r>
      <w:r w:rsidRPr="00005B14">
        <w:rPr>
          <w:rFonts w:ascii="Aparajita" w:hAnsi="Aparajita" w:cs="Aparajita"/>
        </w:rPr>
        <w:fldChar w:fldCharType="begin"/>
      </w:r>
      <w:r w:rsidR="00C32813">
        <w:rPr>
          <w:rFonts w:ascii="Aparajita" w:hAnsi="Aparajita" w:cs="Aparajita"/>
        </w:rPr>
        <w:instrText xml:space="preserve"> ADDIN ZOTERO_ITEM CSL_CITATION {"citationID":"zNLWfwKq","properties":{"formattedCitation":"\\super 18\\nosupersub{}","plainCitation":"18","noteIndex":0},"citationItems":[{"id":302,"uris":["http://zotero.org/users/local/6aiRCPll/items/9GGSVJPN"],"uri":["http://zotero.org/users/local/6aiRCPll/items/9GGSVJPN"],"itemData":{"id":302,"type":"article-journal","container-title":"Population and Development Review","issue":"1","note":"ISBN: 0098-7921\npublisher: Wiley Online Library","page":"155-171","title":"On the scale of global demographic convergence 1950–2000","volume":"27","author":[{"family":"Wilson","given":"Chris"}],"issued":{"date-parts":[["2001"]]}}}],"schema":"https://github.com/citation-style-language/schema/raw/master/csl-citation.json"} </w:instrText>
      </w:r>
      <w:r w:rsidRPr="00005B14">
        <w:rPr>
          <w:rFonts w:ascii="Aparajita" w:hAnsi="Aparajita" w:cs="Aparajita"/>
        </w:rPr>
        <w:fldChar w:fldCharType="separate"/>
      </w:r>
      <w:r w:rsidR="00C32813" w:rsidRPr="00C32813">
        <w:rPr>
          <w:rFonts w:ascii="Aparajita" w:hAnsi="Aparajita" w:cs="Aparajita"/>
          <w:vertAlign w:val="superscript"/>
        </w:rPr>
        <w:t>18</w:t>
      </w:r>
      <w:r w:rsidRPr="00005B14">
        <w:rPr>
          <w:rFonts w:ascii="Aparajita" w:hAnsi="Aparajita" w:cs="Aparajita"/>
        </w:rPr>
        <w:fldChar w:fldCharType="end"/>
      </w:r>
      <w:r w:rsidRPr="00177E18">
        <w:rPr>
          <w:rFonts w:ascii="Aparajita" w:hAnsi="Aparajita" w:cs="Aparajita"/>
        </w:rPr>
        <w:t xml:space="preserve">. </w:t>
      </w:r>
      <w:r w:rsidRPr="00005B14">
        <w:rPr>
          <w:rFonts w:ascii="Aparajita" w:hAnsi="Aparajita" w:cs="Aparajita"/>
        </w:rPr>
        <w:t>This demographic convergence is part and parcel of the increasing similarity in women’s reproductive experiences worldwide, including in the number of children they bear and those individual children’s risk of premature death.</w:t>
      </w:r>
    </w:p>
    <w:p w14:paraId="4EB2C874" w14:textId="77777777" w:rsidR="004C09DE" w:rsidRPr="00005B14" w:rsidRDefault="004C09DE" w:rsidP="004C09DE">
      <w:pPr>
        <w:ind w:firstLine="720"/>
        <w:rPr>
          <w:rFonts w:ascii="Aparajita" w:hAnsi="Aparajita" w:cs="Aparajita"/>
        </w:rPr>
      </w:pPr>
      <w:r w:rsidRPr="00005B14">
        <w:rPr>
          <w:rFonts w:ascii="Aparajita" w:hAnsi="Aparajita" w:cs="Aparajita"/>
        </w:rPr>
        <w:t>Even with global demographic convergence, stubborn differences in mortality and fertility patterns persist and produce global inequalities in maternal experiences that deserve attention</w:t>
      </w:r>
      <w:r w:rsidRPr="00177E18">
        <w:rPr>
          <w:rFonts w:ascii="Aparajita" w:hAnsi="Aparajita" w:cs="Aparajita"/>
        </w:rPr>
        <w:t xml:space="preserve">. </w:t>
      </w:r>
    </w:p>
    <w:p w14:paraId="3BC0EAE0" w14:textId="77777777" w:rsidR="004C09DE" w:rsidRPr="00005B14" w:rsidDel="002B27F1" w:rsidRDefault="004C09DE" w:rsidP="004C09DE">
      <w:pPr>
        <w:ind w:firstLine="720"/>
        <w:rPr>
          <w:del w:id="1934" w:author="Emily Smith-Greenaway" w:date="2020-08-09T00:17:00Z"/>
          <w:rFonts w:ascii="Aparajita" w:hAnsi="Aparajita" w:cs="Aparajita"/>
        </w:rPr>
      </w:pPr>
      <w:r w:rsidRPr="00005B14">
        <w:rPr>
          <w:rFonts w:ascii="Aparajita" w:hAnsi="Aparajita" w:cs="Aparajita"/>
        </w:rPr>
        <w:t xml:space="preserve">One maternal experience that has not been well-studied is arguably among the most dreaded by mothers: the death of a child. </w:t>
      </w:r>
    </w:p>
    <w:p w14:paraId="72FF59F4" w14:textId="77777777" w:rsidR="004C09DE" w:rsidRDefault="004C09DE">
      <w:pPr>
        <w:ind w:firstLine="720"/>
        <w:rPr>
          <w:rFonts w:ascii="Aparajita" w:hAnsi="Aparajita" w:cs="Aparajita"/>
          <w:b/>
        </w:rPr>
        <w:pPrChange w:id="1935" w:author="Emily Smith-Greenaway" w:date="2020-08-09T00:17:00Z">
          <w:pPr/>
        </w:pPrChange>
      </w:pPr>
    </w:p>
    <w:p w14:paraId="2D72A996" w14:textId="21D90878" w:rsidR="0010203F" w:rsidRDefault="004C09DE" w:rsidP="004C09DE">
      <w:pPr>
        <w:rPr>
          <w:rFonts w:ascii="Aparajita" w:hAnsi="Aparajita" w:cs="Aparajita"/>
          <w:color w:val="000000"/>
        </w:rPr>
      </w:pPr>
      <w:r w:rsidRPr="00F7169A">
        <w:rPr>
          <w:rFonts w:ascii="Aparajita" w:hAnsi="Aparajita" w:cs="Aparajita"/>
          <w:color w:val="000000"/>
        </w:rPr>
        <w:t>Note that for select countries wherein we rely on MICS data, we lack direct survey estimates of the mIM and mU5M because information on the age of the child at the time of death was not included.</w:t>
      </w:r>
    </w:p>
    <w:p w14:paraId="733D3010" w14:textId="6CEF9A5E" w:rsidR="0010203F" w:rsidRDefault="0010203F" w:rsidP="0010203F">
      <w:pPr>
        <w:ind w:firstLine="720"/>
        <w:rPr>
          <w:ins w:id="1936" w:author="Emily Smith-Greenaway" w:date="2020-08-09T08:40:00Z"/>
          <w:rFonts w:ascii="Aparajita" w:hAnsi="Aparajita" w:cs="Aparajita"/>
        </w:rPr>
      </w:pPr>
      <w:ins w:id="1937" w:author="Emily Smith-Greenaway" w:date="2020-08-08T19:30:00Z">
        <w:r>
          <w:rPr>
            <w:rFonts w:ascii="Aparajita" w:hAnsi="Aparajita" w:cs="Aparajita"/>
          </w:rPr>
          <w:t xml:space="preserve">Of course, there is no “typical” country or modal mortality regime when it comes to the mOM. To understand the divergent experience of transitional countries, we find it helpful to examine, in particular, the most recent mOM estimates for countries Caldwell (1986) and later Kuhn (2010) identified as “superior health achievers”: Bangladesh (414 per 1000 in 2014), Paraguay (167 per 1000 in 2016), Nicaragua (220 per 1000 in 2016), Costa Rica (63 per 1000 in 2016), Vietnam (126 per 1000 in 2013), and Nigeria (524 in 2013). During the past 30 years, these countries experienced astonishing declines in both mortality and fertility rates -- declines that have been touted as exemplary by the global health community. The mOM estimates show, however, that the legacy of higher morality is still very present in the lives of the mothers now aged 45-49; furthermore, despite their similar trajectories, the mOM estimates for these countries diverge considerably from one another. </w:t>
        </w:r>
      </w:ins>
    </w:p>
    <w:p w14:paraId="3F020907" w14:textId="77777777" w:rsidR="009255A9" w:rsidRDefault="009255A9" w:rsidP="0010203F">
      <w:pPr>
        <w:ind w:firstLine="720"/>
        <w:rPr>
          <w:ins w:id="1938" w:author="Emily Smith-Greenaway" w:date="2020-08-08T19:30:00Z"/>
          <w:rFonts w:ascii="Aparajita" w:hAnsi="Aparajita" w:cs="Aparajita"/>
        </w:rPr>
      </w:pPr>
    </w:p>
    <w:p w14:paraId="344FCCE1" w14:textId="50CB1C91" w:rsidR="004C09DE" w:rsidRDefault="009255A9" w:rsidP="00C921A2">
      <w:pPr>
        <w:rPr>
          <w:ins w:id="1939" w:author="Emily Smith-Greenaway" w:date="2020-08-09T16:29:00Z"/>
          <w:rFonts w:ascii="Aparajita" w:hAnsi="Aparajita" w:cs="Aparajita"/>
        </w:rPr>
      </w:pPr>
      <w:ins w:id="1940" w:author="Emily Smith-Greenaway" w:date="2020-08-09T08:40:00Z">
        <w:r>
          <w:rPr>
            <w:rFonts w:ascii="Aparajita" w:hAnsi="Aparajita" w:cs="Aparajita"/>
          </w:rPr>
          <w:lastRenderedPageBreak/>
          <w:t xml:space="preserve">This compounded disparity results from the combined legacy of the mortality and fertility rates that characterize each country. In Niger, not only is the child mortality rate high; women have high fertility, and more offspring increases the mother’s overall exposure to the risk of experiencing a child’s death. </w:t>
        </w:r>
      </w:ins>
    </w:p>
    <w:p w14:paraId="1B13D978" w14:textId="77777777" w:rsidR="0032629A" w:rsidRDefault="0032629A" w:rsidP="00C921A2">
      <w:pPr>
        <w:rPr>
          <w:rFonts w:ascii="Aparajita" w:hAnsi="Aparajita" w:cs="Aparajita"/>
        </w:rPr>
      </w:pPr>
    </w:p>
    <w:p w14:paraId="6A567D20" w14:textId="33C34C4F" w:rsidR="003228C4" w:rsidRDefault="0032629A" w:rsidP="00C921A2">
      <w:pPr>
        <w:rPr>
          <w:ins w:id="1941" w:author="Emily Smith-Greenaway" w:date="2020-08-09T16:29:00Z"/>
          <w:rFonts w:ascii="Aparajita" w:hAnsi="Aparajita" w:cs="Aparajita"/>
        </w:rPr>
      </w:pPr>
      <w:ins w:id="1942" w:author="Emily Smith-Greenaway" w:date="2020-08-09T16:29:00Z">
        <w:r>
          <w:rPr>
            <w:rFonts w:ascii="Aparajita" w:hAnsi="Aparajita" w:cs="Aparajita"/>
          </w:rPr>
          <w:t>Scholarly attempts to summarize macro-level mortality conditions explicitly from the vantage point of the surviving population—namely, have been generative as stand-alone efforts and have been accumulating in recent years</w:t>
        </w:r>
        <w:r w:rsidRPr="00266175">
          <w:rPr>
            <w:rFonts w:ascii="Aparajita" w:hAnsi="Aparajita" w:cs="Aparajita"/>
          </w:rPr>
          <w:t xml:space="preserve">. </w:t>
        </w:r>
        <w:r>
          <w:rPr>
            <w:rFonts w:ascii="Aparajita" w:hAnsi="Aparajita" w:cs="Aparajita"/>
          </w:rPr>
          <w:t>—using strategies from demography that are conducive to making cross-national comparisons, both global and regional. At the same time, we endeavor to identify family bereavement as among the most fundamental health inequalities in contemporary populations.</w:t>
        </w:r>
      </w:ins>
    </w:p>
    <w:p w14:paraId="17C0C00D" w14:textId="7FC14972" w:rsidR="0032629A" w:rsidRDefault="0032629A" w:rsidP="00C921A2">
      <w:pPr>
        <w:rPr>
          <w:ins w:id="1943" w:author="Emily Smith-Greenaway" w:date="2020-08-09T16:31:00Z"/>
          <w:rFonts w:ascii="Aparajita" w:hAnsi="Aparajita" w:cs="Aparajita"/>
        </w:rPr>
      </w:pPr>
    </w:p>
    <w:p w14:paraId="352B9021" w14:textId="4A9C3023" w:rsidR="00431A17" w:rsidRDefault="00431A17" w:rsidP="00C921A2">
      <w:pPr>
        <w:rPr>
          <w:rFonts w:ascii="Aparajita" w:hAnsi="Aparajita" w:cs="Aparajita"/>
        </w:rPr>
      </w:pPr>
      <w:ins w:id="1944" w:author="Emily Smith-Greenaway" w:date="2020-08-09T16:31:00Z">
        <w:r>
          <w:rPr>
            <w:rFonts w:ascii="Aparajita" w:hAnsi="Aparajita" w:cs="Aparajita"/>
          </w:rPr>
          <w:t>We close with a call to increase research on the implications of child loss –not just for mothers, but other immediate kin, including fathers and siblings. Increasing research reminds us that siblings frequently experience the loss of one another</w:t>
        </w:r>
        <w:r>
          <w:rPr>
            <w:rFonts w:ascii="Aparajita" w:hAnsi="Aparajita" w:cs="Aparajita"/>
          </w:rPr>
          <w:fldChar w:fldCharType="begin"/>
        </w:r>
      </w:ins>
      <w:r w:rsidR="007E564F">
        <w:rPr>
          <w:rFonts w:ascii="Aparajita" w:hAnsi="Aparajita" w:cs="Aparajita"/>
        </w:rPr>
        <w:instrText xml:space="preserve"> ADDIN ZOTERO_ITEM CSL_CITATION {"citationID":"i8GmHQYI","properties":{"formattedCitation":"\\super 5\\nosupersub{}","plainCitation":"5","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schema":"https://github.com/citation-style-language/schema/raw/master/csl-citation.json"} </w:instrText>
      </w:r>
      <w:ins w:id="1945" w:author="Emily Smith-Greenaway" w:date="2020-08-09T16:31:00Z">
        <w:r>
          <w:rPr>
            <w:rFonts w:ascii="Aparajita" w:hAnsi="Aparajita" w:cs="Aparajita"/>
          </w:rPr>
          <w:fldChar w:fldCharType="separate"/>
        </w:r>
      </w:ins>
      <w:r w:rsidR="007E564F" w:rsidRPr="007E564F">
        <w:rPr>
          <w:rFonts w:ascii="Aparajita" w:hAnsi="Aparajita" w:cs="Aparajita"/>
          <w:vertAlign w:val="superscript"/>
        </w:rPr>
        <w:t>5</w:t>
      </w:r>
      <w:ins w:id="1946" w:author="Emily Smith-Greenaway" w:date="2020-08-09T16:31:00Z">
        <w:r>
          <w:rPr>
            <w:rFonts w:ascii="Aparajita" w:hAnsi="Aparajita" w:cs="Aparajita"/>
          </w:rPr>
          <w:fldChar w:fldCharType="end"/>
        </w:r>
        <w:r>
          <w:rPr>
            <w:rFonts w:ascii="Aparajita" w:hAnsi="Aparajita" w:cs="Aparajita"/>
          </w:rPr>
          <w:t>, especially in low- and middle-income countries.</w:t>
        </w:r>
      </w:ins>
    </w:p>
    <w:p w14:paraId="130B19A2" w14:textId="77777777" w:rsidR="003228C4" w:rsidRPr="00266175" w:rsidRDefault="003228C4" w:rsidP="003228C4">
      <w:pPr>
        <w:rPr>
          <w:rFonts w:ascii="Aparajita" w:hAnsi="Aparajita" w:cs="Aparajita"/>
          <w:b/>
          <w:bCs/>
        </w:rPr>
      </w:pPr>
      <w:r w:rsidRPr="00266175">
        <w:rPr>
          <w:rFonts w:ascii="Aparajita" w:hAnsi="Aparajita" w:cs="Aparajita"/>
          <w:b/>
          <w:bCs/>
        </w:rPr>
        <w:t>Abstract</w:t>
      </w:r>
    </w:p>
    <w:p w14:paraId="2BE309A2" w14:textId="77777777" w:rsidR="003228C4" w:rsidRPr="00266175" w:rsidRDefault="003228C4" w:rsidP="003228C4">
      <w:pPr>
        <w:rPr>
          <w:rFonts w:ascii="Aparajita" w:hAnsi="Aparajita" w:cs="Aparajita"/>
        </w:rPr>
      </w:pPr>
      <w:r>
        <w:rPr>
          <w:rFonts w:ascii="Aparajita" w:hAnsi="Aparajita" w:cs="Aparajita"/>
        </w:rPr>
        <w:t>As part of broader patterns of demographic convergence, fertility and c</w:t>
      </w:r>
      <w:r w:rsidRPr="00266175">
        <w:rPr>
          <w:rFonts w:ascii="Aparajita" w:hAnsi="Aparajita" w:cs="Aparajita"/>
        </w:rPr>
        <w:t xml:space="preserve">hild mortality rates have declined worldwide over the past several decades. </w:t>
      </w:r>
      <w:r>
        <w:rPr>
          <w:rFonts w:ascii="Aparajita" w:hAnsi="Aparajita" w:cs="Aparajita"/>
        </w:rPr>
        <w:t xml:space="preserve">Demographic convergence is intrinsically tied to the increasing similarity in women’s reproductive experiences, yet persistent differences in fertility and mortality across the globe yield inequalities in key aspects of motherhood, including one of the most life altering experiences: having a child die. Maternal bereavement is known to have severe and long-lasting </w:t>
      </w:r>
      <w:r w:rsidRPr="00266175">
        <w:rPr>
          <w:rFonts w:ascii="Aparajita" w:hAnsi="Aparajita" w:cs="Aparajita"/>
        </w:rPr>
        <w:t>health, relational, and social consequences</w:t>
      </w:r>
      <w:r>
        <w:rPr>
          <w:rFonts w:ascii="Aparajita" w:hAnsi="Aparajita" w:cs="Aparajita"/>
        </w:rPr>
        <w:t>, thus making it relevant to global inequality; however, we lack research on</w:t>
      </w:r>
      <w:r w:rsidRPr="00266175">
        <w:rPr>
          <w:rFonts w:ascii="Aparajita" w:hAnsi="Aparajita" w:cs="Aparajita"/>
        </w:rPr>
        <w:t xml:space="preserve"> </w:t>
      </w:r>
      <w:r>
        <w:rPr>
          <w:rFonts w:ascii="Aparajita" w:hAnsi="Aparajita" w:cs="Aparajita"/>
        </w:rPr>
        <w:t xml:space="preserve">global patterns of maternal bereavement. </w:t>
      </w:r>
      <w:r w:rsidRPr="00266175">
        <w:rPr>
          <w:rFonts w:ascii="Aparajita" w:hAnsi="Aparajita" w:cs="Aparajita"/>
        </w:rPr>
        <w:t>In this research brief, we present estimates of the cumulative prevalence of bereaved mothers for 168 countries</w:t>
      </w:r>
      <w:r>
        <w:rPr>
          <w:rFonts w:ascii="Aparajita" w:hAnsi="Aparajita" w:cs="Aparajita"/>
        </w:rPr>
        <w:t xml:space="preserve"> and territories</w:t>
      </w:r>
      <w:r w:rsidRPr="00266175">
        <w:rPr>
          <w:rFonts w:ascii="Aparajita" w:hAnsi="Aparajita" w:cs="Aparajita"/>
        </w:rPr>
        <w:t xml:space="preserve">. We present three metrics that capture the maternal cumulative prevalence of infant mortality, under-five mortality, and offspring mortality. We generate these estimates using a direct estimation approach from nationally representative surveys, and an indirect approach based on kinship models. The study demonstrates </w:t>
      </w:r>
      <w:r>
        <w:rPr>
          <w:rFonts w:ascii="Aparajita" w:hAnsi="Aparajita" w:cs="Aparajita"/>
        </w:rPr>
        <w:t xml:space="preserve">an </w:t>
      </w:r>
      <w:r w:rsidRPr="00266175">
        <w:rPr>
          <w:rFonts w:ascii="Aparajita" w:hAnsi="Aparajita" w:cs="Aparajita"/>
        </w:rPr>
        <w:t xml:space="preserve">exceptionally high prevalence of bereaved </w:t>
      </w:r>
      <w:r>
        <w:rPr>
          <w:rFonts w:ascii="Aparajita" w:hAnsi="Aparajita" w:cs="Aparajita"/>
        </w:rPr>
        <w:t>mothers in the global south:</w:t>
      </w:r>
      <w:r w:rsidRPr="006D083C">
        <w:rPr>
          <w:rFonts w:ascii="Aparajita" w:hAnsi="Aparajita" w:cs="Aparajita"/>
        </w:rPr>
        <w:t xml:space="preserve"> </w:t>
      </w:r>
      <w:r w:rsidRPr="00266175">
        <w:rPr>
          <w:rFonts w:ascii="Aparajita" w:hAnsi="Aparajita" w:cs="Aparajita"/>
        </w:rPr>
        <w:t>in several African and Asian countries where upwards of one-third to one-half of living mothers have lost a child</w:t>
      </w:r>
      <w:r>
        <w:rPr>
          <w:rFonts w:ascii="Aparajita" w:hAnsi="Aparajita" w:cs="Aparajita"/>
        </w:rPr>
        <w:t xml:space="preserve">. </w:t>
      </w:r>
      <w:r w:rsidRPr="00266175">
        <w:rPr>
          <w:rFonts w:ascii="Aparajita" w:hAnsi="Aparajita" w:cs="Aparajita"/>
        </w:rPr>
        <w:t xml:space="preserve"> and startling inequality in the burden of </w:t>
      </w:r>
      <w:r>
        <w:rPr>
          <w:rFonts w:ascii="Aparajita" w:hAnsi="Aparajita" w:cs="Aparajita"/>
        </w:rPr>
        <w:t xml:space="preserve">maternal </w:t>
      </w:r>
      <w:r w:rsidRPr="00266175">
        <w:rPr>
          <w:rFonts w:ascii="Aparajita" w:hAnsi="Aparajita" w:cs="Aparajita"/>
        </w:rPr>
        <w:t xml:space="preserve">bereavement across countries. There is an exceptionally high burden in several African and Asian countries where upwards of one-third to one-half of living mothers have lost a child. Although it is well known that infants and children face strikingly different risk of mortality depending on where they are born, this study shows that the differential risk of child loss that mothers face is even </w:t>
      </w:r>
      <w:r>
        <w:rPr>
          <w:rFonts w:ascii="Aparajita" w:hAnsi="Aparajita" w:cs="Aparajita"/>
        </w:rPr>
        <w:t xml:space="preserve">far </w:t>
      </w:r>
      <w:r w:rsidRPr="00266175">
        <w:rPr>
          <w:rFonts w:ascii="Aparajita" w:hAnsi="Aparajita" w:cs="Aparajita"/>
        </w:rPr>
        <w:t>greater</w:t>
      </w:r>
      <w:r>
        <w:rPr>
          <w:rFonts w:ascii="Aparajita" w:hAnsi="Aparajita" w:cs="Aparajita"/>
        </w:rPr>
        <w:t xml:space="preserve">, and distinctly patterned </w:t>
      </w:r>
      <w:r w:rsidRPr="00266175">
        <w:rPr>
          <w:rFonts w:ascii="Aparajita" w:hAnsi="Aparajita" w:cs="Aparajita"/>
        </w:rPr>
        <w:t xml:space="preserve">due to confluence of mortality and fertility </w:t>
      </w:r>
      <w:r>
        <w:rPr>
          <w:rFonts w:ascii="Aparajita" w:hAnsi="Aparajita" w:cs="Aparajita"/>
        </w:rPr>
        <w:t>patterns</w:t>
      </w:r>
      <w:r w:rsidRPr="00266175">
        <w:rPr>
          <w:rFonts w:ascii="Aparajita" w:hAnsi="Aparajita" w:cs="Aparajita"/>
        </w:rPr>
        <w:t xml:space="preserve">. </w:t>
      </w:r>
    </w:p>
    <w:p w14:paraId="3FF56504" w14:textId="77777777" w:rsidR="003228C4" w:rsidRPr="00266175" w:rsidRDefault="003228C4" w:rsidP="003228C4">
      <w:pPr>
        <w:rPr>
          <w:rFonts w:ascii="Aparajita" w:hAnsi="Aparajita" w:cs="Aparajita"/>
        </w:rPr>
      </w:pPr>
    </w:p>
    <w:p w14:paraId="1D432693" w14:textId="11DD1AB6" w:rsidR="003228C4" w:rsidRPr="00C921A2" w:rsidRDefault="003228C4" w:rsidP="00C921A2">
      <w:pPr>
        <w:rPr>
          <w:rFonts w:ascii="Aparajita" w:hAnsi="Aparajita" w:cs="Aparajita"/>
        </w:rPr>
        <w:sectPr w:rsidR="003228C4" w:rsidRPr="00C921A2" w:rsidSect="00B7281F">
          <w:footerReference w:type="default" r:id="rId10"/>
          <w:footnotePr>
            <w:numFmt w:val="lowerRoman"/>
          </w:footnotePr>
          <w:type w:val="continuous"/>
          <w:pgSz w:w="12240" w:h="15840"/>
          <w:pgMar w:top="1440" w:right="1440" w:bottom="1440" w:left="1440" w:header="720" w:footer="720" w:gutter="0"/>
          <w:cols w:space="720"/>
          <w:docGrid w:linePitch="360"/>
        </w:sectPr>
      </w:pPr>
    </w:p>
    <w:p w14:paraId="2E14CA85" w14:textId="1829EAB2" w:rsidR="004348E4" w:rsidRPr="00266175" w:rsidRDefault="005263CE" w:rsidP="00E734FF">
      <w:pPr>
        <w:rPr>
          <w:rFonts w:ascii="Aparajita" w:hAnsi="Aparajita" w:cs="Aparajita"/>
        </w:rPr>
      </w:pPr>
      <w:bookmarkStart w:id="1947" w:name="_Hlk44061782"/>
      <w:r w:rsidRPr="00266175">
        <w:rPr>
          <w:rFonts w:ascii="Aparajita" w:hAnsi="Aparajita" w:cs="Aparajita"/>
        </w:rPr>
        <w:lastRenderedPageBreak/>
        <w:t xml:space="preserve">Figure 1. </w:t>
      </w:r>
      <w:r w:rsidR="00E734FF" w:rsidRPr="00266175">
        <w:rPr>
          <w:rFonts w:ascii="Aparajita" w:hAnsi="Aparajita" w:cs="Aparajita"/>
        </w:rPr>
        <w:t xml:space="preserve">Maternal Infant Mortality (mIM) Indicators for mothers </w:t>
      </w:r>
      <w:r w:rsidR="00C01278">
        <w:rPr>
          <w:rFonts w:ascii="Aparajita" w:hAnsi="Aparajita" w:cs="Aparajita"/>
        </w:rPr>
        <w:t>20</w:t>
      </w:r>
      <w:r w:rsidR="00E734FF" w:rsidRPr="00266175">
        <w:rPr>
          <w:rFonts w:ascii="Aparajita" w:hAnsi="Aparajita" w:cs="Aparajita"/>
        </w:rPr>
        <w:t>-44-years-old (top panel) and ages 45-49-years-old (bottom panel)</w:t>
      </w:r>
    </w:p>
    <w:p w14:paraId="4E331E6B" w14:textId="3AA6A6EC" w:rsidR="005263CE" w:rsidRPr="00266175" w:rsidRDefault="00C01278" w:rsidP="00E734FF">
      <w:pPr>
        <w:rPr>
          <w:rFonts w:ascii="Aparajita" w:hAnsi="Aparajita" w:cs="Aparajita"/>
        </w:rPr>
      </w:pPr>
      <w:r>
        <w:rPr>
          <w:rFonts w:ascii="Aparajita" w:hAnsi="Aparajita" w:cs="Aparajita"/>
          <w:noProof/>
        </w:rPr>
        <w:drawing>
          <wp:inline distT="0" distB="0" distL="0" distR="0" wp14:anchorId="265E90D1" wp14:editId="6849E19F">
            <wp:extent cx="7058158" cy="37121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04" t="5205" r="2332" b="5411"/>
                    <a:stretch/>
                  </pic:blipFill>
                  <pic:spPr bwMode="auto">
                    <a:xfrm>
                      <a:off x="0" y="0"/>
                      <a:ext cx="7090129" cy="3729006"/>
                    </a:xfrm>
                    <a:prstGeom prst="rect">
                      <a:avLst/>
                    </a:prstGeom>
                    <a:noFill/>
                    <a:ln>
                      <a:noFill/>
                    </a:ln>
                    <a:extLst>
                      <a:ext uri="{53640926-AAD7-44D8-BBD7-CCE9431645EC}">
                        <a14:shadowObscured xmlns:a14="http://schemas.microsoft.com/office/drawing/2010/main"/>
                      </a:ext>
                    </a:extLst>
                  </pic:spPr>
                </pic:pic>
              </a:graphicData>
            </a:graphic>
          </wp:inline>
        </w:drawing>
      </w:r>
      <w:r w:rsidR="004348E4">
        <w:rPr>
          <w:rFonts w:ascii="Aparajita" w:hAnsi="Aparajita" w:cs="Aparajita"/>
          <w:noProof/>
        </w:rPr>
        <w:drawing>
          <wp:inline distT="0" distB="0" distL="0" distR="0" wp14:anchorId="6AC03D33" wp14:editId="6F6AE174">
            <wp:extent cx="7221118" cy="368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1" t="5213" r="2773" b="4967"/>
                    <a:stretch/>
                  </pic:blipFill>
                  <pic:spPr bwMode="auto">
                    <a:xfrm>
                      <a:off x="0" y="0"/>
                      <a:ext cx="7301460" cy="3725893"/>
                    </a:xfrm>
                    <a:prstGeom prst="rect">
                      <a:avLst/>
                    </a:prstGeom>
                    <a:noFill/>
                    <a:ln>
                      <a:noFill/>
                    </a:ln>
                    <a:extLst>
                      <a:ext uri="{53640926-AAD7-44D8-BBD7-CCE9431645EC}">
                        <a14:shadowObscured xmlns:a14="http://schemas.microsoft.com/office/drawing/2010/main"/>
                      </a:ext>
                    </a:extLst>
                  </pic:spPr>
                </pic:pic>
              </a:graphicData>
            </a:graphic>
          </wp:inline>
        </w:drawing>
      </w:r>
    </w:p>
    <w:p w14:paraId="678D61E0" w14:textId="21568B03" w:rsidR="00C01278" w:rsidDel="006853D2" w:rsidRDefault="002C03EE" w:rsidP="00E734FF">
      <w:pPr>
        <w:rPr>
          <w:del w:id="1948" w:author="Emily Smith-Greenaway" w:date="2020-08-09T16:42:00Z"/>
          <w:rFonts w:ascii="Aparajita" w:hAnsi="Aparajita" w:cs="Aparajita"/>
        </w:rPr>
      </w:pPr>
      <w:del w:id="1949" w:author="Emily Smith-Greenaway" w:date="2020-08-09T16:42:00Z">
        <w:r w:rsidRPr="00266175" w:rsidDel="006853D2">
          <w:rPr>
            <w:rFonts w:ascii="Aparajita" w:hAnsi="Aparajita" w:cs="Aparajita"/>
          </w:rPr>
          <w:delText xml:space="preserve">See the Appendix for a full list of results </w:delText>
        </w:r>
      </w:del>
    </w:p>
    <w:p w14:paraId="41FAB4CD" w14:textId="77777777" w:rsidR="00C01278" w:rsidRDefault="00C01278" w:rsidP="00E734FF">
      <w:pPr>
        <w:rPr>
          <w:rFonts w:ascii="Aparajita" w:hAnsi="Aparajita" w:cs="Aparajita"/>
        </w:rPr>
      </w:pPr>
    </w:p>
    <w:p w14:paraId="676702D6" w14:textId="77777777" w:rsidR="00C01278" w:rsidDel="006853D2" w:rsidRDefault="00C01278" w:rsidP="00E734FF">
      <w:pPr>
        <w:rPr>
          <w:del w:id="1950" w:author="Emily Smith-Greenaway" w:date="2020-08-09T16:41:00Z"/>
          <w:rFonts w:ascii="Aparajita" w:hAnsi="Aparajita" w:cs="Aparajita"/>
        </w:rPr>
      </w:pPr>
    </w:p>
    <w:p w14:paraId="4B04C4ED" w14:textId="26D432A6" w:rsidR="006F21A8" w:rsidRPr="00266175" w:rsidRDefault="005263CE" w:rsidP="00A60CE6">
      <w:pPr>
        <w:rPr>
          <w:rFonts w:ascii="Aparajita" w:hAnsi="Aparajita" w:cs="Aparajita"/>
        </w:rPr>
      </w:pPr>
      <w:r w:rsidRPr="00266175">
        <w:rPr>
          <w:rFonts w:ascii="Aparajita" w:hAnsi="Aparajita" w:cs="Aparajita"/>
        </w:rPr>
        <w:t xml:space="preserve">Figure </w:t>
      </w:r>
      <w:r w:rsidR="00E734FF" w:rsidRPr="00266175">
        <w:rPr>
          <w:rFonts w:ascii="Aparajita" w:hAnsi="Aparajita" w:cs="Aparajita"/>
        </w:rPr>
        <w:t>2</w:t>
      </w:r>
      <w:r w:rsidRPr="00266175">
        <w:rPr>
          <w:rFonts w:ascii="Aparajita" w:hAnsi="Aparajita" w:cs="Aparajita"/>
        </w:rPr>
        <w:t xml:space="preserve">. </w:t>
      </w:r>
      <w:r w:rsidR="00E734FF" w:rsidRPr="00266175">
        <w:rPr>
          <w:rFonts w:ascii="Aparajita" w:hAnsi="Aparajita" w:cs="Aparajita"/>
        </w:rPr>
        <w:t>Maternal Under-Five Mortality (mIM) Indicators for mothers ages 15-44-years-old (top panel) and ages 45-49-years-old (bottom panel)</w:t>
      </w:r>
    </w:p>
    <w:p w14:paraId="5428C18C" w14:textId="20BD7F57" w:rsidR="006F21A8" w:rsidRPr="00266175" w:rsidRDefault="00C01278" w:rsidP="00A60CE6">
      <w:pPr>
        <w:rPr>
          <w:rFonts w:ascii="Aparajita" w:hAnsi="Aparajita" w:cs="Aparajita"/>
        </w:rPr>
      </w:pPr>
      <w:r>
        <w:rPr>
          <w:rFonts w:ascii="Aparajita" w:hAnsi="Aparajita" w:cs="Aparajita"/>
          <w:noProof/>
        </w:rPr>
        <w:drawing>
          <wp:inline distT="0" distB="0" distL="0" distR="0" wp14:anchorId="214EA245" wp14:editId="7790B939">
            <wp:extent cx="7178722" cy="36030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0" t="4450" r="2267" b="5473"/>
                    <a:stretch/>
                  </pic:blipFill>
                  <pic:spPr bwMode="auto">
                    <a:xfrm>
                      <a:off x="0" y="0"/>
                      <a:ext cx="7187521" cy="3607491"/>
                    </a:xfrm>
                    <a:prstGeom prst="rect">
                      <a:avLst/>
                    </a:prstGeom>
                    <a:noFill/>
                    <a:ln>
                      <a:noFill/>
                    </a:ln>
                    <a:extLst>
                      <a:ext uri="{53640926-AAD7-44D8-BBD7-CCE9431645EC}">
                        <a14:shadowObscured xmlns:a14="http://schemas.microsoft.com/office/drawing/2010/main"/>
                      </a:ext>
                    </a:extLst>
                  </pic:spPr>
                </pic:pic>
              </a:graphicData>
            </a:graphic>
          </wp:inline>
        </w:drawing>
      </w:r>
    </w:p>
    <w:p w14:paraId="3097C2F3" w14:textId="0DF7890E" w:rsidR="006F21A8" w:rsidRPr="00266175" w:rsidRDefault="00C01278" w:rsidP="00A60CE6">
      <w:pPr>
        <w:rPr>
          <w:rFonts w:ascii="Aparajita" w:hAnsi="Aparajita" w:cs="Aparajita"/>
        </w:rPr>
      </w:pPr>
      <w:r>
        <w:rPr>
          <w:rFonts w:ascii="Aparajita" w:hAnsi="Aparajita" w:cs="Aparajita"/>
          <w:noProof/>
        </w:rPr>
        <w:drawing>
          <wp:inline distT="0" distB="0" distL="0" distR="0" wp14:anchorId="40824129" wp14:editId="5251AD80">
            <wp:extent cx="7178675" cy="361956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9" t="4449" r="2697" b="5463"/>
                    <a:stretch/>
                  </pic:blipFill>
                  <pic:spPr bwMode="auto">
                    <a:xfrm>
                      <a:off x="0" y="0"/>
                      <a:ext cx="7184429" cy="3622463"/>
                    </a:xfrm>
                    <a:prstGeom prst="rect">
                      <a:avLst/>
                    </a:prstGeom>
                    <a:noFill/>
                    <a:ln>
                      <a:noFill/>
                    </a:ln>
                    <a:extLst>
                      <a:ext uri="{53640926-AAD7-44D8-BBD7-CCE9431645EC}">
                        <a14:shadowObscured xmlns:a14="http://schemas.microsoft.com/office/drawing/2010/main"/>
                      </a:ext>
                    </a:extLst>
                  </pic:spPr>
                </pic:pic>
              </a:graphicData>
            </a:graphic>
          </wp:inline>
        </w:drawing>
      </w:r>
    </w:p>
    <w:p w14:paraId="03B94F67" w14:textId="40219C38" w:rsidR="00C01278" w:rsidDel="006853D2" w:rsidRDefault="002C03EE" w:rsidP="00E734FF">
      <w:pPr>
        <w:rPr>
          <w:del w:id="1951" w:author="Emily Smith-Greenaway" w:date="2020-08-09T16:42:00Z"/>
          <w:rFonts w:ascii="Aparajita" w:hAnsi="Aparajita" w:cs="Aparajita"/>
        </w:rPr>
      </w:pPr>
      <w:del w:id="1952" w:author="Emily Smith-Greenaway" w:date="2020-08-09T16:42:00Z">
        <w:r w:rsidRPr="00266175" w:rsidDel="006853D2">
          <w:rPr>
            <w:rFonts w:ascii="Aparajita" w:hAnsi="Aparajita" w:cs="Aparajita"/>
          </w:rPr>
          <w:delText xml:space="preserve">See the Appendix for a full list of results </w:delText>
        </w:r>
      </w:del>
    </w:p>
    <w:p w14:paraId="5F9F2BF9" w14:textId="77777777" w:rsidR="00C01278" w:rsidRDefault="00C01278" w:rsidP="00E734FF">
      <w:pPr>
        <w:rPr>
          <w:rFonts w:ascii="Aparajita" w:hAnsi="Aparajita" w:cs="Aparajita"/>
        </w:rPr>
      </w:pPr>
    </w:p>
    <w:p w14:paraId="094D8C46" w14:textId="77777777" w:rsidR="00C01278" w:rsidRDefault="00C01278" w:rsidP="00E734FF">
      <w:pPr>
        <w:rPr>
          <w:rFonts w:ascii="Aparajita" w:hAnsi="Aparajita" w:cs="Aparajita"/>
        </w:rPr>
      </w:pPr>
    </w:p>
    <w:p w14:paraId="0BDF5014" w14:textId="18FDF76B" w:rsidR="005263CE" w:rsidRPr="00266175" w:rsidRDefault="005263CE" w:rsidP="00E734FF">
      <w:pPr>
        <w:rPr>
          <w:rFonts w:ascii="Aparajita" w:hAnsi="Aparajita" w:cs="Aparajita"/>
        </w:rPr>
      </w:pPr>
      <w:r w:rsidRPr="00266175">
        <w:rPr>
          <w:rFonts w:ascii="Aparajita" w:hAnsi="Aparajita" w:cs="Aparajita"/>
        </w:rPr>
        <w:t xml:space="preserve">Figure </w:t>
      </w:r>
      <w:r w:rsidR="00E734FF" w:rsidRPr="00266175">
        <w:rPr>
          <w:rFonts w:ascii="Aparajita" w:hAnsi="Aparajita" w:cs="Aparajita"/>
        </w:rPr>
        <w:t>3</w:t>
      </w:r>
      <w:r w:rsidRPr="00266175">
        <w:rPr>
          <w:rFonts w:ascii="Aparajita" w:hAnsi="Aparajita" w:cs="Aparajita"/>
        </w:rPr>
        <w:t xml:space="preserve">. </w:t>
      </w:r>
      <w:r w:rsidR="00E734FF" w:rsidRPr="00266175">
        <w:rPr>
          <w:rFonts w:ascii="Aparajita" w:hAnsi="Aparajita" w:cs="Aparajita"/>
        </w:rPr>
        <w:t xml:space="preserve">Maternal Offspring Mortality (mOM) Indicators for mothers ages 45-49-years-old </w:t>
      </w:r>
    </w:p>
    <w:p w14:paraId="4CF8A86D" w14:textId="47A8D7ED" w:rsidR="006F21A8" w:rsidRPr="00266175" w:rsidRDefault="00C01278" w:rsidP="00A60CE6">
      <w:pPr>
        <w:rPr>
          <w:rFonts w:ascii="Aparajita" w:hAnsi="Aparajita" w:cs="Aparajita"/>
        </w:rPr>
      </w:pPr>
      <w:r>
        <w:rPr>
          <w:rFonts w:ascii="Aparajita" w:hAnsi="Aparajita" w:cs="Aparajita"/>
          <w:noProof/>
        </w:rPr>
        <w:drawing>
          <wp:inline distT="0" distB="0" distL="0" distR="0" wp14:anchorId="2C0CA53E" wp14:editId="394FDEE1">
            <wp:extent cx="7267725" cy="3626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819" r="2671" b="5087"/>
                    <a:stretch/>
                  </pic:blipFill>
                  <pic:spPr bwMode="auto">
                    <a:xfrm>
                      <a:off x="0" y="0"/>
                      <a:ext cx="7277763" cy="3631077"/>
                    </a:xfrm>
                    <a:prstGeom prst="rect">
                      <a:avLst/>
                    </a:prstGeom>
                    <a:noFill/>
                    <a:ln>
                      <a:noFill/>
                    </a:ln>
                    <a:extLst>
                      <a:ext uri="{53640926-AAD7-44D8-BBD7-CCE9431645EC}">
                        <a14:shadowObscured xmlns:a14="http://schemas.microsoft.com/office/drawing/2010/main"/>
                      </a:ext>
                    </a:extLst>
                  </pic:spPr>
                </pic:pic>
              </a:graphicData>
            </a:graphic>
          </wp:inline>
        </w:drawing>
      </w:r>
    </w:p>
    <w:p w14:paraId="5DB2F591" w14:textId="6472E5E9" w:rsidR="006F21A8" w:rsidRPr="00266175" w:rsidRDefault="002C03EE" w:rsidP="00A60CE6">
      <w:pPr>
        <w:rPr>
          <w:rFonts w:ascii="Aparajita" w:hAnsi="Aparajita" w:cs="Aparajita"/>
        </w:rPr>
      </w:pPr>
      <w:del w:id="1953" w:author="Emily Smith-Greenaway" w:date="2020-08-09T16:42:00Z">
        <w:r w:rsidRPr="00266175" w:rsidDel="006853D2">
          <w:rPr>
            <w:rFonts w:ascii="Aparajita" w:hAnsi="Aparajita" w:cs="Aparajita"/>
          </w:rPr>
          <w:delText xml:space="preserve">See the Appendix for a full list of results </w:delText>
        </w:r>
      </w:del>
      <w:bookmarkEnd w:id="1947"/>
    </w:p>
    <w:sectPr w:rsidR="006F21A8" w:rsidRPr="00266175" w:rsidSect="00C01278">
      <w:pgSz w:w="12240" w:h="15840"/>
      <w:pgMar w:top="1440" w:right="720" w:bottom="144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mily Smith-Greenaway" w:date="2020-08-08T16:12:00Z" w:initials="ES">
    <w:p w14:paraId="3D505834" w14:textId="2C04DD09" w:rsidR="00445DD1" w:rsidRDefault="00445DD1">
      <w:pPr>
        <w:pStyle w:val="CommentText"/>
        <w:rPr>
          <w:rFonts w:ascii="Arial" w:hAnsi="Arial" w:cs="Arial"/>
          <w:color w:val="666666"/>
        </w:rPr>
      </w:pPr>
      <w:r>
        <w:rPr>
          <w:rStyle w:val="CommentReference"/>
        </w:rPr>
        <w:annotationRef/>
      </w:r>
      <w:r>
        <w:rPr>
          <w:rFonts w:ascii="Arial" w:hAnsi="Arial" w:cs="Arial"/>
          <w:color w:val="666666"/>
        </w:rPr>
        <w:t>AJPH: Report the results of original public health research in up to 3500 words in the text, a structured abstract, up to 4 tables+figures, and no more than 35 references. The text must have an introduction and separate sections for Methods, Results, Discussion, and, Public Health Implications. This format is the highest priority for AJPH and represents the majority of papers published.</w:t>
      </w:r>
    </w:p>
    <w:p w14:paraId="0CE6DAAA" w14:textId="77777777" w:rsidR="00445DD1" w:rsidRDefault="00445DD1">
      <w:pPr>
        <w:pStyle w:val="CommentText"/>
      </w:pPr>
      <w:hyperlink r:id="rId1" w:history="1">
        <w:r>
          <w:rPr>
            <w:rStyle w:val="Hyperlink"/>
          </w:rPr>
          <w:t>https://ajph.aphapublications.org/authorinstructions</w:t>
        </w:r>
      </w:hyperlink>
    </w:p>
    <w:p w14:paraId="583A1973" w14:textId="77777777" w:rsidR="00445DD1" w:rsidRDefault="00445DD1">
      <w:pPr>
        <w:pStyle w:val="CommentText"/>
      </w:pPr>
    </w:p>
    <w:p w14:paraId="24CC7C49" w14:textId="77AA9FE4" w:rsidR="00445DD1" w:rsidRDefault="00445DD1">
      <w:pPr>
        <w:pStyle w:val="CommentText"/>
      </w:pPr>
      <w:r>
        <w:t xml:space="preserve">Note that citations will be numbered, which will save us words (estimated now at </w:t>
      </w:r>
    </w:p>
  </w:comment>
  <w:comment w:id="117" w:author="Emily Smith-Greenaway" w:date="2020-08-09T08:18:00Z" w:initials="ES">
    <w:p w14:paraId="5BF182F1" w14:textId="31790159" w:rsidR="00445DD1" w:rsidRDefault="00445DD1">
      <w:pPr>
        <w:pStyle w:val="CommentText"/>
      </w:pPr>
      <w:r>
        <w:rPr>
          <w:rStyle w:val="CommentReference"/>
        </w:rPr>
        <w:annotationRef/>
      </w:r>
      <w:r>
        <w:rPr>
          <w:rStyle w:val="CommentReference"/>
        </w:rPr>
        <w:annotationRef/>
      </w:r>
      <w:r>
        <w:t xml:space="preserve">FYI “global south” isn’t common in the AJPH lexicon so swapped here. </w:t>
      </w:r>
    </w:p>
  </w:comment>
  <w:comment w:id="127" w:author="Jenny Trinitapoli" w:date="2020-07-31T08:55:00Z" w:initials="JT">
    <w:p w14:paraId="2B6204ED" w14:textId="3EC83EE5" w:rsidR="00445DD1" w:rsidRDefault="00445DD1">
      <w:pPr>
        <w:pStyle w:val="CommentText"/>
      </w:pPr>
      <w:r>
        <w:rPr>
          <w:rStyle w:val="CommentReference"/>
        </w:rPr>
        <w:annotationRef/>
      </w:r>
      <w:r>
        <w:t>Do we want to go full Keyfitz here and make an explicit link with population appearances in this paragraph?</w:t>
      </w:r>
    </w:p>
  </w:comment>
  <w:comment w:id="128" w:author="Emily Smith-Greenaway" w:date="2020-08-06T00:29:00Z" w:initials="ES">
    <w:p w14:paraId="37B5FD6D" w14:textId="0A1928DE" w:rsidR="00445DD1" w:rsidRDefault="00445DD1">
      <w:pPr>
        <w:pStyle w:val="CommentText"/>
      </w:pPr>
      <w:r>
        <w:rPr>
          <w:rStyle w:val="CommentReference"/>
        </w:rPr>
        <w:annotationRef/>
      </w:r>
      <w:r>
        <w:t xml:space="preserve">I think space constraints (regardless of Demography, DR, or AJPH, etc) require we cut to the data quickly. I think the big contribution here are the data and new perspective we offer.  </w:t>
      </w:r>
    </w:p>
  </w:comment>
  <w:comment w:id="529" w:author="Emily Smith-Greenaway" w:date="2020-08-09T13:10:00Z" w:initials="ES">
    <w:p w14:paraId="63BB69AE" w14:textId="485F2009" w:rsidR="00445DD1" w:rsidRDefault="00445DD1">
      <w:pPr>
        <w:pStyle w:val="CommentText"/>
      </w:pPr>
      <w:r>
        <w:rPr>
          <w:rStyle w:val="CommentReference"/>
        </w:rPr>
        <w:annotationRef/>
      </w:r>
      <w:r>
        <w:t xml:space="preserve">I’d love your feedback on thoughts of a very abbreviated version of the indirect estimation approach. See my suggestion here (note extended version is still down below). Given the other paper, Diego and Emilio, we could just more heavily cite that and give a quick run down here? This may also be more appropriate for a public health audience… some AJPH papers include equations but I think the simpler the better. Thoughts? If you don’t think this is adequate and will lead to more questions from reviewers, see minorly edited version below. But also note that AJPH does allow for an extended online supplement—we could include additional information there. </w:t>
      </w:r>
    </w:p>
  </w:comment>
  <w:comment w:id="589" w:author="MPIDR_D\alburezgutierrez" w:date="2020-08-12T13:06:00Z" w:initials="M">
    <w:p w14:paraId="04B72C9E" w14:textId="023750BD" w:rsidR="00445DD1" w:rsidRDefault="00445DD1">
      <w:pPr>
        <w:pStyle w:val="CommentText"/>
      </w:pPr>
      <w:r>
        <w:t xml:space="preserve">DAG: </w:t>
      </w:r>
      <w:r>
        <w:rPr>
          <w:rStyle w:val="CommentReference"/>
        </w:rPr>
        <w:annotationRef/>
      </w:r>
      <w:r>
        <w:t>So, this is true for countries *without survey data*. For countries with survey data, we get the estimate for the year that matches the survey year.</w:t>
      </w:r>
    </w:p>
  </w:comment>
  <w:comment w:id="635" w:author="MPIDR_D\alburezgutierrez" w:date="2020-08-12T13:09:00Z" w:initials="M">
    <w:p w14:paraId="24302F94" w14:textId="4AFC6F15" w:rsidR="00445DD1" w:rsidRDefault="00445DD1">
      <w:pPr>
        <w:pStyle w:val="CommentText"/>
      </w:pPr>
      <w:r>
        <w:rPr>
          <w:rStyle w:val="CommentReference"/>
        </w:rPr>
        <w:annotationRef/>
      </w:r>
      <w:r>
        <w:t>This appears and the other numerical fotnotes in this section to be an 'orphan' footnotes.</w:t>
      </w:r>
    </w:p>
  </w:comment>
  <w:comment w:id="647" w:author="MPIDR_D\alburezgutierrez" w:date="2020-07-31T08:55:00Z" w:initials="M">
    <w:p w14:paraId="49D0E039" w14:textId="77777777" w:rsidR="00445DD1" w:rsidRDefault="00445DD1" w:rsidP="00202EA7">
      <w:pPr>
        <w:pStyle w:val="CommentText"/>
      </w:pPr>
      <w:r>
        <w:rPr>
          <w:rStyle w:val="CommentReference"/>
        </w:rPr>
        <w:annotationRef/>
      </w:r>
      <w:r>
        <w:t>DAG: this could also go in a ‘Data’ section if we plan to have one.</w:t>
      </w:r>
    </w:p>
  </w:comment>
  <w:comment w:id="648" w:author="Emily Smith-Greenaway" w:date="2020-08-05T23:39:00Z" w:initials="ES">
    <w:p w14:paraId="6D36D434" w14:textId="77777777" w:rsidR="00445DD1" w:rsidRDefault="00445DD1" w:rsidP="00202EA7">
      <w:pPr>
        <w:pStyle w:val="CommentText"/>
      </w:pPr>
      <w:r>
        <w:rPr>
          <w:rStyle w:val="CommentReference"/>
        </w:rPr>
        <w:annotationRef/>
      </w:r>
      <w:r>
        <w:t xml:space="preserve">For all “short submission” formats (Demography research note, AJPH research article) I think we’re stuck with one single “Methods” section given the abbreviated nature. </w:t>
      </w:r>
    </w:p>
  </w:comment>
  <w:comment w:id="843" w:author="MPIDR_D\alburezgutierrez" w:date="2020-07-31T08:55:00Z" w:initials="M">
    <w:p w14:paraId="4BBD5A96" w14:textId="2CE610F3" w:rsidR="00445DD1" w:rsidRDefault="00445DD1">
      <w:pPr>
        <w:pStyle w:val="CommentText"/>
      </w:pPr>
      <w:r>
        <w:rPr>
          <w:rStyle w:val="CommentReference"/>
        </w:rPr>
        <w:annotationRef/>
      </w:r>
      <w:r>
        <w:t>DAG: this could also go in a ‘Data’ section if we plan to have one.</w:t>
      </w:r>
    </w:p>
  </w:comment>
  <w:comment w:id="844" w:author="Emily Smith-Greenaway" w:date="2020-08-05T23:39:00Z" w:initials="ES">
    <w:p w14:paraId="4EC4BCF7" w14:textId="527B0762" w:rsidR="00445DD1" w:rsidRDefault="00445DD1">
      <w:pPr>
        <w:pStyle w:val="CommentText"/>
      </w:pPr>
      <w:r>
        <w:rPr>
          <w:rStyle w:val="CommentReference"/>
        </w:rPr>
        <w:annotationRef/>
      </w:r>
      <w:r>
        <w:t xml:space="preserve">For all “short submission” formats (Demography research note, AJPH research article) I think we’re stuck with one single “Methods” section given the abbreviated nature. </w:t>
      </w:r>
    </w:p>
  </w:comment>
  <w:comment w:id="949" w:author="Jenny Trinitapoli" w:date="2020-07-31T08:55:00Z" w:initials="JT">
    <w:p w14:paraId="02062E80" w14:textId="7652A8FC" w:rsidR="00445DD1" w:rsidRDefault="00445DD1">
      <w:pPr>
        <w:pStyle w:val="CommentText"/>
      </w:pPr>
      <w:r>
        <w:rPr>
          <w:rStyle w:val="CommentReference"/>
        </w:rPr>
        <w:annotationRef/>
      </w:r>
      <w:r>
        <w:t xml:space="preserve">I was confused here. Are we actually restricting to 20-44 and then 45-49? </w:t>
      </w:r>
    </w:p>
  </w:comment>
  <w:comment w:id="950" w:author="Emily Smith-Greenaway" w:date="2020-08-05T23:40:00Z" w:initials="ES">
    <w:p w14:paraId="0C5ED54B" w14:textId="3B5D3DF1" w:rsidR="00445DD1" w:rsidRDefault="00445DD1">
      <w:pPr>
        <w:pStyle w:val="CommentText"/>
      </w:pPr>
      <w:r>
        <w:rPr>
          <w:rStyle w:val="CommentReference"/>
        </w:rPr>
        <w:annotationRef/>
      </w:r>
      <w:r>
        <w:t>[</w:t>
      </w:r>
      <w:r>
        <w:rPr>
          <w:rStyle w:val="CommentReference"/>
        </w:rPr>
        <w:annotationRef/>
      </w:r>
      <w:r>
        <w:t xml:space="preserve">DAG]: The indirect approach produces single-age estimates for all ages in the 15-49 age group. To make the results comparable with the survey, I grouped them in the 22-44 and 45-49 age intervals after conducting the analysis.  </w:t>
      </w:r>
    </w:p>
  </w:comment>
  <w:comment w:id="1127" w:author="Jenny Trinitapoli" w:date="2020-07-31T08:55:00Z" w:initials="JT">
    <w:p w14:paraId="05F543E7" w14:textId="78D828A0" w:rsidR="00445DD1" w:rsidRDefault="00445DD1">
      <w:pPr>
        <w:pStyle w:val="CommentText"/>
      </w:pPr>
      <w:r>
        <w:rPr>
          <w:rStyle w:val="CommentReference"/>
        </w:rPr>
        <w:annotationRef/>
      </w:r>
      <w:r>
        <w:t>Can we specify in that earlier paragraph where we typically pull these from?</w:t>
      </w:r>
    </w:p>
  </w:comment>
  <w:comment w:id="1212" w:author="Jenny Trinitapoli" w:date="2020-07-31T08:55:00Z" w:initials="JT">
    <w:p w14:paraId="219B1D67" w14:textId="162E95D0" w:rsidR="00445DD1" w:rsidRDefault="00445DD1">
      <w:pPr>
        <w:pStyle w:val="CommentText"/>
      </w:pPr>
      <w:r>
        <w:rPr>
          <w:rStyle w:val="CommentReference"/>
        </w:rPr>
        <w:annotationRef/>
      </w:r>
      <w:r>
        <w:t>This is really interesting. Though it strikes me as not very plausible. Maybe this should be a footnote rather than the main text. This caveat also reminds me that survivorship bias affects these estimates, especially where maternal mortality is high.</w:t>
      </w:r>
      <w:r>
        <w:rPr>
          <w:noProof/>
        </w:rPr>
        <w:t xml:space="preserve"> And that selection into parenthood is captured in the indirect measure but not the direct measure. Are those 2 things important to note?</w:t>
      </w:r>
    </w:p>
  </w:comment>
  <w:comment w:id="1213" w:author="Emily Smith-Greenaway" w:date="2020-08-06T00:03:00Z" w:initials="ES">
    <w:p w14:paraId="6508945A" w14:textId="4B8D1BF4" w:rsidR="00445DD1" w:rsidRDefault="00445DD1">
      <w:pPr>
        <w:pStyle w:val="CommentText"/>
      </w:pPr>
      <w:r>
        <w:rPr>
          <w:rStyle w:val="CommentReference"/>
        </w:rPr>
        <w:annotationRef/>
      </w:r>
      <w:r>
        <w:t xml:space="preserve">Sadly, I think it is plausible. Mali is a good example. We could pull all of this into a footnote—but that may seem odd to not discuss the discrepancy in estimates. </w:t>
      </w:r>
    </w:p>
    <w:p w14:paraId="3CF1FF03" w14:textId="77777777" w:rsidR="00445DD1" w:rsidRDefault="00445DD1">
      <w:pPr>
        <w:pStyle w:val="CommentText"/>
      </w:pPr>
    </w:p>
    <w:p w14:paraId="3E9BC61B" w14:textId="1F4BEF01" w:rsidR="00445DD1" w:rsidRDefault="00445DD1">
      <w:pPr>
        <w:pStyle w:val="CommentText"/>
      </w:pPr>
      <w:r>
        <w:t xml:space="preserve">Diego and Emilio: estimates do account for maternal mortality, correct? Given contingent on survival? </w:t>
      </w:r>
    </w:p>
  </w:comment>
  <w:comment w:id="1214" w:author="MPIDR_D\alburezgutierrez" w:date="2020-07-31T09:11:00Z" w:initials="M">
    <w:p w14:paraId="060B3460" w14:textId="6E174B6E" w:rsidR="00445DD1" w:rsidRDefault="00445DD1">
      <w:pPr>
        <w:pStyle w:val="CommentText"/>
      </w:pPr>
      <w:r>
        <w:rPr>
          <w:rStyle w:val="CommentReference"/>
        </w:rPr>
        <w:annotationRef/>
      </w:r>
      <w:r>
        <w:t>DAG: Another interesting thing is that the survey estimates may be biased given bad data quality, access restrictions, etc. I think we saw this for the case of Mali. In this sense, the indirect estimates may be more accurate. However, as I mention in a footnote below, the UN WPP also ses model life tables for some countries (the same countries maybe) for which the survey data may be bad. Maybe a limitations section would be useful?</w:t>
      </w:r>
    </w:p>
  </w:comment>
  <w:comment w:id="1215" w:author="Emily Smith-Greenaway" w:date="2020-08-09T18:11:00Z" w:initials="ES">
    <w:p w14:paraId="608C8E6E" w14:textId="66DB7F8F" w:rsidR="00445DD1" w:rsidRDefault="00445DD1">
      <w:pPr>
        <w:pStyle w:val="CommentText"/>
      </w:pPr>
      <w:r>
        <w:rPr>
          <w:rStyle w:val="CommentReference"/>
        </w:rPr>
        <w:annotationRef/>
      </w:r>
      <w:r>
        <w:t>Diego: this was what I was trying to get at above. See above? Also, in terms of UN WPP I also now note the life table limitation in the footnote, but again here, this is mostly for countries where we *do* have survey estimates, correct?</w:t>
      </w:r>
    </w:p>
  </w:comment>
  <w:comment w:id="1329" w:author="Jenny Trinitapoli" w:date="2020-07-31T08:55:00Z" w:initials="JT">
    <w:p w14:paraId="31B32774" w14:textId="138D7831" w:rsidR="00445DD1" w:rsidRDefault="00445DD1" w:rsidP="003106F3">
      <w:pPr>
        <w:pStyle w:val="CommentText"/>
      </w:pPr>
      <w:r>
        <w:rPr>
          <w:rStyle w:val="CommentReference"/>
        </w:rPr>
        <w:annotationRef/>
      </w:r>
      <w:r>
        <w:t xml:space="preserve">Do I not have the right spreadsheet? I see </w:t>
      </w:r>
      <w:r>
        <w:rPr>
          <w:noProof/>
        </w:rPr>
        <w:t>168 &amp; 310 for Angola, with 168 as the number for reproductive-age -- mIM20-44, I see 310 as the mIM45-49 in the appendix table i have.</w:t>
      </w:r>
    </w:p>
  </w:comment>
  <w:comment w:id="1404" w:author="Jenny Trinitapoli" w:date="2020-07-31T08:55:00Z" w:initials="JT">
    <w:p w14:paraId="44DD3664" w14:textId="58579C22" w:rsidR="00445DD1" w:rsidRDefault="00445DD1">
      <w:pPr>
        <w:pStyle w:val="CommentText"/>
      </w:pPr>
      <w:r>
        <w:rPr>
          <w:rStyle w:val="CommentReference"/>
        </w:rPr>
        <w:annotationRef/>
      </w:r>
      <w:r>
        <w:t>I think this is really effective; how you contrast the 124 times to the 20-something here for the mIM. 20 times seems really low to me, though. Isn’t it more like 40 times?</w:t>
      </w:r>
    </w:p>
  </w:comment>
  <w:comment w:id="1405" w:author="Jenny Trinitapoli" w:date="2020-07-31T08:55:00Z" w:initials="JT">
    <w:p w14:paraId="164DB6F8" w14:textId="5C987B9B" w:rsidR="00445DD1" w:rsidRDefault="00445DD1">
      <w:pPr>
        <w:pStyle w:val="CommentText"/>
      </w:pPr>
      <w:r>
        <w:rPr>
          <w:rStyle w:val="CommentReference"/>
        </w:rPr>
        <w:annotationRef/>
      </w:r>
      <w:r>
        <w:t xml:space="preserve">From the table, it’s 168 for 20-44 and 310 for 45-49. I think you got 124 times by using 310, but I got counfused. </w:t>
      </w:r>
    </w:p>
  </w:comment>
  <w:comment w:id="1563" w:author="Jenny Trinitapoli" w:date="2020-07-31T08:55:00Z" w:initials="JT">
    <w:p w14:paraId="5FE979A3" w14:textId="18DCA3D5" w:rsidR="00445DD1" w:rsidRDefault="00445DD1">
      <w:pPr>
        <w:pStyle w:val="CommentText"/>
      </w:pPr>
      <w:r>
        <w:rPr>
          <w:rStyle w:val="CommentReference"/>
        </w:rPr>
        <w:annotationRef/>
      </w:r>
      <w:r>
        <w:t xml:space="preserve">Is flipping to Niger helpful? Or should we use the same countries to make the contrasts. I have a preference for consistency in these examples. But I have no preference btween Angola vs. Niger. </w:t>
      </w:r>
    </w:p>
  </w:comment>
  <w:comment w:id="1678" w:author="MPIDR_D\alburezgutierrez" w:date="2020-07-31T11:19:00Z" w:initials="M">
    <w:p w14:paraId="17341E84" w14:textId="38C6812B" w:rsidR="00445DD1" w:rsidRDefault="00445DD1">
      <w:pPr>
        <w:pStyle w:val="CommentText"/>
      </w:pPr>
      <w:r>
        <w:rPr>
          <w:rStyle w:val="CommentReference"/>
        </w:rPr>
        <w:annotationRef/>
      </w:r>
      <w:r>
        <w:t>Technically, up to a child’s age 35, right? Assuming reproductive age is 15-49.</w:t>
      </w:r>
    </w:p>
  </w:comment>
  <w:comment w:id="1679" w:author="Emily Smith-Greenaway" w:date="2020-08-06T00:08:00Z" w:initials="ES">
    <w:p w14:paraId="40E76F44" w14:textId="52FC0520" w:rsidR="00445DD1" w:rsidRDefault="00445DD1">
      <w:pPr>
        <w:pStyle w:val="CommentText"/>
      </w:pPr>
      <w:r>
        <w:rPr>
          <w:rStyle w:val="CommentReference"/>
        </w:rPr>
        <w:annotationRef/>
      </w:r>
      <w:r>
        <w:t>Great point. I added a footnote above when we introduce this indicator</w:t>
      </w:r>
    </w:p>
  </w:comment>
  <w:comment w:id="1753" w:author="Emily Smith-Greenaway" w:date="2020-08-09T16:37:00Z" w:initials="ES">
    <w:p w14:paraId="4C8A7589" w14:textId="3644A384" w:rsidR="00445DD1" w:rsidRDefault="00445DD1">
      <w:pPr>
        <w:pStyle w:val="CommentText"/>
      </w:pPr>
      <w:r>
        <w:rPr>
          <w:rStyle w:val="CommentReference"/>
        </w:rPr>
        <w:annotationRef/>
      </w:r>
      <w:r>
        <w:t xml:space="preserve">I pulled down all of the fantastic text for a demography audience and filed under “demography” text. But I think we should probably ignore the discussion now until we determine how much space we have. </w:t>
      </w:r>
    </w:p>
  </w:comment>
  <w:comment w:id="1792" w:author="Jenny Trinitapoli" w:date="2020-07-31T08:55:00Z" w:initials="JT">
    <w:p w14:paraId="66E77A75" w14:textId="0128CFFA" w:rsidR="00445DD1" w:rsidRDefault="00445DD1">
      <w:pPr>
        <w:pStyle w:val="CommentText"/>
      </w:pPr>
      <w:r>
        <w:rPr>
          <w:rStyle w:val="CommentReference"/>
        </w:rPr>
        <w:annotationRef/>
      </w:r>
      <w:r>
        <w:t>I’m worried about this as a closing sentence beecaus it’s all pointing to micro-level questions about consequeneces, when our contribution is the measures. I don’t have a clear solution for how to close this. I’ll think on it a bit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CC7C49" w15:done="0"/>
  <w15:commentEx w15:paraId="5BF182F1" w15:done="0"/>
  <w15:commentEx w15:paraId="2B6204ED" w15:done="0"/>
  <w15:commentEx w15:paraId="37B5FD6D" w15:paraIdParent="2B6204ED" w15:done="0"/>
  <w15:commentEx w15:paraId="63BB69AE" w15:done="0"/>
  <w15:commentEx w15:paraId="49D0E039" w15:done="0"/>
  <w15:commentEx w15:paraId="6D36D434" w15:paraIdParent="49D0E039" w15:done="0"/>
  <w15:commentEx w15:paraId="4BBD5A96" w15:done="0"/>
  <w15:commentEx w15:paraId="4EC4BCF7" w15:paraIdParent="4BBD5A96" w15:done="0"/>
  <w15:commentEx w15:paraId="02062E80" w15:done="0"/>
  <w15:commentEx w15:paraId="0C5ED54B" w15:paraIdParent="02062E80" w15:done="0"/>
  <w15:commentEx w15:paraId="05F543E7" w15:done="0"/>
  <w15:commentEx w15:paraId="219B1D67" w15:done="0"/>
  <w15:commentEx w15:paraId="3E9BC61B" w15:paraIdParent="219B1D67" w15:done="0"/>
  <w15:commentEx w15:paraId="060B3460" w15:done="0"/>
  <w15:commentEx w15:paraId="608C8E6E" w15:paraIdParent="060B3460" w15:done="0"/>
  <w15:commentEx w15:paraId="31B32774" w15:done="0"/>
  <w15:commentEx w15:paraId="44DD3664" w15:done="0"/>
  <w15:commentEx w15:paraId="164DB6F8" w15:done="0"/>
  <w15:commentEx w15:paraId="5FE979A3" w15:done="0"/>
  <w15:commentEx w15:paraId="17341E84" w15:done="0"/>
  <w15:commentEx w15:paraId="40E76F44" w15:paraIdParent="17341E84" w15:done="0"/>
  <w15:commentEx w15:paraId="4C8A7589" w15:done="0"/>
  <w15:commentEx w15:paraId="66E77A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94D5D" w16cex:dateUtc="2020-08-08T23:12:00Z"/>
  <w16cex:commentExtensible w16cex:durableId="22DA2FB8" w16cex:dateUtc="2020-08-09T15:18:00Z"/>
  <w16cex:commentExtensible w16cex:durableId="22B32BB5" w16cex:dateUtc="2020-07-10T23:02:00Z"/>
  <w16cex:commentExtensible w16cex:durableId="22D5CD80" w16cex:dateUtc="2020-08-06T07:29:00Z"/>
  <w16cex:commentExtensible w16cex:durableId="22DA7448" w16cex:dateUtc="2020-08-09T20:10:00Z"/>
  <w16cex:commentExtensible w16cex:durableId="22DA5F2B" w16cex:dateUtc="2020-08-06T06:39:00Z"/>
  <w16cex:commentExtensible w16cex:durableId="22D5C1B2" w16cex:dateUtc="2020-08-06T06:39:00Z"/>
  <w16cex:commentExtensible w16cex:durableId="22B403E3" w16cex:dateUtc="2020-07-11T14:24:00Z"/>
  <w16cex:commentExtensible w16cex:durableId="22D5C1DA" w16cex:dateUtc="2020-08-06T06:40:00Z"/>
  <w16cex:commentExtensible w16cex:durableId="22B2F317" w16cex:dateUtc="2020-07-10T19:00:00Z"/>
  <w16cex:commentExtensible w16cex:durableId="22B2F40A" w16cex:dateUtc="2020-07-10T19:04:00Z"/>
  <w16cex:commentExtensible w16cex:durableId="22D5C757" w16cex:dateUtc="2020-08-06T07:03:00Z"/>
  <w16cex:commentExtensible w16cex:durableId="22DABAEC" w16cex:dateUtc="2020-08-10T01:11:00Z"/>
  <w16cex:commentExtensible w16cex:durableId="22B31021" w16cex:dateUtc="2020-07-10T21:04:00Z"/>
  <w16cex:commentExtensible w16cex:durableId="22B2E107" w16cex:dateUtc="2020-07-10T17:43:00Z"/>
  <w16cex:commentExtensible w16cex:durableId="22B30B34" w16cex:dateUtc="2020-07-10T20:43:00Z"/>
  <w16cex:commentExtensible w16cex:durableId="22B2E4E5" w16cex:dateUtc="2020-07-10T18:00:00Z"/>
  <w16cex:commentExtensible w16cex:durableId="22D5C873" w16cex:dateUtc="2020-08-06T07:08:00Z"/>
  <w16cex:commentExtensible w16cex:durableId="22DAA4DB" w16cex:dateUtc="2020-08-09T23:37:00Z"/>
  <w16cex:commentExtensible w16cex:durableId="22B313C3" w16cex:dateUtc="2020-07-1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CC7C49" w16cid:durableId="22D94D5D"/>
  <w16cid:commentId w16cid:paraId="5BF182F1" w16cid:durableId="22DA2FB8"/>
  <w16cid:commentId w16cid:paraId="2B6204ED" w16cid:durableId="22B32BB5"/>
  <w16cid:commentId w16cid:paraId="37B5FD6D" w16cid:durableId="22D5CD80"/>
  <w16cid:commentId w16cid:paraId="63BB69AE" w16cid:durableId="22DA7448"/>
  <w16cid:commentId w16cid:paraId="49D0E039" w16cid:durableId="22DA5F2C"/>
  <w16cid:commentId w16cid:paraId="6D36D434" w16cid:durableId="22DA5F2B"/>
  <w16cid:commentId w16cid:paraId="4BBD5A96" w16cid:durableId="22D5A949"/>
  <w16cid:commentId w16cid:paraId="4EC4BCF7" w16cid:durableId="22D5C1B2"/>
  <w16cid:commentId w16cid:paraId="02062E80" w16cid:durableId="22B403E3"/>
  <w16cid:commentId w16cid:paraId="0C5ED54B" w16cid:durableId="22D5C1DA"/>
  <w16cid:commentId w16cid:paraId="05F543E7" w16cid:durableId="22B2F317"/>
  <w16cid:commentId w16cid:paraId="219B1D67" w16cid:durableId="22B2F40A"/>
  <w16cid:commentId w16cid:paraId="3E9BC61B" w16cid:durableId="22D5C757"/>
  <w16cid:commentId w16cid:paraId="060B3460" w16cid:durableId="22D5A954"/>
  <w16cid:commentId w16cid:paraId="608C8E6E" w16cid:durableId="22DABAEC"/>
  <w16cid:commentId w16cid:paraId="31B32774" w16cid:durableId="22B31021"/>
  <w16cid:commentId w16cid:paraId="44DD3664" w16cid:durableId="22B2E107"/>
  <w16cid:commentId w16cid:paraId="164DB6F8" w16cid:durableId="22B30B34"/>
  <w16cid:commentId w16cid:paraId="5FE979A3" w16cid:durableId="22B2E4E5"/>
  <w16cid:commentId w16cid:paraId="17341E84" w16cid:durableId="22D5A95E"/>
  <w16cid:commentId w16cid:paraId="40E76F44" w16cid:durableId="22D5C873"/>
  <w16cid:commentId w16cid:paraId="4C8A7589" w16cid:durableId="22DAA4DB"/>
  <w16cid:commentId w16cid:paraId="66E77A75" w16cid:durableId="22B313C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11C691" w14:textId="77777777" w:rsidR="00304110" w:rsidRDefault="00304110" w:rsidP="00261D63">
      <w:r>
        <w:separator/>
      </w:r>
    </w:p>
  </w:endnote>
  <w:endnote w:type="continuationSeparator" w:id="0">
    <w:p w14:paraId="2D58DDDC" w14:textId="77777777" w:rsidR="00304110" w:rsidRDefault="00304110"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altName w:val="Garamond"/>
    <w:panose1 w:val="02020404030301010803"/>
    <w:charset w:val="00"/>
    <w:family w:val="roman"/>
    <w:pitch w:val="variable"/>
    <w:sig w:usb0="00000287" w:usb1="00000000" w:usb2="00000000" w:usb3="00000000" w:csb0="0000009F" w:csb1="00000000"/>
  </w:font>
  <w:font w:name="Aparajita">
    <w:altName w:val="Aparajita"/>
    <w:panose1 w:val="020B0604020202020204"/>
    <w:charset w:val="00"/>
    <w:family w:val="swiss"/>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Garamond" w:hAnsi="Garamond"/>
        <w:sz w:val="20"/>
        <w:szCs w:val="20"/>
      </w:rPr>
      <w:id w:val="1799413490"/>
      <w:docPartObj>
        <w:docPartGallery w:val="Page Numbers (Bottom of Page)"/>
        <w:docPartUnique/>
      </w:docPartObj>
    </w:sdtPr>
    <w:sdtEndPr>
      <w:rPr>
        <w:noProof/>
      </w:rPr>
    </w:sdtEndPr>
    <w:sdtContent>
      <w:p w14:paraId="620341E9" w14:textId="6D4D8185" w:rsidR="00445DD1" w:rsidRPr="007E3C04" w:rsidRDefault="00445DD1">
        <w:pPr>
          <w:pStyle w:val="Footer"/>
          <w:jc w:val="right"/>
          <w:rPr>
            <w:rFonts w:ascii="Garamond" w:hAnsi="Garamond"/>
            <w:sz w:val="20"/>
            <w:szCs w:val="20"/>
          </w:rPr>
        </w:pPr>
        <w:r w:rsidRPr="007E3C04">
          <w:rPr>
            <w:rFonts w:ascii="Garamond" w:hAnsi="Garamond"/>
            <w:sz w:val="20"/>
            <w:szCs w:val="20"/>
          </w:rPr>
          <w:fldChar w:fldCharType="begin"/>
        </w:r>
        <w:r w:rsidRPr="007E3C04">
          <w:rPr>
            <w:rFonts w:ascii="Garamond" w:hAnsi="Garamond"/>
            <w:sz w:val="20"/>
            <w:szCs w:val="20"/>
          </w:rPr>
          <w:instrText xml:space="preserve"> PAGE   \* MERGEFORMAT </w:instrText>
        </w:r>
        <w:r w:rsidRPr="007E3C04">
          <w:rPr>
            <w:rFonts w:ascii="Garamond" w:hAnsi="Garamond"/>
            <w:sz w:val="20"/>
            <w:szCs w:val="20"/>
          </w:rPr>
          <w:fldChar w:fldCharType="separate"/>
        </w:r>
        <w:r w:rsidR="00E45644">
          <w:rPr>
            <w:rFonts w:ascii="Garamond" w:hAnsi="Garamond"/>
            <w:noProof/>
            <w:sz w:val="20"/>
            <w:szCs w:val="20"/>
          </w:rPr>
          <w:t>4</w:t>
        </w:r>
        <w:r w:rsidRPr="007E3C04">
          <w:rPr>
            <w:rFonts w:ascii="Garamond" w:hAnsi="Garamond"/>
            <w:noProof/>
            <w:sz w:val="20"/>
            <w:szCs w:val="20"/>
          </w:rPr>
          <w:fldChar w:fldCharType="end"/>
        </w:r>
      </w:p>
    </w:sdtContent>
  </w:sdt>
  <w:p w14:paraId="2BD3037A" w14:textId="77777777" w:rsidR="00445DD1" w:rsidRPr="007E3C04" w:rsidRDefault="00445DD1">
    <w:pPr>
      <w:pStyle w:val="Footer"/>
      <w:rPr>
        <w:rFonts w:ascii="Garamond" w:hAnsi="Garamond"/>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F0F61" w14:textId="77777777" w:rsidR="00304110" w:rsidRDefault="00304110" w:rsidP="00261D63">
      <w:r>
        <w:separator/>
      </w:r>
    </w:p>
  </w:footnote>
  <w:footnote w:type="continuationSeparator" w:id="0">
    <w:p w14:paraId="6428E823" w14:textId="77777777" w:rsidR="00304110" w:rsidRDefault="00304110" w:rsidP="00261D63">
      <w:r>
        <w:continuationSeparator/>
      </w:r>
    </w:p>
  </w:footnote>
  <w:footnote w:id="1">
    <w:p w14:paraId="653A1CE9" w14:textId="764ACADB" w:rsidR="00445DD1" w:rsidRPr="0050243A" w:rsidRDefault="00445DD1" w:rsidP="00404BC4">
      <w:pPr>
        <w:pStyle w:val="FootnoteText"/>
        <w:rPr>
          <w:ins w:id="431" w:author="Emily Smith-Greenaway" w:date="2020-08-09T14:33:00Z"/>
          <w:rFonts w:ascii="Aparajita" w:hAnsi="Aparajita" w:cs="Aparajita"/>
          <w:sz w:val="24"/>
          <w:szCs w:val="24"/>
        </w:rPr>
      </w:pPr>
      <w:ins w:id="432" w:author="Emily Smith-Greenaway" w:date="2020-08-09T14:33:00Z">
        <w:r w:rsidRPr="003C1011">
          <w:rPr>
            <w:rStyle w:val="FootnoteReference"/>
            <w:rPrChange w:id="433"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The</w:t>
        </w:r>
        <w:r w:rsidRPr="0050243A">
          <w:rPr>
            <w:rStyle w:val="CommentReference"/>
            <w:rFonts w:ascii="Aparajita" w:eastAsiaTheme="minorHAnsi" w:hAnsi="Aparajita" w:cs="Aparajita"/>
            <w:sz w:val="24"/>
            <w:szCs w:val="24"/>
          </w:rPr>
          <w:annotationRef/>
        </w:r>
        <w:r w:rsidRPr="0050243A">
          <w:rPr>
            <w:rFonts w:ascii="Aparajita" w:hAnsi="Aparajita" w:cs="Aparajita"/>
            <w:sz w:val="24"/>
            <w:szCs w:val="24"/>
          </w:rPr>
          <w:t xml:space="preserve"> public use surveys are available at </w:t>
        </w:r>
        <w:r w:rsidRPr="00B7281F">
          <w:rPr>
            <w:sz w:val="24"/>
            <w:szCs w:val="24"/>
            <w:rPrChange w:id="434" w:author="Emily Smith-Greenaway" w:date="2020-08-09T14:45:00Z">
              <w:rPr/>
            </w:rPrChange>
          </w:rPr>
          <w:fldChar w:fldCharType="begin"/>
        </w:r>
        <w:r w:rsidRPr="00B7281F">
          <w:rPr>
            <w:sz w:val="24"/>
            <w:szCs w:val="24"/>
            <w:rPrChange w:id="435" w:author="Emily Smith-Greenaway" w:date="2020-08-09T14:45:00Z">
              <w:rPr/>
            </w:rPrChange>
          </w:rPr>
          <w:instrText xml:space="preserve"> HYPERLINK "https://www.cdc.gov/nchs/nsfg/index.htm" </w:instrText>
        </w:r>
        <w:r w:rsidRPr="00B7281F">
          <w:rPr>
            <w:rPrChange w:id="436"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https://www.cdc.gov/nchs/nsfg/index.htm</w:t>
        </w:r>
        <w:r w:rsidRPr="001657AA">
          <w:rPr>
            <w:rStyle w:val="Hyperlink"/>
            <w:rFonts w:ascii="Aparajita" w:hAnsi="Aparajita" w:cs="Aparajita"/>
            <w:sz w:val="24"/>
            <w:szCs w:val="24"/>
          </w:rPr>
          <w:fldChar w:fldCharType="end"/>
        </w:r>
        <w:r w:rsidRPr="0050243A">
          <w:rPr>
            <w:rFonts w:ascii="Aparajita" w:hAnsi="Aparajita" w:cs="Aparajita"/>
            <w:sz w:val="24"/>
            <w:szCs w:val="24"/>
          </w:rPr>
          <w:t>.</w:t>
        </w:r>
      </w:ins>
      <w:ins w:id="437" w:author="Emily Smith-Greenaway" w:date="2020-08-09T15:32:00Z">
        <w:r>
          <w:rPr>
            <w:rFonts w:ascii="Aparajita" w:hAnsi="Aparajita" w:cs="Aparajita"/>
            <w:sz w:val="24"/>
            <w:szCs w:val="24"/>
          </w:rPr>
          <w:t xml:space="preserve"> Because the NSFG did not include women ages 45-49 in only one survey round, and because of the small resulting sample for this age group, we rely on the indirect estimates of the mIM, mU5M, and mOm for older mothers. </w:t>
        </w:r>
      </w:ins>
    </w:p>
  </w:footnote>
  <w:footnote w:id="2">
    <w:p w14:paraId="1E98CE00" w14:textId="068685F3" w:rsidR="00445DD1" w:rsidRPr="0050243A" w:rsidRDefault="00445DD1">
      <w:pPr>
        <w:pStyle w:val="FootnoteText"/>
        <w:rPr>
          <w:rFonts w:ascii="Aparajita" w:hAnsi="Aparajita" w:cs="Aparajita"/>
          <w:sz w:val="24"/>
          <w:szCs w:val="24"/>
        </w:rPr>
      </w:pPr>
      <w:r w:rsidRPr="003C1011">
        <w:rPr>
          <w:rStyle w:val="FootnoteReference"/>
          <w:rPrChange w:id="451"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These public use surveys, funded by the United States Agency for International Development (USAID) are available to researchers at </w:t>
      </w:r>
      <w:r w:rsidRPr="00B7281F">
        <w:rPr>
          <w:sz w:val="24"/>
          <w:szCs w:val="24"/>
          <w:rPrChange w:id="452" w:author="Emily Smith-Greenaway" w:date="2020-08-09T14:45:00Z">
            <w:rPr/>
          </w:rPrChange>
        </w:rPr>
        <w:fldChar w:fldCharType="begin"/>
      </w:r>
      <w:r w:rsidRPr="00B7281F">
        <w:rPr>
          <w:sz w:val="24"/>
          <w:szCs w:val="24"/>
          <w:rPrChange w:id="453" w:author="Emily Smith-Greenaway" w:date="2020-08-09T14:45:00Z">
            <w:rPr/>
          </w:rPrChange>
        </w:rPr>
        <w:instrText xml:space="preserve"> HYPERLINK "https://dhsprogram.com/" </w:instrText>
      </w:r>
      <w:r w:rsidRPr="00B7281F">
        <w:rPr>
          <w:rPrChange w:id="454"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https://dhsprogram.com/</w:t>
      </w:r>
      <w:r w:rsidRPr="001657AA">
        <w:rPr>
          <w:rStyle w:val="Hyperlink"/>
          <w:rFonts w:ascii="Aparajita" w:hAnsi="Aparajita" w:cs="Aparajita"/>
          <w:sz w:val="24"/>
          <w:szCs w:val="24"/>
        </w:rPr>
        <w:fldChar w:fldCharType="end"/>
      </w:r>
    </w:p>
  </w:footnote>
  <w:footnote w:id="3">
    <w:p w14:paraId="04819F4F" w14:textId="3FAA0372" w:rsidR="00445DD1" w:rsidRPr="00B7281F" w:rsidRDefault="00445DD1">
      <w:pPr>
        <w:pStyle w:val="FootnoteText"/>
        <w:rPr>
          <w:rFonts w:ascii="Aparajita" w:hAnsi="Aparajita" w:cs="Aparajita"/>
          <w:sz w:val="24"/>
          <w:szCs w:val="24"/>
        </w:rPr>
      </w:pPr>
      <w:r w:rsidRPr="003C1011">
        <w:rPr>
          <w:rStyle w:val="FootnoteReference"/>
          <w:rPrChange w:id="466"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Funded by UNICEF (these data are publicly available at </w:t>
      </w:r>
      <w:r w:rsidRPr="00B7281F">
        <w:rPr>
          <w:rFonts w:ascii="Aparajita" w:hAnsi="Aparajita" w:cs="Aparajita"/>
          <w:sz w:val="24"/>
          <w:szCs w:val="24"/>
          <w:rPrChange w:id="467" w:author="Emily Smith-Greenaway" w:date="2020-08-09T14:45:00Z">
            <w:rPr/>
          </w:rPrChange>
        </w:rPr>
        <w:fldChar w:fldCharType="begin"/>
      </w:r>
      <w:r w:rsidRPr="00B7281F">
        <w:rPr>
          <w:rFonts w:ascii="Aparajita" w:hAnsi="Aparajita" w:cs="Aparajita"/>
          <w:sz w:val="24"/>
          <w:szCs w:val="24"/>
          <w:rPrChange w:id="468" w:author="Emily Smith-Greenaway" w:date="2020-08-09T14:45:00Z">
            <w:rPr/>
          </w:rPrChange>
        </w:rPr>
        <w:instrText xml:space="preserve"> HYPERLINK "https://mics.unicef.org/" </w:instrText>
      </w:r>
      <w:r w:rsidRPr="00B7281F">
        <w:rPr>
          <w:rPrChange w:id="469" w:author="Emily Smith-Greenaway" w:date="2020-08-09T14:45:00Z">
            <w:rPr>
              <w:rStyle w:val="Hyperlink"/>
              <w:rFonts w:ascii="Aparajita" w:hAnsi="Aparajita" w:cs="Aparajita"/>
              <w:sz w:val="24"/>
              <w:szCs w:val="24"/>
            </w:rPr>
          </w:rPrChange>
        </w:rPr>
        <w:fldChar w:fldCharType="separate"/>
      </w:r>
      <w:r w:rsidRPr="00B7281F">
        <w:rPr>
          <w:rStyle w:val="Hyperlink"/>
          <w:rFonts w:ascii="Aparajita" w:hAnsi="Aparajita" w:cs="Aparajita"/>
          <w:sz w:val="24"/>
          <w:szCs w:val="24"/>
        </w:rPr>
        <w:t>https://mics.unicef.org/</w:t>
      </w:r>
      <w:r w:rsidRPr="001657AA">
        <w:rPr>
          <w:rStyle w:val="Hyperlink"/>
          <w:rFonts w:ascii="Aparajita" w:hAnsi="Aparajita" w:cs="Aparajita"/>
          <w:sz w:val="24"/>
          <w:szCs w:val="24"/>
        </w:rPr>
        <w:fldChar w:fldCharType="end"/>
      </w:r>
      <w:r w:rsidRPr="0050243A">
        <w:rPr>
          <w:rStyle w:val="Hyperlink"/>
          <w:rFonts w:ascii="Aparajita" w:hAnsi="Aparajita" w:cs="Aparajita"/>
          <w:sz w:val="24"/>
          <w:szCs w:val="24"/>
        </w:rPr>
        <w:t>)</w:t>
      </w:r>
      <w:r w:rsidRPr="0050243A">
        <w:rPr>
          <w:rFonts w:ascii="Aparajita" w:hAnsi="Aparajita" w:cs="Aparajita"/>
          <w:sz w:val="24"/>
          <w:szCs w:val="24"/>
        </w:rPr>
        <w:t>.</w:t>
      </w:r>
    </w:p>
  </w:footnote>
  <w:footnote w:id="4">
    <w:p w14:paraId="0BBD5D74" w14:textId="307C41CC" w:rsidR="00445DD1" w:rsidRPr="00B7281F" w:rsidDel="00404BC4" w:rsidRDefault="00445DD1">
      <w:pPr>
        <w:pStyle w:val="FootnoteText"/>
        <w:rPr>
          <w:del w:id="476" w:author="Emily Smith-Greenaway" w:date="2020-08-09T14:33:00Z"/>
          <w:rFonts w:ascii="Aparajita" w:hAnsi="Aparajita" w:cs="Aparajita"/>
          <w:sz w:val="24"/>
          <w:szCs w:val="24"/>
        </w:rPr>
      </w:pPr>
      <w:del w:id="477" w:author="Emily Smith-Greenaway" w:date="2020-08-09T14:33:00Z">
        <w:r w:rsidRPr="003C1011" w:rsidDel="00404BC4">
          <w:rPr>
            <w:rStyle w:val="FootnoteReference"/>
            <w:rPrChange w:id="478" w:author="Emily Smith-Greenaway" w:date="2020-08-10T07:32:00Z">
              <w:rPr>
                <w:rStyle w:val="FootnoteReference"/>
                <w:rFonts w:ascii="Aparajita" w:hAnsi="Aparajita" w:cs="Aparajita"/>
              </w:rPr>
            </w:rPrChange>
          </w:rPr>
          <w:footnoteRef/>
        </w:r>
        <w:r w:rsidRPr="00B7281F" w:rsidDel="00404BC4">
          <w:rPr>
            <w:rFonts w:ascii="Aparajita" w:hAnsi="Aparajita" w:cs="Aparajita"/>
          </w:rPr>
          <w:delText xml:space="preserve"> The</w:delText>
        </w:r>
        <w:r w:rsidRPr="00B7281F" w:rsidDel="00404BC4">
          <w:rPr>
            <w:rStyle w:val="CommentReference"/>
            <w:rFonts w:ascii="Aparajita" w:eastAsiaTheme="minorHAnsi" w:hAnsi="Aparajita" w:cs="Aparajita"/>
            <w:sz w:val="24"/>
            <w:szCs w:val="24"/>
          </w:rPr>
          <w:annotationRef/>
        </w:r>
        <w:r w:rsidRPr="00B7281F" w:rsidDel="00404BC4">
          <w:rPr>
            <w:rFonts w:ascii="Aparajita" w:hAnsi="Aparajita" w:cs="Aparajita"/>
          </w:rPr>
          <w:delText xml:space="preserve"> public use surveys are available at </w:delText>
        </w:r>
        <w:r w:rsidRPr="00B7281F" w:rsidDel="00404BC4">
          <w:rPr>
            <w:rFonts w:ascii="Aparajita" w:hAnsi="Aparajita" w:cs="Aparajita"/>
            <w:rPrChange w:id="479" w:author="Emily Smith-Greenaway" w:date="2020-08-09T14:45:00Z">
              <w:rPr/>
            </w:rPrChange>
          </w:rPr>
          <w:fldChar w:fldCharType="begin"/>
        </w:r>
        <w:r w:rsidRPr="00B7281F" w:rsidDel="00404BC4">
          <w:rPr>
            <w:rFonts w:ascii="Aparajita" w:hAnsi="Aparajita" w:cs="Aparajita"/>
            <w:sz w:val="24"/>
            <w:szCs w:val="24"/>
            <w:rPrChange w:id="480" w:author="Emily Smith-Greenaway" w:date="2020-08-09T14:45:00Z">
              <w:rPr/>
            </w:rPrChange>
          </w:rPr>
          <w:delInstrText xml:space="preserve"> HYPERLINK "https://www.cdc.gov/nchs/nsfg/index.htm" </w:delInstrText>
        </w:r>
        <w:r w:rsidRPr="00B7281F" w:rsidDel="00404BC4">
          <w:rPr>
            <w:sz w:val="24"/>
            <w:szCs w:val="24"/>
            <w:rPrChange w:id="481" w:author="Emily Smith-Greenaway" w:date="2020-08-09T14:45:00Z">
              <w:rPr>
                <w:rStyle w:val="Hyperlink"/>
                <w:rFonts w:ascii="Aparajita" w:hAnsi="Aparajita" w:cs="Aparajita"/>
              </w:rPr>
            </w:rPrChange>
          </w:rPr>
          <w:fldChar w:fldCharType="separate"/>
        </w:r>
        <w:r w:rsidRPr="00B7281F" w:rsidDel="00404BC4">
          <w:rPr>
            <w:rStyle w:val="Hyperlink"/>
            <w:rFonts w:ascii="Aparajita" w:hAnsi="Aparajita" w:cs="Aparajita"/>
          </w:rPr>
          <w:delText>https://www.cdc.gov/nchs/nsfg/index.htm</w:delText>
        </w:r>
        <w:r w:rsidRPr="001657AA" w:rsidDel="00404BC4">
          <w:rPr>
            <w:rStyle w:val="Hyperlink"/>
            <w:rFonts w:ascii="Aparajita" w:hAnsi="Aparajita" w:cs="Aparajita"/>
          </w:rPr>
          <w:fldChar w:fldCharType="end"/>
        </w:r>
        <w:r w:rsidRPr="00B7281F" w:rsidDel="00404BC4">
          <w:rPr>
            <w:rFonts w:ascii="Aparajita" w:hAnsi="Aparajita" w:cs="Aparajita"/>
          </w:rPr>
          <w:delText>.</w:delText>
        </w:r>
      </w:del>
    </w:p>
  </w:footnote>
  <w:footnote w:id="5">
    <w:p w14:paraId="3420AD30" w14:textId="7DECFD4C" w:rsidR="00445DD1" w:rsidRPr="00B7281F" w:rsidRDefault="00445DD1">
      <w:pPr>
        <w:pStyle w:val="FootnoteText"/>
        <w:rPr>
          <w:rFonts w:ascii="Aparajita" w:hAnsi="Aparajita" w:cs="Aparajita"/>
          <w:sz w:val="24"/>
          <w:szCs w:val="24"/>
          <w:rPrChange w:id="486" w:author="Emily Smith-Greenaway" w:date="2020-08-09T14:45:00Z">
            <w:rPr/>
          </w:rPrChange>
        </w:rPr>
      </w:pPr>
      <w:ins w:id="487" w:author="Emily Smith-Greenaway" w:date="2020-08-09T14:34:00Z">
        <w:r w:rsidRPr="003C1011">
          <w:rPr>
            <w:rStyle w:val="FootnoteReference"/>
          </w:rPr>
          <w:footnoteRef/>
        </w:r>
        <w:r w:rsidRPr="00B7281F">
          <w:rPr>
            <w:rFonts w:ascii="Aparajita" w:hAnsi="Aparajita" w:cs="Aparajita"/>
            <w:sz w:val="24"/>
            <w:szCs w:val="24"/>
            <w:rPrChange w:id="488" w:author="Emily Smith-Greenaway" w:date="2020-08-09T14:45:00Z">
              <w:rPr/>
            </w:rPrChange>
          </w:rPr>
          <w:t xml:space="preserve"> </w:t>
        </w:r>
      </w:ins>
      <w:ins w:id="489" w:author="Emily Smith-Greenaway" w:date="2020-08-09T14:35:00Z">
        <w:r w:rsidRPr="00B7281F">
          <w:rPr>
            <w:rFonts w:ascii="Aparajita" w:hAnsi="Aparajita" w:cs="Aparajita"/>
            <w:sz w:val="24"/>
            <w:szCs w:val="24"/>
            <w:rPrChange w:id="490" w:author="Emily Smith-Greenaway" w:date="2020-08-09T14:45:00Z">
              <w:rPr/>
            </w:rPrChange>
          </w:rPr>
          <w:t xml:space="preserve">Given data constraints, we cannot include women bereaved by the loss of a fetus or stillbirth. </w:t>
        </w:r>
      </w:ins>
    </w:p>
  </w:footnote>
  <w:footnote w:id="6">
    <w:p w14:paraId="46FD91FA" w14:textId="2DF8FC0E" w:rsidR="00445DD1" w:rsidRPr="00B7281F" w:rsidRDefault="00445DD1">
      <w:pPr>
        <w:pStyle w:val="FootnoteText"/>
        <w:rPr>
          <w:rFonts w:ascii="Aparajita" w:hAnsi="Aparajita" w:cs="Aparajita"/>
          <w:sz w:val="24"/>
          <w:szCs w:val="24"/>
          <w:rPrChange w:id="505" w:author="Emily Smith-Greenaway" w:date="2020-08-09T14:45:00Z">
            <w:rPr/>
          </w:rPrChange>
        </w:rPr>
      </w:pPr>
      <w:ins w:id="506" w:author="Emily Smith-Greenaway" w:date="2020-08-08T21:39:00Z">
        <w:r w:rsidRPr="003C1011">
          <w:rPr>
            <w:rStyle w:val="FootnoteReference"/>
          </w:rPr>
          <w:footnoteRef/>
        </w:r>
        <w:r w:rsidRPr="00B7281F">
          <w:rPr>
            <w:rFonts w:ascii="Aparajita" w:hAnsi="Aparajita" w:cs="Aparajita"/>
            <w:sz w:val="24"/>
            <w:szCs w:val="24"/>
            <w:rPrChange w:id="507" w:author="Emily Smith-Greenaway" w:date="2020-08-09T14:45:00Z">
              <w:rPr/>
            </w:rPrChange>
          </w:rPr>
          <w:t xml:space="preserve"> </w:t>
        </w:r>
      </w:ins>
      <w:ins w:id="508" w:author="Emily Smith-Greenaway" w:date="2020-08-08T21:40:00Z">
        <w:r w:rsidRPr="00B7281F">
          <w:rPr>
            <w:rFonts w:ascii="Aparajita" w:hAnsi="Aparajita" w:cs="Aparajita"/>
            <w:sz w:val="24"/>
            <w:szCs w:val="24"/>
            <w:rPrChange w:id="509" w:author="Emily Smith-Greenaway" w:date="2020-08-09T14:45:00Z">
              <w:rPr/>
            </w:rPrChange>
          </w:rPr>
          <w:t xml:space="preserve">More than 95% of women in our survey estimates had their first child at age 14 or older; </w:t>
        </w:r>
      </w:ins>
      <w:ins w:id="510" w:author="Emily Smith-Greenaway" w:date="2020-08-08T21:42:00Z">
        <w:r w:rsidRPr="0050243A">
          <w:rPr>
            <w:rFonts w:ascii="Aparajita" w:hAnsi="Aparajita" w:cs="Aparajita"/>
            <w:sz w:val="24"/>
            <w:szCs w:val="24"/>
          </w:rPr>
          <w:t>because o</w:t>
        </w:r>
        <w:r w:rsidRPr="00B7281F">
          <w:rPr>
            <w:rFonts w:ascii="Aparajita" w:hAnsi="Aparajita" w:cs="Aparajita"/>
            <w:sz w:val="24"/>
            <w:szCs w:val="24"/>
          </w:rPr>
          <w:t xml:space="preserve">ur oldest respondents are 49 years old, </w:t>
        </w:r>
      </w:ins>
      <w:ins w:id="511" w:author="Emily Smith-Greenaway" w:date="2020-08-08T21:41:00Z">
        <w:r w:rsidRPr="00B7281F">
          <w:rPr>
            <w:rFonts w:ascii="Aparajita" w:hAnsi="Aparajita" w:cs="Aparajita"/>
            <w:sz w:val="24"/>
            <w:szCs w:val="24"/>
            <w:rPrChange w:id="512" w:author="Emily Smith-Greenaway" w:date="2020-08-09T14:45:00Z">
              <w:rPr/>
            </w:rPrChange>
          </w:rPr>
          <w:t xml:space="preserve">children </w:t>
        </w:r>
      </w:ins>
      <w:ins w:id="513" w:author="Emily Smith-Greenaway" w:date="2020-08-08T21:42:00Z">
        <w:r w:rsidRPr="0050243A">
          <w:rPr>
            <w:rFonts w:ascii="Aparajita" w:hAnsi="Aparajita" w:cs="Aparajita"/>
            <w:sz w:val="24"/>
            <w:szCs w:val="24"/>
          </w:rPr>
          <w:t xml:space="preserve">on which women were reporting could be no more than </w:t>
        </w:r>
      </w:ins>
      <w:ins w:id="514" w:author="Emily Smith-Greenaway" w:date="2020-08-08T21:41:00Z">
        <w:r w:rsidRPr="00B7281F">
          <w:rPr>
            <w:rFonts w:ascii="Aparajita" w:hAnsi="Aparajita" w:cs="Aparajita"/>
            <w:sz w:val="24"/>
            <w:szCs w:val="24"/>
            <w:rPrChange w:id="515" w:author="Emily Smith-Greenaway" w:date="2020-08-09T14:45:00Z">
              <w:rPr/>
            </w:rPrChange>
          </w:rPr>
          <w:t xml:space="preserve">could be no more than 35 years old. </w:t>
        </w:r>
      </w:ins>
      <w:ins w:id="516" w:author="Emily Smith-Greenaway" w:date="2020-08-08T21:42:00Z">
        <w:r w:rsidRPr="0050243A">
          <w:rPr>
            <w:rFonts w:ascii="Aparajita" w:hAnsi="Aparajita" w:cs="Aparajita"/>
            <w:sz w:val="24"/>
            <w:szCs w:val="24"/>
          </w:rPr>
          <w:t xml:space="preserve">Thus, these estimates pertain most to </w:t>
        </w:r>
      </w:ins>
      <w:ins w:id="517" w:author="Emily Smith-Greenaway" w:date="2020-08-08T21:43:00Z">
        <w:r w:rsidRPr="00B7281F">
          <w:rPr>
            <w:rFonts w:ascii="Aparajita" w:hAnsi="Aparajita" w:cs="Aparajita"/>
            <w:sz w:val="24"/>
            <w:szCs w:val="24"/>
          </w:rPr>
          <w:t xml:space="preserve">children who died between infancy and young adulthood. </w:t>
        </w:r>
      </w:ins>
    </w:p>
  </w:footnote>
  <w:footnote w:id="7">
    <w:p w14:paraId="679E1351" w14:textId="0BD3ED2C" w:rsidR="00445DD1" w:rsidRPr="00B7281F" w:rsidRDefault="00445DD1">
      <w:pPr>
        <w:pStyle w:val="FootnoteText"/>
        <w:rPr>
          <w:sz w:val="24"/>
          <w:szCs w:val="24"/>
          <w:rPrChange w:id="573" w:author="Emily Smith-Greenaway" w:date="2020-08-09T14:45:00Z">
            <w:rPr/>
          </w:rPrChange>
        </w:rPr>
      </w:pPr>
      <w:ins w:id="574" w:author="Emily Smith-Greenaway" w:date="2020-08-09T14:43:00Z">
        <w:r w:rsidRPr="003C1011">
          <w:rPr>
            <w:rStyle w:val="FootnoteReference"/>
          </w:rPr>
          <w:footnoteRef/>
        </w:r>
        <w:r w:rsidRPr="00B7281F">
          <w:rPr>
            <w:rFonts w:ascii="Aparajita" w:hAnsi="Aparajita" w:cs="Aparajita"/>
            <w:sz w:val="24"/>
            <w:szCs w:val="24"/>
            <w:rPrChange w:id="575" w:author="Emily Smith-Greenaway" w:date="2020-08-09T14:45:00Z">
              <w:rPr/>
            </w:rPrChange>
          </w:rPr>
          <w:t xml:space="preserve"> </w:t>
        </w:r>
        <w:r w:rsidRPr="0050243A">
          <w:rPr>
            <w:rFonts w:ascii="Aparajita" w:hAnsi="Aparajita" w:cs="Aparajita"/>
            <w:sz w:val="24"/>
            <w:szCs w:val="24"/>
          </w:rPr>
          <w:t xml:space="preserve">UN WPP data are </w:t>
        </w:r>
      </w:ins>
      <w:ins w:id="576" w:author="Emily Smith-Greenaway" w:date="2020-08-09T15:15:00Z">
        <w:r w:rsidRPr="00B7281F">
          <w:rPr>
            <w:rFonts w:ascii="Aparajita" w:hAnsi="Aparajita" w:cs="Aparajita"/>
            <w:sz w:val="24"/>
            <w:szCs w:val="24"/>
          </w:rPr>
          <w:t>publicly</w:t>
        </w:r>
      </w:ins>
      <w:ins w:id="577" w:author="Emily Smith-Greenaway" w:date="2020-08-09T14:43:00Z">
        <w:r w:rsidRPr="00B7281F">
          <w:rPr>
            <w:rFonts w:ascii="Aparajita" w:hAnsi="Aparajita" w:cs="Aparajita"/>
            <w:sz w:val="24"/>
            <w:szCs w:val="24"/>
          </w:rPr>
          <w:t xml:space="preserve"> available at: </w:t>
        </w:r>
        <w:r w:rsidRPr="00B7281F">
          <w:rPr>
            <w:rFonts w:ascii="Aparajita" w:hAnsi="Aparajita" w:cs="Aparajita"/>
            <w:sz w:val="24"/>
            <w:szCs w:val="24"/>
            <w:rPrChange w:id="578" w:author="Emily Smith-Greenaway" w:date="2020-08-09T14:45:00Z">
              <w:rPr/>
            </w:rPrChange>
          </w:rPr>
          <w:fldChar w:fldCharType="begin"/>
        </w:r>
        <w:r w:rsidRPr="00B7281F">
          <w:rPr>
            <w:rFonts w:ascii="Aparajita" w:hAnsi="Aparajita" w:cs="Aparajita"/>
            <w:sz w:val="24"/>
            <w:szCs w:val="24"/>
            <w:rPrChange w:id="579" w:author="Emily Smith-Greenaway" w:date="2020-08-09T14:45:00Z">
              <w:rPr/>
            </w:rPrChange>
          </w:rPr>
          <w:instrText xml:space="preserve"> HYPERLINK "https://population.un.org/wpp/" </w:instrText>
        </w:r>
        <w:r w:rsidRPr="00B7281F">
          <w:rPr>
            <w:rFonts w:ascii="Aparajita" w:hAnsi="Aparajita" w:cs="Aparajita"/>
            <w:sz w:val="24"/>
            <w:szCs w:val="24"/>
            <w:rPrChange w:id="580" w:author="Emily Smith-Greenaway" w:date="2020-08-09T14:45:00Z">
              <w:rPr/>
            </w:rPrChange>
          </w:rPr>
          <w:fldChar w:fldCharType="separate"/>
        </w:r>
        <w:r w:rsidRPr="00B7281F">
          <w:rPr>
            <w:rStyle w:val="Hyperlink"/>
            <w:rFonts w:ascii="Aparajita" w:hAnsi="Aparajita" w:cs="Aparajita"/>
            <w:sz w:val="24"/>
            <w:szCs w:val="24"/>
            <w:rPrChange w:id="581" w:author="Emily Smith-Greenaway" w:date="2020-08-09T14:45:00Z">
              <w:rPr>
                <w:rStyle w:val="Hyperlink"/>
              </w:rPr>
            </w:rPrChange>
          </w:rPr>
          <w:t>https://population.un.org/wpp/</w:t>
        </w:r>
        <w:r w:rsidRPr="00B7281F">
          <w:rPr>
            <w:rFonts w:ascii="Aparajita" w:hAnsi="Aparajita" w:cs="Aparajita"/>
            <w:sz w:val="24"/>
            <w:szCs w:val="24"/>
            <w:rPrChange w:id="582" w:author="Emily Smith-Greenaway" w:date="2020-08-09T14:45:00Z">
              <w:rPr/>
            </w:rPrChange>
          </w:rPr>
          <w:fldChar w:fldCharType="end"/>
        </w:r>
        <w:r w:rsidRPr="00B7281F">
          <w:rPr>
            <w:rFonts w:ascii="Aparajita" w:hAnsi="Aparajita" w:cs="Aparajita"/>
            <w:sz w:val="24"/>
            <w:szCs w:val="24"/>
            <w:rPrChange w:id="583" w:author="Emily Smith-Greenaway" w:date="2020-08-09T14:45:00Z">
              <w:rPr/>
            </w:rPrChange>
          </w:rPr>
          <w:t>. The data offer historical and projected population estimates for 1950 to 2100. Note that, in select countries, UNWPP relies on model life tables given the lack of vital statistics</w:t>
        </w:r>
      </w:ins>
      <w:ins w:id="584" w:author="Emily Smith-Greenaway" w:date="2020-08-09T14:44:00Z">
        <w:r w:rsidRPr="00B7281F">
          <w:rPr>
            <w:rFonts w:ascii="Aparajita" w:hAnsi="Aparajita" w:cs="Aparajita"/>
            <w:sz w:val="24"/>
            <w:szCs w:val="24"/>
            <w:rPrChange w:id="585" w:author="Emily Smith-Greenaway" w:date="2020-08-09T14:45:00Z">
              <w:rPr/>
            </w:rPrChange>
          </w:rPr>
          <w:t>. This is especially true in sub-Saharan Africa. Fortunately, DHS and MICS survey coverage is exceptionally high in sub-Saharan Africa.</w:t>
        </w:r>
        <w:r w:rsidRPr="00B7281F">
          <w:rPr>
            <w:sz w:val="24"/>
            <w:szCs w:val="24"/>
            <w:rPrChange w:id="586" w:author="Emily Smith-Greenaway" w:date="2020-08-09T14:45:00Z">
              <w:rPr/>
            </w:rPrChange>
          </w:rPr>
          <w:t xml:space="preserve"> </w:t>
        </w:r>
      </w:ins>
    </w:p>
  </w:footnote>
  <w:footnote w:id="8">
    <w:p w14:paraId="6CE0AE04" w14:textId="77777777" w:rsidR="00445DD1" w:rsidRPr="00B7281F" w:rsidDel="002A4864" w:rsidRDefault="00445DD1" w:rsidP="00202EA7">
      <w:pPr>
        <w:pStyle w:val="FootnoteText"/>
        <w:rPr>
          <w:del w:id="655" w:author="MPIDR_D\alburezgutierrez" w:date="2020-08-12T13:25:00Z"/>
          <w:sz w:val="24"/>
          <w:szCs w:val="24"/>
          <w:rPrChange w:id="656" w:author="Emily Smith-Greenaway" w:date="2020-08-09T14:45:00Z">
            <w:rPr>
              <w:del w:id="657" w:author="MPIDR_D\alburezgutierrez" w:date="2020-08-12T13:25:00Z"/>
            </w:rPr>
          </w:rPrChange>
        </w:rPr>
      </w:pPr>
      <w:del w:id="658" w:author="MPIDR_D\alburezgutierrez" w:date="2020-08-12T13:25:00Z">
        <w:r w:rsidRPr="003C1011" w:rsidDel="002A4864">
          <w:rPr>
            <w:rStyle w:val="FootnoteReference"/>
            <w:rPrChange w:id="659" w:author="Emily Smith-Greenaway" w:date="2020-08-10T07:32:00Z">
              <w:rPr>
                <w:rStyle w:val="FootnoteReference"/>
                <w:rFonts w:ascii="Aparajita" w:hAnsi="Aparajita" w:cs="Aparajita"/>
              </w:rPr>
            </w:rPrChange>
          </w:rPr>
          <w:footnoteRef/>
        </w:r>
        <w:r w:rsidRPr="00B7281F" w:rsidDel="002A4864">
          <w:rPr>
            <w:rFonts w:ascii="Aparajita" w:hAnsi="Aparajita" w:cs="Aparajita"/>
          </w:rPr>
          <w:delText xml:space="preserve"> UN WPP data rely on model life tables in select countries, especially those in sub-Saharan Africa.  </w:delText>
        </w:r>
      </w:del>
    </w:p>
  </w:footnote>
  <w:footnote w:id="9">
    <w:p w14:paraId="148A713C" w14:textId="77777777" w:rsidR="00445DD1" w:rsidRPr="00B7281F" w:rsidRDefault="00445DD1" w:rsidP="005D2524">
      <w:pPr>
        <w:pStyle w:val="FootnoteText"/>
        <w:rPr>
          <w:sz w:val="24"/>
          <w:szCs w:val="24"/>
          <w:rPrChange w:id="850" w:author="Emily Smith-Greenaway" w:date="2020-08-09T14:45:00Z">
            <w:rPr/>
          </w:rPrChange>
        </w:rPr>
      </w:pPr>
      <w:r w:rsidRPr="003C1011">
        <w:rPr>
          <w:rStyle w:val="FootnoteReference"/>
          <w:rPrChange w:id="851" w:author="Emily Smith-Greenaway" w:date="2020-08-10T07:32:00Z">
            <w:rPr>
              <w:rStyle w:val="FootnoteReference"/>
              <w:rFonts w:ascii="Aparajita" w:hAnsi="Aparajita" w:cs="Aparajita"/>
              <w:sz w:val="24"/>
              <w:szCs w:val="24"/>
            </w:rPr>
          </w:rPrChange>
        </w:rPr>
        <w:footnoteRef/>
      </w:r>
      <w:r w:rsidRPr="0050243A">
        <w:rPr>
          <w:rFonts w:ascii="Aparajita" w:hAnsi="Aparajita" w:cs="Aparajita"/>
          <w:sz w:val="24"/>
          <w:szCs w:val="24"/>
        </w:rPr>
        <w:t xml:space="preserve"> UN WP</w:t>
      </w:r>
      <w:r w:rsidRPr="00B7281F">
        <w:rPr>
          <w:rFonts w:ascii="Aparajita" w:hAnsi="Aparajita" w:cs="Aparajita"/>
          <w:sz w:val="24"/>
          <w:szCs w:val="24"/>
        </w:rPr>
        <w:t xml:space="preserve">P data rely on model life tables in select countries, especially those in sub-Saharan Africa.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ily Smith-Greenaway">
    <w15:presenceInfo w15:providerId="Windows Live" w15:userId="4ff638e08c45e5a0"/>
  </w15:person>
  <w15:person w15:author="Jenny Trinitapoli">
    <w15:presenceInfo w15:providerId="AD" w15:userId="S::jennytrini@uchicago.edu::1591fa17-a2d6-4ae8-a4e1-089d64d1c0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efaultTabStop w:val="720"/>
  <w:characterSpacingControl w:val="doNotCompress"/>
  <w:hdrShapeDefaults>
    <o:shapedefaults v:ext="edit" spidmax="2049"/>
  </w:hdrShapeDefaults>
  <w:footnotePr>
    <w:numFmt w:val="lowerRoman"/>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01BB3"/>
    <w:rsid w:val="00007438"/>
    <w:rsid w:val="00011943"/>
    <w:rsid w:val="00012E7B"/>
    <w:rsid w:val="000142D1"/>
    <w:rsid w:val="00014B37"/>
    <w:rsid w:val="00014ECD"/>
    <w:rsid w:val="00016858"/>
    <w:rsid w:val="000207B0"/>
    <w:rsid w:val="000222DA"/>
    <w:rsid w:val="000230CC"/>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5738"/>
    <w:rsid w:val="00055A2D"/>
    <w:rsid w:val="0006435B"/>
    <w:rsid w:val="00064694"/>
    <w:rsid w:val="00066E28"/>
    <w:rsid w:val="000715A2"/>
    <w:rsid w:val="0007165F"/>
    <w:rsid w:val="000739AA"/>
    <w:rsid w:val="000763CC"/>
    <w:rsid w:val="0008060A"/>
    <w:rsid w:val="000806EC"/>
    <w:rsid w:val="000816F6"/>
    <w:rsid w:val="00083B85"/>
    <w:rsid w:val="000878CD"/>
    <w:rsid w:val="000913DE"/>
    <w:rsid w:val="00096046"/>
    <w:rsid w:val="00096827"/>
    <w:rsid w:val="000A123F"/>
    <w:rsid w:val="000A2857"/>
    <w:rsid w:val="000A3508"/>
    <w:rsid w:val="000A4200"/>
    <w:rsid w:val="000B0133"/>
    <w:rsid w:val="000B03A3"/>
    <w:rsid w:val="000B21E7"/>
    <w:rsid w:val="000B2F67"/>
    <w:rsid w:val="000B5C26"/>
    <w:rsid w:val="000C06A8"/>
    <w:rsid w:val="000C4BA5"/>
    <w:rsid w:val="000C55D6"/>
    <w:rsid w:val="000D377F"/>
    <w:rsid w:val="000D392E"/>
    <w:rsid w:val="000D4321"/>
    <w:rsid w:val="000D4C18"/>
    <w:rsid w:val="000D6198"/>
    <w:rsid w:val="000D6476"/>
    <w:rsid w:val="000E2663"/>
    <w:rsid w:val="000E59BE"/>
    <w:rsid w:val="000E756E"/>
    <w:rsid w:val="000F2BCF"/>
    <w:rsid w:val="000F5DDF"/>
    <w:rsid w:val="000F6A1A"/>
    <w:rsid w:val="000F6FBE"/>
    <w:rsid w:val="0010203F"/>
    <w:rsid w:val="001077F2"/>
    <w:rsid w:val="00113779"/>
    <w:rsid w:val="00114E0C"/>
    <w:rsid w:val="0011611C"/>
    <w:rsid w:val="0011686B"/>
    <w:rsid w:val="001179FC"/>
    <w:rsid w:val="00122DB5"/>
    <w:rsid w:val="001261E7"/>
    <w:rsid w:val="001273A9"/>
    <w:rsid w:val="001275EB"/>
    <w:rsid w:val="00127991"/>
    <w:rsid w:val="00135469"/>
    <w:rsid w:val="00136DB1"/>
    <w:rsid w:val="001378D6"/>
    <w:rsid w:val="00141EBE"/>
    <w:rsid w:val="001444A0"/>
    <w:rsid w:val="00144E76"/>
    <w:rsid w:val="00145B06"/>
    <w:rsid w:val="00147379"/>
    <w:rsid w:val="00160F75"/>
    <w:rsid w:val="0016128E"/>
    <w:rsid w:val="001657AA"/>
    <w:rsid w:val="001675DC"/>
    <w:rsid w:val="00167825"/>
    <w:rsid w:val="001739DF"/>
    <w:rsid w:val="00174127"/>
    <w:rsid w:val="00174205"/>
    <w:rsid w:val="00174FEA"/>
    <w:rsid w:val="00177E18"/>
    <w:rsid w:val="0018206F"/>
    <w:rsid w:val="001873BA"/>
    <w:rsid w:val="00187F33"/>
    <w:rsid w:val="00190B34"/>
    <w:rsid w:val="00190B37"/>
    <w:rsid w:val="00191FD1"/>
    <w:rsid w:val="00193B6E"/>
    <w:rsid w:val="00194174"/>
    <w:rsid w:val="00194BE7"/>
    <w:rsid w:val="0019540C"/>
    <w:rsid w:val="00195BE7"/>
    <w:rsid w:val="001972D9"/>
    <w:rsid w:val="00197349"/>
    <w:rsid w:val="001B037E"/>
    <w:rsid w:val="001B2FCC"/>
    <w:rsid w:val="001B3AD3"/>
    <w:rsid w:val="001B6A70"/>
    <w:rsid w:val="001B7CBF"/>
    <w:rsid w:val="001C18F8"/>
    <w:rsid w:val="001C24EE"/>
    <w:rsid w:val="001C4F58"/>
    <w:rsid w:val="001C6F34"/>
    <w:rsid w:val="001C7798"/>
    <w:rsid w:val="001C7F00"/>
    <w:rsid w:val="001D1DE4"/>
    <w:rsid w:val="001D387E"/>
    <w:rsid w:val="001D4B0F"/>
    <w:rsid w:val="001E2FEC"/>
    <w:rsid w:val="001E31D9"/>
    <w:rsid w:val="001E7313"/>
    <w:rsid w:val="001F1CF6"/>
    <w:rsid w:val="00202EA7"/>
    <w:rsid w:val="002037DD"/>
    <w:rsid w:val="00204436"/>
    <w:rsid w:val="00205623"/>
    <w:rsid w:val="002124D7"/>
    <w:rsid w:val="002134E4"/>
    <w:rsid w:val="00213729"/>
    <w:rsid w:val="002143FC"/>
    <w:rsid w:val="0021474B"/>
    <w:rsid w:val="00214D90"/>
    <w:rsid w:val="00215C89"/>
    <w:rsid w:val="0021632D"/>
    <w:rsid w:val="002221D2"/>
    <w:rsid w:val="00227963"/>
    <w:rsid w:val="00233126"/>
    <w:rsid w:val="002366E8"/>
    <w:rsid w:val="0024085F"/>
    <w:rsid w:val="00242068"/>
    <w:rsid w:val="00250644"/>
    <w:rsid w:val="0025266A"/>
    <w:rsid w:val="0025384C"/>
    <w:rsid w:val="00257C97"/>
    <w:rsid w:val="002607EF"/>
    <w:rsid w:val="00260DD6"/>
    <w:rsid w:val="0026199B"/>
    <w:rsid w:val="00261D63"/>
    <w:rsid w:val="00266175"/>
    <w:rsid w:val="00267BCF"/>
    <w:rsid w:val="00276483"/>
    <w:rsid w:val="0027796A"/>
    <w:rsid w:val="00284F4D"/>
    <w:rsid w:val="00286B23"/>
    <w:rsid w:val="00292011"/>
    <w:rsid w:val="002941AE"/>
    <w:rsid w:val="00294584"/>
    <w:rsid w:val="002A009B"/>
    <w:rsid w:val="002A4864"/>
    <w:rsid w:val="002A4E0A"/>
    <w:rsid w:val="002A7D41"/>
    <w:rsid w:val="002B06B0"/>
    <w:rsid w:val="002B1B5B"/>
    <w:rsid w:val="002B27F1"/>
    <w:rsid w:val="002B3CD7"/>
    <w:rsid w:val="002B7385"/>
    <w:rsid w:val="002B7FC5"/>
    <w:rsid w:val="002C0039"/>
    <w:rsid w:val="002C03EE"/>
    <w:rsid w:val="002C05A1"/>
    <w:rsid w:val="002C19B2"/>
    <w:rsid w:val="002C21F9"/>
    <w:rsid w:val="002D061A"/>
    <w:rsid w:val="002D22D1"/>
    <w:rsid w:val="002D3BFE"/>
    <w:rsid w:val="002E0573"/>
    <w:rsid w:val="002E2874"/>
    <w:rsid w:val="002E2875"/>
    <w:rsid w:val="002F4BC1"/>
    <w:rsid w:val="00301145"/>
    <w:rsid w:val="003028BC"/>
    <w:rsid w:val="00304110"/>
    <w:rsid w:val="00305828"/>
    <w:rsid w:val="003068B2"/>
    <w:rsid w:val="003106F3"/>
    <w:rsid w:val="00310E87"/>
    <w:rsid w:val="003116C1"/>
    <w:rsid w:val="0031425A"/>
    <w:rsid w:val="003228C4"/>
    <w:rsid w:val="00325A0E"/>
    <w:rsid w:val="00325D80"/>
    <w:rsid w:val="0032629A"/>
    <w:rsid w:val="0032696B"/>
    <w:rsid w:val="00330B82"/>
    <w:rsid w:val="00332979"/>
    <w:rsid w:val="003348A0"/>
    <w:rsid w:val="003360EF"/>
    <w:rsid w:val="00340079"/>
    <w:rsid w:val="00340193"/>
    <w:rsid w:val="00350116"/>
    <w:rsid w:val="00352764"/>
    <w:rsid w:val="003566CD"/>
    <w:rsid w:val="00360A91"/>
    <w:rsid w:val="003662CE"/>
    <w:rsid w:val="0037017C"/>
    <w:rsid w:val="00371195"/>
    <w:rsid w:val="003731B5"/>
    <w:rsid w:val="00380F11"/>
    <w:rsid w:val="0038150C"/>
    <w:rsid w:val="00385E91"/>
    <w:rsid w:val="003909B2"/>
    <w:rsid w:val="00390DEA"/>
    <w:rsid w:val="00394622"/>
    <w:rsid w:val="00397141"/>
    <w:rsid w:val="003A07AF"/>
    <w:rsid w:val="003A397A"/>
    <w:rsid w:val="003A4B20"/>
    <w:rsid w:val="003B178E"/>
    <w:rsid w:val="003B1E14"/>
    <w:rsid w:val="003B2452"/>
    <w:rsid w:val="003B2FD8"/>
    <w:rsid w:val="003B404B"/>
    <w:rsid w:val="003B4F6B"/>
    <w:rsid w:val="003B5FA9"/>
    <w:rsid w:val="003B673F"/>
    <w:rsid w:val="003B7892"/>
    <w:rsid w:val="003C014B"/>
    <w:rsid w:val="003C1011"/>
    <w:rsid w:val="003C63A1"/>
    <w:rsid w:val="003C70AD"/>
    <w:rsid w:val="003C729A"/>
    <w:rsid w:val="003D287E"/>
    <w:rsid w:val="003D39C5"/>
    <w:rsid w:val="003D3C1C"/>
    <w:rsid w:val="003E3366"/>
    <w:rsid w:val="003E34B8"/>
    <w:rsid w:val="003E3E76"/>
    <w:rsid w:val="003E6EB7"/>
    <w:rsid w:val="003F12BE"/>
    <w:rsid w:val="003F208D"/>
    <w:rsid w:val="003F27DD"/>
    <w:rsid w:val="003F4F5E"/>
    <w:rsid w:val="003F6C30"/>
    <w:rsid w:val="00400823"/>
    <w:rsid w:val="00400FFF"/>
    <w:rsid w:val="0040187D"/>
    <w:rsid w:val="00401E7C"/>
    <w:rsid w:val="00404BC4"/>
    <w:rsid w:val="0040666F"/>
    <w:rsid w:val="00410AB1"/>
    <w:rsid w:val="00410C38"/>
    <w:rsid w:val="00411C1F"/>
    <w:rsid w:val="00413DA8"/>
    <w:rsid w:val="00414309"/>
    <w:rsid w:val="0041455C"/>
    <w:rsid w:val="00415730"/>
    <w:rsid w:val="00416277"/>
    <w:rsid w:val="004241F1"/>
    <w:rsid w:val="0042441B"/>
    <w:rsid w:val="004257D1"/>
    <w:rsid w:val="00426773"/>
    <w:rsid w:val="00426A22"/>
    <w:rsid w:val="00427BBB"/>
    <w:rsid w:val="004307D7"/>
    <w:rsid w:val="00431960"/>
    <w:rsid w:val="00431A17"/>
    <w:rsid w:val="004348E4"/>
    <w:rsid w:val="0043547B"/>
    <w:rsid w:val="0043670A"/>
    <w:rsid w:val="004402CE"/>
    <w:rsid w:val="00441796"/>
    <w:rsid w:val="00442083"/>
    <w:rsid w:val="00442B2D"/>
    <w:rsid w:val="00445DD1"/>
    <w:rsid w:val="00445F8A"/>
    <w:rsid w:val="00447F5A"/>
    <w:rsid w:val="00450725"/>
    <w:rsid w:val="0045097D"/>
    <w:rsid w:val="00453222"/>
    <w:rsid w:val="004539A4"/>
    <w:rsid w:val="00453D27"/>
    <w:rsid w:val="00454D42"/>
    <w:rsid w:val="0045593A"/>
    <w:rsid w:val="00461CBE"/>
    <w:rsid w:val="0046478A"/>
    <w:rsid w:val="00470735"/>
    <w:rsid w:val="004712D8"/>
    <w:rsid w:val="004715D7"/>
    <w:rsid w:val="004731AD"/>
    <w:rsid w:val="00477120"/>
    <w:rsid w:val="00477BAD"/>
    <w:rsid w:val="00477CBF"/>
    <w:rsid w:val="00477F2F"/>
    <w:rsid w:val="00485A10"/>
    <w:rsid w:val="00486C2D"/>
    <w:rsid w:val="00487A62"/>
    <w:rsid w:val="00487A65"/>
    <w:rsid w:val="00490804"/>
    <w:rsid w:val="004A24B4"/>
    <w:rsid w:val="004A42CA"/>
    <w:rsid w:val="004B6A10"/>
    <w:rsid w:val="004C09DE"/>
    <w:rsid w:val="004C31B4"/>
    <w:rsid w:val="004C7667"/>
    <w:rsid w:val="004D032E"/>
    <w:rsid w:val="004D2458"/>
    <w:rsid w:val="004D2E3F"/>
    <w:rsid w:val="004D55F7"/>
    <w:rsid w:val="004E16CC"/>
    <w:rsid w:val="004E2C9D"/>
    <w:rsid w:val="004E2DAD"/>
    <w:rsid w:val="004E47BE"/>
    <w:rsid w:val="004E624F"/>
    <w:rsid w:val="004F0679"/>
    <w:rsid w:val="004F1751"/>
    <w:rsid w:val="004F494A"/>
    <w:rsid w:val="004F6A28"/>
    <w:rsid w:val="00500F6C"/>
    <w:rsid w:val="0050243A"/>
    <w:rsid w:val="005026C9"/>
    <w:rsid w:val="00505B05"/>
    <w:rsid w:val="005066CC"/>
    <w:rsid w:val="005077C9"/>
    <w:rsid w:val="00511BB6"/>
    <w:rsid w:val="00512798"/>
    <w:rsid w:val="0051741E"/>
    <w:rsid w:val="0052129C"/>
    <w:rsid w:val="00522A6A"/>
    <w:rsid w:val="00524E60"/>
    <w:rsid w:val="005263CE"/>
    <w:rsid w:val="005319C0"/>
    <w:rsid w:val="00533515"/>
    <w:rsid w:val="00534138"/>
    <w:rsid w:val="00540E97"/>
    <w:rsid w:val="00545F07"/>
    <w:rsid w:val="00556A5A"/>
    <w:rsid w:val="005571D8"/>
    <w:rsid w:val="00562191"/>
    <w:rsid w:val="0056296F"/>
    <w:rsid w:val="00562E17"/>
    <w:rsid w:val="005637B6"/>
    <w:rsid w:val="00564989"/>
    <w:rsid w:val="00565369"/>
    <w:rsid w:val="00567950"/>
    <w:rsid w:val="00573D92"/>
    <w:rsid w:val="00576DE2"/>
    <w:rsid w:val="00577D1A"/>
    <w:rsid w:val="005802AE"/>
    <w:rsid w:val="00581BE4"/>
    <w:rsid w:val="00582340"/>
    <w:rsid w:val="00586EEA"/>
    <w:rsid w:val="00592271"/>
    <w:rsid w:val="005922C8"/>
    <w:rsid w:val="005942B0"/>
    <w:rsid w:val="00594BC9"/>
    <w:rsid w:val="0059599E"/>
    <w:rsid w:val="00595F2A"/>
    <w:rsid w:val="005965A2"/>
    <w:rsid w:val="005973C3"/>
    <w:rsid w:val="005A1C13"/>
    <w:rsid w:val="005A306A"/>
    <w:rsid w:val="005A4AA4"/>
    <w:rsid w:val="005B3769"/>
    <w:rsid w:val="005B3B71"/>
    <w:rsid w:val="005B48C9"/>
    <w:rsid w:val="005B5227"/>
    <w:rsid w:val="005B5E4B"/>
    <w:rsid w:val="005B5F13"/>
    <w:rsid w:val="005C3E9E"/>
    <w:rsid w:val="005C4413"/>
    <w:rsid w:val="005C4D07"/>
    <w:rsid w:val="005C73D5"/>
    <w:rsid w:val="005D03AA"/>
    <w:rsid w:val="005D121F"/>
    <w:rsid w:val="005D1464"/>
    <w:rsid w:val="005D2524"/>
    <w:rsid w:val="005D3947"/>
    <w:rsid w:val="005E1FE4"/>
    <w:rsid w:val="005E2C4C"/>
    <w:rsid w:val="005E510B"/>
    <w:rsid w:val="005F14E0"/>
    <w:rsid w:val="005F176B"/>
    <w:rsid w:val="005F2596"/>
    <w:rsid w:val="00600012"/>
    <w:rsid w:val="00604834"/>
    <w:rsid w:val="00605D9C"/>
    <w:rsid w:val="00611390"/>
    <w:rsid w:val="0061287E"/>
    <w:rsid w:val="00614637"/>
    <w:rsid w:val="00615238"/>
    <w:rsid w:val="00621868"/>
    <w:rsid w:val="00623750"/>
    <w:rsid w:val="0062561C"/>
    <w:rsid w:val="00626F84"/>
    <w:rsid w:val="00632182"/>
    <w:rsid w:val="0064062C"/>
    <w:rsid w:val="0064108D"/>
    <w:rsid w:val="00641F38"/>
    <w:rsid w:val="006427DA"/>
    <w:rsid w:val="0064282D"/>
    <w:rsid w:val="0064428B"/>
    <w:rsid w:val="0064493A"/>
    <w:rsid w:val="00644E3F"/>
    <w:rsid w:val="006508A5"/>
    <w:rsid w:val="00654E23"/>
    <w:rsid w:val="00654E86"/>
    <w:rsid w:val="006560D4"/>
    <w:rsid w:val="006569E8"/>
    <w:rsid w:val="006663D7"/>
    <w:rsid w:val="00666C71"/>
    <w:rsid w:val="0066737E"/>
    <w:rsid w:val="00670B31"/>
    <w:rsid w:val="00680642"/>
    <w:rsid w:val="006852F7"/>
    <w:rsid w:val="006853D2"/>
    <w:rsid w:val="00690020"/>
    <w:rsid w:val="00690A2C"/>
    <w:rsid w:val="00692E93"/>
    <w:rsid w:val="00694DBF"/>
    <w:rsid w:val="00697299"/>
    <w:rsid w:val="006A2310"/>
    <w:rsid w:val="006A23D1"/>
    <w:rsid w:val="006A292F"/>
    <w:rsid w:val="006A5F7C"/>
    <w:rsid w:val="006A62F9"/>
    <w:rsid w:val="006A6C54"/>
    <w:rsid w:val="006A75B3"/>
    <w:rsid w:val="006B092D"/>
    <w:rsid w:val="006B1A95"/>
    <w:rsid w:val="006B2C1C"/>
    <w:rsid w:val="006B4F1E"/>
    <w:rsid w:val="006B754D"/>
    <w:rsid w:val="006D083C"/>
    <w:rsid w:val="006D09C7"/>
    <w:rsid w:val="006D2A1D"/>
    <w:rsid w:val="006D2A78"/>
    <w:rsid w:val="006D57CB"/>
    <w:rsid w:val="006D6174"/>
    <w:rsid w:val="006D7288"/>
    <w:rsid w:val="006E3218"/>
    <w:rsid w:val="006E3675"/>
    <w:rsid w:val="006F1D91"/>
    <w:rsid w:val="006F21A8"/>
    <w:rsid w:val="006F2327"/>
    <w:rsid w:val="006F2BA8"/>
    <w:rsid w:val="006F4FD7"/>
    <w:rsid w:val="00701BC0"/>
    <w:rsid w:val="007152C1"/>
    <w:rsid w:val="00715507"/>
    <w:rsid w:val="007201F2"/>
    <w:rsid w:val="0072064D"/>
    <w:rsid w:val="00737092"/>
    <w:rsid w:val="00740D5B"/>
    <w:rsid w:val="007434A6"/>
    <w:rsid w:val="00747667"/>
    <w:rsid w:val="00747ACE"/>
    <w:rsid w:val="00752C1D"/>
    <w:rsid w:val="00752D50"/>
    <w:rsid w:val="00764291"/>
    <w:rsid w:val="00765EEC"/>
    <w:rsid w:val="00765F13"/>
    <w:rsid w:val="007711BA"/>
    <w:rsid w:val="00771924"/>
    <w:rsid w:val="00780E5A"/>
    <w:rsid w:val="00782E57"/>
    <w:rsid w:val="007848BA"/>
    <w:rsid w:val="007905F1"/>
    <w:rsid w:val="00790D86"/>
    <w:rsid w:val="00792B2D"/>
    <w:rsid w:val="007948B6"/>
    <w:rsid w:val="00795036"/>
    <w:rsid w:val="007965EB"/>
    <w:rsid w:val="007A018E"/>
    <w:rsid w:val="007A645C"/>
    <w:rsid w:val="007B04CC"/>
    <w:rsid w:val="007B42A0"/>
    <w:rsid w:val="007C1D94"/>
    <w:rsid w:val="007C4707"/>
    <w:rsid w:val="007C4C50"/>
    <w:rsid w:val="007C69D0"/>
    <w:rsid w:val="007D1593"/>
    <w:rsid w:val="007D458F"/>
    <w:rsid w:val="007D7EAF"/>
    <w:rsid w:val="007E1C46"/>
    <w:rsid w:val="007E3815"/>
    <w:rsid w:val="007E39A0"/>
    <w:rsid w:val="007E3C04"/>
    <w:rsid w:val="007E3CFD"/>
    <w:rsid w:val="007E564F"/>
    <w:rsid w:val="007F06DD"/>
    <w:rsid w:val="007F37B6"/>
    <w:rsid w:val="007F448E"/>
    <w:rsid w:val="007F6C5E"/>
    <w:rsid w:val="007F71FD"/>
    <w:rsid w:val="00800E45"/>
    <w:rsid w:val="0081142E"/>
    <w:rsid w:val="00813B77"/>
    <w:rsid w:val="008161ED"/>
    <w:rsid w:val="008171D1"/>
    <w:rsid w:val="00817B98"/>
    <w:rsid w:val="008224C0"/>
    <w:rsid w:val="00824348"/>
    <w:rsid w:val="0082473D"/>
    <w:rsid w:val="008414C0"/>
    <w:rsid w:val="00842EA8"/>
    <w:rsid w:val="00842EFE"/>
    <w:rsid w:val="00845001"/>
    <w:rsid w:val="00846B1D"/>
    <w:rsid w:val="0085184E"/>
    <w:rsid w:val="008520E3"/>
    <w:rsid w:val="00852379"/>
    <w:rsid w:val="00852F9A"/>
    <w:rsid w:val="00854E0B"/>
    <w:rsid w:val="008608A9"/>
    <w:rsid w:val="00860F0F"/>
    <w:rsid w:val="00861531"/>
    <w:rsid w:val="008616D4"/>
    <w:rsid w:val="008630F5"/>
    <w:rsid w:val="008649AB"/>
    <w:rsid w:val="00866D87"/>
    <w:rsid w:val="00867191"/>
    <w:rsid w:val="00872BD4"/>
    <w:rsid w:val="008736EF"/>
    <w:rsid w:val="00877586"/>
    <w:rsid w:val="00883301"/>
    <w:rsid w:val="008857AC"/>
    <w:rsid w:val="00886234"/>
    <w:rsid w:val="00887076"/>
    <w:rsid w:val="00887E0C"/>
    <w:rsid w:val="00890900"/>
    <w:rsid w:val="00890FF1"/>
    <w:rsid w:val="008940B0"/>
    <w:rsid w:val="008A0317"/>
    <w:rsid w:val="008A50C6"/>
    <w:rsid w:val="008B15EE"/>
    <w:rsid w:val="008B1C6E"/>
    <w:rsid w:val="008B3271"/>
    <w:rsid w:val="008B5A24"/>
    <w:rsid w:val="008B63C7"/>
    <w:rsid w:val="008B6728"/>
    <w:rsid w:val="008B7078"/>
    <w:rsid w:val="008C0953"/>
    <w:rsid w:val="008C235C"/>
    <w:rsid w:val="008C4B4C"/>
    <w:rsid w:val="008C61D2"/>
    <w:rsid w:val="008C78CF"/>
    <w:rsid w:val="008D063A"/>
    <w:rsid w:val="008D230A"/>
    <w:rsid w:val="008D6019"/>
    <w:rsid w:val="008D6802"/>
    <w:rsid w:val="008D6E39"/>
    <w:rsid w:val="008E4B61"/>
    <w:rsid w:val="008E677F"/>
    <w:rsid w:val="008F0A3C"/>
    <w:rsid w:val="008F2189"/>
    <w:rsid w:val="008F6512"/>
    <w:rsid w:val="00903DED"/>
    <w:rsid w:val="009051CC"/>
    <w:rsid w:val="00910540"/>
    <w:rsid w:val="00912956"/>
    <w:rsid w:val="0092133C"/>
    <w:rsid w:val="009255A9"/>
    <w:rsid w:val="009256D5"/>
    <w:rsid w:val="0093063D"/>
    <w:rsid w:val="00935BA5"/>
    <w:rsid w:val="009369CB"/>
    <w:rsid w:val="00937826"/>
    <w:rsid w:val="0094124C"/>
    <w:rsid w:val="009432FA"/>
    <w:rsid w:val="0094471F"/>
    <w:rsid w:val="00944C50"/>
    <w:rsid w:val="00945663"/>
    <w:rsid w:val="0094598E"/>
    <w:rsid w:val="0095037A"/>
    <w:rsid w:val="009528D3"/>
    <w:rsid w:val="00955555"/>
    <w:rsid w:val="00960D8B"/>
    <w:rsid w:val="00961110"/>
    <w:rsid w:val="009625F1"/>
    <w:rsid w:val="00964F02"/>
    <w:rsid w:val="00977863"/>
    <w:rsid w:val="009825BA"/>
    <w:rsid w:val="009914B9"/>
    <w:rsid w:val="009923A3"/>
    <w:rsid w:val="00992BC1"/>
    <w:rsid w:val="00996AB6"/>
    <w:rsid w:val="009A04A5"/>
    <w:rsid w:val="009A05B2"/>
    <w:rsid w:val="009A1A09"/>
    <w:rsid w:val="009A252F"/>
    <w:rsid w:val="009A3160"/>
    <w:rsid w:val="009A38BC"/>
    <w:rsid w:val="009A57FD"/>
    <w:rsid w:val="009B0007"/>
    <w:rsid w:val="009B032A"/>
    <w:rsid w:val="009C383D"/>
    <w:rsid w:val="009C5AA2"/>
    <w:rsid w:val="009D01D6"/>
    <w:rsid w:val="009D42EE"/>
    <w:rsid w:val="009D4FAF"/>
    <w:rsid w:val="009D4FE5"/>
    <w:rsid w:val="009E4D1B"/>
    <w:rsid w:val="009E53A3"/>
    <w:rsid w:val="009F0038"/>
    <w:rsid w:val="009F05D9"/>
    <w:rsid w:val="009F3FC1"/>
    <w:rsid w:val="00A02870"/>
    <w:rsid w:val="00A20AA5"/>
    <w:rsid w:val="00A23C95"/>
    <w:rsid w:val="00A25189"/>
    <w:rsid w:val="00A25B0A"/>
    <w:rsid w:val="00A26A7E"/>
    <w:rsid w:val="00A26C45"/>
    <w:rsid w:val="00A31A78"/>
    <w:rsid w:val="00A335E2"/>
    <w:rsid w:val="00A36998"/>
    <w:rsid w:val="00A373F4"/>
    <w:rsid w:val="00A40C6D"/>
    <w:rsid w:val="00A420CE"/>
    <w:rsid w:val="00A4545A"/>
    <w:rsid w:val="00A51549"/>
    <w:rsid w:val="00A5271F"/>
    <w:rsid w:val="00A60CE6"/>
    <w:rsid w:val="00A615F0"/>
    <w:rsid w:val="00A61A25"/>
    <w:rsid w:val="00A6548D"/>
    <w:rsid w:val="00A66174"/>
    <w:rsid w:val="00A67263"/>
    <w:rsid w:val="00A702BB"/>
    <w:rsid w:val="00A732E6"/>
    <w:rsid w:val="00A76AD9"/>
    <w:rsid w:val="00A82EF1"/>
    <w:rsid w:val="00A84C9F"/>
    <w:rsid w:val="00A863F6"/>
    <w:rsid w:val="00A953D2"/>
    <w:rsid w:val="00A9674A"/>
    <w:rsid w:val="00AA0162"/>
    <w:rsid w:val="00AA077C"/>
    <w:rsid w:val="00AA079C"/>
    <w:rsid w:val="00AA534C"/>
    <w:rsid w:val="00AC4580"/>
    <w:rsid w:val="00AC70DA"/>
    <w:rsid w:val="00AD1AE7"/>
    <w:rsid w:val="00AD38E5"/>
    <w:rsid w:val="00AE32C4"/>
    <w:rsid w:val="00AE3E8D"/>
    <w:rsid w:val="00AE57DA"/>
    <w:rsid w:val="00AF1277"/>
    <w:rsid w:val="00AF1B29"/>
    <w:rsid w:val="00AF5706"/>
    <w:rsid w:val="00AF60A7"/>
    <w:rsid w:val="00AF7540"/>
    <w:rsid w:val="00B00A7F"/>
    <w:rsid w:val="00B01CAB"/>
    <w:rsid w:val="00B033A8"/>
    <w:rsid w:val="00B03F77"/>
    <w:rsid w:val="00B042E3"/>
    <w:rsid w:val="00B05C04"/>
    <w:rsid w:val="00B0671A"/>
    <w:rsid w:val="00B101F3"/>
    <w:rsid w:val="00B14230"/>
    <w:rsid w:val="00B21185"/>
    <w:rsid w:val="00B23ABE"/>
    <w:rsid w:val="00B336AC"/>
    <w:rsid w:val="00B344D9"/>
    <w:rsid w:val="00B40D20"/>
    <w:rsid w:val="00B429A8"/>
    <w:rsid w:val="00B429E5"/>
    <w:rsid w:val="00B436A3"/>
    <w:rsid w:val="00B47475"/>
    <w:rsid w:val="00B50C78"/>
    <w:rsid w:val="00B50EB7"/>
    <w:rsid w:val="00B52646"/>
    <w:rsid w:val="00B52C0C"/>
    <w:rsid w:val="00B54862"/>
    <w:rsid w:val="00B55E47"/>
    <w:rsid w:val="00B60BB6"/>
    <w:rsid w:val="00B60BDF"/>
    <w:rsid w:val="00B61FC7"/>
    <w:rsid w:val="00B6335C"/>
    <w:rsid w:val="00B653FF"/>
    <w:rsid w:val="00B7281F"/>
    <w:rsid w:val="00B73AB2"/>
    <w:rsid w:val="00B75F64"/>
    <w:rsid w:val="00B80892"/>
    <w:rsid w:val="00B8107A"/>
    <w:rsid w:val="00B8121C"/>
    <w:rsid w:val="00B82C51"/>
    <w:rsid w:val="00B87C66"/>
    <w:rsid w:val="00B93C37"/>
    <w:rsid w:val="00B975B5"/>
    <w:rsid w:val="00B97F50"/>
    <w:rsid w:val="00BA01A6"/>
    <w:rsid w:val="00BA330E"/>
    <w:rsid w:val="00BA38D1"/>
    <w:rsid w:val="00BA579B"/>
    <w:rsid w:val="00BB17B7"/>
    <w:rsid w:val="00BB5A30"/>
    <w:rsid w:val="00BB63C0"/>
    <w:rsid w:val="00BB762D"/>
    <w:rsid w:val="00BC0ADF"/>
    <w:rsid w:val="00BC1A36"/>
    <w:rsid w:val="00BC24DB"/>
    <w:rsid w:val="00BC50CA"/>
    <w:rsid w:val="00BC7750"/>
    <w:rsid w:val="00BD1F6E"/>
    <w:rsid w:val="00BE44DA"/>
    <w:rsid w:val="00BE62B5"/>
    <w:rsid w:val="00BF0125"/>
    <w:rsid w:val="00BF4504"/>
    <w:rsid w:val="00BF511E"/>
    <w:rsid w:val="00BF5E34"/>
    <w:rsid w:val="00C01278"/>
    <w:rsid w:val="00C10C21"/>
    <w:rsid w:val="00C14944"/>
    <w:rsid w:val="00C150E7"/>
    <w:rsid w:val="00C15964"/>
    <w:rsid w:val="00C170DF"/>
    <w:rsid w:val="00C2087E"/>
    <w:rsid w:val="00C24D12"/>
    <w:rsid w:val="00C25629"/>
    <w:rsid w:val="00C25E50"/>
    <w:rsid w:val="00C26939"/>
    <w:rsid w:val="00C30626"/>
    <w:rsid w:val="00C322A0"/>
    <w:rsid w:val="00C32813"/>
    <w:rsid w:val="00C33EF7"/>
    <w:rsid w:val="00C372BD"/>
    <w:rsid w:val="00C37E32"/>
    <w:rsid w:val="00C4212C"/>
    <w:rsid w:val="00C42B98"/>
    <w:rsid w:val="00C430FF"/>
    <w:rsid w:val="00C50BE6"/>
    <w:rsid w:val="00C50F50"/>
    <w:rsid w:val="00C51F34"/>
    <w:rsid w:val="00C53D8C"/>
    <w:rsid w:val="00C5710E"/>
    <w:rsid w:val="00C57BA8"/>
    <w:rsid w:val="00C65650"/>
    <w:rsid w:val="00C67F4A"/>
    <w:rsid w:val="00C70CB5"/>
    <w:rsid w:val="00C719A8"/>
    <w:rsid w:val="00C74104"/>
    <w:rsid w:val="00C745A0"/>
    <w:rsid w:val="00C745BD"/>
    <w:rsid w:val="00C74991"/>
    <w:rsid w:val="00C75ECD"/>
    <w:rsid w:val="00C84A82"/>
    <w:rsid w:val="00C85E40"/>
    <w:rsid w:val="00C86990"/>
    <w:rsid w:val="00C875BC"/>
    <w:rsid w:val="00C91ECB"/>
    <w:rsid w:val="00C921A2"/>
    <w:rsid w:val="00C94B18"/>
    <w:rsid w:val="00C94C0B"/>
    <w:rsid w:val="00C97526"/>
    <w:rsid w:val="00C97DB8"/>
    <w:rsid w:val="00CA6B00"/>
    <w:rsid w:val="00CB08B5"/>
    <w:rsid w:val="00CB2650"/>
    <w:rsid w:val="00CB40A7"/>
    <w:rsid w:val="00CB57FC"/>
    <w:rsid w:val="00CB5D5D"/>
    <w:rsid w:val="00CB61A3"/>
    <w:rsid w:val="00CC01BF"/>
    <w:rsid w:val="00CC0C2A"/>
    <w:rsid w:val="00CC1740"/>
    <w:rsid w:val="00CC1C41"/>
    <w:rsid w:val="00CC3995"/>
    <w:rsid w:val="00CD34DA"/>
    <w:rsid w:val="00CD7899"/>
    <w:rsid w:val="00CE0545"/>
    <w:rsid w:val="00CE1FAA"/>
    <w:rsid w:val="00CE21A2"/>
    <w:rsid w:val="00CE5B1B"/>
    <w:rsid w:val="00CE7B84"/>
    <w:rsid w:val="00CF2FA8"/>
    <w:rsid w:val="00CF4114"/>
    <w:rsid w:val="00D0315A"/>
    <w:rsid w:val="00D050D4"/>
    <w:rsid w:val="00D058F1"/>
    <w:rsid w:val="00D07015"/>
    <w:rsid w:val="00D16B54"/>
    <w:rsid w:val="00D17F0C"/>
    <w:rsid w:val="00D245FE"/>
    <w:rsid w:val="00D246CD"/>
    <w:rsid w:val="00D26849"/>
    <w:rsid w:val="00D26B5A"/>
    <w:rsid w:val="00D345F7"/>
    <w:rsid w:val="00D34753"/>
    <w:rsid w:val="00D36303"/>
    <w:rsid w:val="00D424AC"/>
    <w:rsid w:val="00D442CC"/>
    <w:rsid w:val="00D46479"/>
    <w:rsid w:val="00D52893"/>
    <w:rsid w:val="00D52D37"/>
    <w:rsid w:val="00D53820"/>
    <w:rsid w:val="00D57199"/>
    <w:rsid w:val="00D5759B"/>
    <w:rsid w:val="00D61D0E"/>
    <w:rsid w:val="00D61E95"/>
    <w:rsid w:val="00D622A9"/>
    <w:rsid w:val="00D63462"/>
    <w:rsid w:val="00D63736"/>
    <w:rsid w:val="00D6563D"/>
    <w:rsid w:val="00D73ED1"/>
    <w:rsid w:val="00D76607"/>
    <w:rsid w:val="00D76CFE"/>
    <w:rsid w:val="00D7757E"/>
    <w:rsid w:val="00D77923"/>
    <w:rsid w:val="00D84898"/>
    <w:rsid w:val="00D84AE6"/>
    <w:rsid w:val="00D85224"/>
    <w:rsid w:val="00D8639B"/>
    <w:rsid w:val="00D92D07"/>
    <w:rsid w:val="00D93F34"/>
    <w:rsid w:val="00D94243"/>
    <w:rsid w:val="00D97B97"/>
    <w:rsid w:val="00DA55E1"/>
    <w:rsid w:val="00DA68C1"/>
    <w:rsid w:val="00DA697F"/>
    <w:rsid w:val="00DA7E87"/>
    <w:rsid w:val="00DB2752"/>
    <w:rsid w:val="00DB3F95"/>
    <w:rsid w:val="00DB5695"/>
    <w:rsid w:val="00DB59F8"/>
    <w:rsid w:val="00DB5E50"/>
    <w:rsid w:val="00DC0D12"/>
    <w:rsid w:val="00DC1A4D"/>
    <w:rsid w:val="00DC4F2B"/>
    <w:rsid w:val="00DD33DB"/>
    <w:rsid w:val="00DD5162"/>
    <w:rsid w:val="00DD58DD"/>
    <w:rsid w:val="00DD5A72"/>
    <w:rsid w:val="00DE30E5"/>
    <w:rsid w:val="00DE41EA"/>
    <w:rsid w:val="00DE5C46"/>
    <w:rsid w:val="00DE6930"/>
    <w:rsid w:val="00DE6BA3"/>
    <w:rsid w:val="00DE7325"/>
    <w:rsid w:val="00DF05F6"/>
    <w:rsid w:val="00E02672"/>
    <w:rsid w:val="00E026C9"/>
    <w:rsid w:val="00E10CA5"/>
    <w:rsid w:val="00E13394"/>
    <w:rsid w:val="00E13A87"/>
    <w:rsid w:val="00E148FB"/>
    <w:rsid w:val="00E169D2"/>
    <w:rsid w:val="00E22E5A"/>
    <w:rsid w:val="00E25945"/>
    <w:rsid w:val="00E26107"/>
    <w:rsid w:val="00E26EDC"/>
    <w:rsid w:val="00E27C6F"/>
    <w:rsid w:val="00E300BA"/>
    <w:rsid w:val="00E30AAE"/>
    <w:rsid w:val="00E3187D"/>
    <w:rsid w:val="00E351B4"/>
    <w:rsid w:val="00E35349"/>
    <w:rsid w:val="00E36D35"/>
    <w:rsid w:val="00E40A00"/>
    <w:rsid w:val="00E442B5"/>
    <w:rsid w:val="00E45644"/>
    <w:rsid w:val="00E50E67"/>
    <w:rsid w:val="00E517D0"/>
    <w:rsid w:val="00E535BA"/>
    <w:rsid w:val="00E55FBA"/>
    <w:rsid w:val="00E60850"/>
    <w:rsid w:val="00E65156"/>
    <w:rsid w:val="00E6557F"/>
    <w:rsid w:val="00E66E90"/>
    <w:rsid w:val="00E671B0"/>
    <w:rsid w:val="00E71065"/>
    <w:rsid w:val="00E71F15"/>
    <w:rsid w:val="00E72150"/>
    <w:rsid w:val="00E734FF"/>
    <w:rsid w:val="00E73CDB"/>
    <w:rsid w:val="00E7525E"/>
    <w:rsid w:val="00E8082C"/>
    <w:rsid w:val="00E81732"/>
    <w:rsid w:val="00E83983"/>
    <w:rsid w:val="00E83E06"/>
    <w:rsid w:val="00E864FC"/>
    <w:rsid w:val="00E86D86"/>
    <w:rsid w:val="00E87BDF"/>
    <w:rsid w:val="00E94742"/>
    <w:rsid w:val="00E9797D"/>
    <w:rsid w:val="00E97C9D"/>
    <w:rsid w:val="00EA25E1"/>
    <w:rsid w:val="00EA2D54"/>
    <w:rsid w:val="00EA3150"/>
    <w:rsid w:val="00EA40AD"/>
    <w:rsid w:val="00EA491B"/>
    <w:rsid w:val="00EA4AFD"/>
    <w:rsid w:val="00EA5C3B"/>
    <w:rsid w:val="00EB4436"/>
    <w:rsid w:val="00EB460A"/>
    <w:rsid w:val="00EB493D"/>
    <w:rsid w:val="00EB52F7"/>
    <w:rsid w:val="00EB6123"/>
    <w:rsid w:val="00EB7072"/>
    <w:rsid w:val="00EB790C"/>
    <w:rsid w:val="00EC674B"/>
    <w:rsid w:val="00ED1178"/>
    <w:rsid w:val="00ED274B"/>
    <w:rsid w:val="00ED341A"/>
    <w:rsid w:val="00ED4673"/>
    <w:rsid w:val="00ED51A4"/>
    <w:rsid w:val="00ED5B11"/>
    <w:rsid w:val="00EE1CFC"/>
    <w:rsid w:val="00EE4F56"/>
    <w:rsid w:val="00EE56B4"/>
    <w:rsid w:val="00EE6DE7"/>
    <w:rsid w:val="00EF4391"/>
    <w:rsid w:val="00F02934"/>
    <w:rsid w:val="00F04C4A"/>
    <w:rsid w:val="00F05AF9"/>
    <w:rsid w:val="00F10A8B"/>
    <w:rsid w:val="00F13C9E"/>
    <w:rsid w:val="00F1590A"/>
    <w:rsid w:val="00F16FB3"/>
    <w:rsid w:val="00F21715"/>
    <w:rsid w:val="00F23A15"/>
    <w:rsid w:val="00F24CBB"/>
    <w:rsid w:val="00F35D25"/>
    <w:rsid w:val="00F374F5"/>
    <w:rsid w:val="00F4101F"/>
    <w:rsid w:val="00F43EB7"/>
    <w:rsid w:val="00F43F38"/>
    <w:rsid w:val="00F50621"/>
    <w:rsid w:val="00F50ADB"/>
    <w:rsid w:val="00F516E1"/>
    <w:rsid w:val="00F52867"/>
    <w:rsid w:val="00F535FA"/>
    <w:rsid w:val="00F55413"/>
    <w:rsid w:val="00F56063"/>
    <w:rsid w:val="00F60FA3"/>
    <w:rsid w:val="00F6138D"/>
    <w:rsid w:val="00F624CD"/>
    <w:rsid w:val="00F62EAD"/>
    <w:rsid w:val="00F6560F"/>
    <w:rsid w:val="00F71177"/>
    <w:rsid w:val="00F713F0"/>
    <w:rsid w:val="00F7169A"/>
    <w:rsid w:val="00F74C25"/>
    <w:rsid w:val="00F758F7"/>
    <w:rsid w:val="00F83660"/>
    <w:rsid w:val="00F938EA"/>
    <w:rsid w:val="00F94389"/>
    <w:rsid w:val="00FA0EBA"/>
    <w:rsid w:val="00FA2647"/>
    <w:rsid w:val="00FA6B5E"/>
    <w:rsid w:val="00FB1441"/>
    <w:rsid w:val="00FB2B30"/>
    <w:rsid w:val="00FB3F59"/>
    <w:rsid w:val="00FC1561"/>
    <w:rsid w:val="00FC2450"/>
    <w:rsid w:val="00FC6445"/>
    <w:rsid w:val="00FC7C60"/>
    <w:rsid w:val="00FD2512"/>
    <w:rsid w:val="00FD5DCB"/>
    <w:rsid w:val="00FD6AAD"/>
    <w:rsid w:val="00FD7066"/>
    <w:rsid w:val="00FE0D0A"/>
    <w:rsid w:val="00FE0D45"/>
    <w:rsid w:val="00FE2148"/>
    <w:rsid w:val="00FE267A"/>
    <w:rsid w:val="00FE4D8D"/>
    <w:rsid w:val="00FE50F8"/>
    <w:rsid w:val="00FE58D4"/>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jph.aphapublications.org/authorinstruction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1B75C-8E7B-4B16-8578-9BE3AFD7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12740</Words>
  <Characters>72619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85189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100</cp:revision>
  <dcterms:created xsi:type="dcterms:W3CDTF">2020-08-09T23:44:00Z</dcterms:created>
  <dcterms:modified xsi:type="dcterms:W3CDTF">2020-08-12T11:43:00Z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id="765vahno"/&gt;&lt;style id="http://www.zotero.org/styles/nature" hasBibliography="1" bibliographyStyleHasBeenSet="1"/&gt;&lt;prefs&gt;&lt;pref name="fieldType" value="Field"/&gt;&lt;/prefs&gt;&lt;/data&gt;</vt:lpwstr>
  </property>
</Properties>
</file>