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60831B" w14:textId="5ABB4FC3" w:rsidR="00573D92" w:rsidDel="006D57CB" w:rsidRDefault="00FB3F59" w:rsidP="0050243A">
      <w:pPr>
        <w:jc w:val="center"/>
        <w:rPr>
          <w:del w:id="0" w:author="Emily Smith-Greenaway" w:date="2020-08-08T23:50:00Z"/>
          <w:rFonts w:ascii="Aparajita" w:hAnsi="Aparajita" w:cs="Aparajita"/>
          <w:b/>
          <w:bCs/>
        </w:rPr>
      </w:pPr>
      <w:bookmarkStart w:id="1" w:name="_Hlk31806642"/>
      <w:commentRangeStart w:id="2"/>
      <w:del w:id="3" w:author="Emily Smith-Greenaway" w:date="2020-08-08T16:12:00Z">
        <w:r w:rsidRPr="00266175" w:rsidDel="0027796A">
          <w:rPr>
            <w:rFonts w:ascii="Aparajita" w:hAnsi="Aparajita" w:cs="Aparajita"/>
            <w:b/>
            <w:bCs/>
          </w:rPr>
          <w:delText xml:space="preserve">Maternal </w:delText>
        </w:r>
        <w:r w:rsidR="005F176B" w:rsidDel="0027796A">
          <w:rPr>
            <w:rFonts w:ascii="Aparajita" w:hAnsi="Aparajita" w:cs="Aparajita"/>
            <w:b/>
            <w:bCs/>
          </w:rPr>
          <w:delText>Experiences</w:delText>
        </w:r>
      </w:del>
      <w:ins w:id="4" w:author="Emily Smith-Greenaway" w:date="2020-08-08T16:12:00Z">
        <w:r w:rsidR="0027796A">
          <w:rPr>
            <w:rFonts w:ascii="Aparajita" w:hAnsi="Aparajita" w:cs="Aparajita"/>
            <w:b/>
            <w:bCs/>
          </w:rPr>
          <w:t>Global Estimates of</w:t>
        </w:r>
      </w:ins>
      <w:r w:rsidRPr="00266175">
        <w:rPr>
          <w:rFonts w:ascii="Aparajita" w:hAnsi="Aparajita" w:cs="Aparajita"/>
          <w:b/>
          <w:bCs/>
        </w:rPr>
        <w:t xml:space="preserve"> </w:t>
      </w:r>
      <w:ins w:id="5" w:author="Emily Smith-Greenaway" w:date="2020-08-08T16:12:00Z">
        <w:r w:rsidR="0027796A">
          <w:rPr>
            <w:rFonts w:ascii="Aparajita" w:hAnsi="Aparajita" w:cs="Aparajita"/>
            <w:b/>
            <w:bCs/>
          </w:rPr>
          <w:t>Maternal Bereavement:</w:t>
        </w:r>
      </w:ins>
      <w:del w:id="6" w:author="Emily Smith-Greenaway" w:date="2020-08-08T16:12:00Z">
        <w:r w:rsidRPr="00266175" w:rsidDel="0027796A">
          <w:rPr>
            <w:rFonts w:ascii="Aparajita" w:hAnsi="Aparajita" w:cs="Aparajita"/>
            <w:b/>
            <w:bCs/>
          </w:rPr>
          <w:delText>of</w:delText>
        </w:r>
      </w:del>
      <w:ins w:id="7" w:author="Emily Smith-Greenaway" w:date="2020-08-09T16:44:00Z">
        <w:r w:rsidR="00BC1A36">
          <w:rPr>
            <w:rFonts w:ascii="Aparajita" w:hAnsi="Aparajita" w:cs="Aparajita"/>
            <w:b/>
            <w:bCs/>
          </w:rPr>
          <w:t xml:space="preserve"> </w:t>
        </w:r>
      </w:ins>
      <w:del w:id="8" w:author="Emily Smith-Greenaway" w:date="2020-08-09T16:44:00Z">
        <w:r w:rsidRPr="00266175" w:rsidDel="00BC1A36">
          <w:rPr>
            <w:rFonts w:ascii="Aparajita" w:hAnsi="Aparajita" w:cs="Aparajita"/>
            <w:b/>
            <w:bCs/>
          </w:rPr>
          <w:delText xml:space="preserve"> </w:delText>
        </w:r>
      </w:del>
      <w:del w:id="9" w:author="Emily Smith-Greenaway" w:date="2020-08-08T16:12:00Z">
        <w:r w:rsidR="00BD1F6E" w:rsidRPr="00266175" w:rsidDel="0027796A">
          <w:rPr>
            <w:rFonts w:ascii="Aparajita" w:hAnsi="Aparajita" w:cs="Aparajita"/>
            <w:b/>
            <w:bCs/>
          </w:rPr>
          <w:delText>Child</w:delText>
        </w:r>
        <w:r w:rsidRPr="00266175" w:rsidDel="0027796A">
          <w:rPr>
            <w:rFonts w:ascii="Aparajita" w:hAnsi="Aparajita" w:cs="Aparajita"/>
            <w:b/>
            <w:bCs/>
          </w:rPr>
          <w:delText xml:space="preserve"> Mortality</w:delText>
        </w:r>
        <w:bookmarkEnd w:id="1"/>
        <w:r w:rsidR="003228C4" w:rsidDel="0027796A">
          <w:rPr>
            <w:rFonts w:ascii="Aparajita" w:hAnsi="Aparajita" w:cs="Aparajita"/>
            <w:b/>
            <w:bCs/>
          </w:rPr>
          <w:delText xml:space="preserve">: </w:delText>
        </w:r>
        <w:commentRangeEnd w:id="2"/>
        <w:r w:rsidR="008F6512" w:rsidDel="0027796A">
          <w:rPr>
            <w:rStyle w:val="CommentReference"/>
            <w:rFonts w:asciiTheme="minorHAnsi" w:eastAsiaTheme="minorHAnsi" w:hAnsiTheme="minorHAnsi" w:cstheme="minorBidi"/>
          </w:rPr>
          <w:commentReference w:id="2"/>
        </w:r>
      </w:del>
      <w:r w:rsidR="003228C4">
        <w:rPr>
          <w:rFonts w:ascii="Aparajita" w:hAnsi="Aparajita" w:cs="Aparajita"/>
          <w:b/>
          <w:bCs/>
        </w:rPr>
        <w:t xml:space="preserve">An Analysis of </w:t>
      </w:r>
      <w:ins w:id="10" w:author="Emily Smith-Greenaway" w:date="2020-08-08T23:53:00Z">
        <w:r w:rsidR="006D57CB">
          <w:rPr>
            <w:rFonts w:ascii="Aparajita" w:hAnsi="Aparajita" w:cs="Aparajita"/>
            <w:b/>
            <w:bCs/>
          </w:rPr>
          <w:t>168</w:t>
        </w:r>
      </w:ins>
      <w:del w:id="11" w:author="Emily Smith-Greenaway" w:date="2020-08-08T23:53:00Z">
        <w:r w:rsidR="003228C4" w:rsidDel="006D57CB">
          <w:rPr>
            <w:rFonts w:ascii="Aparajita" w:hAnsi="Aparajita" w:cs="Aparajita"/>
            <w:b/>
            <w:bCs/>
          </w:rPr>
          <w:delText>XXX</w:delText>
        </w:r>
      </w:del>
      <w:r w:rsidR="003228C4">
        <w:rPr>
          <w:rFonts w:ascii="Aparajita" w:hAnsi="Aparajita" w:cs="Aparajita"/>
          <w:b/>
          <w:bCs/>
        </w:rPr>
        <w:t xml:space="preserve"> Countries</w:t>
      </w:r>
    </w:p>
    <w:p w14:paraId="601ACD67" w14:textId="77777777" w:rsidR="006D57CB" w:rsidRPr="00266175" w:rsidRDefault="006D57CB">
      <w:pPr>
        <w:jc w:val="center"/>
        <w:rPr>
          <w:ins w:id="12" w:author="Emily Smith-Greenaway" w:date="2020-08-08T23:53:00Z"/>
          <w:rFonts w:ascii="Aparajita" w:hAnsi="Aparajita" w:cs="Aparajita"/>
          <w:b/>
          <w:bCs/>
        </w:rPr>
        <w:pPrChange w:id="13" w:author="Emily Smith-Greenaway" w:date="2020-08-09T16:45:00Z">
          <w:pPr/>
        </w:pPrChange>
      </w:pPr>
    </w:p>
    <w:p w14:paraId="0E5C7BB5" w14:textId="77777777" w:rsidR="007E3C04" w:rsidRPr="00266175" w:rsidRDefault="007E3C04">
      <w:pPr>
        <w:jc w:val="center"/>
        <w:rPr>
          <w:rFonts w:ascii="Aparajita" w:hAnsi="Aparajita" w:cs="Aparajita"/>
          <w:b/>
          <w:bCs/>
        </w:rPr>
        <w:pPrChange w:id="14" w:author="Emily Smith-Greenaway" w:date="2020-08-08T23:50:00Z">
          <w:pPr/>
        </w:pPrChange>
      </w:pPr>
    </w:p>
    <w:p w14:paraId="2477F819" w14:textId="77777777" w:rsidR="0050243A" w:rsidRDefault="00E169D2" w:rsidP="006D2A78">
      <w:pPr>
        <w:rPr>
          <w:ins w:id="15" w:author="Emily Smith-Greenaway" w:date="2020-08-09T22:43:00Z"/>
          <w:rFonts w:ascii="Aparajita" w:hAnsi="Aparajita" w:cs="Aparajita"/>
        </w:rPr>
      </w:pPr>
      <w:r>
        <w:rPr>
          <w:rFonts w:ascii="Aparajita" w:hAnsi="Aparajita" w:cs="Aparajita"/>
        </w:rPr>
        <w:t>Infant and c</w:t>
      </w:r>
      <w:r w:rsidRPr="00266175">
        <w:rPr>
          <w:rFonts w:ascii="Aparajita" w:hAnsi="Aparajita" w:cs="Aparajita"/>
        </w:rPr>
        <w:t>hild mortality rates have</w:t>
      </w:r>
      <w:del w:id="16" w:author="Emily Smith-Greenaway" w:date="2020-08-09T13:56:00Z">
        <w:r w:rsidDel="00AC70DA">
          <w:rPr>
            <w:rFonts w:ascii="Aparajita" w:hAnsi="Aparajita" w:cs="Aparajita"/>
          </w:rPr>
          <w:delText xml:space="preserve"> been</w:delText>
        </w:r>
      </w:del>
      <w:r>
        <w:rPr>
          <w:rFonts w:ascii="Aparajita" w:hAnsi="Aparajita" w:cs="Aparajita"/>
        </w:rPr>
        <w:t xml:space="preserve"> </w:t>
      </w:r>
      <w:del w:id="17" w:author="Emily Smith-Greenaway" w:date="2020-08-09T13:56:00Z">
        <w:r w:rsidDel="00AC70DA">
          <w:rPr>
            <w:rFonts w:ascii="Aparajita" w:hAnsi="Aparajita" w:cs="Aparajita"/>
          </w:rPr>
          <w:delText>steadily</w:delText>
        </w:r>
        <w:r w:rsidRPr="00266175" w:rsidDel="00AC70DA">
          <w:rPr>
            <w:rFonts w:ascii="Aparajita" w:hAnsi="Aparajita" w:cs="Aparajita"/>
          </w:rPr>
          <w:delText xml:space="preserve"> </w:delText>
        </w:r>
      </w:del>
      <w:r w:rsidRPr="00266175">
        <w:rPr>
          <w:rFonts w:ascii="Aparajita" w:hAnsi="Aparajita" w:cs="Aparajita"/>
        </w:rPr>
        <w:t>declin</w:t>
      </w:r>
      <w:del w:id="18" w:author="Emily Smith-Greenaway" w:date="2020-08-09T13:56:00Z">
        <w:r w:rsidDel="00AC70DA">
          <w:rPr>
            <w:rFonts w:ascii="Aparajita" w:hAnsi="Aparajita" w:cs="Aparajita"/>
          </w:rPr>
          <w:delText>ing</w:delText>
        </w:r>
      </w:del>
      <w:ins w:id="19" w:author="Emily Smith-Greenaway" w:date="2020-08-09T13:56:00Z">
        <w:r w:rsidR="00AC70DA">
          <w:rPr>
            <w:rFonts w:ascii="Aparajita" w:hAnsi="Aparajita" w:cs="Aparajita"/>
          </w:rPr>
          <w:t>ed</w:t>
        </w:r>
      </w:ins>
      <w:r w:rsidRPr="00266175">
        <w:rPr>
          <w:rFonts w:ascii="Aparajita" w:hAnsi="Aparajita" w:cs="Aparajita"/>
        </w:rPr>
        <w:t xml:space="preserve"> </w:t>
      </w:r>
      <w:ins w:id="20" w:author="Emily Smith-Greenaway" w:date="2020-08-09T13:56:00Z">
        <w:r w:rsidR="00AC70DA">
          <w:rPr>
            <w:rFonts w:ascii="Aparajita" w:hAnsi="Aparajita" w:cs="Aparajita"/>
          </w:rPr>
          <w:t>steadily</w:t>
        </w:r>
        <w:r w:rsidR="00AC70DA" w:rsidRPr="00266175">
          <w:rPr>
            <w:rFonts w:ascii="Aparajita" w:hAnsi="Aparajita" w:cs="Aparajita"/>
          </w:rPr>
          <w:t xml:space="preserve"> </w:t>
        </w:r>
      </w:ins>
      <w:r w:rsidRPr="00266175">
        <w:rPr>
          <w:rFonts w:ascii="Aparajita" w:hAnsi="Aparajita" w:cs="Aparajita"/>
        </w:rPr>
        <w:t xml:space="preserve">worldwide over the </w:t>
      </w:r>
      <w:r w:rsidR="007434A6">
        <w:rPr>
          <w:rFonts w:ascii="Aparajita" w:hAnsi="Aparajita" w:cs="Aparajita"/>
        </w:rPr>
        <w:t>l</w:t>
      </w:r>
      <w:r w:rsidRPr="00266175">
        <w:rPr>
          <w:rFonts w:ascii="Aparajita" w:hAnsi="Aparajita" w:cs="Aparajita"/>
        </w:rPr>
        <w:t xml:space="preserve">ast </w:t>
      </w:r>
      <w:r w:rsidR="007434A6">
        <w:rPr>
          <w:rFonts w:ascii="Aparajita" w:hAnsi="Aparajita" w:cs="Aparajita"/>
        </w:rPr>
        <w:t>fifty year</w:t>
      </w:r>
      <w:r w:rsidR="001B037E">
        <w:rPr>
          <w:rFonts w:ascii="Aparajita" w:hAnsi="Aparajita" w:cs="Aparajita"/>
        </w:rPr>
        <w:t>s</w:t>
      </w:r>
      <w:r w:rsidR="00477BAD">
        <w:rPr>
          <w:rFonts w:ascii="Aparajita" w:hAnsi="Aparajita" w:cs="Aparajita"/>
        </w:rPr>
        <w:fldChar w:fldCharType="begin"/>
      </w:r>
      <w:r w:rsidR="00C74104">
        <w:rPr>
          <w:rFonts w:ascii="Aparajita" w:hAnsi="Aparajita" w:cs="Aparajita"/>
        </w:rPr>
        <w:instrText xml:space="preserve"> ADDIN ZOTERO_ITEM CSL_CITATION {"citationID":"Tcl2ybrN","properties":{"formattedCitation":"\\super 1\\nosupersub{}","plainCitation":"1","noteIndex":0},"citationItems":[{"id":269,"uris":["http://zotero.org/users/local/6aiRCPll/items/JL56NE4A"],"uri":["http://zotero.org/users/local/6aiRCPll/items/JL56NE4A"],"itemData":{"id":269,"type":"article-journal","container-title":"The Lancet","issue":"9947","note":"ISBN: 0140-6736\npublisher: Elsevier","page":"957-979","title":"Global, regional, and national levels of neonatal, infant, and under-5 mortality during 1990–2013: a systematic analysis for the Global Burden of Disease Study 2013","volume":"384","author":[{"family":"Wang","given":"Haidong"},{"family":"Liddell","given":"Chelsea A."},{"family":"Coates","given":"Matthew M."},{"family":"Mooney","given":"Meghan D."},{"family":"Levitz","given":"Carly E."},{"family":"Schumacher","given":"Austin E."},{"family":"Apfel","given":"Henry"},{"family":"Iannarone","given":"Marissa"},{"family":"Phillips","given":"Bryan"},{"family":"Lofgren","given":"Katherine T."}],"issued":{"date-parts":[["2014"]]}}}],"schema":"https://github.com/citation-style-language/schema/raw/master/csl-citation.json"} </w:instrText>
      </w:r>
      <w:r w:rsidR="00477BAD">
        <w:rPr>
          <w:rFonts w:ascii="Aparajita" w:hAnsi="Aparajita" w:cs="Aparajita"/>
        </w:rPr>
        <w:fldChar w:fldCharType="separate"/>
      </w:r>
      <w:r w:rsidR="00C74104" w:rsidRPr="00C74104">
        <w:rPr>
          <w:rFonts w:ascii="Aparajita" w:hAnsi="Aparajita" w:cs="Aparajita"/>
          <w:vertAlign w:val="superscript"/>
        </w:rPr>
        <w:t>1</w:t>
      </w:r>
      <w:r w:rsidR="00477BAD">
        <w:rPr>
          <w:rFonts w:ascii="Aparajita" w:hAnsi="Aparajita" w:cs="Aparajita"/>
        </w:rPr>
        <w:fldChar w:fldCharType="end"/>
      </w:r>
      <w:ins w:id="21" w:author="Emily Smith-Greenaway" w:date="2020-08-08T22:21:00Z">
        <w:r w:rsidR="00477BAD">
          <w:rPr>
            <w:rFonts w:ascii="Aparajita" w:hAnsi="Aparajita" w:cs="Aparajita"/>
          </w:rPr>
          <w:t>, including marked declines in the United States</w:t>
        </w:r>
      </w:ins>
      <w:ins w:id="22" w:author="Emily Smith-Greenaway" w:date="2020-08-08T23:38:00Z">
        <w:r w:rsidR="009C383D">
          <w:rPr>
            <w:rFonts w:ascii="Aparajita" w:hAnsi="Aparajita" w:cs="Aparajita"/>
          </w:rPr>
          <w:t>.</w:t>
        </w:r>
      </w:ins>
      <w:r w:rsidR="0003329B">
        <w:rPr>
          <w:rFonts w:ascii="Aparajita" w:hAnsi="Aparajita" w:cs="Aparajita"/>
        </w:rPr>
        <w:fldChar w:fldCharType="begin"/>
      </w:r>
      <w:r w:rsidR="00C74104">
        <w:rPr>
          <w:rFonts w:ascii="Aparajita" w:hAnsi="Aparajita" w:cs="Aparajita"/>
        </w:rPr>
        <w:instrText xml:space="preserve"> ADDIN ZOTERO_ITEM CSL_CITATION {"citationID":"WcHAwKGX","properties":{"formattedCitation":"\\super 2\\nosupersub{}","plainCitation":"2","noteIndex":0},"citationItems":[{"id":331,"uris":["http://zotero.org/users/local/6aiRCPll/items/FVHL6769"],"uri":["http://zotero.org/users/local/6aiRCPll/items/FVHL6769"],"itemData":{"id":331,"type":"article-journal","title":"Infant mortality in the United States, 2017: Data from the period linked birth/infant death file","author":[{"family":"Ely","given":"Danielle M."},{"family":"Driscoll","given":"Anne K."}],"issued":{"date-parts":[["2019"]]}}}],"schema":"https://github.com/citation-style-language/schema/raw/master/csl-citation.json"} </w:instrText>
      </w:r>
      <w:r w:rsidR="0003329B">
        <w:rPr>
          <w:rFonts w:ascii="Aparajita" w:hAnsi="Aparajita" w:cs="Aparajita"/>
        </w:rPr>
        <w:fldChar w:fldCharType="separate"/>
      </w:r>
      <w:r w:rsidR="00C74104" w:rsidRPr="00C74104">
        <w:rPr>
          <w:rFonts w:ascii="Aparajita" w:hAnsi="Aparajita" w:cs="Aparajita"/>
          <w:vertAlign w:val="superscript"/>
        </w:rPr>
        <w:t>2</w:t>
      </w:r>
      <w:r w:rsidR="0003329B">
        <w:rPr>
          <w:rFonts w:ascii="Aparajita" w:hAnsi="Aparajita" w:cs="Aparajita"/>
        </w:rPr>
        <w:fldChar w:fldCharType="end"/>
      </w:r>
      <w:del w:id="23" w:author="Emily Smith-Greenaway" w:date="2020-08-08T22:46:00Z">
        <w:r w:rsidR="00477BAD" w:rsidDel="0003329B">
          <w:rPr>
            <w:rFonts w:ascii="Aparajita" w:hAnsi="Aparajita" w:cs="Aparajita"/>
          </w:rPr>
          <w:fldChar w:fldCharType="begin"/>
        </w:r>
        <w:r w:rsidR="00477BAD" w:rsidDel="0003329B">
          <w:rPr>
            <w:rFonts w:ascii="Aparajita" w:hAnsi="Aparajita" w:cs="Aparajita"/>
          </w:rPr>
          <w:delInstrText xml:space="preserve"> ADDIN ZOTERO_ITEM CSL_CITATION {"citationID":"yL7KnRYa","properties":{"formattedCitation":"(Brown Speights et al., 2017)","plainCitation":"(Brown Speights et al., 2017)","noteIndex":0},"citationItems":[{"id":329,"uris":["http://zotero.org/users/local/6aiRCPll/items/WZ76Z2V4"],"uri":["http://zotero.org/users/local/6aiRCPll/items/WZ76Z2V4"],"itemData":{"id":329,"type":"article-journal","container-title":"American journal of public health","issue":"5","note":"ISBN: 1541-0048\npublisher: American Public Health Association","page":"775-782","title":"State-level progress in reducing the black–white infant mortality gap, United States, 1999–2013","volume":"107","author":[{"family":"Brown Speights","given":"Joedrecka S."},{"family":"Goldfarb","given":"Samantha Sittig"},{"family":"Wells","given":"Brittny A."},{"family":"Beitsch","given":"Leslie"},{"family":"Levine","given":"Robert S."},{"family":"Rust","given":"George"}],"issued":{"date-parts":[["2017"]]}}}],"schema":"https://github.com/citation-style-language/schema/raw/master/csl-citation.json"} </w:delInstrText>
        </w:r>
        <w:r w:rsidR="00477BAD" w:rsidDel="0003329B">
          <w:rPr>
            <w:rFonts w:ascii="Aparajita" w:hAnsi="Aparajita" w:cs="Aparajita"/>
          </w:rPr>
          <w:fldChar w:fldCharType="separate"/>
        </w:r>
        <w:r w:rsidR="00477BAD" w:rsidRPr="00477BAD" w:rsidDel="0003329B">
          <w:rPr>
            <w:rFonts w:ascii="Aparajita" w:hAnsi="Aparajita" w:cs="Aparajita"/>
          </w:rPr>
          <w:delText>(Brown Speights et al., 2017)</w:delText>
        </w:r>
        <w:r w:rsidR="00477BAD" w:rsidDel="0003329B">
          <w:rPr>
            <w:rFonts w:ascii="Aparajita" w:hAnsi="Aparajita" w:cs="Aparajita"/>
          </w:rPr>
          <w:fldChar w:fldCharType="end"/>
        </w:r>
      </w:del>
      <w:del w:id="24" w:author="Emily Smith-Greenaway" w:date="2020-08-08T23:38:00Z">
        <w:r w:rsidR="001B037E" w:rsidDel="009C383D">
          <w:rPr>
            <w:rFonts w:ascii="Aparajita" w:hAnsi="Aparajita" w:cs="Aparajita"/>
          </w:rPr>
          <w:delText>.</w:delText>
        </w:r>
      </w:del>
      <w:r w:rsidR="001B037E">
        <w:rPr>
          <w:rFonts w:ascii="Aparajita" w:hAnsi="Aparajita" w:cs="Aparajita"/>
        </w:rPr>
        <w:t xml:space="preserve"> </w:t>
      </w:r>
      <w:r>
        <w:rPr>
          <w:rFonts w:ascii="Aparajita" w:hAnsi="Aparajita" w:cs="Aparajita"/>
        </w:rPr>
        <w:t xml:space="preserve">Even </w:t>
      </w:r>
      <w:del w:id="25" w:author="Emily Smith-Greenaway" w:date="2020-08-09T13:16:00Z">
        <w:r w:rsidDel="005C4413">
          <w:rPr>
            <w:rFonts w:ascii="Aparajita" w:hAnsi="Aparajita" w:cs="Aparajita"/>
          </w:rPr>
          <w:delText xml:space="preserve">though </w:delText>
        </w:r>
      </w:del>
      <w:ins w:id="26" w:author="Emily Smith-Greenaway" w:date="2020-08-09T13:16:00Z">
        <w:r w:rsidR="005C4413">
          <w:rPr>
            <w:rFonts w:ascii="Aparajita" w:hAnsi="Aparajita" w:cs="Aparajita"/>
          </w:rPr>
          <w:t xml:space="preserve">with </w:t>
        </w:r>
      </w:ins>
      <w:ins w:id="27" w:author="Emily Smith-Greenaway" w:date="2020-08-09T13:19:00Z">
        <w:r w:rsidR="005C4413">
          <w:rPr>
            <w:rFonts w:ascii="Aparajita" w:hAnsi="Aparajita" w:cs="Aparajita"/>
          </w:rPr>
          <w:t>short periods of</w:t>
        </w:r>
      </w:ins>
      <w:ins w:id="28" w:author="Emily Smith-Greenaway" w:date="2020-08-09T13:16:00Z">
        <w:r w:rsidR="005C4413">
          <w:rPr>
            <w:rFonts w:ascii="Aparajita" w:hAnsi="Aparajita" w:cs="Aparajita"/>
          </w:rPr>
          <w:t xml:space="preserve"> stagnant improvem</w:t>
        </w:r>
      </w:ins>
      <w:ins w:id="29" w:author="Emily Smith-Greenaway" w:date="2020-08-09T13:17:00Z">
        <w:r w:rsidR="005C4413">
          <w:rPr>
            <w:rFonts w:ascii="Aparajita" w:hAnsi="Aparajita" w:cs="Aparajita"/>
          </w:rPr>
          <w:t xml:space="preserve">ent, </w:t>
        </w:r>
      </w:ins>
      <w:ins w:id="30" w:author="Emily Smith-Greenaway" w:date="2020-08-09T08:51:00Z">
        <w:r w:rsidR="00866D87">
          <w:rPr>
            <w:rFonts w:ascii="Aparajita" w:hAnsi="Aparajita" w:cs="Aparajita"/>
          </w:rPr>
          <w:t xml:space="preserve">and </w:t>
        </w:r>
      </w:ins>
      <w:ins w:id="31" w:author="Emily Smith-Greenaway" w:date="2020-08-09T13:17:00Z">
        <w:r w:rsidR="005C4413">
          <w:rPr>
            <w:rFonts w:ascii="Aparajita" w:hAnsi="Aparajita" w:cs="Aparajita"/>
          </w:rPr>
          <w:t>persistent</w:t>
        </w:r>
      </w:ins>
      <w:ins w:id="32" w:author="Emily Smith-Greenaway" w:date="2020-08-09T08:51:00Z">
        <w:r w:rsidR="00866D87">
          <w:rPr>
            <w:rFonts w:ascii="Aparajita" w:hAnsi="Aparajita" w:cs="Aparajita"/>
          </w:rPr>
          <w:t xml:space="preserve"> </w:t>
        </w:r>
      </w:ins>
      <w:del w:id="33" w:author="Emily Smith-Greenaway" w:date="2020-08-08T22:22:00Z">
        <w:r w:rsidDel="00477BAD">
          <w:rPr>
            <w:rFonts w:ascii="Aparajita" w:hAnsi="Aparajita" w:cs="Aparajita"/>
          </w:rPr>
          <w:delText xml:space="preserve">the rates </w:delText>
        </w:r>
      </w:del>
      <w:del w:id="34" w:author="Emily Smith-Greenaway" w:date="2020-08-08T22:21:00Z">
        <w:r w:rsidDel="00477BAD">
          <w:rPr>
            <w:rFonts w:ascii="Aparajita" w:hAnsi="Aparajita" w:cs="Aparajita"/>
          </w:rPr>
          <w:delText xml:space="preserve">themselves </w:delText>
        </w:r>
      </w:del>
      <w:del w:id="35" w:author="Emily Smith-Greenaway" w:date="2020-08-08T22:22:00Z">
        <w:r w:rsidDel="00477BAD">
          <w:rPr>
            <w:rFonts w:ascii="Aparajita" w:hAnsi="Aparajita" w:cs="Aparajita"/>
          </w:rPr>
          <w:delText>vary</w:delText>
        </w:r>
      </w:del>
      <w:ins w:id="36" w:author="Emily Smith-Greenaway" w:date="2020-08-08T22:22:00Z">
        <w:r w:rsidR="00477BAD">
          <w:rPr>
            <w:rFonts w:ascii="Aparajita" w:hAnsi="Aparajita" w:cs="Aparajita"/>
          </w:rPr>
          <w:t xml:space="preserve">between- and within-country inequality, </w:t>
        </w:r>
      </w:ins>
      <w:del w:id="37" w:author="Emily Smith-Greenaway" w:date="2020-08-08T22:22:00Z">
        <w:r w:rsidDel="00477BAD">
          <w:rPr>
            <w:rFonts w:ascii="Aparajita" w:hAnsi="Aparajita" w:cs="Aparajita"/>
          </w:rPr>
          <w:delText xml:space="preserve"> markedly by country and region, </w:delText>
        </w:r>
      </w:del>
      <w:r>
        <w:rPr>
          <w:rFonts w:ascii="Aparajita" w:hAnsi="Aparajita" w:cs="Aparajita"/>
        </w:rPr>
        <w:t xml:space="preserve">the </w:t>
      </w:r>
      <w:ins w:id="38" w:author="Emily Smith-Greenaway" w:date="2020-08-09T09:38:00Z">
        <w:r w:rsidR="005B5F13">
          <w:rPr>
            <w:rFonts w:ascii="Aparajita" w:hAnsi="Aparajita" w:cs="Aparajita"/>
          </w:rPr>
          <w:t xml:space="preserve">global </w:t>
        </w:r>
      </w:ins>
      <w:del w:id="39" w:author="Emily Smith-Greenaway" w:date="2020-08-09T09:38:00Z">
        <w:r w:rsidDel="005B5F13">
          <w:rPr>
            <w:rFonts w:ascii="Aparajita" w:hAnsi="Aparajita" w:cs="Aparajita"/>
          </w:rPr>
          <w:delText xml:space="preserve">recent </w:delText>
        </w:r>
      </w:del>
      <w:r>
        <w:rPr>
          <w:rFonts w:ascii="Aparajita" w:hAnsi="Aparajita" w:cs="Aparajita"/>
        </w:rPr>
        <w:t xml:space="preserve">trends </w:t>
      </w:r>
      <w:del w:id="40" w:author="Emily Smith-Greenaway" w:date="2020-08-09T09:39:00Z">
        <w:r w:rsidR="00477120" w:rsidDel="005B5F13">
          <w:rPr>
            <w:rFonts w:ascii="Aparajita" w:hAnsi="Aparajita" w:cs="Aparajita"/>
          </w:rPr>
          <w:delText xml:space="preserve">all </w:delText>
        </w:r>
      </w:del>
      <w:del w:id="41" w:author="Emily Smith-Greenaway" w:date="2020-08-09T13:19:00Z">
        <w:r w:rsidDel="005C4413">
          <w:rPr>
            <w:rFonts w:ascii="Aparajita" w:hAnsi="Aparajita" w:cs="Aparajita"/>
          </w:rPr>
          <w:delText xml:space="preserve">point in a positive direction for </w:delText>
        </w:r>
        <w:r w:rsidR="00842EA8" w:rsidDel="005C4413">
          <w:rPr>
            <w:rFonts w:ascii="Aparajita" w:hAnsi="Aparajita" w:cs="Aparajita"/>
          </w:rPr>
          <w:delText xml:space="preserve">infant and </w:delText>
        </w:r>
        <w:r w:rsidDel="005C4413">
          <w:rPr>
            <w:rFonts w:ascii="Aparajita" w:hAnsi="Aparajita" w:cs="Aparajita"/>
          </w:rPr>
          <w:delText>child survival</w:delText>
        </w:r>
      </w:del>
      <w:del w:id="42" w:author="Emily Smith-Greenaway" w:date="2020-08-09T09:39:00Z">
        <w:r w:rsidDel="005B5F13">
          <w:rPr>
            <w:rFonts w:ascii="Aparajita" w:hAnsi="Aparajita" w:cs="Aparajita"/>
          </w:rPr>
          <w:delText xml:space="preserve"> across the globe</w:delText>
        </w:r>
      </w:del>
      <w:del w:id="43" w:author="Emily Smith-Greenaway" w:date="2020-08-09T13:19:00Z">
        <w:r w:rsidR="001B037E" w:rsidDel="005C4413">
          <w:rPr>
            <w:rFonts w:ascii="Aparajita" w:hAnsi="Aparajita" w:cs="Aparajita"/>
          </w:rPr>
          <w:delText>.</w:delText>
        </w:r>
        <w:r w:rsidDel="005C4413">
          <w:rPr>
            <w:rFonts w:ascii="Aparajita" w:hAnsi="Aparajita" w:cs="Aparajita"/>
          </w:rPr>
          <w:delText xml:space="preserve"> </w:delText>
        </w:r>
      </w:del>
      <w:del w:id="44" w:author="Emily Smith-Greenaway" w:date="2020-08-09T08:52:00Z">
        <w:r w:rsidDel="00F50621">
          <w:rPr>
            <w:rFonts w:ascii="Aparajita" w:hAnsi="Aparajita" w:cs="Aparajita"/>
          </w:rPr>
          <w:delText>Without reservation, t</w:delText>
        </w:r>
      </w:del>
      <w:del w:id="45" w:author="Emily Smith-Greenaway" w:date="2020-08-09T13:19:00Z">
        <w:r w:rsidDel="005C4413">
          <w:rPr>
            <w:rFonts w:ascii="Aparajita" w:hAnsi="Aparajita" w:cs="Aparajita"/>
          </w:rPr>
          <w:delText xml:space="preserve">hese trends </w:delText>
        </w:r>
      </w:del>
      <w:r>
        <w:rPr>
          <w:rFonts w:ascii="Aparajita" w:hAnsi="Aparajita" w:cs="Aparajita"/>
        </w:rPr>
        <w:t>represent good news for children</w:t>
      </w:r>
      <w:ins w:id="46" w:author="Emily Smith-Greenaway" w:date="2020-08-08T22:23:00Z">
        <w:r w:rsidR="00477BAD">
          <w:rPr>
            <w:rFonts w:ascii="Aparajita" w:hAnsi="Aparajita" w:cs="Aparajita"/>
          </w:rPr>
          <w:t xml:space="preserve"> and their parents</w:t>
        </w:r>
      </w:ins>
      <w:ins w:id="47" w:author="Emily Smith-Greenaway" w:date="2020-08-09T13:19:00Z">
        <w:r w:rsidR="00127991">
          <w:rPr>
            <w:rFonts w:ascii="Aparajita" w:hAnsi="Aparajita" w:cs="Aparajita"/>
          </w:rPr>
          <w:t>.</w:t>
        </w:r>
      </w:ins>
      <w:ins w:id="48" w:author="Emily Smith-Greenaway" w:date="2020-08-08T22:22:00Z">
        <w:r w:rsidR="00477BAD">
          <w:rPr>
            <w:rFonts w:ascii="Aparajita" w:hAnsi="Aparajita" w:cs="Aparajita"/>
          </w:rPr>
          <w:t xml:space="preserve"> </w:t>
        </w:r>
      </w:ins>
      <w:ins w:id="49" w:author="Emily Smith-Greenaway" w:date="2020-08-09T13:19:00Z">
        <w:r w:rsidR="00127991">
          <w:rPr>
            <w:rFonts w:ascii="Aparajita" w:hAnsi="Aparajita" w:cs="Aparajita"/>
          </w:rPr>
          <w:t>Y</w:t>
        </w:r>
      </w:ins>
      <w:ins w:id="50" w:author="Emily Smith-Greenaway" w:date="2020-08-08T22:22:00Z">
        <w:r w:rsidR="00477BAD">
          <w:rPr>
            <w:rFonts w:ascii="Aparajita" w:hAnsi="Aparajita" w:cs="Aparajita"/>
          </w:rPr>
          <w:t>et</w:t>
        </w:r>
      </w:ins>
      <w:ins w:id="51" w:author="Emily Smith-Greenaway" w:date="2020-08-08T22:23:00Z">
        <w:r w:rsidR="00477BAD">
          <w:rPr>
            <w:rFonts w:ascii="Aparajita" w:hAnsi="Aparajita" w:cs="Aparajita"/>
          </w:rPr>
          <w:t>,</w:t>
        </w:r>
      </w:ins>
      <w:ins w:id="52" w:author="Emily Smith-Greenaway" w:date="2020-08-08T22:22:00Z">
        <w:r w:rsidR="00477BAD">
          <w:rPr>
            <w:rFonts w:ascii="Aparajita" w:hAnsi="Aparajita" w:cs="Aparajita"/>
          </w:rPr>
          <w:t xml:space="preserve"> </w:t>
        </w:r>
      </w:ins>
      <w:ins w:id="53" w:author="Emily Smith-Greenaway" w:date="2020-08-09T14:06:00Z">
        <w:r w:rsidR="00852379">
          <w:rPr>
            <w:rFonts w:ascii="Aparajita" w:hAnsi="Aparajita" w:cs="Aparajita"/>
          </w:rPr>
          <w:t>how</w:t>
        </w:r>
      </w:ins>
      <w:ins w:id="54" w:author="Emily Smith-Greenaway" w:date="2020-08-09T13:58:00Z">
        <w:r w:rsidR="00AC70DA">
          <w:rPr>
            <w:rFonts w:ascii="Aparajita" w:hAnsi="Aparajita" w:cs="Aparajita"/>
          </w:rPr>
          <w:t xml:space="preserve"> </w:t>
        </w:r>
      </w:ins>
      <w:del w:id="55" w:author="Emily Smith-Greenaway" w:date="2020-08-08T22:22:00Z">
        <w:r w:rsidDel="00477BAD">
          <w:rPr>
            <w:rFonts w:ascii="Aparajita" w:hAnsi="Aparajita" w:cs="Aparajita"/>
          </w:rPr>
          <w:delText xml:space="preserve"> and for their parents</w:delText>
        </w:r>
        <w:r w:rsidR="001B037E" w:rsidDel="00477BAD">
          <w:rPr>
            <w:rFonts w:ascii="Aparajita" w:hAnsi="Aparajita" w:cs="Aparajita"/>
          </w:rPr>
          <w:delText>, but t</w:delText>
        </w:r>
        <w:r w:rsidDel="00477BAD">
          <w:rPr>
            <w:rFonts w:ascii="Aparajita" w:hAnsi="Aparajita" w:cs="Aparajita"/>
          </w:rPr>
          <w:delText xml:space="preserve">he </w:delText>
        </w:r>
      </w:del>
      <w:del w:id="56" w:author="Emily Smith-Greenaway" w:date="2020-08-09T13:58:00Z">
        <w:r w:rsidDel="00AC70DA">
          <w:rPr>
            <w:rFonts w:ascii="Aparajita" w:hAnsi="Aparajita" w:cs="Aparajita"/>
          </w:rPr>
          <w:delText xml:space="preserve">link between </w:delText>
        </w:r>
      </w:del>
      <w:ins w:id="57" w:author="Emily Smith-Greenaway" w:date="2020-08-09T13:58:00Z">
        <w:r w:rsidR="00AC70DA">
          <w:rPr>
            <w:rFonts w:ascii="Aparajita" w:hAnsi="Aparajita" w:cs="Aparajita"/>
          </w:rPr>
          <w:t xml:space="preserve">improvements in </w:t>
        </w:r>
      </w:ins>
      <w:ins w:id="58" w:author="Emily Smith-Greenaway" w:date="2020-08-09T22:35:00Z">
        <w:r w:rsidR="00D61D0E">
          <w:rPr>
            <w:rFonts w:ascii="Aparajita" w:hAnsi="Aparajita" w:cs="Aparajita"/>
          </w:rPr>
          <w:t xml:space="preserve">annualized rates of </w:t>
        </w:r>
      </w:ins>
      <w:ins w:id="59" w:author="Emily Smith-Greenaway" w:date="2020-08-09T13:58:00Z">
        <w:r w:rsidR="00AC70DA">
          <w:rPr>
            <w:rFonts w:ascii="Aparajita" w:hAnsi="Aparajita" w:cs="Aparajita"/>
          </w:rPr>
          <w:t>infant and</w:t>
        </w:r>
      </w:ins>
      <w:ins w:id="60" w:author="Emily Smith-Greenaway" w:date="2020-08-09T08:53:00Z">
        <w:r w:rsidR="001E7313">
          <w:rPr>
            <w:rFonts w:ascii="Aparajita" w:hAnsi="Aparajita" w:cs="Aparajita"/>
          </w:rPr>
          <w:t xml:space="preserve"> </w:t>
        </w:r>
      </w:ins>
      <w:r>
        <w:rPr>
          <w:rFonts w:ascii="Aparajita" w:hAnsi="Aparajita" w:cs="Aparajita"/>
        </w:rPr>
        <w:t xml:space="preserve">child mortality </w:t>
      </w:r>
      <w:ins w:id="61" w:author="Emily Smith-Greenaway" w:date="2020-08-09T13:58:00Z">
        <w:r w:rsidR="00AC70DA">
          <w:rPr>
            <w:rFonts w:ascii="Aparajita" w:hAnsi="Aparajita" w:cs="Aparajita"/>
          </w:rPr>
          <w:t>reflect in</w:t>
        </w:r>
      </w:ins>
      <w:del w:id="62" w:author="Emily Smith-Greenaway" w:date="2020-08-09T13:58:00Z">
        <w:r w:rsidDel="00AC70DA">
          <w:rPr>
            <w:rFonts w:ascii="Aparajita" w:hAnsi="Aparajita" w:cs="Aparajita"/>
          </w:rPr>
          <w:delText>and</w:delText>
        </w:r>
      </w:del>
      <w:r>
        <w:rPr>
          <w:rFonts w:ascii="Aparajita" w:hAnsi="Aparajita" w:cs="Aparajita"/>
        </w:rPr>
        <w:t xml:space="preserve"> parents</w:t>
      </w:r>
      <w:r w:rsidR="00177E18">
        <w:rPr>
          <w:rFonts w:ascii="Aparajita" w:hAnsi="Aparajita" w:cs="Aparajita"/>
        </w:rPr>
        <w:t>’</w:t>
      </w:r>
      <w:r>
        <w:rPr>
          <w:rFonts w:ascii="Aparajita" w:hAnsi="Aparajita" w:cs="Aparajita"/>
        </w:rPr>
        <w:t xml:space="preserve"> </w:t>
      </w:r>
      <w:ins w:id="63" w:author="Emily Smith-Greenaway" w:date="2020-08-09T09:13:00Z">
        <w:r w:rsidR="007B42A0">
          <w:rPr>
            <w:rFonts w:ascii="Aparajita" w:hAnsi="Aparajita" w:cs="Aparajita"/>
          </w:rPr>
          <w:t xml:space="preserve">cumulative </w:t>
        </w:r>
      </w:ins>
      <w:r>
        <w:rPr>
          <w:rFonts w:ascii="Aparajita" w:hAnsi="Aparajita" w:cs="Aparajita"/>
        </w:rPr>
        <w:t>experience</w:t>
      </w:r>
      <w:del w:id="64" w:author="Emily Smith-Greenaway" w:date="2020-08-09T09:13:00Z">
        <w:r w:rsidDel="007B42A0">
          <w:rPr>
            <w:rFonts w:ascii="Aparajita" w:hAnsi="Aparajita" w:cs="Aparajita"/>
          </w:rPr>
          <w:delText>s</w:delText>
        </w:r>
      </w:del>
      <w:del w:id="65" w:author="Emily Smith-Greenaway" w:date="2020-08-08T22:23:00Z">
        <w:r w:rsidDel="00477BAD">
          <w:rPr>
            <w:rFonts w:ascii="Aparajita" w:hAnsi="Aparajita" w:cs="Aparajita"/>
          </w:rPr>
          <w:delText>,</w:delText>
        </w:r>
      </w:del>
      <w:r>
        <w:rPr>
          <w:rFonts w:ascii="Aparajita" w:hAnsi="Aparajita" w:cs="Aparajita"/>
        </w:rPr>
        <w:t xml:space="preserve"> </w:t>
      </w:r>
      <w:ins w:id="66" w:author="Emily Smith-Greenaway" w:date="2020-08-09T08:52:00Z">
        <w:r w:rsidR="00F50621">
          <w:rPr>
            <w:rFonts w:ascii="Aparajita" w:hAnsi="Aparajita" w:cs="Aparajita"/>
          </w:rPr>
          <w:t>of</w:t>
        </w:r>
      </w:ins>
      <w:ins w:id="67" w:author="Emily Smith-Greenaway" w:date="2020-08-09T09:32:00Z">
        <w:r w:rsidR="006D7288">
          <w:rPr>
            <w:rFonts w:ascii="Aparajita" w:hAnsi="Aparajita" w:cs="Aparajita"/>
          </w:rPr>
          <w:t xml:space="preserve"> child loss </w:t>
        </w:r>
      </w:ins>
      <w:del w:id="68" w:author="Emily Smith-Greenaway" w:date="2020-08-08T22:22:00Z">
        <w:r w:rsidDel="00477BAD">
          <w:rPr>
            <w:rFonts w:ascii="Aparajita" w:hAnsi="Aparajita" w:cs="Aparajita"/>
          </w:rPr>
          <w:delText xml:space="preserve">however, </w:delText>
        </w:r>
      </w:del>
      <w:del w:id="69" w:author="Emily Smith-Greenaway" w:date="2020-08-09T08:54:00Z">
        <w:r w:rsidDel="001E7313">
          <w:rPr>
            <w:rFonts w:ascii="Aparajita" w:hAnsi="Aparajita" w:cs="Aparajita"/>
          </w:rPr>
          <w:delText>remains loosely defined</w:delText>
        </w:r>
      </w:del>
      <w:ins w:id="70" w:author="Emily Smith-Greenaway" w:date="2020-08-09T08:54:00Z">
        <w:r w:rsidR="001E7313">
          <w:rPr>
            <w:rFonts w:ascii="Aparajita" w:hAnsi="Aparajita" w:cs="Aparajita"/>
          </w:rPr>
          <w:t>is unknown</w:t>
        </w:r>
      </w:ins>
      <w:r>
        <w:rPr>
          <w:rFonts w:ascii="Aparajita" w:hAnsi="Aparajita" w:cs="Aparajita"/>
        </w:rPr>
        <w:t xml:space="preserve">. </w:t>
      </w:r>
      <w:del w:id="71" w:author="Emily Smith-Greenaway" w:date="2020-08-08T22:23:00Z">
        <w:r w:rsidR="005965A2" w:rsidDel="00477BAD">
          <w:rPr>
            <w:rFonts w:ascii="Aparajita" w:hAnsi="Aparajita" w:cs="Aparajita"/>
          </w:rPr>
          <w:delText>Each infant and</w:delText>
        </w:r>
      </w:del>
      <w:ins w:id="72" w:author="Emily Smith-Greenaway" w:date="2020-08-08T22:23:00Z">
        <w:r w:rsidR="00477BAD">
          <w:rPr>
            <w:rFonts w:ascii="Aparajita" w:hAnsi="Aparajita" w:cs="Aparajita"/>
          </w:rPr>
          <w:t>A</w:t>
        </w:r>
      </w:ins>
      <w:r w:rsidR="005965A2">
        <w:rPr>
          <w:rFonts w:ascii="Aparajita" w:hAnsi="Aparajita" w:cs="Aparajita"/>
        </w:rPr>
        <w:t xml:space="preserve"> child</w:t>
      </w:r>
      <w:ins w:id="73" w:author="Emily Smith-Greenaway" w:date="2020-08-08T22:23:00Z">
        <w:r w:rsidR="00477BAD">
          <w:rPr>
            <w:rFonts w:ascii="Aparajita" w:hAnsi="Aparajita" w:cs="Aparajita"/>
          </w:rPr>
          <w:t>’s</w:t>
        </w:r>
      </w:ins>
      <w:r w:rsidR="005965A2">
        <w:rPr>
          <w:rFonts w:ascii="Aparajita" w:hAnsi="Aparajita" w:cs="Aparajita"/>
        </w:rPr>
        <w:t xml:space="preserve"> death </w:t>
      </w:r>
      <w:del w:id="74" w:author="Emily Smith-Greenaway" w:date="2020-08-09T09:36:00Z">
        <w:r w:rsidR="005965A2" w:rsidDel="00340193">
          <w:rPr>
            <w:rFonts w:ascii="Aparajita" w:hAnsi="Aparajita" w:cs="Aparajita"/>
          </w:rPr>
          <w:delText xml:space="preserve">is an event that </w:delText>
        </w:r>
      </w:del>
      <w:r w:rsidR="005965A2">
        <w:rPr>
          <w:rFonts w:ascii="Aparajita" w:hAnsi="Aparajita" w:cs="Aparajita"/>
        </w:rPr>
        <w:t>has</w:t>
      </w:r>
      <w:r>
        <w:rPr>
          <w:rFonts w:ascii="Aparajita" w:hAnsi="Aparajita" w:cs="Aparajita"/>
        </w:rPr>
        <w:t xml:space="preserve"> </w:t>
      </w:r>
      <w:r w:rsidR="005965A2">
        <w:rPr>
          <w:rFonts w:ascii="Aparajita" w:hAnsi="Aparajita" w:cs="Aparajita"/>
        </w:rPr>
        <w:t>grave</w:t>
      </w:r>
      <w:r w:rsidR="00611390">
        <w:rPr>
          <w:rFonts w:ascii="Aparajita" w:hAnsi="Aparajita" w:cs="Aparajita"/>
        </w:rPr>
        <w:t xml:space="preserve"> </w:t>
      </w:r>
      <w:ins w:id="75" w:author="Emily Smith-Greenaway" w:date="2020-08-09T09:13:00Z">
        <w:r w:rsidR="007B42A0">
          <w:rPr>
            <w:rFonts w:ascii="Aparajita" w:hAnsi="Aparajita" w:cs="Aparajita"/>
          </w:rPr>
          <w:t xml:space="preserve">and lasting </w:t>
        </w:r>
      </w:ins>
      <w:r>
        <w:rPr>
          <w:rFonts w:ascii="Aparajita" w:hAnsi="Aparajita" w:cs="Aparajita"/>
        </w:rPr>
        <w:t xml:space="preserve">consequences for </w:t>
      </w:r>
      <w:del w:id="76" w:author="Emily Smith-Greenaway" w:date="2020-08-08T22:23:00Z">
        <w:r w:rsidR="00890900" w:rsidDel="00477BAD">
          <w:rPr>
            <w:rFonts w:ascii="Aparajita" w:hAnsi="Aparajita" w:cs="Aparajita"/>
          </w:rPr>
          <w:delText xml:space="preserve">surviving </w:delText>
        </w:r>
      </w:del>
      <w:r w:rsidR="00890900">
        <w:rPr>
          <w:rFonts w:ascii="Aparajita" w:hAnsi="Aparajita" w:cs="Aparajita"/>
        </w:rPr>
        <w:t>parents</w:t>
      </w:r>
      <w:r w:rsidR="001C7F00">
        <w:rPr>
          <w:rFonts w:ascii="Aparajita" w:hAnsi="Aparajita" w:cs="Aparajita"/>
        </w:rPr>
        <w:t xml:space="preserve">, </w:t>
      </w:r>
      <w:r w:rsidR="00B14230">
        <w:rPr>
          <w:rFonts w:ascii="Aparajita" w:hAnsi="Aparajita" w:cs="Aparajita"/>
        </w:rPr>
        <w:t xml:space="preserve">but </w:t>
      </w:r>
      <w:r w:rsidR="007434A6">
        <w:rPr>
          <w:rFonts w:ascii="Aparajita" w:hAnsi="Aparajita" w:cs="Aparajita"/>
        </w:rPr>
        <w:t xml:space="preserve">population-level </w:t>
      </w:r>
      <w:r w:rsidR="00B97F50">
        <w:rPr>
          <w:rFonts w:ascii="Aparajita" w:hAnsi="Aparajita" w:cs="Aparajita"/>
        </w:rPr>
        <w:t xml:space="preserve">estimates </w:t>
      </w:r>
      <w:del w:id="77" w:author="Emily Smith-Greenaway" w:date="2020-08-09T08:55:00Z">
        <w:r w:rsidR="00B97F50" w:rsidDel="001E7313">
          <w:rPr>
            <w:rFonts w:ascii="Aparajita" w:hAnsi="Aparajita" w:cs="Aparajita"/>
          </w:rPr>
          <w:delText>represent</w:delText>
        </w:r>
        <w:r w:rsidR="007434A6" w:rsidDel="001E7313">
          <w:rPr>
            <w:rFonts w:ascii="Aparajita" w:hAnsi="Aparajita" w:cs="Aparajita"/>
          </w:rPr>
          <w:delText>ing</w:delText>
        </w:r>
        <w:r w:rsidR="007F6C5E" w:rsidDel="001E7313">
          <w:rPr>
            <w:rFonts w:ascii="Aparajita" w:hAnsi="Aparajita" w:cs="Aparajita"/>
          </w:rPr>
          <w:delText xml:space="preserve"> </w:delText>
        </w:r>
        <w:r w:rsidR="00890900" w:rsidDel="001E7313">
          <w:rPr>
            <w:rFonts w:ascii="Aparajita" w:hAnsi="Aparajita" w:cs="Aparajita"/>
          </w:rPr>
          <w:delText>th</w:delText>
        </w:r>
        <w:r w:rsidR="00611390" w:rsidDel="001E7313">
          <w:rPr>
            <w:rFonts w:ascii="Aparajita" w:hAnsi="Aparajita" w:cs="Aparajita"/>
          </w:rPr>
          <w:delText>e</w:delText>
        </w:r>
        <w:r w:rsidR="007F6C5E" w:rsidDel="001E7313">
          <w:rPr>
            <w:rFonts w:ascii="Aparajita" w:hAnsi="Aparajita" w:cs="Aparajita"/>
          </w:rPr>
          <w:delText xml:space="preserve"> vantage point</w:delText>
        </w:r>
        <w:r w:rsidR="00611390" w:rsidDel="001E7313">
          <w:rPr>
            <w:rFonts w:ascii="Aparajita" w:hAnsi="Aparajita" w:cs="Aparajita"/>
          </w:rPr>
          <w:delText xml:space="preserve"> of</w:delText>
        </w:r>
      </w:del>
      <w:ins w:id="78" w:author="Emily Smith-Greenaway" w:date="2020-08-09T08:55:00Z">
        <w:r w:rsidR="001E7313">
          <w:rPr>
            <w:rFonts w:ascii="Aparajita" w:hAnsi="Aparajita" w:cs="Aparajita"/>
          </w:rPr>
          <w:t xml:space="preserve">of the prevalence of </w:t>
        </w:r>
      </w:ins>
      <w:ins w:id="79" w:author="Emily Smith-Greenaway" w:date="2020-08-09T09:32:00Z">
        <w:r w:rsidR="006D7288">
          <w:rPr>
            <w:rFonts w:ascii="Aparajita" w:hAnsi="Aparajita" w:cs="Aparajita"/>
          </w:rPr>
          <w:t>bereaved parents, mothers specifically,</w:t>
        </w:r>
      </w:ins>
      <w:ins w:id="80" w:author="Emily Smith-Greenaway" w:date="2020-08-09T08:55:00Z">
        <w:r w:rsidR="001E7313">
          <w:rPr>
            <w:rFonts w:ascii="Aparajita" w:hAnsi="Aparajita" w:cs="Aparajita"/>
          </w:rPr>
          <w:t xml:space="preserve"> </w:t>
        </w:r>
      </w:ins>
      <w:del w:id="81" w:author="Emily Smith-Greenaway" w:date="2020-08-09T09:27:00Z">
        <w:r w:rsidR="00611390" w:rsidDel="00122DB5">
          <w:rPr>
            <w:rFonts w:ascii="Aparajita" w:hAnsi="Aparajita" w:cs="Aparajita"/>
          </w:rPr>
          <w:delText xml:space="preserve"> parents</w:delText>
        </w:r>
        <w:r w:rsidR="007434A6" w:rsidDel="00122DB5">
          <w:rPr>
            <w:rFonts w:ascii="Aparajita" w:hAnsi="Aparajita" w:cs="Aparajita"/>
          </w:rPr>
          <w:delText xml:space="preserve"> </w:delText>
        </w:r>
      </w:del>
      <w:del w:id="82" w:author="Emily Smith-Greenaway" w:date="2020-08-09T09:33:00Z">
        <w:r w:rsidR="007434A6" w:rsidDel="006D7288">
          <w:rPr>
            <w:rFonts w:ascii="Aparajita" w:hAnsi="Aparajita" w:cs="Aparajita"/>
          </w:rPr>
          <w:delText xml:space="preserve">have </w:delText>
        </w:r>
        <w:r w:rsidR="001B037E" w:rsidDel="006D7288">
          <w:rPr>
            <w:rFonts w:ascii="Aparajita" w:hAnsi="Aparajita" w:cs="Aparajita"/>
          </w:rPr>
          <w:delText>only</w:delText>
        </w:r>
      </w:del>
      <w:ins w:id="83" w:author="Emily Smith-Greenaway" w:date="2020-08-09T09:33:00Z">
        <w:r w:rsidR="006D7288">
          <w:rPr>
            <w:rFonts w:ascii="Aparajita" w:hAnsi="Aparajita" w:cs="Aparajita"/>
          </w:rPr>
          <w:t xml:space="preserve">are available </w:t>
        </w:r>
      </w:ins>
      <w:del w:id="84" w:author="Emily Smith-Greenaway" w:date="2020-08-09T09:33:00Z">
        <w:r w:rsidR="001B037E" w:rsidDel="006D7288">
          <w:rPr>
            <w:rFonts w:ascii="Aparajita" w:hAnsi="Aparajita" w:cs="Aparajita"/>
          </w:rPr>
          <w:delText xml:space="preserve"> </w:delText>
        </w:r>
        <w:r w:rsidR="007434A6" w:rsidDel="006D7288">
          <w:rPr>
            <w:rFonts w:ascii="Aparajita" w:hAnsi="Aparajita" w:cs="Aparajita"/>
          </w:rPr>
          <w:delText xml:space="preserve">been generated </w:delText>
        </w:r>
      </w:del>
      <w:r w:rsidR="007434A6">
        <w:rPr>
          <w:rFonts w:ascii="Aparajita" w:hAnsi="Aparajita" w:cs="Aparajita"/>
        </w:rPr>
        <w:t xml:space="preserve">for </w:t>
      </w:r>
      <w:ins w:id="85" w:author="Emily Smith-Greenaway" w:date="2020-08-09T09:36:00Z">
        <w:r w:rsidR="00340193">
          <w:rPr>
            <w:rFonts w:ascii="Aparajita" w:hAnsi="Aparajita" w:cs="Aparajita"/>
          </w:rPr>
          <w:t xml:space="preserve">only </w:t>
        </w:r>
      </w:ins>
      <w:r w:rsidR="007434A6">
        <w:rPr>
          <w:rFonts w:ascii="Aparajita" w:hAnsi="Aparajita" w:cs="Aparajita"/>
        </w:rPr>
        <w:t>one world region</w:t>
      </w:r>
      <w:r w:rsidR="001C7F00">
        <w:rPr>
          <w:rFonts w:ascii="Aparajita" w:hAnsi="Aparajita" w:cs="Aparajita"/>
        </w:rPr>
        <w:t xml:space="preserve">. </w:t>
      </w:r>
      <w:r w:rsidR="002B06B0">
        <w:rPr>
          <w:rFonts w:ascii="Aparajita" w:hAnsi="Aparajita" w:cs="Aparajita"/>
        </w:rPr>
        <w:t>In</w:t>
      </w:r>
      <w:r w:rsidR="0051741E">
        <w:rPr>
          <w:rFonts w:ascii="Aparajita" w:hAnsi="Aparajita" w:cs="Aparajita"/>
        </w:rPr>
        <w:t xml:space="preserve"> </w:t>
      </w:r>
      <w:ins w:id="86" w:author="Emily Smith-Greenaway" w:date="2020-08-09T14:00:00Z">
        <w:r w:rsidR="00AC70DA">
          <w:rPr>
            <w:rFonts w:ascii="Aparajita" w:hAnsi="Aparajita" w:cs="Aparajita"/>
          </w:rPr>
          <w:t xml:space="preserve">several </w:t>
        </w:r>
      </w:ins>
      <w:r w:rsidR="0051741E">
        <w:rPr>
          <w:rFonts w:ascii="Aparajita" w:hAnsi="Aparajita" w:cs="Aparajita"/>
        </w:rPr>
        <w:t>sub-Saharan Africa</w:t>
      </w:r>
      <w:ins w:id="87" w:author="Emily Smith-Greenaway" w:date="2020-08-09T14:00:00Z">
        <w:r w:rsidR="00AC70DA">
          <w:rPr>
            <w:rFonts w:ascii="Aparajita" w:hAnsi="Aparajita" w:cs="Aparajita"/>
          </w:rPr>
          <w:t>n countries</w:t>
        </w:r>
      </w:ins>
      <w:ins w:id="88" w:author="Emily Smith-Greenaway" w:date="2020-08-09T08:58:00Z">
        <w:r w:rsidR="00260DD6">
          <w:rPr>
            <w:rFonts w:ascii="Aparajita" w:hAnsi="Aparajita" w:cs="Aparajita"/>
          </w:rPr>
          <w:t xml:space="preserve"> as recently as 2015</w:t>
        </w:r>
      </w:ins>
      <w:r w:rsidR="002B06B0">
        <w:rPr>
          <w:rFonts w:ascii="Aparajita" w:hAnsi="Aparajita" w:cs="Aparajita"/>
        </w:rPr>
        <w:t>,</w:t>
      </w:r>
      <w:del w:id="89" w:author="Emily Smith-Greenaway" w:date="2020-08-09T09:03:00Z">
        <w:r w:rsidR="002B06B0" w:rsidDel="007905F1">
          <w:rPr>
            <w:rFonts w:ascii="Aparajita" w:hAnsi="Aparajita" w:cs="Aparajita"/>
          </w:rPr>
          <w:delText xml:space="preserve"> </w:delText>
        </w:r>
      </w:del>
      <w:del w:id="90" w:author="Emily Smith-Greenaway" w:date="2020-08-09T08:57:00Z">
        <w:r w:rsidR="0051741E" w:rsidDel="00260DD6">
          <w:rPr>
            <w:rFonts w:ascii="Aparajita" w:hAnsi="Aparajita" w:cs="Aparajita"/>
          </w:rPr>
          <w:delText xml:space="preserve">the confluence of high fertility and </w:delText>
        </w:r>
        <w:r w:rsidR="00611390" w:rsidDel="00260DD6">
          <w:rPr>
            <w:rFonts w:ascii="Aparajita" w:hAnsi="Aparajita" w:cs="Aparajita"/>
          </w:rPr>
          <w:delText xml:space="preserve">high </w:delText>
        </w:r>
        <w:r w:rsidR="0051741E" w:rsidDel="00260DD6">
          <w:rPr>
            <w:rFonts w:ascii="Aparajita" w:hAnsi="Aparajita" w:cs="Aparajita"/>
          </w:rPr>
          <w:delText>mortality</w:delText>
        </w:r>
        <w:r w:rsidR="00903DED" w:rsidDel="00260DD6">
          <w:rPr>
            <w:rFonts w:ascii="Aparajita" w:hAnsi="Aparajita" w:cs="Aparajita"/>
          </w:rPr>
          <w:delText xml:space="preserve"> </w:delText>
        </w:r>
      </w:del>
      <w:del w:id="91" w:author="Emily Smith-Greenaway" w:date="2020-08-08T22:24:00Z">
        <w:r w:rsidR="0051741E" w:rsidDel="00477BAD">
          <w:rPr>
            <w:rFonts w:ascii="Aparajita" w:hAnsi="Aparajita" w:cs="Aparajita"/>
          </w:rPr>
          <w:delText>results in</w:delText>
        </w:r>
      </w:del>
      <w:del w:id="92" w:author="Emily Smith-Greenaway" w:date="2020-08-09T08:58:00Z">
        <w:r w:rsidR="0051741E" w:rsidDel="00260DD6">
          <w:rPr>
            <w:rFonts w:ascii="Aparajita" w:hAnsi="Aparajita" w:cs="Aparajita"/>
          </w:rPr>
          <w:delText xml:space="preserve"> as many</w:delText>
        </w:r>
      </w:del>
      <w:r w:rsidR="0051741E">
        <w:rPr>
          <w:rFonts w:ascii="Aparajita" w:hAnsi="Aparajita" w:cs="Aparajita"/>
        </w:rPr>
        <w:t xml:space="preserve"> </w:t>
      </w:r>
      <w:del w:id="93" w:author="Emily Smith-Greenaway" w:date="2020-08-09T09:33:00Z">
        <w:r w:rsidR="0051741E" w:rsidDel="006D7288">
          <w:rPr>
            <w:rFonts w:ascii="Aparajita" w:hAnsi="Aparajita" w:cs="Aparajita"/>
          </w:rPr>
          <w:delText>as</w:delText>
        </w:r>
        <w:r w:rsidR="00B8107A" w:rsidDel="006D7288">
          <w:rPr>
            <w:rFonts w:ascii="Aparajita" w:hAnsi="Aparajita" w:cs="Aparajita"/>
          </w:rPr>
          <w:delText xml:space="preserve"> </w:delText>
        </w:r>
      </w:del>
      <w:ins w:id="94" w:author="Emily Smith-Greenaway" w:date="2020-08-09T09:33:00Z">
        <w:r w:rsidR="006D7288">
          <w:rPr>
            <w:rFonts w:ascii="Aparajita" w:hAnsi="Aparajita" w:cs="Aparajita"/>
          </w:rPr>
          <w:t xml:space="preserve">upwards of </w:t>
        </w:r>
      </w:ins>
      <w:r w:rsidR="004257D1">
        <w:rPr>
          <w:rFonts w:ascii="Aparajita" w:hAnsi="Aparajita" w:cs="Aparajita"/>
        </w:rPr>
        <w:t xml:space="preserve">one-third of younger mothers </w:t>
      </w:r>
      <w:ins w:id="95" w:author="Emily Smith-Greenaway" w:date="2020-08-08T22:24:00Z">
        <w:r w:rsidR="00C50F50">
          <w:rPr>
            <w:rFonts w:ascii="Aparajita" w:hAnsi="Aparajita" w:cs="Aparajita"/>
          </w:rPr>
          <w:t xml:space="preserve">(ages 20-44) </w:t>
        </w:r>
      </w:ins>
      <w:r w:rsidR="004257D1">
        <w:rPr>
          <w:rFonts w:ascii="Aparajita" w:hAnsi="Aparajita" w:cs="Aparajita"/>
        </w:rPr>
        <w:t xml:space="preserve">and </w:t>
      </w:r>
      <w:ins w:id="96" w:author="Emily Smith-Greenaway" w:date="2020-08-08T22:24:00Z">
        <w:r w:rsidR="00C50F50">
          <w:rPr>
            <w:rFonts w:ascii="Aparajita" w:hAnsi="Aparajita" w:cs="Aparajita"/>
          </w:rPr>
          <w:t>one-</w:t>
        </w:r>
      </w:ins>
      <w:r w:rsidR="00B8107A">
        <w:rPr>
          <w:rFonts w:ascii="Aparajita" w:hAnsi="Aparajita" w:cs="Aparajita"/>
        </w:rPr>
        <w:t xml:space="preserve">half of mothers age 45-49 years old having </w:t>
      </w:r>
      <w:del w:id="97" w:author="Emily Smith-Greenaway" w:date="2020-08-09T09:34:00Z">
        <w:r w:rsidR="00B8107A" w:rsidDel="006D7288">
          <w:rPr>
            <w:rFonts w:ascii="Aparajita" w:hAnsi="Aparajita" w:cs="Aparajita"/>
          </w:rPr>
          <w:delText xml:space="preserve">experienced </w:delText>
        </w:r>
      </w:del>
      <w:ins w:id="98" w:author="Emily Smith-Greenaway" w:date="2020-08-09T09:34:00Z">
        <w:r w:rsidR="006D7288">
          <w:rPr>
            <w:rFonts w:ascii="Aparajita" w:hAnsi="Aparajita" w:cs="Aparajita"/>
          </w:rPr>
          <w:t xml:space="preserve">had </w:t>
        </w:r>
      </w:ins>
      <w:r w:rsidR="00B8107A">
        <w:rPr>
          <w:rFonts w:ascii="Aparajita" w:hAnsi="Aparajita" w:cs="Aparajita"/>
        </w:rPr>
        <w:t>at least one child die</w:t>
      </w:r>
      <w:ins w:id="99" w:author="Emily Smith-Greenaway" w:date="2020-08-08T23:38:00Z">
        <w:r w:rsidR="009C383D">
          <w:rPr>
            <w:rFonts w:ascii="Aparajita" w:hAnsi="Aparajita" w:cs="Aparajita"/>
          </w:rPr>
          <w:t>.</w:t>
        </w:r>
      </w:ins>
      <w:del w:id="100" w:author="Emily Smith-Greenaway" w:date="2020-08-09T08:55:00Z">
        <w:r w:rsidR="007F6C5E" w:rsidDel="001E7313">
          <w:rPr>
            <w:rFonts w:ascii="Aparajita" w:hAnsi="Aparajita" w:cs="Aparajita"/>
          </w:rPr>
          <w:delText xml:space="preserve"> </w:delText>
        </w:r>
      </w:del>
      <w:r w:rsidR="007F6C5E">
        <w:rPr>
          <w:rFonts w:ascii="Aparajita" w:hAnsi="Aparajita" w:cs="Aparajita"/>
        </w:rPr>
        <w:fldChar w:fldCharType="begin"/>
      </w:r>
      <w:r w:rsidR="00C74104">
        <w:rPr>
          <w:rFonts w:ascii="Aparajita" w:hAnsi="Aparajita" w:cs="Aparajita"/>
        </w:rPr>
        <w:instrText xml:space="preserve"> ADDIN ZOTERO_ITEM CSL_CITATION {"citationID":"3unNikZO","properties":{"formattedCitation":"\\super 3\\nosupersub{}","plainCitation":"3","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7F6C5E">
        <w:rPr>
          <w:rFonts w:ascii="Aparajita" w:hAnsi="Aparajita" w:cs="Aparajita"/>
        </w:rPr>
        <w:fldChar w:fldCharType="separate"/>
      </w:r>
      <w:r w:rsidR="00C74104" w:rsidRPr="00C74104">
        <w:rPr>
          <w:rFonts w:ascii="Aparajita" w:hAnsi="Aparajita" w:cs="Aparajita"/>
          <w:vertAlign w:val="superscript"/>
        </w:rPr>
        <w:t>3</w:t>
      </w:r>
      <w:r w:rsidR="007F6C5E">
        <w:rPr>
          <w:rFonts w:ascii="Aparajita" w:hAnsi="Aparajita" w:cs="Aparajita"/>
        </w:rPr>
        <w:fldChar w:fldCharType="end"/>
      </w:r>
      <w:del w:id="101" w:author="Emily Smith-Greenaway" w:date="2020-08-08T23:38:00Z">
        <w:r w:rsidR="00B8107A" w:rsidDel="009C383D">
          <w:rPr>
            <w:rFonts w:ascii="Aparajita" w:hAnsi="Aparajita" w:cs="Aparajita"/>
          </w:rPr>
          <w:delText>.</w:delText>
        </w:r>
      </w:del>
      <w:r w:rsidR="00B8107A">
        <w:rPr>
          <w:rFonts w:ascii="Aparajita" w:hAnsi="Aparajita" w:cs="Aparajita"/>
        </w:rPr>
        <w:t xml:space="preserve"> </w:t>
      </w:r>
    </w:p>
    <w:p w14:paraId="678AF24D" w14:textId="5C6C8A2C" w:rsidR="00595F2A" w:rsidDel="0050243A" w:rsidRDefault="00C2087E">
      <w:pPr>
        <w:ind w:firstLine="720"/>
        <w:rPr>
          <w:del w:id="102" w:author="Emily Smith-Greenaway" w:date="2020-08-09T22:43:00Z"/>
          <w:rFonts w:ascii="Aparajita" w:hAnsi="Aparajita" w:cs="Aparajita"/>
        </w:rPr>
        <w:pPrChange w:id="103" w:author="Emily Smith-Greenaway" w:date="2020-08-09T22:43:00Z">
          <w:pPr/>
        </w:pPrChange>
      </w:pPr>
      <w:r>
        <w:rPr>
          <w:rFonts w:ascii="Aparajita" w:hAnsi="Aparajita" w:cs="Aparajita"/>
        </w:rPr>
        <w:t>W</w:t>
      </w:r>
      <w:r w:rsidR="002B06B0">
        <w:rPr>
          <w:rFonts w:ascii="Aparajita" w:hAnsi="Aparajita" w:cs="Aparajita"/>
        </w:rPr>
        <w:t>hether</w:t>
      </w:r>
      <w:r w:rsidR="007F6C5E">
        <w:rPr>
          <w:rFonts w:ascii="Aparajita" w:hAnsi="Aparajita" w:cs="Aparajita"/>
        </w:rPr>
        <w:t xml:space="preserve"> </w:t>
      </w:r>
      <w:r w:rsidR="007434A6">
        <w:rPr>
          <w:rFonts w:ascii="Aparajita" w:hAnsi="Aparajita" w:cs="Aparajita"/>
        </w:rPr>
        <w:t xml:space="preserve">such </w:t>
      </w:r>
      <w:r w:rsidR="007F6C5E">
        <w:rPr>
          <w:rFonts w:ascii="Aparajita" w:hAnsi="Aparajita" w:cs="Aparajita"/>
        </w:rPr>
        <w:t xml:space="preserve">high levels of </w:t>
      </w:r>
      <w:del w:id="104" w:author="Emily Smith-Greenaway" w:date="2020-08-09T09:33:00Z">
        <w:r w:rsidR="007F6C5E" w:rsidDel="006D7288">
          <w:rPr>
            <w:rFonts w:ascii="Aparajita" w:hAnsi="Aparajita" w:cs="Aparajita"/>
          </w:rPr>
          <w:delText>child loss</w:delText>
        </w:r>
      </w:del>
      <w:ins w:id="105" w:author="Emily Smith-Greenaway" w:date="2020-08-09T09:33:00Z">
        <w:r w:rsidR="006D7288">
          <w:rPr>
            <w:rFonts w:ascii="Aparajita" w:hAnsi="Aparajita" w:cs="Aparajita"/>
          </w:rPr>
          <w:t>maternal bereavement</w:t>
        </w:r>
      </w:ins>
      <w:r w:rsidR="007F6C5E">
        <w:rPr>
          <w:rFonts w:ascii="Aparajita" w:hAnsi="Aparajita" w:cs="Aparajita"/>
        </w:rPr>
        <w:t xml:space="preserve"> </w:t>
      </w:r>
      <w:del w:id="106" w:author="Emily Smith-Greenaway" w:date="2020-08-09T09:35:00Z">
        <w:r w:rsidDel="00340193">
          <w:rPr>
            <w:rFonts w:ascii="Aparajita" w:hAnsi="Aparajita" w:cs="Aparajita"/>
          </w:rPr>
          <w:delText>also</w:delText>
        </w:r>
        <w:r w:rsidR="007F6C5E" w:rsidDel="00340193">
          <w:rPr>
            <w:rFonts w:ascii="Aparajita" w:hAnsi="Aparajita" w:cs="Aparajita"/>
          </w:rPr>
          <w:delText xml:space="preserve"> </w:delText>
        </w:r>
      </w:del>
      <w:r w:rsidR="002B06B0">
        <w:rPr>
          <w:rFonts w:ascii="Aparajita" w:hAnsi="Aparajita" w:cs="Aparajita"/>
        </w:rPr>
        <w:t>character</w:t>
      </w:r>
      <w:r>
        <w:rPr>
          <w:rFonts w:ascii="Aparajita" w:hAnsi="Aparajita" w:cs="Aparajita"/>
        </w:rPr>
        <w:t xml:space="preserve">ize </w:t>
      </w:r>
      <w:r w:rsidR="007F6C5E">
        <w:rPr>
          <w:rFonts w:ascii="Aparajita" w:hAnsi="Aparajita" w:cs="Aparajita"/>
        </w:rPr>
        <w:t xml:space="preserve">other </w:t>
      </w:r>
      <w:del w:id="107" w:author="Emily Smith-Greenaway" w:date="2020-08-09T08:58:00Z">
        <w:r w:rsidR="007F6C5E" w:rsidRPr="009A3160" w:rsidDel="00260DD6">
          <w:rPr>
            <w:rFonts w:ascii="Aparajita" w:hAnsi="Aparajita" w:cs="Aparajita"/>
          </w:rPr>
          <w:delText xml:space="preserve">countries </w:delText>
        </w:r>
        <w:r w:rsidDel="00260DD6">
          <w:rPr>
            <w:rFonts w:ascii="Aparajita" w:hAnsi="Aparajita" w:cs="Aparajita"/>
          </w:rPr>
          <w:delText>across</w:delText>
        </w:r>
        <w:r w:rsidRPr="009A3160" w:rsidDel="00260DD6">
          <w:rPr>
            <w:rFonts w:ascii="Aparajita" w:hAnsi="Aparajita" w:cs="Aparajita"/>
          </w:rPr>
          <w:delText xml:space="preserve"> </w:delText>
        </w:r>
      </w:del>
      <w:ins w:id="108" w:author="Emily Smith-Greenaway" w:date="2020-08-09T00:35:00Z">
        <w:r w:rsidR="005026C9">
          <w:rPr>
            <w:rFonts w:ascii="Aparajita" w:hAnsi="Aparajita" w:cs="Aparajita"/>
          </w:rPr>
          <w:t>low</w:t>
        </w:r>
      </w:ins>
      <w:ins w:id="109" w:author="Emily Smith-Greenaway" w:date="2020-08-09T09:40:00Z">
        <w:r w:rsidR="005B5F13">
          <w:rPr>
            <w:rFonts w:ascii="Aparajita" w:hAnsi="Aparajita" w:cs="Aparajita"/>
          </w:rPr>
          <w:t>- and middle-</w:t>
        </w:r>
      </w:ins>
      <w:ins w:id="110" w:author="Emily Smith-Greenaway" w:date="2020-08-09T00:35:00Z">
        <w:r w:rsidR="005026C9">
          <w:rPr>
            <w:rFonts w:ascii="Aparajita" w:hAnsi="Aparajita" w:cs="Aparajita"/>
          </w:rPr>
          <w:t xml:space="preserve">income </w:t>
        </w:r>
      </w:ins>
      <w:ins w:id="111" w:author="Emily Smith-Greenaway" w:date="2020-08-09T08:58:00Z">
        <w:r w:rsidR="00260DD6">
          <w:rPr>
            <w:rFonts w:ascii="Aparajita" w:hAnsi="Aparajita" w:cs="Aparajita"/>
          </w:rPr>
          <w:t>countries</w:t>
        </w:r>
      </w:ins>
      <w:del w:id="112" w:author="Emily Smith-Greenaway" w:date="2020-08-09T00:35:00Z">
        <w:r w:rsidR="007F6C5E" w:rsidRPr="009A3160" w:rsidDel="005026C9">
          <w:rPr>
            <w:rFonts w:ascii="Aparajita" w:hAnsi="Aparajita" w:cs="Aparajita"/>
          </w:rPr>
          <w:delText>the global south</w:delText>
        </w:r>
        <w:r w:rsidR="002B06B0" w:rsidDel="005026C9">
          <w:rPr>
            <w:rFonts w:ascii="Aparajita" w:hAnsi="Aparajita" w:cs="Aparajita"/>
          </w:rPr>
          <w:delText xml:space="preserve"> </w:delText>
        </w:r>
      </w:del>
      <w:del w:id="113" w:author="Emily Smith-Greenaway" w:date="2020-08-09T22:41:00Z">
        <w:r w:rsidR="00680642" w:rsidDel="0050243A">
          <w:rPr>
            <w:rFonts w:ascii="Aparajita" w:hAnsi="Aparajita" w:cs="Aparajita"/>
          </w:rPr>
          <w:delText>is u</w:delText>
        </w:r>
        <w:r w:rsidR="007434A6" w:rsidDel="0050243A">
          <w:rPr>
            <w:rFonts w:ascii="Aparajita" w:hAnsi="Aparajita" w:cs="Aparajita"/>
          </w:rPr>
          <w:delText>nclear</w:delText>
        </w:r>
      </w:del>
      <w:r w:rsidR="007F6C5E" w:rsidRPr="009A3160">
        <w:rPr>
          <w:rFonts w:ascii="Aparajita" w:hAnsi="Aparajita" w:cs="Aparajita"/>
        </w:rPr>
        <w:t xml:space="preserve">, </w:t>
      </w:r>
      <w:ins w:id="114" w:author="Emily Smith-Greenaway" w:date="2020-08-08T22:30:00Z">
        <w:r w:rsidR="00DE5C46">
          <w:rPr>
            <w:rFonts w:ascii="Aparajita" w:hAnsi="Aparajita" w:cs="Aparajita"/>
          </w:rPr>
          <w:t xml:space="preserve">and how they compare to levels in </w:t>
        </w:r>
      </w:ins>
      <w:ins w:id="115" w:author="Emily Smith-Greenaway" w:date="2020-08-09T00:35:00Z">
        <w:r w:rsidR="005026C9">
          <w:rPr>
            <w:rFonts w:ascii="Aparajita" w:hAnsi="Aparajita" w:cs="Aparajita"/>
          </w:rPr>
          <w:t>high-income countries</w:t>
        </w:r>
      </w:ins>
      <w:ins w:id="116" w:author="Emily Smith-Greenaway" w:date="2020-08-08T22:30:00Z">
        <w:r w:rsidR="00DE5C46">
          <w:rPr>
            <w:rFonts w:ascii="Aparajita" w:hAnsi="Aparajita" w:cs="Aparajita"/>
          </w:rPr>
          <w:t xml:space="preserve"> is unknown</w:t>
        </w:r>
        <w:commentRangeStart w:id="117"/>
        <w:r w:rsidR="00DE5C46">
          <w:rPr>
            <w:rFonts w:ascii="Aparajita" w:hAnsi="Aparajita" w:cs="Aparajita"/>
          </w:rPr>
          <w:t xml:space="preserve">. </w:t>
        </w:r>
      </w:ins>
      <w:commentRangeEnd w:id="117"/>
      <w:ins w:id="118" w:author="Emily Smith-Greenaway" w:date="2020-08-09T08:18:00Z">
        <w:r w:rsidR="00BF5E34">
          <w:rPr>
            <w:rStyle w:val="CommentReference"/>
            <w:rFonts w:asciiTheme="minorHAnsi" w:eastAsiaTheme="minorHAnsi" w:hAnsiTheme="minorHAnsi" w:cstheme="minorBidi"/>
          </w:rPr>
          <w:commentReference w:id="117"/>
        </w:r>
      </w:ins>
      <w:del w:id="119" w:author="Emily Smith-Greenaway" w:date="2020-08-08T22:31:00Z">
        <w:r w:rsidR="007F6C5E" w:rsidRPr="009A3160" w:rsidDel="00DE5C46">
          <w:rPr>
            <w:rFonts w:ascii="Aparajita" w:hAnsi="Aparajita" w:cs="Aparajita"/>
          </w:rPr>
          <w:delText xml:space="preserve">and </w:delText>
        </w:r>
        <w:r w:rsidR="006D083C" w:rsidDel="00DE5C46">
          <w:rPr>
            <w:rFonts w:ascii="Aparajita" w:hAnsi="Aparajita" w:cs="Aparajita"/>
          </w:rPr>
          <w:delText xml:space="preserve">the </w:delText>
        </w:r>
        <w:r w:rsidR="00B14230" w:rsidDel="00DE5C46">
          <w:rPr>
            <w:rFonts w:ascii="Aparajita" w:hAnsi="Aparajita" w:cs="Aparajita"/>
          </w:rPr>
          <w:delText xml:space="preserve">magnitude of </w:delText>
        </w:r>
      </w:del>
      <w:del w:id="120" w:author="Emily Smith-Greenaway" w:date="2020-08-08T22:25:00Z">
        <w:r w:rsidR="00B14230" w:rsidDel="00C50F50">
          <w:rPr>
            <w:rFonts w:ascii="Aparajita" w:hAnsi="Aparajita" w:cs="Aparajita"/>
          </w:rPr>
          <w:delText>difference</w:delText>
        </w:r>
      </w:del>
      <w:del w:id="121" w:author="Emily Smith-Greenaway" w:date="2020-08-08T22:31:00Z">
        <w:r w:rsidR="00B14230" w:rsidDel="00DE5C46">
          <w:rPr>
            <w:rFonts w:ascii="Aparajita" w:hAnsi="Aparajita" w:cs="Aparajita"/>
          </w:rPr>
          <w:delText xml:space="preserve"> </w:delText>
        </w:r>
      </w:del>
      <w:del w:id="122" w:author="Emily Smith-Greenaway" w:date="2020-08-08T22:25:00Z">
        <w:r w:rsidR="00B14230" w:rsidDel="00C50F50">
          <w:rPr>
            <w:rFonts w:ascii="Aparajita" w:hAnsi="Aparajita" w:cs="Aparajita"/>
          </w:rPr>
          <w:delText xml:space="preserve">between </w:delText>
        </w:r>
        <w:r w:rsidR="007434A6" w:rsidDel="00C50F50">
          <w:rPr>
            <w:rFonts w:ascii="Aparajita" w:hAnsi="Aparajita" w:cs="Aparajita"/>
          </w:rPr>
          <w:delText xml:space="preserve">and within </w:delText>
        </w:r>
        <w:r w:rsidR="00B14230" w:rsidDel="00C50F50">
          <w:rPr>
            <w:rFonts w:ascii="Aparajita" w:hAnsi="Aparajita" w:cs="Aparajita"/>
          </w:rPr>
          <w:delText xml:space="preserve">world regions </w:delText>
        </w:r>
      </w:del>
      <w:del w:id="123" w:author="Emily Smith-Greenaway" w:date="2020-08-08T22:31:00Z">
        <w:r w:rsidR="00680642" w:rsidDel="00DE5C46">
          <w:rPr>
            <w:rFonts w:ascii="Aparajita" w:hAnsi="Aparajita" w:cs="Aparajita"/>
          </w:rPr>
          <w:delText>remains</w:delText>
        </w:r>
        <w:r w:rsidR="002B06B0" w:rsidDel="00DE5C46">
          <w:rPr>
            <w:rFonts w:ascii="Aparajita" w:hAnsi="Aparajita" w:cs="Aparajita"/>
          </w:rPr>
          <w:delText xml:space="preserve"> an open question</w:delText>
        </w:r>
        <w:r w:rsidR="007F6C5E" w:rsidRPr="009A3160" w:rsidDel="00DE5C46">
          <w:rPr>
            <w:rFonts w:ascii="Aparajita" w:hAnsi="Aparajita" w:cs="Aparajita"/>
          </w:rPr>
          <w:delText>.</w:delText>
        </w:r>
      </w:del>
    </w:p>
    <w:p w14:paraId="703633BB" w14:textId="78F807A6" w:rsidR="00C25E50" w:rsidRPr="009A3160" w:rsidDel="00007438" w:rsidRDefault="007F6C5E">
      <w:pPr>
        <w:ind w:firstLine="720"/>
        <w:rPr>
          <w:del w:id="124" w:author="Emily Smith-Greenaway" w:date="2020-08-08T22:51:00Z"/>
          <w:rFonts w:ascii="Aparajita" w:hAnsi="Aparajita" w:cs="Aparajita"/>
        </w:rPr>
      </w:pPr>
      <w:del w:id="125" w:author="Emily Smith-Greenaway" w:date="2020-08-08T22:31:00Z">
        <w:r w:rsidDel="00DE5C46">
          <w:rPr>
            <w:rFonts w:ascii="Aparajita" w:hAnsi="Aparajita" w:cs="Aparajita"/>
          </w:rPr>
          <w:delText>Documenting global inequality in maternal bereavement offer</w:delText>
        </w:r>
        <w:r w:rsidR="00890900" w:rsidDel="00DE5C46">
          <w:rPr>
            <w:rFonts w:ascii="Aparajita" w:hAnsi="Aparajita" w:cs="Aparajita"/>
          </w:rPr>
          <w:delText>s</w:delText>
        </w:r>
        <w:r w:rsidDel="00DE5C46">
          <w:rPr>
            <w:rFonts w:ascii="Aparajita" w:hAnsi="Aparajita" w:cs="Aparajita"/>
          </w:rPr>
          <w:delText xml:space="preserve"> a </w:delText>
        </w:r>
      </w:del>
      <w:del w:id="126" w:author="Emily Smith-Greenaway" w:date="2020-08-08T22:51:00Z">
        <w:r w:rsidDel="00007438">
          <w:rPr>
            <w:rFonts w:ascii="Aparajita" w:hAnsi="Aparajita" w:cs="Aparajita"/>
          </w:rPr>
          <w:delText xml:space="preserve">window into </w:delText>
        </w:r>
        <w:commentRangeStart w:id="127"/>
        <w:commentRangeStart w:id="128"/>
        <w:r w:rsidR="008736EF" w:rsidDel="00007438">
          <w:rPr>
            <w:rFonts w:ascii="Aparajita" w:hAnsi="Aparajita" w:cs="Aparajita"/>
          </w:rPr>
          <w:delText>how health disparities</w:delText>
        </w:r>
        <w:r w:rsidR="00AA079C" w:rsidDel="00007438">
          <w:rPr>
            <w:rFonts w:ascii="Aparajita" w:hAnsi="Aparajita" w:cs="Aparajita"/>
          </w:rPr>
          <w:delText xml:space="preserve"> </w:delText>
        </w:r>
        <w:commentRangeEnd w:id="127"/>
        <w:r w:rsidR="00B14230" w:rsidDel="00007438">
          <w:rPr>
            <w:rStyle w:val="CommentReference"/>
            <w:rFonts w:asciiTheme="minorHAnsi" w:eastAsiaTheme="minorHAnsi" w:hAnsiTheme="minorHAnsi" w:cstheme="minorBidi"/>
          </w:rPr>
          <w:commentReference w:id="127"/>
        </w:r>
        <w:commentRangeEnd w:id="128"/>
        <w:r w:rsidR="000B2F67" w:rsidDel="00007438">
          <w:rPr>
            <w:rStyle w:val="CommentReference"/>
            <w:rFonts w:asciiTheme="minorHAnsi" w:eastAsiaTheme="minorHAnsi" w:hAnsiTheme="minorHAnsi" w:cstheme="minorBidi"/>
          </w:rPr>
          <w:commentReference w:id="128"/>
        </w:r>
      </w:del>
      <w:del w:id="129" w:author="Emily Smith-Greenaway" w:date="2020-08-08T22:34:00Z">
        <w:r w:rsidR="008736EF" w:rsidDel="00DE5C46">
          <w:rPr>
            <w:rFonts w:ascii="Aparajita" w:hAnsi="Aparajita" w:cs="Aparajita"/>
          </w:rPr>
          <w:delText xml:space="preserve">directly </w:delText>
        </w:r>
        <w:r w:rsidDel="00DE5C46">
          <w:rPr>
            <w:rFonts w:ascii="Aparajita" w:hAnsi="Aparajita" w:cs="Aparajita"/>
          </w:rPr>
          <w:delText>affect</w:delText>
        </w:r>
      </w:del>
      <w:del w:id="130" w:author="Emily Smith-Greenaway" w:date="2020-08-08T22:51:00Z">
        <w:r w:rsidDel="00007438">
          <w:rPr>
            <w:rFonts w:ascii="Aparajita" w:hAnsi="Aparajita" w:cs="Aparajita"/>
          </w:rPr>
          <w:delText xml:space="preserve"> the lives and wellbeing of mothers. </w:delText>
        </w:r>
        <w:r w:rsidR="00B14230" w:rsidDel="00007438">
          <w:rPr>
            <w:rFonts w:ascii="Aparajita" w:hAnsi="Aparajita" w:cs="Aparajita"/>
          </w:rPr>
          <w:delText>The</w:delText>
        </w:r>
        <w:r w:rsidR="00C25E50" w:rsidRPr="009A3160" w:rsidDel="00007438">
          <w:rPr>
            <w:rFonts w:ascii="Aparajita" w:hAnsi="Aparajita" w:cs="Aparajita"/>
          </w:rPr>
          <w:delText xml:space="preserve"> experienc</w:delText>
        </w:r>
        <w:r w:rsidR="00B14230" w:rsidDel="00007438">
          <w:rPr>
            <w:rFonts w:ascii="Aparajita" w:hAnsi="Aparajita" w:cs="Aparajita"/>
          </w:rPr>
          <w:delText>e of</w:delText>
        </w:r>
        <w:r w:rsidR="00C25E50" w:rsidRPr="009A3160" w:rsidDel="00007438">
          <w:rPr>
            <w:rFonts w:ascii="Aparajita" w:hAnsi="Aparajita" w:cs="Aparajita"/>
          </w:rPr>
          <w:delText xml:space="preserve"> a child </w:delText>
        </w:r>
      </w:del>
      <w:del w:id="131" w:author="Emily Smith-Greenaway" w:date="2020-08-08T22:49:00Z">
        <w:r w:rsidR="00C25E50" w:rsidRPr="009A3160" w:rsidDel="0003329B">
          <w:rPr>
            <w:rFonts w:ascii="Aparajita" w:hAnsi="Aparajita" w:cs="Aparajita"/>
          </w:rPr>
          <w:delText>de</w:delText>
        </w:r>
        <w:r w:rsidR="00B14230" w:rsidDel="0003329B">
          <w:rPr>
            <w:rFonts w:ascii="Aparajita" w:hAnsi="Aparajita" w:cs="Aparajita"/>
          </w:rPr>
          <w:delText>ath</w:delText>
        </w:r>
        <w:r w:rsidR="00C25E50" w:rsidRPr="009A3160" w:rsidDel="0003329B">
          <w:rPr>
            <w:rFonts w:ascii="Aparajita" w:hAnsi="Aparajita" w:cs="Aparajita"/>
          </w:rPr>
          <w:delText xml:space="preserve"> influences women’s future childbearing</w:delText>
        </w:r>
        <w:r w:rsidR="002A7D41" w:rsidRPr="009A3160" w:rsidDel="0003329B">
          <w:rPr>
            <w:rFonts w:ascii="Aparajita" w:hAnsi="Aparajita" w:cs="Aparajita"/>
          </w:rPr>
          <w:delText xml:space="preserve"> </w:delText>
        </w:r>
        <w:r w:rsidDel="0003329B">
          <w:rPr>
            <w:rFonts w:ascii="Aparajita" w:hAnsi="Aparajita" w:cs="Aparajita"/>
          </w:rPr>
          <w:fldChar w:fldCharType="begin"/>
        </w:r>
        <w:r w:rsidDel="0003329B">
          <w:rPr>
            <w:rFonts w:ascii="Aparajita" w:hAnsi="Aparajita" w:cs="Aparajita"/>
          </w:rPr>
          <w:delInstrText xml:space="preserve"> ADDIN ZOTERO_ITEM CSL_CITATION {"citationID":"LUUaO9Cm","properties":{"formattedCitation":"(Nobles et al., 2015)","plainCitation":"(Nobles et al., 2015)","noteIndex":0},"citationItems":[{"id":92,"uris":["http://zotero.org/users/local/6aiRCPll/items/DMXY2TIP"],"uri":["http://zotero.org/users/local/6aiRCPll/items/DMXY2TIP"],"itemData":{"id":92,"type":"article-journal","container-title":"Demography","issue":"1","note":"ISBN: 0070-3370\npublisher: Springer","page":"15-38","title":"The effects of mortality on fertility: population dynamics after a natural disaster","volume":"52","author":[{"family":"Nobles","given":"Jenna"},{"family":"Frankenberg","given":"Elizabeth"},{"family":"Thomas","given":"Duncan"}],"issued":{"date-parts":[["2015"]]}}}],"schema":"https://github.com/citation-style-language/schema/raw/master/csl-citation.json"} </w:delInstrText>
        </w:r>
        <w:r w:rsidDel="0003329B">
          <w:rPr>
            <w:rFonts w:ascii="Aparajita" w:hAnsi="Aparajita" w:cs="Aparajita"/>
          </w:rPr>
          <w:fldChar w:fldCharType="separate"/>
        </w:r>
        <w:r w:rsidRPr="007F6C5E" w:rsidDel="0003329B">
          <w:rPr>
            <w:rFonts w:ascii="Aparajita" w:hAnsi="Aparajita" w:cs="Aparajita"/>
          </w:rPr>
          <w:delText>(Nobles et al., 2015)</w:delText>
        </w:r>
        <w:r w:rsidDel="0003329B">
          <w:rPr>
            <w:rFonts w:ascii="Aparajita" w:hAnsi="Aparajita" w:cs="Aparajita"/>
          </w:rPr>
          <w:fldChar w:fldCharType="end"/>
        </w:r>
        <w:r w:rsidR="0042441B" w:rsidRPr="009A3160" w:rsidDel="0003329B">
          <w:rPr>
            <w:rFonts w:ascii="Aparajita" w:hAnsi="Aparajita" w:cs="Aparajita"/>
          </w:rPr>
          <w:delText xml:space="preserve">, </w:delText>
        </w:r>
      </w:del>
      <w:del w:id="132" w:author="Emily Smith-Greenaway" w:date="2020-08-08T22:51:00Z">
        <w:r w:rsidR="0042441B" w:rsidRPr="009A3160" w:rsidDel="00007438">
          <w:rPr>
            <w:rFonts w:ascii="Aparajita" w:hAnsi="Aparajita" w:cs="Aparajita"/>
          </w:rPr>
          <w:delText xml:space="preserve">mental health </w:delText>
        </w:r>
        <w:r w:rsidR="003F6C30" w:rsidRPr="009A3160" w:rsidDel="00007438">
          <w:rPr>
            <w:rFonts w:ascii="Aparajita" w:hAnsi="Aparajita" w:cs="Aparajita"/>
          </w:rPr>
          <w:fldChar w:fldCharType="begin"/>
        </w:r>
        <w:r w:rsidR="003F6C30" w:rsidRPr="009A3160" w:rsidDel="00007438">
          <w:rPr>
            <w:rFonts w:ascii="Aparajita" w:hAnsi="Aparajita" w:cs="Aparajita"/>
          </w:rPr>
          <w:delInstrText xml:space="preserve"> ADDIN ZOTERO_ITEM CSL_CITATION {"citationID":"w05dnwhf","properties":{"formattedCitation":"(Rogers et al., 2008; Song et al., 2010)","plainCitation":"(Rogers et al., 2008; Song et al., 2010)","noteIndex":0},"citationItems":[{"id":51,"uris":["http://zotero.org/users/local/6aiRCPll/items/6DHU4DJA"],"uri":["http://zotero.org/users/local/6aiRCPll/items/6DHU4DJA"],"itemData":{"id":51,"type":"article-journal","container-title":"Journal of family psychology","issue":"2","page":"203","title":"Long-term effects of the death of a child on parents' adjustment in midlife.","volume":"22","author":[{"family":"Rogers","given":"Catherine H."},{"family":"Floyd","given":"Frank J."},{"family":"Seltzer","given":"Marsha Mailick"},{"family":"Greenberg","given":"Jan"},{"family":"Hong","given":"Jinkuk"}],"issued":{"date-parts":[["2008"]]}}},{"id":52,"uris":["http://zotero.org/users/local/6aiRCPll/items/733D8IX4"],"uri":["http://zotero.org/users/local/6aiRCPll/items/733D8IX4"],"itemData":{"id":52,"type":"article-journal","container-title":"Family relations","issue":"3","page":"269-282","title":"Long</w:delInstrText>
        </w:r>
        <w:r w:rsidR="003F6C30" w:rsidRPr="009A3160" w:rsidDel="00007438">
          <w:delInstrText>‐</w:delInstrText>
        </w:r>
        <w:r w:rsidR="003F6C30" w:rsidRPr="009A3160" w:rsidDel="00007438">
          <w:rPr>
            <w:rFonts w:ascii="Aparajita" w:hAnsi="Aparajita" w:cs="Aparajita"/>
          </w:rPr>
          <w:delInstrText>Term Effects of Child Death on Parents' Health</w:delInstrText>
        </w:r>
        <w:r w:rsidR="003F6C30" w:rsidRPr="009A3160" w:rsidDel="00007438">
          <w:delInstrText>‐</w:delInstrText>
        </w:r>
        <w:r w:rsidR="003F6C30" w:rsidRPr="009A3160" w:rsidDel="00007438">
          <w:rPr>
            <w:rFonts w:ascii="Aparajita" w:hAnsi="Aparajita" w:cs="Aparajita"/>
          </w:rPr>
          <w:delInstrText xml:space="preserve">Related Quality of Life: A Dyadic Analysis","volume":"59","author":[{"family":"Song","given":"Jieun"},{"family":"Floyd","given":"Frank J."},{"family":"Seltzer","given":"Marsha Mailick"},{"family":"Greenberg","given":"Jan S."},{"family":"Hong","given":"Jinkuk"}],"issued":{"date-parts":[["2010"]]}}}],"schema":"https://github.com/citation-style-language/schema/raw/master/csl-citation.json"} </w:delInstrText>
        </w:r>
        <w:r w:rsidR="003F6C30" w:rsidRPr="009A3160" w:rsidDel="00007438">
          <w:rPr>
            <w:rFonts w:ascii="Aparajita" w:hAnsi="Aparajita" w:cs="Aparajita"/>
          </w:rPr>
          <w:fldChar w:fldCharType="separate"/>
        </w:r>
        <w:r w:rsidR="003F6C30" w:rsidRPr="009A3160" w:rsidDel="00007438">
          <w:rPr>
            <w:rFonts w:ascii="Aparajita" w:hAnsi="Aparajita" w:cs="Aparajita"/>
          </w:rPr>
          <w:delText>(Rogers et al., 2008; Song et al., 2010)</w:delText>
        </w:r>
        <w:r w:rsidR="003F6C30" w:rsidRPr="009A3160" w:rsidDel="00007438">
          <w:rPr>
            <w:rFonts w:ascii="Aparajita" w:hAnsi="Aparajita" w:cs="Aparajita"/>
          </w:rPr>
          <w:fldChar w:fldCharType="end"/>
        </w:r>
      </w:del>
      <w:del w:id="133" w:author="Emily Smith-Greenaway" w:date="2020-08-08T22:49:00Z">
        <w:r w:rsidR="00B14230" w:rsidDel="0003329B">
          <w:rPr>
            <w:rFonts w:ascii="Aparajita" w:hAnsi="Aparajita" w:cs="Aparajita"/>
          </w:rPr>
          <w:delText>,</w:delText>
        </w:r>
        <w:r w:rsidR="0042441B" w:rsidRPr="009A3160" w:rsidDel="0003329B">
          <w:rPr>
            <w:rFonts w:ascii="Aparajita" w:hAnsi="Aparajita" w:cs="Aparajita"/>
          </w:rPr>
          <w:delText xml:space="preserve"> </w:delText>
        </w:r>
      </w:del>
      <w:del w:id="134" w:author="Emily Smith-Greenaway" w:date="2020-08-08T22:51:00Z">
        <w:r w:rsidR="0042441B" w:rsidRPr="009A3160" w:rsidDel="00007438">
          <w:rPr>
            <w:rFonts w:ascii="Aparajita" w:hAnsi="Aparajita" w:cs="Aparajita"/>
          </w:rPr>
          <w:delText>physical health</w:delText>
        </w:r>
      </w:del>
      <w:del w:id="135" w:author="Emily Smith-Greenaway" w:date="2020-08-08T22:49:00Z">
        <w:r w:rsidR="007434A6" w:rsidDel="0003329B">
          <w:rPr>
            <w:rFonts w:ascii="Aparajita" w:hAnsi="Aparajita" w:cs="Aparajita"/>
          </w:rPr>
          <w:delText>,</w:delText>
        </w:r>
      </w:del>
      <w:del w:id="136" w:author="Emily Smith-Greenaway" w:date="2020-08-08T22:51:00Z">
        <w:r w:rsidR="0042441B" w:rsidRPr="009A3160" w:rsidDel="00007438">
          <w:rPr>
            <w:rFonts w:ascii="Aparajita" w:hAnsi="Aparajita" w:cs="Aparajita"/>
          </w:rPr>
          <w:delText xml:space="preserve"> and </w:delText>
        </w:r>
        <w:r w:rsidR="007434A6" w:rsidDel="00007438">
          <w:rPr>
            <w:rFonts w:ascii="Aparajita" w:hAnsi="Aparajita" w:cs="Aparajita"/>
          </w:rPr>
          <w:delText>longevity</w:delText>
        </w:r>
        <w:r w:rsidR="0042441B" w:rsidRPr="009A3160" w:rsidDel="00007438">
          <w:rPr>
            <w:rFonts w:ascii="Aparajita" w:hAnsi="Aparajita" w:cs="Aparajita"/>
          </w:rPr>
          <w:delText xml:space="preserve"> </w:delText>
        </w:r>
        <w:r w:rsidR="003F6C30" w:rsidRPr="009A3160" w:rsidDel="00007438">
          <w:rPr>
            <w:rFonts w:ascii="Aparajita" w:hAnsi="Aparajita" w:cs="Aparajita"/>
          </w:rPr>
          <w:fldChar w:fldCharType="begin"/>
        </w:r>
        <w:r w:rsidR="003F6C30" w:rsidRPr="009A3160" w:rsidDel="00007438">
          <w:rPr>
            <w:rFonts w:ascii="Aparajita" w:hAnsi="Aparajita" w:cs="Aparajita"/>
          </w:rPr>
          <w:delInstrText xml:space="preserve"> ADDIN ZOTERO_ITEM CSL_CITATION {"citationID":"FnMzlWN2","properties":{"formattedCitation":"(Li et al., 2003; Rostila et al., 2012)","plainCitation":"(Li et al., 2003; Rostila et al., 2012)","noteIndex":0},"citationItems":[{"id":226,"uris":["http://zotero.org/users/local/6aiRCPll/items/S848ZWW5"],"uri":["http://zotero.org/users/local/6aiRCPll/items/S848ZWW5"],"itemData":{"id":226,"type":"article-journal","container-title":"The lancet","issue":"9355","note":"ISBN: 0140-6736\npublisher: Elsevier","page":"363-367","title":"Mortality in parents after death of a child in Denmark: a nationwide follow-up study","volume":"361","author":[{"family":"Li","given":"Jiong"},{"family":"Precht","given":"Dorthe Hansen"},{"family":"Mortensen","given":"Preben Bo"},{"family":"Olsen","given":"Jørn"}],"issued":{"date-parts":[["2003"]]}}},{"id":187,"uris":["http://zotero.org/users/local/6aiRCPll/items/RE5QKYR8"],"uri":["http://zotero.org/users/local/6aiRCPll/items/RE5QKYR8"],"itemData":{"id":187,"type":"article-journal","container-title":"American journal of epidemiology","issue":"4","note":"ISBN: 1476-6256\npublisher: Oxford University Press","page":"338-346","title":"The forgotten griever: a nationwide follow-up study of mortality subsequent to the death of a sibling","volume":"176","author":[{"family":"Rostila","given":"Mikael"},{"family":"Saarela","given":"Jan"},{"family":"Kawachi","given":"Ichiro"}],"issued":{"date-parts":[["2012"]]}}}],"schema":"https://github.com/citation-style-language/schema/raw/master/csl-citation.json"} </w:delInstrText>
        </w:r>
        <w:r w:rsidR="003F6C30" w:rsidRPr="009A3160" w:rsidDel="00007438">
          <w:rPr>
            <w:rFonts w:ascii="Aparajita" w:hAnsi="Aparajita" w:cs="Aparajita"/>
          </w:rPr>
          <w:fldChar w:fldCharType="separate"/>
        </w:r>
        <w:r w:rsidR="003F6C30" w:rsidRPr="009A3160" w:rsidDel="00007438">
          <w:rPr>
            <w:rFonts w:ascii="Aparajita" w:hAnsi="Aparajita" w:cs="Aparajita"/>
          </w:rPr>
          <w:delText>(Li et al., 2003; Rostila et al., 2012)</w:delText>
        </w:r>
        <w:r w:rsidR="003F6C30" w:rsidRPr="009A3160" w:rsidDel="00007438">
          <w:rPr>
            <w:rFonts w:ascii="Aparajita" w:hAnsi="Aparajita" w:cs="Aparajita"/>
          </w:rPr>
          <w:fldChar w:fldCharType="end"/>
        </w:r>
        <w:r w:rsidR="00D442CC" w:rsidRPr="009A3160" w:rsidDel="00007438">
          <w:rPr>
            <w:rFonts w:ascii="Aparajita" w:hAnsi="Aparajita" w:cs="Aparajita"/>
          </w:rPr>
          <w:delText xml:space="preserve">. </w:delText>
        </w:r>
        <w:r w:rsidR="00CC0C2A" w:rsidDel="00007438">
          <w:rPr>
            <w:rFonts w:ascii="Aparajita" w:hAnsi="Aparajita" w:cs="Aparajita"/>
          </w:rPr>
          <w:delText>And b</w:delText>
        </w:r>
        <w:r w:rsidR="001179FC" w:rsidRPr="009A3160" w:rsidDel="00007438">
          <w:rPr>
            <w:rFonts w:ascii="Aparajita" w:hAnsi="Aparajita" w:cs="Aparajita"/>
          </w:rPr>
          <w:delText xml:space="preserve">ecause the </w:delText>
        </w:r>
        <w:r w:rsidR="005965A2" w:rsidDel="00007438">
          <w:rPr>
            <w:rFonts w:ascii="Aparajita" w:hAnsi="Aparajita" w:cs="Aparajita"/>
          </w:rPr>
          <w:delText xml:space="preserve">resulting </w:delText>
        </w:r>
        <w:r w:rsidR="001179FC" w:rsidRPr="009A3160" w:rsidDel="00007438">
          <w:rPr>
            <w:rFonts w:ascii="Aparajita" w:hAnsi="Aparajita" w:cs="Aparajita"/>
          </w:rPr>
          <w:delText xml:space="preserve">grief </w:delText>
        </w:r>
        <w:r w:rsidR="00CC0C2A" w:rsidDel="00007438">
          <w:rPr>
            <w:rFonts w:ascii="Aparajita" w:hAnsi="Aparajita" w:cs="Aparajita"/>
          </w:rPr>
          <w:delText>is so intense</w:delText>
        </w:r>
        <w:r w:rsidR="00EB4436" w:rsidRPr="009A3160" w:rsidDel="00007438">
          <w:rPr>
            <w:rFonts w:ascii="Aparajita" w:hAnsi="Aparajita" w:cs="Aparajita"/>
          </w:rPr>
          <w:delText xml:space="preserve">, </w:delText>
        </w:r>
        <w:r w:rsidR="00064694" w:rsidRPr="009A3160" w:rsidDel="00007438">
          <w:rPr>
            <w:rFonts w:ascii="Aparajita" w:hAnsi="Aparajita" w:cs="Aparajita"/>
          </w:rPr>
          <w:delText xml:space="preserve">the adverse </w:delText>
        </w:r>
        <w:r w:rsidR="001179FC" w:rsidRPr="009A3160" w:rsidDel="00007438">
          <w:rPr>
            <w:rFonts w:ascii="Aparajita" w:hAnsi="Aparajita" w:cs="Aparajita"/>
          </w:rPr>
          <w:delText xml:space="preserve">effects </w:delText>
        </w:r>
        <w:r w:rsidR="00B14230" w:rsidDel="00007438">
          <w:rPr>
            <w:rFonts w:ascii="Aparajita" w:hAnsi="Aparajita" w:cs="Aparajita"/>
          </w:rPr>
          <w:delText xml:space="preserve">can </w:delText>
        </w:r>
        <w:r w:rsidR="001179FC" w:rsidRPr="009A3160" w:rsidDel="00007438">
          <w:rPr>
            <w:rFonts w:ascii="Aparajita" w:hAnsi="Aparajita" w:cs="Aparajita"/>
          </w:rPr>
          <w:delText>persist for years—even decades</w:delText>
        </w:r>
        <w:r w:rsidR="002A7D41" w:rsidRPr="009A3160" w:rsidDel="00007438">
          <w:rPr>
            <w:rFonts w:ascii="Aparajita" w:hAnsi="Aparajita" w:cs="Aparajita"/>
          </w:rPr>
          <w:delText xml:space="preserve"> </w:delText>
        </w:r>
        <w:r w:rsidR="0003329B" w:rsidDel="00007438">
          <w:rPr>
            <w:rFonts w:ascii="Aparajita" w:hAnsi="Aparajita" w:cs="Aparajita"/>
          </w:rPr>
          <w:fldChar w:fldCharType="begin"/>
        </w:r>
        <w:r w:rsidR="0003329B" w:rsidDel="00007438">
          <w:rPr>
            <w:rFonts w:ascii="Aparajita" w:hAnsi="Aparajita" w:cs="Aparajita"/>
          </w:rPr>
          <w:delInstrText xml:space="preserve"> ADDIN ZOTERO_ITEM CSL_CITATION {"citationID":"vRf3fGCx","properties":{"formattedCitation":"(Rogers et al., 2008)","plainCitation":"(Rogers et al., 2008)","noteIndex":0},"citationItems":[{"id":51,"uris":["http://zotero.org/users/local/6aiRCPll/items/6DHU4DJA"],"uri":["http://zotero.org/users/local/6aiRCPll/items/6DHU4DJA"],"itemData":{"id":51,"type":"article-journal","container-title":"Journal of family psychology","issue":"2","page":"203","title":"Long-term effects of the death of a child on parents' adjustment in midlife.","volume":"22","author":[{"family":"Rogers","given":"Catherine H."},{"family":"Floyd","given":"Frank J."},{"family":"Seltzer","given":"Marsha Mailick"},{"family":"Greenberg","given":"Jan"},{"family":"Hong","given":"Jinkuk"}],"issued":{"date-parts":[["2008"]]}}}],"schema":"https://github.com/citation-style-language/schema/raw/master/csl-citation.json"} </w:delInstrText>
        </w:r>
        <w:r w:rsidR="0003329B" w:rsidDel="00007438">
          <w:rPr>
            <w:rFonts w:ascii="Aparajita" w:hAnsi="Aparajita" w:cs="Aparajita"/>
          </w:rPr>
          <w:fldChar w:fldCharType="separate"/>
        </w:r>
        <w:r w:rsidR="0003329B" w:rsidRPr="0003329B" w:rsidDel="00007438">
          <w:rPr>
            <w:rFonts w:ascii="Aparajita" w:hAnsi="Aparajita" w:cs="Aparajita"/>
          </w:rPr>
          <w:delText>(Rogers et al., 2008)</w:delText>
        </w:r>
        <w:r w:rsidR="0003329B" w:rsidDel="00007438">
          <w:rPr>
            <w:rFonts w:ascii="Aparajita" w:hAnsi="Aparajita" w:cs="Aparajita"/>
          </w:rPr>
          <w:fldChar w:fldCharType="end"/>
        </w:r>
        <w:r w:rsidR="002A7D41" w:rsidRPr="009A3160" w:rsidDel="0003329B">
          <w:rPr>
            <w:rFonts w:ascii="Aparajita" w:hAnsi="Aparajita" w:cs="Aparajita"/>
          </w:rPr>
          <w:delText>(cite)</w:delText>
        </w:r>
        <w:r w:rsidR="001179FC" w:rsidRPr="009A3160" w:rsidDel="00007438">
          <w:rPr>
            <w:rFonts w:ascii="Aparajita" w:hAnsi="Aparajita" w:cs="Aparajita"/>
          </w:rPr>
          <w:delText xml:space="preserve">. </w:delText>
        </w:r>
        <w:r w:rsidR="001B037E" w:rsidDel="00007438">
          <w:rPr>
            <w:rFonts w:ascii="Aparajita" w:hAnsi="Aparajita" w:cs="Aparajita"/>
          </w:rPr>
          <w:delText>Clearly establishing</w:delText>
        </w:r>
        <w:r w:rsidR="00C85E40" w:rsidRPr="009A3160" w:rsidDel="00007438">
          <w:rPr>
            <w:rFonts w:ascii="Aparajita" w:hAnsi="Aparajita" w:cs="Aparajita"/>
          </w:rPr>
          <w:delText xml:space="preserve"> the </w:delText>
        </w:r>
        <w:r w:rsidR="001B037E" w:rsidDel="00007438">
          <w:rPr>
            <w:rFonts w:ascii="Aparajita" w:hAnsi="Aparajita" w:cs="Aparajita"/>
          </w:rPr>
          <w:delText xml:space="preserve">population-level </w:delText>
        </w:r>
        <w:r w:rsidR="002A7D41" w:rsidRPr="009A3160" w:rsidDel="00007438">
          <w:rPr>
            <w:rFonts w:ascii="Aparajita" w:hAnsi="Aparajita" w:cs="Aparajita"/>
          </w:rPr>
          <w:delText xml:space="preserve">prevalence of maternal bereavement </w:delText>
        </w:r>
        <w:r w:rsidR="00890900" w:rsidDel="00007438">
          <w:rPr>
            <w:rFonts w:ascii="Aparajita" w:hAnsi="Aparajita" w:cs="Aparajita"/>
          </w:rPr>
          <w:delText xml:space="preserve">accomplishes two things – first it </w:delText>
        </w:r>
        <w:r w:rsidR="007434A6" w:rsidDel="00007438">
          <w:rPr>
            <w:rFonts w:ascii="Aparajita" w:hAnsi="Aparajita" w:cs="Aparajita"/>
          </w:rPr>
          <w:delText xml:space="preserve">clarifies the contemporaneous vs. lagged nature of the relationship between annualized rates </w:delText>
        </w:r>
        <w:r w:rsidR="00511BB6" w:rsidDel="00007438">
          <w:rPr>
            <w:rFonts w:ascii="Aparajita" w:hAnsi="Aparajita" w:cs="Aparajita"/>
          </w:rPr>
          <w:delText>and the experiences of parents, which are cumulative</w:delText>
        </w:r>
        <w:r w:rsidR="00890900" w:rsidDel="00007438">
          <w:rPr>
            <w:rFonts w:ascii="Aparajita" w:hAnsi="Aparajita" w:cs="Aparajita"/>
          </w:rPr>
          <w:delText xml:space="preserve">. Second, it </w:delText>
        </w:r>
        <w:r w:rsidR="00EB4436" w:rsidRPr="009A3160" w:rsidDel="00007438">
          <w:rPr>
            <w:rFonts w:ascii="Aparajita" w:hAnsi="Aparajita" w:cs="Aparajita"/>
          </w:rPr>
          <w:delText>reveal</w:delText>
        </w:r>
        <w:r w:rsidR="00CC0C2A" w:rsidDel="00007438">
          <w:rPr>
            <w:rFonts w:ascii="Aparajita" w:hAnsi="Aparajita" w:cs="Aparajita"/>
          </w:rPr>
          <w:delText>s</w:delText>
        </w:r>
        <w:r w:rsidR="00EB4436" w:rsidRPr="009A3160" w:rsidDel="00007438">
          <w:rPr>
            <w:rFonts w:ascii="Aparajita" w:hAnsi="Aparajita" w:cs="Aparajita"/>
          </w:rPr>
          <w:delText xml:space="preserve"> how inequalit</w:delText>
        </w:r>
        <w:r w:rsidR="00CC0C2A" w:rsidDel="00007438">
          <w:rPr>
            <w:rFonts w:ascii="Aparajita" w:hAnsi="Aparajita" w:cs="Aparajita"/>
          </w:rPr>
          <w:delText>ies</w:delText>
        </w:r>
        <w:r w:rsidR="00EB4436" w:rsidRPr="009A3160" w:rsidDel="00007438">
          <w:rPr>
            <w:rFonts w:ascii="Aparajita" w:hAnsi="Aparajita" w:cs="Aparajita"/>
          </w:rPr>
          <w:delText xml:space="preserve"> in infant, child, and adolescent mortality conditions </w:delText>
        </w:r>
        <w:r w:rsidR="00CC0C2A" w:rsidDel="00007438">
          <w:rPr>
            <w:rFonts w:ascii="Aparajita" w:hAnsi="Aparajita" w:cs="Aparajita"/>
          </w:rPr>
          <w:delText>generate a secondary set of inequalities for</w:delText>
        </w:r>
        <w:r w:rsidR="00C85E40" w:rsidRPr="009A3160" w:rsidDel="00007438">
          <w:rPr>
            <w:rFonts w:ascii="Aparajita" w:hAnsi="Aparajita" w:cs="Aparajita"/>
          </w:rPr>
          <w:delText xml:space="preserve"> </w:delText>
        </w:r>
        <w:r w:rsidR="003F27DD" w:rsidDel="00007438">
          <w:rPr>
            <w:rFonts w:ascii="Aparajita" w:hAnsi="Aparajita" w:cs="Aparajita"/>
          </w:rPr>
          <w:delText xml:space="preserve">the surviving </w:delText>
        </w:r>
        <w:r w:rsidR="00C85E40" w:rsidRPr="009A3160" w:rsidDel="00007438">
          <w:rPr>
            <w:rFonts w:ascii="Aparajita" w:hAnsi="Aparajita" w:cs="Aparajita"/>
          </w:rPr>
          <w:delText>adult population.</w:delText>
        </w:r>
        <w:r w:rsidR="00887E0C" w:rsidRPr="009A3160" w:rsidDel="00007438">
          <w:rPr>
            <w:rFonts w:ascii="Aparajita" w:hAnsi="Aparajita" w:cs="Aparajita"/>
          </w:rPr>
          <w:delText xml:space="preserve"> </w:delText>
        </w:r>
      </w:del>
    </w:p>
    <w:p w14:paraId="5158C138" w14:textId="686BEB9F" w:rsidR="00B042E3" w:rsidRDefault="001378D6">
      <w:pPr>
        <w:autoSpaceDE w:val="0"/>
        <w:autoSpaceDN w:val="0"/>
        <w:adjustRightInd w:val="0"/>
        <w:ind w:firstLine="720"/>
        <w:rPr>
          <w:ins w:id="137" w:author="Emily Smith-Greenaway" w:date="2020-08-08T22:51:00Z"/>
          <w:rFonts w:ascii="Aparajita" w:hAnsi="Aparajita" w:cs="Aparajita"/>
        </w:rPr>
        <w:pPrChange w:id="138" w:author="Emily Smith-Greenaway" w:date="2020-08-09T22:43:00Z">
          <w:pPr>
            <w:autoSpaceDE w:val="0"/>
            <w:autoSpaceDN w:val="0"/>
            <w:adjustRightInd w:val="0"/>
          </w:pPr>
        </w:pPrChange>
      </w:pPr>
      <w:del w:id="139" w:author="Emily Smith-Greenaway" w:date="2020-08-09T22:43:00Z">
        <w:r w:rsidRPr="009A3160" w:rsidDel="0050243A">
          <w:rPr>
            <w:rFonts w:ascii="Aparajita" w:hAnsi="Aparajita" w:cs="Aparajita"/>
          </w:rPr>
          <w:tab/>
        </w:r>
      </w:del>
      <w:ins w:id="140" w:author="Emily Smith-Greenaway" w:date="2020-08-10T07:34:00Z">
        <w:r w:rsidR="003C1011">
          <w:rPr>
            <w:rFonts w:ascii="Aparajita" w:hAnsi="Aparajita" w:cs="Aparajita"/>
          </w:rPr>
          <w:t>I</w:t>
        </w:r>
      </w:ins>
      <w:del w:id="141" w:author="Emily Smith-Greenaway" w:date="2020-08-09T22:45:00Z">
        <w:r w:rsidR="00CE21A2" w:rsidDel="0050243A">
          <w:rPr>
            <w:rFonts w:ascii="Aparajita" w:hAnsi="Aparajita" w:cs="Aparajita"/>
          </w:rPr>
          <w:delText>I</w:delText>
        </w:r>
      </w:del>
      <w:r w:rsidR="00886234" w:rsidRPr="009A3160">
        <w:rPr>
          <w:rFonts w:ascii="Aparajita" w:hAnsi="Aparajita" w:cs="Aparajita"/>
        </w:rPr>
        <w:t xml:space="preserve">n this </w:t>
      </w:r>
      <w:r w:rsidR="0095037A">
        <w:rPr>
          <w:rFonts w:ascii="Aparajita" w:hAnsi="Aparajita" w:cs="Aparajita"/>
        </w:rPr>
        <w:t>article</w:t>
      </w:r>
      <w:ins w:id="142" w:author="Emily Smith-Greenaway" w:date="2020-08-09T22:45:00Z">
        <w:r w:rsidR="0050243A">
          <w:rPr>
            <w:rFonts w:ascii="Aparajita" w:hAnsi="Aparajita" w:cs="Aparajita"/>
          </w:rPr>
          <w:t>,</w:t>
        </w:r>
      </w:ins>
      <w:r w:rsidR="0095037A">
        <w:rPr>
          <w:rFonts w:ascii="Aparajita" w:hAnsi="Aparajita" w:cs="Aparajita"/>
        </w:rPr>
        <w:t xml:space="preserve"> </w:t>
      </w:r>
      <w:r w:rsidR="00886234" w:rsidRPr="009A3160">
        <w:rPr>
          <w:rFonts w:ascii="Aparajita" w:hAnsi="Aparajita" w:cs="Aparajita"/>
        </w:rPr>
        <w:t xml:space="preserve">we </w:t>
      </w:r>
      <w:r w:rsidR="00573D92" w:rsidRPr="009A3160">
        <w:rPr>
          <w:rFonts w:ascii="Aparajita" w:hAnsi="Aparajita" w:cs="Aparajita"/>
        </w:rPr>
        <w:t>offer the first</w:t>
      </w:r>
      <w:ins w:id="143" w:author="Emily Smith-Greenaway" w:date="2020-08-08T22:54:00Z">
        <w:r w:rsidR="00007438">
          <w:rPr>
            <w:rFonts w:ascii="Aparajita" w:hAnsi="Aparajita" w:cs="Aparajita"/>
          </w:rPr>
          <w:t xml:space="preserve"> population-level</w:t>
        </w:r>
      </w:ins>
      <w:del w:id="144" w:author="Emily Smith-Greenaway" w:date="2020-08-08T22:54:00Z">
        <w:r w:rsidR="00573D92" w:rsidRPr="009A3160" w:rsidDel="00007438">
          <w:rPr>
            <w:rFonts w:ascii="Aparajita" w:hAnsi="Aparajita" w:cs="Aparajita"/>
          </w:rPr>
          <w:delText>,</w:delText>
        </w:r>
      </w:del>
      <w:r w:rsidR="00573D92" w:rsidRPr="009A3160">
        <w:rPr>
          <w:rFonts w:ascii="Aparajita" w:hAnsi="Aparajita" w:cs="Aparajita"/>
        </w:rPr>
        <w:t xml:space="preserve"> </w:t>
      </w:r>
      <w:ins w:id="145" w:author="Emily Smith-Greenaway" w:date="2020-08-08T16:13:00Z">
        <w:r w:rsidR="000D4C18">
          <w:rPr>
            <w:rFonts w:ascii="Aparajita" w:hAnsi="Aparajita" w:cs="Aparajita"/>
          </w:rPr>
          <w:t xml:space="preserve">estimates of the prevalence of bereaved mothers in the </w:t>
        </w:r>
      </w:ins>
      <w:ins w:id="146" w:author="Emily Smith-Greenaway" w:date="2020-08-09T09:41:00Z">
        <w:r w:rsidR="005B5F13">
          <w:rPr>
            <w:rFonts w:ascii="Aparajita" w:hAnsi="Aparajita" w:cs="Aparajita"/>
          </w:rPr>
          <w:t>United States</w:t>
        </w:r>
      </w:ins>
      <w:ins w:id="147" w:author="Emily Smith-Greenaway" w:date="2020-08-08T16:13:00Z">
        <w:r w:rsidR="000D4C18">
          <w:rPr>
            <w:rFonts w:ascii="Aparajita" w:hAnsi="Aparajita" w:cs="Aparajita"/>
          </w:rPr>
          <w:t xml:space="preserve">, and </w:t>
        </w:r>
      </w:ins>
      <w:ins w:id="148" w:author="Emily Smith-Greenaway" w:date="2020-08-09T14:00:00Z">
        <w:r w:rsidR="00AC70DA">
          <w:rPr>
            <w:rFonts w:ascii="Aparajita" w:hAnsi="Aparajita" w:cs="Aparajita"/>
          </w:rPr>
          <w:t xml:space="preserve">in </w:t>
        </w:r>
      </w:ins>
      <w:ins w:id="149" w:author="Emily Smith-Greenaway" w:date="2020-08-08T16:13:00Z">
        <w:r w:rsidR="0045593A">
          <w:rPr>
            <w:rFonts w:ascii="Aparajita" w:hAnsi="Aparajita" w:cs="Aparajita"/>
          </w:rPr>
          <w:t xml:space="preserve">167 </w:t>
        </w:r>
      </w:ins>
      <w:ins w:id="150" w:author="Emily Smith-Greenaway" w:date="2020-08-08T22:54:00Z">
        <w:r w:rsidR="00007438">
          <w:rPr>
            <w:rFonts w:ascii="Aparajita" w:hAnsi="Aparajita" w:cs="Aparajita"/>
          </w:rPr>
          <w:t xml:space="preserve">additional </w:t>
        </w:r>
      </w:ins>
      <w:ins w:id="151" w:author="Emily Smith-Greenaway" w:date="2020-08-08T16:13:00Z">
        <w:r w:rsidR="0045593A">
          <w:rPr>
            <w:rFonts w:ascii="Aparajita" w:hAnsi="Aparajita" w:cs="Aparajita"/>
          </w:rPr>
          <w:t>countries</w:t>
        </w:r>
      </w:ins>
      <w:ins w:id="152" w:author="Emily Smith-Greenaway" w:date="2020-08-08T16:14:00Z">
        <w:r w:rsidR="0045593A">
          <w:rPr>
            <w:rFonts w:ascii="Aparajita" w:hAnsi="Aparajita" w:cs="Aparajita"/>
          </w:rPr>
          <w:t xml:space="preserve">. </w:t>
        </w:r>
      </w:ins>
      <w:del w:id="153" w:author="Emily Smith-Greenaway" w:date="2020-08-08T16:14:00Z">
        <w:r w:rsidR="009F05D9" w:rsidRPr="009A3160" w:rsidDel="0045593A">
          <w:rPr>
            <w:rFonts w:ascii="Aparajita" w:hAnsi="Aparajita" w:cs="Aparajita"/>
          </w:rPr>
          <w:delText>global analysis</w:delText>
        </w:r>
        <w:r w:rsidR="00573D92" w:rsidRPr="009A3160" w:rsidDel="0045593A">
          <w:rPr>
            <w:rFonts w:ascii="Aparajita" w:hAnsi="Aparajita" w:cs="Aparajita"/>
          </w:rPr>
          <w:delText xml:space="preserve"> of </w:delText>
        </w:r>
        <w:r w:rsidR="00204436" w:rsidRPr="009A3160" w:rsidDel="0045593A">
          <w:rPr>
            <w:rFonts w:ascii="Aparajita" w:hAnsi="Aparajita" w:cs="Aparajita"/>
          </w:rPr>
          <w:delText xml:space="preserve">the prevalence of bereaved </w:delText>
        </w:r>
        <w:r w:rsidR="007F6C5E" w:rsidDel="0045593A">
          <w:rPr>
            <w:rFonts w:ascii="Aparajita" w:hAnsi="Aparajita" w:cs="Aparajita"/>
          </w:rPr>
          <w:delText>mothers by</w:delText>
        </w:r>
        <w:r w:rsidR="007D1593" w:rsidRPr="009A3160" w:rsidDel="0045593A">
          <w:rPr>
            <w:rFonts w:ascii="Aparajita" w:hAnsi="Aparajita" w:cs="Aparajita"/>
          </w:rPr>
          <w:delText xml:space="preserve"> leverag</w:delText>
        </w:r>
        <w:r w:rsidR="007F6C5E" w:rsidDel="0045593A">
          <w:rPr>
            <w:rFonts w:ascii="Aparajita" w:hAnsi="Aparajita" w:cs="Aparajita"/>
          </w:rPr>
          <w:delText>ing</w:delText>
        </w:r>
        <w:r w:rsidR="007D1593" w:rsidRPr="009A3160" w:rsidDel="0045593A">
          <w:rPr>
            <w:rFonts w:ascii="Aparajita" w:hAnsi="Aparajita" w:cs="Aparajita"/>
          </w:rPr>
          <w:delText xml:space="preserve"> </w:delText>
        </w:r>
        <w:r w:rsidR="00A5271F" w:rsidRPr="009A3160" w:rsidDel="0045593A">
          <w:rPr>
            <w:rFonts w:ascii="Aparajita" w:hAnsi="Aparajita" w:cs="Aparajita"/>
          </w:rPr>
          <w:delText xml:space="preserve">data </w:delText>
        </w:r>
        <w:r w:rsidR="00096046" w:rsidRPr="009A3160" w:rsidDel="0045593A">
          <w:rPr>
            <w:rFonts w:ascii="Aparajita" w:hAnsi="Aparajita" w:cs="Aparajita"/>
          </w:rPr>
          <w:delText>collected between 2010 and 201</w:delText>
        </w:r>
        <w:r w:rsidR="009A3160" w:rsidRPr="009A3160" w:rsidDel="0045593A">
          <w:rPr>
            <w:rFonts w:ascii="Aparajita" w:hAnsi="Aparajita" w:cs="Aparajita"/>
          </w:rPr>
          <w:delText>8</w:delText>
        </w:r>
        <w:r w:rsidR="00096046" w:rsidRPr="009A3160" w:rsidDel="0045593A">
          <w:rPr>
            <w:rFonts w:ascii="Aparajita" w:hAnsi="Aparajita" w:cs="Aparajita"/>
          </w:rPr>
          <w:delText xml:space="preserve"> </w:delText>
        </w:r>
        <w:r w:rsidR="00A5271F" w:rsidRPr="009A3160" w:rsidDel="0045593A">
          <w:rPr>
            <w:rFonts w:ascii="Aparajita" w:hAnsi="Aparajita" w:cs="Aparajita"/>
          </w:rPr>
          <w:delText>from 168 countries</w:delText>
        </w:r>
        <w:r w:rsidR="00215C89" w:rsidRPr="009A3160" w:rsidDel="0045593A">
          <w:rPr>
            <w:rFonts w:ascii="Aparajita" w:hAnsi="Aparajita" w:cs="Aparajita"/>
          </w:rPr>
          <w:delText xml:space="preserve">. </w:delText>
        </w:r>
      </w:del>
      <w:r w:rsidR="007F6C5E">
        <w:rPr>
          <w:rFonts w:ascii="Aparajita" w:hAnsi="Aparajita" w:cs="Aparajita"/>
        </w:rPr>
        <w:t>W</w:t>
      </w:r>
      <w:r w:rsidR="000A3508" w:rsidRPr="009A3160">
        <w:rPr>
          <w:rFonts w:ascii="Aparajita" w:hAnsi="Aparajita" w:cs="Aparajita"/>
        </w:rPr>
        <w:t xml:space="preserve">e generate three indicators </w:t>
      </w:r>
      <w:r w:rsidR="003F27DD">
        <w:rPr>
          <w:rFonts w:ascii="Aparajita" w:hAnsi="Aparajita" w:cs="Aparajita"/>
        </w:rPr>
        <w:t>of</w:t>
      </w:r>
      <w:r w:rsidR="000A3508" w:rsidRPr="009A3160">
        <w:rPr>
          <w:rFonts w:ascii="Aparajita" w:hAnsi="Aparajita" w:cs="Aparajita"/>
        </w:rPr>
        <w:t xml:space="preserve"> the cumulative prevalence of mothers who </w:t>
      </w:r>
      <w:del w:id="154" w:author="Emily Smith-Greenaway" w:date="2020-08-09T09:42:00Z">
        <w:r w:rsidR="000A3508" w:rsidRPr="009A3160" w:rsidDel="005B5F13">
          <w:rPr>
            <w:rFonts w:ascii="Aparajita" w:hAnsi="Aparajita" w:cs="Aparajita"/>
          </w:rPr>
          <w:delText xml:space="preserve">have </w:delText>
        </w:r>
      </w:del>
      <w:ins w:id="155" w:author="Emily Smith-Greenaway" w:date="2020-08-09T09:42:00Z">
        <w:r w:rsidR="005B5F13">
          <w:rPr>
            <w:rFonts w:ascii="Aparajita" w:hAnsi="Aparajita" w:cs="Aparajita"/>
          </w:rPr>
          <w:t xml:space="preserve">have had </w:t>
        </w:r>
      </w:ins>
      <w:del w:id="156" w:author="Emily Smith-Greenaway" w:date="2020-08-08T22:56:00Z">
        <w:r w:rsidR="000A3508" w:rsidRPr="009A3160" w:rsidDel="00007438">
          <w:rPr>
            <w:rFonts w:ascii="Aparajita" w:hAnsi="Aparajita" w:cs="Aparajita"/>
          </w:rPr>
          <w:delText xml:space="preserve">lost </w:delText>
        </w:r>
      </w:del>
      <w:ins w:id="157" w:author="Emily Smith-Greenaway" w:date="2020-08-09T09:42:00Z">
        <w:r w:rsidR="005B5F13">
          <w:rPr>
            <w:rFonts w:ascii="Aparajita" w:hAnsi="Aparajita" w:cs="Aparajita"/>
          </w:rPr>
          <w:t>an</w:t>
        </w:r>
      </w:ins>
      <w:del w:id="158" w:author="Emily Smith-Greenaway" w:date="2020-08-09T09:42:00Z">
        <w:r w:rsidR="000A3508" w:rsidRPr="009A3160" w:rsidDel="005B5F13">
          <w:rPr>
            <w:rFonts w:ascii="Aparajita" w:hAnsi="Aparajita" w:cs="Aparajita"/>
          </w:rPr>
          <w:delText>at least one</w:delText>
        </w:r>
      </w:del>
      <w:r w:rsidR="000A3508" w:rsidRPr="009A3160">
        <w:rPr>
          <w:rFonts w:ascii="Aparajita" w:hAnsi="Aparajita" w:cs="Aparajita"/>
        </w:rPr>
        <w:t xml:space="preserve"> infant, under-five year old, or any</w:t>
      </w:r>
      <w:r w:rsidR="00C2087E">
        <w:rPr>
          <w:rFonts w:ascii="Aparajita" w:hAnsi="Aparajita" w:cs="Aparajita"/>
        </w:rPr>
        <w:t>-</w:t>
      </w:r>
      <w:r w:rsidR="000A3508" w:rsidRPr="009A3160">
        <w:rPr>
          <w:rFonts w:ascii="Aparajita" w:hAnsi="Aparajita" w:cs="Aparajita"/>
        </w:rPr>
        <w:t>age</w:t>
      </w:r>
      <w:r w:rsidR="000A3508" w:rsidRPr="00266175">
        <w:rPr>
          <w:rFonts w:ascii="Aparajita" w:hAnsi="Aparajita" w:cs="Aparajita"/>
        </w:rPr>
        <w:t xml:space="preserve"> child</w:t>
      </w:r>
      <w:ins w:id="159" w:author="Emily Smith-Greenaway" w:date="2020-08-09T09:42:00Z">
        <w:r w:rsidR="005B5F13">
          <w:rPr>
            <w:rFonts w:ascii="Aparajita" w:hAnsi="Aparajita" w:cs="Aparajita"/>
          </w:rPr>
          <w:t xml:space="preserve"> </w:t>
        </w:r>
      </w:ins>
      <w:ins w:id="160" w:author="Emily Smith-Greenaway" w:date="2020-08-09T14:09:00Z">
        <w:r w:rsidR="00852379">
          <w:rPr>
            <w:rFonts w:ascii="Aparajita" w:hAnsi="Aparajita" w:cs="Aparajita"/>
          </w:rPr>
          <w:t xml:space="preserve">ever </w:t>
        </w:r>
      </w:ins>
      <w:ins w:id="161" w:author="Emily Smith-Greenaway" w:date="2020-08-09T09:42:00Z">
        <w:r w:rsidR="005B5F13">
          <w:rPr>
            <w:rFonts w:ascii="Aparajita" w:hAnsi="Aparajita" w:cs="Aparajita"/>
          </w:rPr>
          <w:t>die</w:t>
        </w:r>
      </w:ins>
      <w:del w:id="162" w:author="Emily Smith-Greenaway" w:date="2020-08-08T22:58:00Z">
        <w:r w:rsidR="003F27DD" w:rsidDel="00007438">
          <w:rPr>
            <w:rFonts w:ascii="Aparajita" w:hAnsi="Aparajita" w:cs="Aparajita"/>
          </w:rPr>
          <w:delText xml:space="preserve"> using both survey data </w:delText>
        </w:r>
      </w:del>
      <w:del w:id="163" w:author="Emily Smith-Greenaway" w:date="2020-08-08T22:57:00Z">
        <w:r w:rsidR="003F27DD" w:rsidDel="00007438">
          <w:rPr>
            <w:rFonts w:ascii="Aparajita" w:hAnsi="Aparajita" w:cs="Aparajita"/>
          </w:rPr>
          <w:delText xml:space="preserve">where </w:delText>
        </w:r>
        <w:r w:rsidR="00242068" w:rsidDel="00007438">
          <w:rPr>
            <w:rFonts w:ascii="Aparajita" w:hAnsi="Aparajita" w:cs="Aparajita"/>
          </w:rPr>
          <w:delText>reproductive histories have been collected</w:delText>
        </w:r>
      </w:del>
      <w:r w:rsidR="00B8121C">
        <w:rPr>
          <w:rFonts w:ascii="Aparajita" w:hAnsi="Aparajita" w:cs="Aparajita"/>
        </w:rPr>
        <w:t xml:space="preserve">. </w:t>
      </w:r>
      <w:r w:rsidR="000A3508" w:rsidRPr="00266175">
        <w:rPr>
          <w:rFonts w:ascii="Aparajita" w:hAnsi="Aparajita" w:cs="Aparajita"/>
        </w:rPr>
        <w:t xml:space="preserve">We label these </w:t>
      </w:r>
      <w:ins w:id="164" w:author="Emily Smith-Greenaway" w:date="2020-08-08T22:57:00Z">
        <w:r w:rsidR="00007438">
          <w:rPr>
            <w:rFonts w:ascii="Aparajita" w:hAnsi="Aparajita" w:cs="Aparajita"/>
          </w:rPr>
          <w:t xml:space="preserve">population-level </w:t>
        </w:r>
      </w:ins>
      <w:r w:rsidR="000A3508" w:rsidRPr="00266175">
        <w:rPr>
          <w:rFonts w:ascii="Aparajita" w:hAnsi="Aparajita" w:cs="Aparajita"/>
        </w:rPr>
        <w:t>indicators: the maternal cumulative prevalence of infant mortality (</w:t>
      </w:r>
      <w:r w:rsidR="000A3508" w:rsidRPr="006D2A78">
        <w:rPr>
          <w:rFonts w:ascii="Aparajita" w:hAnsi="Aparajita" w:cs="Aparajita"/>
        </w:rPr>
        <w:t>mIM), under-five mortality (mU5M</w:t>
      </w:r>
      <w:r w:rsidR="000A3508" w:rsidRPr="00202EA7">
        <w:rPr>
          <w:rFonts w:ascii="Aparajita" w:hAnsi="Aparajita" w:cs="Aparajita"/>
        </w:rPr>
        <w:t>), and offspring mortality (</w:t>
      </w:r>
      <w:proofErr w:type="spellStart"/>
      <w:r w:rsidR="000A3508" w:rsidRPr="00202EA7">
        <w:rPr>
          <w:rFonts w:ascii="Aparajita" w:hAnsi="Aparajita" w:cs="Aparajita"/>
        </w:rPr>
        <w:t>mOM</w:t>
      </w:r>
      <w:proofErr w:type="spellEnd"/>
      <w:r w:rsidR="000A3508" w:rsidRPr="00266175">
        <w:rPr>
          <w:rFonts w:ascii="Aparajita" w:hAnsi="Aparajita" w:cs="Aparajita"/>
        </w:rPr>
        <w:t>)</w:t>
      </w:r>
      <w:ins w:id="165" w:author="Emily Smith-Greenaway" w:date="2020-08-08T23:39:00Z">
        <w:r w:rsidR="009C383D">
          <w:rPr>
            <w:rFonts w:ascii="Aparajita" w:hAnsi="Aparajita" w:cs="Aparajita"/>
          </w:rPr>
          <w:t>.</w:t>
        </w:r>
      </w:ins>
      <w:del w:id="166" w:author="Emily Smith-Greenaway" w:date="2020-08-09T00:21:00Z">
        <w:r w:rsidR="000A3508" w:rsidRPr="00266175" w:rsidDel="00C74104">
          <w:rPr>
            <w:rFonts w:ascii="Aparajita" w:hAnsi="Aparajita" w:cs="Aparajita"/>
          </w:rPr>
          <w:delText xml:space="preserve"> </w:delText>
        </w:r>
      </w:del>
      <w:r w:rsidR="000A3508" w:rsidRPr="00266175">
        <w:rPr>
          <w:rFonts w:ascii="Aparajita" w:hAnsi="Aparajita" w:cs="Aparajita"/>
        </w:rPr>
        <w:fldChar w:fldCharType="begin"/>
      </w:r>
      <w:r w:rsidR="00C74104">
        <w:rPr>
          <w:rFonts w:ascii="Aparajita" w:hAnsi="Aparajita" w:cs="Aparajita"/>
        </w:rPr>
        <w:instrText xml:space="preserve"> ADDIN ZOTERO_ITEM CSL_CITATION {"citationID":"NAEWl9SR","properties":{"formattedCitation":"\\super 3\\nosupersub{}","plainCitation":"3","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0A3508" w:rsidRPr="00266175">
        <w:rPr>
          <w:rFonts w:ascii="Aparajita" w:hAnsi="Aparajita" w:cs="Aparajita"/>
        </w:rPr>
        <w:fldChar w:fldCharType="separate"/>
      </w:r>
      <w:r w:rsidR="00C74104" w:rsidRPr="00C74104">
        <w:rPr>
          <w:rFonts w:ascii="Aparajita" w:hAnsi="Aparajita" w:cs="Aparajita"/>
          <w:vertAlign w:val="superscript"/>
        </w:rPr>
        <w:t>3</w:t>
      </w:r>
      <w:r w:rsidR="000A3508" w:rsidRPr="00266175">
        <w:rPr>
          <w:rFonts w:ascii="Aparajita" w:hAnsi="Aparajita" w:cs="Aparajita"/>
        </w:rPr>
        <w:fldChar w:fldCharType="end"/>
      </w:r>
      <w:del w:id="167" w:author="Emily Smith-Greenaway" w:date="2020-08-08T23:39:00Z">
        <w:r w:rsidR="000A3508" w:rsidRPr="00266175" w:rsidDel="009C383D">
          <w:rPr>
            <w:rFonts w:ascii="Aparajita" w:hAnsi="Aparajita" w:cs="Aparajita"/>
          </w:rPr>
          <w:delText>.</w:delText>
        </w:r>
      </w:del>
      <w:r w:rsidR="000A3508" w:rsidRPr="00266175">
        <w:rPr>
          <w:rFonts w:ascii="Aparajita" w:hAnsi="Aparajita" w:cs="Aparajita"/>
        </w:rPr>
        <w:t xml:space="preserve"> We calculate these three measures </w:t>
      </w:r>
      <w:r w:rsidR="00890900">
        <w:rPr>
          <w:rFonts w:ascii="Aparajita" w:hAnsi="Aparajita" w:cs="Aparajita"/>
        </w:rPr>
        <w:t xml:space="preserve">separately </w:t>
      </w:r>
      <w:r w:rsidR="000A3508" w:rsidRPr="00266175">
        <w:rPr>
          <w:rFonts w:ascii="Aparajita" w:hAnsi="Aparajita" w:cs="Aparajita"/>
        </w:rPr>
        <w:t>for two groups of mothers: those in the peak of their reproductive years (ages 20-44)</w:t>
      </w:r>
      <w:r w:rsidR="00890900">
        <w:rPr>
          <w:rFonts w:ascii="Aparajita" w:hAnsi="Aparajita" w:cs="Aparajita"/>
        </w:rPr>
        <w:t xml:space="preserve"> and</w:t>
      </w:r>
      <w:r w:rsidR="000A3508" w:rsidRPr="00266175">
        <w:rPr>
          <w:rFonts w:ascii="Aparajita" w:hAnsi="Aparajita" w:cs="Aparajita"/>
        </w:rPr>
        <w:t xml:space="preserve"> those who </w:t>
      </w:r>
      <w:ins w:id="168" w:author="Emily Smith-Greenaway" w:date="2020-08-09T09:03:00Z">
        <w:r w:rsidR="007905F1">
          <w:rPr>
            <w:rFonts w:ascii="Aparajita" w:hAnsi="Aparajita" w:cs="Aparajita"/>
          </w:rPr>
          <w:t xml:space="preserve">have </w:t>
        </w:r>
      </w:ins>
      <w:del w:id="169" w:author="Emily Smith-Greenaway" w:date="2020-08-09T09:03:00Z">
        <w:r w:rsidR="000A3508" w:rsidRPr="00266175" w:rsidDel="007905F1">
          <w:rPr>
            <w:rFonts w:ascii="Aparajita" w:hAnsi="Aparajita" w:cs="Aparajita"/>
          </w:rPr>
          <w:delText xml:space="preserve">have </w:delText>
        </w:r>
      </w:del>
      <w:r w:rsidR="000A3508" w:rsidRPr="00266175">
        <w:rPr>
          <w:rFonts w:ascii="Aparajita" w:hAnsi="Aparajita" w:cs="Aparajita"/>
        </w:rPr>
        <w:t xml:space="preserve">recently completed, or are soon to complete, childbearing (ages 45-49). </w:t>
      </w:r>
      <w:ins w:id="170" w:author="Emily Smith-Greenaway" w:date="2020-08-08T22:58:00Z">
        <w:r w:rsidR="00007438">
          <w:rPr>
            <w:rFonts w:ascii="Aparajita" w:hAnsi="Aparajita" w:cs="Aparajita"/>
          </w:rPr>
          <w:t>We generate these indicators using survey dat</w:t>
        </w:r>
      </w:ins>
      <w:ins w:id="171" w:author="Emily Smith-Greenaway" w:date="2020-08-08T22:59:00Z">
        <w:r w:rsidR="00007438">
          <w:rPr>
            <w:rFonts w:ascii="Aparajita" w:hAnsi="Aparajita" w:cs="Aparajita"/>
          </w:rPr>
          <w:t xml:space="preserve">a </w:t>
        </w:r>
      </w:ins>
      <w:ins w:id="172" w:author="Emily Smith-Greenaway" w:date="2020-08-09T09:42:00Z">
        <w:r w:rsidR="005B5F13">
          <w:rPr>
            <w:rFonts w:ascii="Aparajita" w:hAnsi="Aparajita" w:cs="Aparajita"/>
          </w:rPr>
          <w:t xml:space="preserve">for </w:t>
        </w:r>
      </w:ins>
      <w:ins w:id="173" w:author="Emily Smith-Greenaway" w:date="2020-08-09T14:29:00Z">
        <w:r w:rsidR="00CF4114">
          <w:rPr>
            <w:rFonts w:ascii="Aparajita" w:hAnsi="Aparajita" w:cs="Aparajita"/>
          </w:rPr>
          <w:t>89</w:t>
        </w:r>
      </w:ins>
      <w:ins w:id="174" w:author="Emily Smith-Greenaway" w:date="2020-08-09T09:42:00Z">
        <w:r w:rsidR="005B5F13">
          <w:rPr>
            <w:rFonts w:ascii="Aparajita" w:hAnsi="Aparajita" w:cs="Aparajita"/>
          </w:rPr>
          <w:t xml:space="preserve"> countries </w:t>
        </w:r>
      </w:ins>
      <w:ins w:id="175" w:author="Emily Smith-Greenaway" w:date="2020-08-08T22:59:00Z">
        <w:r w:rsidR="00007438">
          <w:rPr>
            <w:rFonts w:ascii="Aparajita" w:hAnsi="Aparajita" w:cs="Aparajita"/>
          </w:rPr>
          <w:t>and, t</w:t>
        </w:r>
      </w:ins>
      <w:del w:id="176" w:author="Emily Smith-Greenaway" w:date="2020-08-08T22:59:00Z">
        <w:r w:rsidR="004C09DE" w:rsidDel="00007438">
          <w:rPr>
            <w:rFonts w:ascii="Aparajita" w:hAnsi="Aparajita" w:cs="Aparajita"/>
          </w:rPr>
          <w:delText>T</w:delText>
        </w:r>
      </w:del>
      <w:r w:rsidR="004C09DE">
        <w:rPr>
          <w:rFonts w:ascii="Aparajita" w:hAnsi="Aparajita" w:cs="Aparajita"/>
        </w:rPr>
        <w:t xml:space="preserve">o </w:t>
      </w:r>
      <w:del w:id="177" w:author="Emily Smith-Greenaway" w:date="2020-08-08T22:59:00Z">
        <w:r w:rsidR="004C09DE" w:rsidDel="00007438">
          <w:rPr>
            <w:rFonts w:ascii="Aparajita" w:hAnsi="Aparajita" w:cs="Aparajita"/>
          </w:rPr>
          <w:delText xml:space="preserve">extend </w:delText>
        </w:r>
      </w:del>
      <w:ins w:id="178" w:author="Emily Smith-Greenaway" w:date="2020-08-09T09:03:00Z">
        <w:r w:rsidR="007905F1">
          <w:rPr>
            <w:rFonts w:ascii="Aparajita" w:hAnsi="Aparajita" w:cs="Aparajita"/>
          </w:rPr>
          <w:t>achieve</w:t>
        </w:r>
      </w:ins>
      <w:ins w:id="179" w:author="Emily Smith-Greenaway" w:date="2020-08-08T22:59:00Z">
        <w:r w:rsidR="00007438">
          <w:rPr>
            <w:rFonts w:ascii="Aparajita" w:hAnsi="Aparajita" w:cs="Aparajita"/>
          </w:rPr>
          <w:t xml:space="preserve"> </w:t>
        </w:r>
      </w:ins>
      <w:r w:rsidR="004C09DE">
        <w:rPr>
          <w:rFonts w:ascii="Aparajita" w:hAnsi="Aparajita" w:cs="Aparajita"/>
        </w:rPr>
        <w:t>global coverage,</w:t>
      </w:r>
      <w:r w:rsidR="002B7FC5">
        <w:rPr>
          <w:rFonts w:ascii="Aparajita" w:hAnsi="Aparajita" w:cs="Aparajita"/>
        </w:rPr>
        <w:t xml:space="preserve"> </w:t>
      </w:r>
      <w:ins w:id="180" w:author="Emily Smith-Greenaway" w:date="2020-08-10T07:37:00Z">
        <w:r w:rsidR="002124D7">
          <w:rPr>
            <w:rFonts w:ascii="Aparajita" w:hAnsi="Aparajita" w:cs="Aparajita"/>
          </w:rPr>
          <w:t xml:space="preserve">in 79 countries </w:t>
        </w:r>
      </w:ins>
      <w:r w:rsidR="002B7FC5">
        <w:rPr>
          <w:rFonts w:ascii="Aparajita" w:hAnsi="Aparajita" w:cs="Aparajita"/>
        </w:rPr>
        <w:t xml:space="preserve">we </w:t>
      </w:r>
      <w:del w:id="181" w:author="Emily Smith-Greenaway" w:date="2020-08-08T22:59:00Z">
        <w:r w:rsidR="002B7FC5" w:rsidDel="00007438">
          <w:rPr>
            <w:rFonts w:ascii="Aparajita" w:hAnsi="Aparajita" w:cs="Aparajita"/>
          </w:rPr>
          <w:delText xml:space="preserve">also </w:delText>
        </w:r>
      </w:del>
      <w:del w:id="182" w:author="Emily Smith-Greenaway" w:date="2020-08-09T09:43:00Z">
        <w:r w:rsidR="002B7FC5" w:rsidDel="005B5F13">
          <w:rPr>
            <w:rFonts w:ascii="Aparajita" w:hAnsi="Aparajita" w:cs="Aparajita"/>
          </w:rPr>
          <w:delText>advanc</w:delText>
        </w:r>
      </w:del>
      <w:ins w:id="183" w:author="Emily Smith-Greenaway" w:date="2020-08-09T09:43:00Z">
        <w:r w:rsidR="005B5F13">
          <w:rPr>
            <w:rFonts w:ascii="Aparajita" w:hAnsi="Aparajita" w:cs="Aparajita"/>
          </w:rPr>
          <w:t>supplement these estimates with</w:t>
        </w:r>
      </w:ins>
      <w:del w:id="184" w:author="Emily Smith-Greenaway" w:date="2020-08-09T09:43:00Z">
        <w:r w:rsidR="002B7FC5" w:rsidDel="005B5F13">
          <w:rPr>
            <w:rFonts w:ascii="Aparajita" w:hAnsi="Aparajita" w:cs="Aparajita"/>
          </w:rPr>
          <w:delText>e</w:delText>
        </w:r>
      </w:del>
      <w:r w:rsidR="002B7FC5">
        <w:rPr>
          <w:rFonts w:ascii="Aparajita" w:hAnsi="Aparajita" w:cs="Aparajita"/>
        </w:rPr>
        <w:t xml:space="preserve"> </w:t>
      </w:r>
      <w:del w:id="185" w:author="Emily Smith-Greenaway" w:date="2020-08-09T09:47:00Z">
        <w:r w:rsidR="002B7FC5" w:rsidDel="00CE5B1B">
          <w:rPr>
            <w:rFonts w:ascii="Aparajita" w:hAnsi="Aparajita" w:cs="Aparajita"/>
          </w:rPr>
          <w:delText xml:space="preserve">an </w:delText>
        </w:r>
      </w:del>
      <w:ins w:id="186" w:author="Emily Smith-Greenaway" w:date="2020-08-09T09:47:00Z">
        <w:r w:rsidR="00CE5B1B">
          <w:rPr>
            <w:rFonts w:ascii="Aparajita" w:hAnsi="Aparajita" w:cs="Aparajita"/>
          </w:rPr>
          <w:t xml:space="preserve">an </w:t>
        </w:r>
      </w:ins>
      <w:del w:id="187" w:author="Emily Smith-Greenaway" w:date="2020-08-08T22:59:00Z">
        <w:r w:rsidR="002B7FC5" w:rsidDel="00007438">
          <w:rPr>
            <w:rFonts w:ascii="Aparajita" w:hAnsi="Aparajita" w:cs="Aparajita"/>
          </w:rPr>
          <w:delText xml:space="preserve">innovative, </w:delText>
        </w:r>
      </w:del>
      <w:r w:rsidR="002B7FC5">
        <w:rPr>
          <w:rFonts w:ascii="Aparajita" w:hAnsi="Aparajita" w:cs="Aparajita"/>
        </w:rPr>
        <w:t>indirect</w:t>
      </w:r>
      <w:ins w:id="188" w:author="Emily Smith-Greenaway" w:date="2020-08-09T09:45:00Z">
        <w:r w:rsidR="00CE5B1B">
          <w:rPr>
            <w:rFonts w:ascii="Aparajita" w:hAnsi="Aparajita" w:cs="Aparajita"/>
          </w:rPr>
          <w:t xml:space="preserve"> </w:t>
        </w:r>
      </w:ins>
      <w:del w:id="189" w:author="Emily Smith-Greenaway" w:date="2020-08-09T09:45:00Z">
        <w:r w:rsidR="002B7FC5" w:rsidDel="00CE5B1B">
          <w:rPr>
            <w:rFonts w:ascii="Aparajita" w:hAnsi="Aparajita" w:cs="Aparajita"/>
          </w:rPr>
          <w:delText xml:space="preserve"> </w:delText>
        </w:r>
      </w:del>
      <w:r w:rsidR="002B7FC5">
        <w:rPr>
          <w:rFonts w:ascii="Aparajita" w:hAnsi="Aparajita" w:cs="Aparajita"/>
        </w:rPr>
        <w:t xml:space="preserve">estimation </w:t>
      </w:r>
      <w:del w:id="190" w:author="Emily Smith-Greenaway" w:date="2020-08-09T14:10:00Z">
        <w:r w:rsidR="002B7FC5" w:rsidDel="00852379">
          <w:rPr>
            <w:rFonts w:ascii="Aparajita" w:hAnsi="Aparajita" w:cs="Aparajita"/>
          </w:rPr>
          <w:delText>approach</w:delText>
        </w:r>
      </w:del>
      <w:ins w:id="191" w:author="Emily Smith-Greenaway" w:date="2020-08-09T14:10:00Z">
        <w:r w:rsidR="00852379">
          <w:rPr>
            <w:rFonts w:ascii="Aparajita" w:hAnsi="Aparajita" w:cs="Aparajita"/>
          </w:rPr>
          <w:t xml:space="preserve">strategy, </w:t>
        </w:r>
      </w:ins>
      <w:del w:id="192" w:author="Emily Smith-Greenaway" w:date="2020-08-09T09:43:00Z">
        <w:r w:rsidR="002B7FC5" w:rsidDel="005B5F13">
          <w:rPr>
            <w:rFonts w:ascii="Aparajita" w:hAnsi="Aparajita" w:cs="Aparajita"/>
          </w:rPr>
          <w:delText xml:space="preserve"> </w:delText>
        </w:r>
      </w:del>
      <w:del w:id="193" w:author="Emily Smith-Greenaway" w:date="2020-08-09T09:45:00Z">
        <w:r w:rsidR="002B7FC5" w:rsidDel="00CE5B1B">
          <w:rPr>
            <w:rFonts w:ascii="Aparajita" w:hAnsi="Aparajita" w:cs="Aparajita"/>
          </w:rPr>
          <w:delText xml:space="preserve">rooted in </w:delText>
        </w:r>
      </w:del>
      <w:del w:id="194" w:author="Emily Smith-Greenaway" w:date="2020-08-09T09:04:00Z">
        <w:r w:rsidR="00AE3E8D" w:rsidDel="007905F1">
          <w:rPr>
            <w:rFonts w:ascii="Aparajita" w:hAnsi="Aparajita" w:cs="Aparajita"/>
          </w:rPr>
          <w:delText xml:space="preserve">the tradition of </w:delText>
        </w:r>
      </w:del>
      <w:del w:id="195" w:author="Emily Smith-Greenaway" w:date="2020-08-09T09:45:00Z">
        <w:r w:rsidR="00AE3E8D" w:rsidDel="00CE5B1B">
          <w:rPr>
            <w:rFonts w:ascii="Aparajita" w:hAnsi="Aparajita" w:cs="Aparajita"/>
          </w:rPr>
          <w:delText>formal demography</w:delText>
        </w:r>
      </w:del>
      <w:ins w:id="196" w:author="Emily Smith-Greenaway" w:date="2020-08-09T09:45:00Z">
        <w:r w:rsidR="00CE5B1B">
          <w:rPr>
            <w:rFonts w:ascii="Aparajita" w:hAnsi="Aparajita" w:cs="Aparajita"/>
          </w:rPr>
          <w:t xml:space="preserve">which </w:t>
        </w:r>
      </w:ins>
      <w:ins w:id="197" w:author="Emily Smith-Greenaway" w:date="2020-08-09T09:46:00Z">
        <w:r w:rsidR="00CE5B1B">
          <w:rPr>
            <w:rFonts w:ascii="Aparajita" w:hAnsi="Aparajita" w:cs="Aparajita"/>
          </w:rPr>
          <w:t>applies insights from formal demography and combines information from life tables and age-specific fertility schedules</w:t>
        </w:r>
      </w:ins>
      <w:ins w:id="198" w:author="Emily Smith-Greenaway" w:date="2020-08-09T09:45:00Z">
        <w:r w:rsidR="00CE5B1B">
          <w:rPr>
            <w:rFonts w:ascii="Aparajita" w:hAnsi="Aparajita" w:cs="Aparajita"/>
          </w:rPr>
          <w:t>.</w:t>
        </w:r>
      </w:ins>
      <w:del w:id="199" w:author="Emily Smith-Greenaway" w:date="2020-08-09T09:45:00Z">
        <w:r w:rsidR="005965A2" w:rsidDel="00CE5B1B">
          <w:rPr>
            <w:rFonts w:ascii="Aparajita" w:hAnsi="Aparajita" w:cs="Aparajita"/>
          </w:rPr>
          <w:delText>.</w:delText>
        </w:r>
      </w:del>
      <w:r w:rsidR="00CE5B1B">
        <w:rPr>
          <w:rFonts w:ascii="Aparajita" w:hAnsi="Aparajita" w:cs="Aparajita"/>
        </w:rPr>
        <w:fldChar w:fldCharType="begin"/>
      </w:r>
      <w:r w:rsidR="00CE5B1B">
        <w:rPr>
          <w:rFonts w:ascii="Aparajita" w:hAnsi="Aparajita" w:cs="Aparajita"/>
        </w:rPr>
        <w:instrText xml:space="preserve"> ADDIN ZOTERO_ITEM CSL_CITATION {"citationID":"m96GeTPu","properties":{"formattedCitation":"\\super 4\\nosupersub{}","plainCitation":"4","noteIndex":0},"citationItems":[{"id":164,"uris":["http://zotero.org/users/local/6aiRCPll/items/QD5IF5WU"],"uri":["http://zotero.org/users/local/6aiRCPll/items/QD5IF5WU"],"itemData":{"id":164,"type":"article-journal","note":"publisher: SocArXiv","title":"Women's experience of child death over the life course: A global demographic perspective","author":[{"family":"Alburez-Gutierrez","given":"Diego"},{"family":"Kolk","given":"Martin"},{"family":"Zagheni","given":"Emilio"}],"issued":{"date-parts":[["2019"]]}}}],"schema":"https://github.com/citation-style-language/schema/raw/master/csl-citation.json"} </w:instrText>
      </w:r>
      <w:r w:rsidR="00CE5B1B">
        <w:rPr>
          <w:rFonts w:ascii="Aparajita" w:hAnsi="Aparajita" w:cs="Aparajita"/>
        </w:rPr>
        <w:fldChar w:fldCharType="separate"/>
      </w:r>
      <w:r w:rsidR="00CE5B1B" w:rsidRPr="00CE5B1B">
        <w:rPr>
          <w:rFonts w:ascii="Aparajita" w:hAnsi="Aparajita" w:cs="Aparajita"/>
          <w:vertAlign w:val="superscript"/>
        </w:rPr>
        <w:t>4</w:t>
      </w:r>
      <w:r w:rsidR="00CE5B1B">
        <w:rPr>
          <w:rFonts w:ascii="Aparajita" w:hAnsi="Aparajita" w:cs="Aparajita"/>
        </w:rPr>
        <w:fldChar w:fldCharType="end"/>
      </w:r>
      <w:r w:rsidR="005965A2">
        <w:rPr>
          <w:rFonts w:ascii="Aparajita" w:hAnsi="Aparajita" w:cs="Aparajita"/>
        </w:rPr>
        <w:t xml:space="preserve"> </w:t>
      </w:r>
      <w:del w:id="200" w:author="Emily Smith-Greenaway" w:date="2020-08-09T09:04:00Z">
        <w:r w:rsidR="005965A2" w:rsidDel="007905F1">
          <w:rPr>
            <w:rFonts w:ascii="Aparajita" w:hAnsi="Aparajita" w:cs="Aparajita"/>
          </w:rPr>
          <w:delText xml:space="preserve">Our </w:delText>
        </w:r>
      </w:del>
      <w:del w:id="201" w:author="Emily Smith-Greenaway" w:date="2020-08-09T09:47:00Z">
        <w:r w:rsidR="005965A2" w:rsidDel="00CE5B1B">
          <w:rPr>
            <w:rFonts w:ascii="Aparajita" w:hAnsi="Aparajita" w:cs="Aparajita"/>
          </w:rPr>
          <w:delText>i</w:delText>
        </w:r>
      </w:del>
      <w:del w:id="202" w:author="Emily Smith-Greenaway" w:date="2020-08-09T22:46:00Z">
        <w:r w:rsidR="005965A2" w:rsidDel="00E26EDC">
          <w:rPr>
            <w:rFonts w:ascii="Aparajita" w:hAnsi="Aparajita" w:cs="Aparajita"/>
          </w:rPr>
          <w:delText>ndirect estimates</w:delText>
        </w:r>
      </w:del>
      <w:del w:id="203" w:author="Emily Smith-Greenaway" w:date="2020-08-08T23:00:00Z">
        <w:r w:rsidR="005965A2" w:rsidDel="00007438">
          <w:rPr>
            <w:rFonts w:ascii="Aparajita" w:hAnsi="Aparajita" w:cs="Aparajita"/>
          </w:rPr>
          <w:delText xml:space="preserve"> of </w:delText>
        </w:r>
      </w:del>
      <w:del w:id="204" w:author="Emily Smith-Greenaway" w:date="2020-08-08T23:05:00Z">
        <w:r w:rsidR="005965A2" w:rsidDel="00C53D8C">
          <w:rPr>
            <w:rFonts w:ascii="Aparajita" w:hAnsi="Aparajita" w:cs="Aparajita"/>
          </w:rPr>
          <w:delText>the mIM</w:delText>
        </w:r>
        <w:r w:rsidR="00007438" w:rsidDel="00C53D8C">
          <w:rPr>
            <w:rFonts w:ascii="Aparajita" w:hAnsi="Aparajita" w:cs="Aparajita"/>
          </w:rPr>
          <w:delText>kin-cohort</w:delText>
        </w:r>
        <w:r w:rsidR="005965A2" w:rsidDel="00C53D8C">
          <w:rPr>
            <w:rFonts w:ascii="Aparajita" w:hAnsi="Aparajita" w:cs="Aparajita"/>
          </w:rPr>
          <w:delText xml:space="preserve">, mU5M, and mOM </w:delText>
        </w:r>
      </w:del>
      <w:del w:id="205" w:author="Emily Smith-Greenaway" w:date="2020-08-09T09:06:00Z">
        <w:r w:rsidR="005965A2" w:rsidDel="007905F1">
          <w:rPr>
            <w:rFonts w:ascii="Aparajita" w:hAnsi="Aparajita" w:cs="Aparajita"/>
          </w:rPr>
          <w:delText xml:space="preserve">can be constructed </w:delText>
        </w:r>
        <w:r w:rsidR="002B7FC5" w:rsidDel="007905F1">
          <w:rPr>
            <w:rFonts w:ascii="Aparajita" w:hAnsi="Aparajita" w:cs="Aparajita"/>
          </w:rPr>
          <w:delText xml:space="preserve">for countries about which we lack micro-level data on reproductive histories but have </w:delText>
        </w:r>
        <w:r w:rsidR="00242068" w:rsidDel="007905F1">
          <w:rPr>
            <w:rFonts w:ascii="Aparajita" w:hAnsi="Aparajita" w:cs="Aparajita"/>
          </w:rPr>
          <w:delText xml:space="preserve">just two </w:delText>
        </w:r>
        <w:r w:rsidR="001C18F8" w:rsidDel="007905F1">
          <w:rPr>
            <w:rFonts w:ascii="Aparajita" w:hAnsi="Aparajita" w:cs="Aparajita"/>
          </w:rPr>
          <w:delText>commonly reported demographic quantities:</w:delText>
        </w:r>
      </w:del>
      <w:del w:id="206" w:author="Emily Smith-Greenaway" w:date="2020-08-08T23:05:00Z">
        <w:r w:rsidR="001C18F8" w:rsidDel="00C53D8C">
          <w:rPr>
            <w:rFonts w:ascii="Aparajita" w:hAnsi="Aparajita" w:cs="Aparajita"/>
          </w:rPr>
          <w:delText xml:space="preserve"> </w:delText>
        </w:r>
      </w:del>
      <w:del w:id="207" w:author="Emily Smith-Greenaway" w:date="2020-08-09T09:06:00Z">
        <w:r w:rsidR="00242068" w:rsidDel="007905F1">
          <w:rPr>
            <w:rFonts w:ascii="Aparajita" w:hAnsi="Aparajita" w:cs="Aparajita"/>
          </w:rPr>
          <w:delText xml:space="preserve"> </w:delText>
        </w:r>
        <w:r w:rsidR="002B7FC5" w:rsidDel="007905F1">
          <w:rPr>
            <w:rFonts w:ascii="Aparajita" w:hAnsi="Aparajita" w:cs="Aparajita"/>
          </w:rPr>
          <w:delText>lifetable</w:delText>
        </w:r>
        <w:r w:rsidR="00605D9C" w:rsidDel="007905F1">
          <w:rPr>
            <w:rFonts w:ascii="Aparajita" w:hAnsi="Aparajita" w:cs="Aparajita"/>
          </w:rPr>
          <w:delText>s</w:delText>
        </w:r>
        <w:r w:rsidR="002B7FC5" w:rsidDel="007905F1">
          <w:rPr>
            <w:rFonts w:ascii="Aparajita" w:hAnsi="Aparajita" w:cs="Aparajita"/>
          </w:rPr>
          <w:delText xml:space="preserve"> and age-specific fertility schedule</w:delText>
        </w:r>
        <w:r w:rsidR="00605D9C" w:rsidDel="007905F1">
          <w:rPr>
            <w:rFonts w:ascii="Aparajita" w:hAnsi="Aparajita" w:cs="Aparajita"/>
          </w:rPr>
          <w:delText>s</w:delText>
        </w:r>
        <w:r w:rsidR="002B7FC5" w:rsidDel="007905F1">
          <w:rPr>
            <w:rFonts w:ascii="Aparajita" w:hAnsi="Aparajita" w:cs="Aparajita"/>
          </w:rPr>
          <w:delText xml:space="preserve">. </w:delText>
        </w:r>
      </w:del>
      <w:moveFromRangeStart w:id="208" w:author="Emily Smith-Greenaway" w:date="2020-08-08T23:06:00Z" w:name="move47820394"/>
      <w:moveFrom w:id="209" w:author="Emily Smith-Greenaway" w:date="2020-08-08T23:06:00Z">
        <w:r w:rsidR="00215C89" w:rsidRPr="00266175" w:rsidDel="00C53D8C">
          <w:rPr>
            <w:rFonts w:ascii="Aparajita" w:hAnsi="Aparajita" w:cs="Aparajita"/>
          </w:rPr>
          <w:t>The findings offer a new perspective o</w:t>
        </w:r>
        <w:r w:rsidR="002B7FC5" w:rsidDel="00C53D8C">
          <w:rPr>
            <w:rFonts w:ascii="Aparajita" w:hAnsi="Aparajita" w:cs="Aparajita"/>
          </w:rPr>
          <w:t>n</w:t>
        </w:r>
        <w:r w:rsidR="00215C89" w:rsidRPr="00266175" w:rsidDel="00C53D8C">
          <w:rPr>
            <w:rFonts w:ascii="Aparajita" w:hAnsi="Aparajita" w:cs="Aparajita"/>
          </w:rPr>
          <w:t xml:space="preserve"> global</w:t>
        </w:r>
        <w:r w:rsidR="002B7FC5" w:rsidDel="00C53D8C">
          <w:rPr>
            <w:rFonts w:ascii="Aparajita" w:hAnsi="Aparajita" w:cs="Aparajita"/>
          </w:rPr>
          <w:t xml:space="preserve">-health </w:t>
        </w:r>
        <w:r w:rsidR="00CC01BF" w:rsidRPr="00266175" w:rsidDel="00C53D8C">
          <w:rPr>
            <w:rFonts w:ascii="Aparajita" w:hAnsi="Aparajita" w:cs="Aparajita"/>
          </w:rPr>
          <w:t>inequalit</w:t>
        </w:r>
        <w:r w:rsidR="002B7FC5" w:rsidDel="00C53D8C">
          <w:rPr>
            <w:rFonts w:ascii="Aparajita" w:hAnsi="Aparajita" w:cs="Aparajita"/>
          </w:rPr>
          <w:t>ies</w:t>
        </w:r>
        <w:r w:rsidR="003F27DD" w:rsidDel="00C53D8C">
          <w:rPr>
            <w:rFonts w:ascii="Aparajita" w:hAnsi="Aparajita" w:cs="Aparajita"/>
          </w:rPr>
          <w:t xml:space="preserve"> and </w:t>
        </w:r>
        <w:r w:rsidR="00CC01BF" w:rsidRPr="00266175" w:rsidDel="00C53D8C">
          <w:rPr>
            <w:rFonts w:ascii="Aparajita" w:hAnsi="Aparajita" w:cs="Aparajita"/>
          </w:rPr>
          <w:t>highlight</w:t>
        </w:r>
        <w:r w:rsidR="003F27DD" w:rsidDel="00C53D8C">
          <w:rPr>
            <w:rFonts w:ascii="Aparajita" w:hAnsi="Aparajita" w:cs="Aparajita"/>
          </w:rPr>
          <w:t xml:space="preserve"> </w:t>
        </w:r>
        <w:r w:rsidR="00CC01BF" w:rsidRPr="00266175" w:rsidDel="00C53D8C">
          <w:rPr>
            <w:rFonts w:ascii="Aparajita" w:hAnsi="Aparajita" w:cs="Aparajita"/>
          </w:rPr>
          <w:t xml:space="preserve">the value of </w:t>
        </w:r>
        <w:r w:rsidR="002B7FC5" w:rsidDel="00C53D8C">
          <w:rPr>
            <w:rFonts w:ascii="Aparajita" w:hAnsi="Aparajita" w:cs="Aparajita"/>
          </w:rPr>
          <w:t xml:space="preserve">persistently </w:t>
        </w:r>
        <w:r w:rsidR="008171D1" w:rsidDel="00C53D8C">
          <w:rPr>
            <w:rFonts w:ascii="Aparajita" w:hAnsi="Aparajita" w:cs="Aparajita"/>
          </w:rPr>
          <w:t>studying disparities in maternal experiences</w:t>
        </w:r>
        <w:r w:rsidR="003F27DD" w:rsidDel="00C53D8C">
          <w:rPr>
            <w:rFonts w:ascii="Aparajita" w:hAnsi="Aparajita" w:cs="Aparajita"/>
          </w:rPr>
          <w:t xml:space="preserve"> </w:t>
        </w:r>
        <w:r w:rsidR="008171D1" w:rsidDel="00C53D8C">
          <w:rPr>
            <w:rFonts w:ascii="Aparajita" w:hAnsi="Aparajita" w:cs="Aparajita"/>
          </w:rPr>
          <w:t>even a</w:t>
        </w:r>
        <w:r w:rsidR="002B7FC5" w:rsidDel="00C53D8C">
          <w:rPr>
            <w:rFonts w:ascii="Aparajita" w:hAnsi="Aparajita" w:cs="Aparajita"/>
          </w:rPr>
          <w:t>s many</w:t>
        </w:r>
        <w:r w:rsidR="008171D1" w:rsidDel="00C53D8C">
          <w:rPr>
            <w:rFonts w:ascii="Aparajita" w:hAnsi="Aparajita" w:cs="Aparajita"/>
          </w:rPr>
          <w:t xml:space="preserve"> global demographic </w:t>
        </w:r>
        <w:r w:rsidR="002B7FC5" w:rsidDel="00C53D8C">
          <w:rPr>
            <w:rFonts w:ascii="Aparajita" w:hAnsi="Aparajita" w:cs="Aparajita"/>
          </w:rPr>
          <w:t xml:space="preserve">metrics </w:t>
        </w:r>
        <w:r w:rsidR="008171D1" w:rsidDel="00C53D8C">
          <w:rPr>
            <w:rFonts w:ascii="Aparajita" w:hAnsi="Aparajita" w:cs="Aparajita"/>
          </w:rPr>
          <w:t xml:space="preserve">converge. </w:t>
        </w:r>
      </w:moveFrom>
      <w:moveFromRangeEnd w:id="208"/>
    </w:p>
    <w:p w14:paraId="5AADE589" w14:textId="535C103B" w:rsidR="00122DB5" w:rsidRDefault="00C53D8C" w:rsidP="006D57CB">
      <w:pPr>
        <w:ind w:firstLine="720"/>
        <w:rPr>
          <w:ins w:id="210" w:author="Emily Smith-Greenaway" w:date="2020-08-09T09:27:00Z"/>
          <w:rFonts w:ascii="Aparajita" w:hAnsi="Aparajita" w:cs="Aparajita"/>
        </w:rPr>
      </w:pPr>
      <w:ins w:id="211" w:author="Emily Smith-Greenaway" w:date="2020-08-08T23:07:00Z">
        <w:r>
          <w:rPr>
            <w:rFonts w:ascii="Aparajita" w:hAnsi="Aparajita" w:cs="Aparajita"/>
          </w:rPr>
          <w:t xml:space="preserve">Generating </w:t>
        </w:r>
      </w:ins>
      <w:ins w:id="212" w:author="Emily Smith-Greenaway" w:date="2020-08-09T14:13:00Z">
        <w:r w:rsidR="00032368">
          <w:rPr>
            <w:rFonts w:ascii="Aparajita" w:hAnsi="Aparajita" w:cs="Aparajita"/>
          </w:rPr>
          <w:t>country</w:t>
        </w:r>
      </w:ins>
      <w:ins w:id="213" w:author="Emily Smith-Greenaway" w:date="2020-08-08T23:07:00Z">
        <w:r>
          <w:rPr>
            <w:rFonts w:ascii="Aparajita" w:hAnsi="Aparajita" w:cs="Aparajita"/>
          </w:rPr>
          <w:t>-level indicators of maternal bereavement offers t</w:t>
        </w:r>
      </w:ins>
      <w:ins w:id="214" w:author="Emily Smith-Greenaway" w:date="2020-08-09T09:06:00Z">
        <w:r w:rsidR="007905F1">
          <w:rPr>
            <w:rFonts w:ascii="Aparajita" w:hAnsi="Aparajita" w:cs="Aparajita"/>
          </w:rPr>
          <w:t>w</w:t>
        </w:r>
      </w:ins>
      <w:ins w:id="215" w:author="Emily Smith-Greenaway" w:date="2020-08-08T23:07:00Z">
        <w:r>
          <w:rPr>
            <w:rFonts w:ascii="Aparajita" w:hAnsi="Aparajita" w:cs="Aparajita"/>
          </w:rPr>
          <w:t>o contributions. F</w:t>
        </w:r>
      </w:ins>
      <w:ins w:id="216" w:author="Emily Smith-Greenaway" w:date="2020-08-08T23:06:00Z">
        <w:r>
          <w:rPr>
            <w:rFonts w:ascii="Aparajita" w:hAnsi="Aparajita" w:cs="Aparajita"/>
          </w:rPr>
          <w:t>irst</w:t>
        </w:r>
      </w:ins>
      <w:ins w:id="217" w:author="Emily Smith-Greenaway" w:date="2020-08-08T23:17:00Z">
        <w:r w:rsidR="0094124C">
          <w:rPr>
            <w:rFonts w:ascii="Aparajita" w:hAnsi="Aparajita" w:cs="Aparajita"/>
          </w:rPr>
          <w:t>, this exercise</w:t>
        </w:r>
      </w:ins>
      <w:ins w:id="218" w:author="Emily Smith-Greenaway" w:date="2020-08-08T23:06:00Z">
        <w:r>
          <w:rPr>
            <w:rFonts w:ascii="Aparajita" w:hAnsi="Aparajita" w:cs="Aparajita"/>
          </w:rPr>
          <w:t xml:space="preserve"> clarifies th</w:t>
        </w:r>
      </w:ins>
      <w:ins w:id="219" w:author="Emily Smith-Greenaway" w:date="2020-08-08T23:10:00Z">
        <w:r w:rsidR="00565369">
          <w:rPr>
            <w:rFonts w:ascii="Aparajita" w:hAnsi="Aparajita" w:cs="Aparajita"/>
          </w:rPr>
          <w:t>at the</w:t>
        </w:r>
      </w:ins>
      <w:ins w:id="220" w:author="Emily Smith-Greenaway" w:date="2020-08-08T23:06:00Z">
        <w:r>
          <w:rPr>
            <w:rFonts w:ascii="Aparajita" w:hAnsi="Aparajita" w:cs="Aparajita"/>
          </w:rPr>
          <w:t xml:space="preserve"> relationship between </w:t>
        </w:r>
      </w:ins>
      <w:ins w:id="221" w:author="Emily Smith-Greenaway" w:date="2020-08-08T23:11:00Z">
        <w:r w:rsidR="00565369">
          <w:rPr>
            <w:rFonts w:ascii="Aparajita" w:hAnsi="Aparajita" w:cs="Aparajita"/>
          </w:rPr>
          <w:t xml:space="preserve">a country’s </w:t>
        </w:r>
      </w:ins>
      <w:ins w:id="222" w:author="Emily Smith-Greenaway" w:date="2020-08-08T23:06:00Z">
        <w:r>
          <w:rPr>
            <w:rFonts w:ascii="Aparajita" w:hAnsi="Aparajita" w:cs="Aparajita"/>
          </w:rPr>
          <w:t xml:space="preserve">annualized </w:t>
        </w:r>
      </w:ins>
      <w:ins w:id="223" w:author="Emily Smith-Greenaway" w:date="2020-08-09T09:48:00Z">
        <w:r w:rsidR="00CE5B1B">
          <w:rPr>
            <w:rFonts w:ascii="Aparajita" w:hAnsi="Aparajita" w:cs="Aparajita"/>
          </w:rPr>
          <w:t xml:space="preserve">infant and under-five </w:t>
        </w:r>
      </w:ins>
      <w:ins w:id="224" w:author="Emily Smith-Greenaway" w:date="2020-08-08T23:09:00Z">
        <w:r w:rsidR="008B5A24">
          <w:rPr>
            <w:rFonts w:ascii="Aparajita" w:hAnsi="Aparajita" w:cs="Aparajita"/>
          </w:rPr>
          <w:t xml:space="preserve">mortality </w:t>
        </w:r>
      </w:ins>
      <w:ins w:id="225" w:author="Emily Smith-Greenaway" w:date="2020-08-08T23:06:00Z">
        <w:r>
          <w:rPr>
            <w:rFonts w:ascii="Aparajita" w:hAnsi="Aparajita" w:cs="Aparajita"/>
          </w:rPr>
          <w:t>rates</w:t>
        </w:r>
      </w:ins>
      <w:ins w:id="226" w:author="Emily Smith-Greenaway" w:date="2020-08-08T23:11:00Z">
        <w:r w:rsidR="00565369">
          <w:rPr>
            <w:rFonts w:ascii="Aparajita" w:hAnsi="Aparajita" w:cs="Aparajita"/>
          </w:rPr>
          <w:t>, which are contemporaneous,</w:t>
        </w:r>
      </w:ins>
      <w:ins w:id="227" w:author="Emily Smith-Greenaway" w:date="2020-08-08T23:06:00Z">
        <w:r>
          <w:rPr>
            <w:rFonts w:ascii="Aparajita" w:hAnsi="Aparajita" w:cs="Aparajita"/>
          </w:rPr>
          <w:t xml:space="preserve"> and parents</w:t>
        </w:r>
      </w:ins>
      <w:ins w:id="228" w:author="Emily Smith-Greenaway" w:date="2020-08-08T23:10:00Z">
        <w:r w:rsidR="00565369">
          <w:rPr>
            <w:rFonts w:ascii="Aparajita" w:hAnsi="Aparajita" w:cs="Aparajita"/>
          </w:rPr>
          <w:t>’</w:t>
        </w:r>
      </w:ins>
      <w:ins w:id="229" w:author="Emily Smith-Greenaway" w:date="2020-08-08T23:09:00Z">
        <w:r w:rsidR="008B5A24">
          <w:rPr>
            <w:rFonts w:ascii="Aparajita" w:hAnsi="Aparajita" w:cs="Aparajita"/>
          </w:rPr>
          <w:t xml:space="preserve"> experiences of child death</w:t>
        </w:r>
      </w:ins>
      <w:ins w:id="230" w:author="Emily Smith-Greenaway" w:date="2020-08-08T23:06:00Z">
        <w:r>
          <w:rPr>
            <w:rFonts w:ascii="Aparajita" w:hAnsi="Aparajita" w:cs="Aparajita"/>
          </w:rPr>
          <w:t>, which are cumulative</w:t>
        </w:r>
      </w:ins>
      <w:ins w:id="231" w:author="Emily Smith-Greenaway" w:date="2020-08-08T23:11:00Z">
        <w:r w:rsidR="00565369">
          <w:rPr>
            <w:rFonts w:ascii="Aparajita" w:hAnsi="Aparajita" w:cs="Aparajita"/>
          </w:rPr>
          <w:t xml:space="preserve">, is not </w:t>
        </w:r>
      </w:ins>
      <w:ins w:id="232" w:author="Emily Smith-Greenaway" w:date="2020-08-09T09:11:00Z">
        <w:r w:rsidR="007B42A0">
          <w:rPr>
            <w:rFonts w:ascii="Aparajita" w:hAnsi="Aparajita" w:cs="Aparajita"/>
          </w:rPr>
          <w:t>readily</w:t>
        </w:r>
      </w:ins>
      <w:ins w:id="233" w:author="Emily Smith-Greenaway" w:date="2020-08-08T23:11:00Z">
        <w:r w:rsidR="00565369">
          <w:rPr>
            <w:rFonts w:ascii="Aparajita" w:hAnsi="Aparajita" w:cs="Aparajita"/>
          </w:rPr>
          <w:t xml:space="preserve"> apparent</w:t>
        </w:r>
      </w:ins>
      <w:ins w:id="234" w:author="Emily Smith-Greenaway" w:date="2020-08-08T23:06:00Z">
        <w:r>
          <w:rPr>
            <w:rFonts w:ascii="Aparajita" w:hAnsi="Aparajita" w:cs="Aparajita"/>
          </w:rPr>
          <w:t>.</w:t>
        </w:r>
      </w:ins>
      <w:ins w:id="235" w:author="Emily Smith-Greenaway" w:date="2020-08-08T23:16:00Z">
        <w:r w:rsidR="0094124C">
          <w:rPr>
            <w:rFonts w:ascii="Aparajita" w:hAnsi="Aparajita" w:cs="Aparajita"/>
          </w:rPr>
          <w:t xml:space="preserve"> </w:t>
        </w:r>
      </w:ins>
      <w:ins w:id="236" w:author="Emily Smith-Greenaway" w:date="2020-08-09T09:53:00Z">
        <w:r w:rsidR="009A38BC">
          <w:rPr>
            <w:rFonts w:ascii="Aparajita" w:hAnsi="Aparajita" w:cs="Aparajita"/>
          </w:rPr>
          <w:t>This is because</w:t>
        </w:r>
      </w:ins>
      <w:ins w:id="237" w:author="Emily Smith-Greenaway" w:date="2020-08-09T14:15:00Z">
        <w:r w:rsidR="00032368">
          <w:rPr>
            <w:rFonts w:ascii="Aparajita" w:hAnsi="Aparajita" w:cs="Aparajita"/>
          </w:rPr>
          <w:t xml:space="preserve">, aside from mortality conditions, </w:t>
        </w:r>
      </w:ins>
      <w:ins w:id="238" w:author="Emily Smith-Greenaway" w:date="2020-08-09T09:53:00Z">
        <w:r w:rsidR="009A38BC">
          <w:rPr>
            <w:rFonts w:ascii="Aparajita" w:hAnsi="Aparajita" w:cs="Aparajita"/>
          </w:rPr>
          <w:t>a</w:t>
        </w:r>
      </w:ins>
      <w:ins w:id="239" w:author="Emily Smith-Greenaway" w:date="2020-08-08T23:15:00Z">
        <w:r w:rsidR="0094124C">
          <w:rPr>
            <w:rFonts w:ascii="Aparajita" w:hAnsi="Aparajita" w:cs="Aparajita"/>
          </w:rPr>
          <w:t xml:space="preserve"> </w:t>
        </w:r>
      </w:ins>
      <w:ins w:id="240" w:author="Emily Smith-Greenaway" w:date="2020-08-09T14:15:00Z">
        <w:r w:rsidR="00032368">
          <w:rPr>
            <w:rFonts w:ascii="Aparajita" w:hAnsi="Aparajita" w:cs="Aparajita"/>
          </w:rPr>
          <w:t>country</w:t>
        </w:r>
      </w:ins>
      <w:ins w:id="241" w:author="Emily Smith-Greenaway" w:date="2020-08-08T23:15:00Z">
        <w:r w:rsidR="0094124C">
          <w:rPr>
            <w:rFonts w:ascii="Aparajita" w:hAnsi="Aparajita" w:cs="Aparajita"/>
          </w:rPr>
          <w:t>’s f</w:t>
        </w:r>
      </w:ins>
      <w:ins w:id="242" w:author="Emily Smith-Greenaway" w:date="2020-08-08T23:13:00Z">
        <w:r w:rsidR="00565369">
          <w:rPr>
            <w:rFonts w:ascii="Aparajita" w:hAnsi="Aparajita" w:cs="Aparajita"/>
          </w:rPr>
          <w:t>ertility level</w:t>
        </w:r>
      </w:ins>
      <w:ins w:id="243" w:author="Emily Smith-Greenaway" w:date="2020-08-09T09:14:00Z">
        <w:r w:rsidR="007B42A0">
          <w:rPr>
            <w:rFonts w:ascii="Aparajita" w:hAnsi="Aparajita" w:cs="Aparajita"/>
          </w:rPr>
          <w:t xml:space="preserve"> </w:t>
        </w:r>
      </w:ins>
      <w:ins w:id="244" w:author="Emily Smith-Greenaway" w:date="2020-08-09T09:16:00Z">
        <w:r w:rsidR="007B42A0">
          <w:rPr>
            <w:rFonts w:ascii="Aparajita" w:hAnsi="Aparajita" w:cs="Aparajita"/>
          </w:rPr>
          <w:t xml:space="preserve">determines how </w:t>
        </w:r>
      </w:ins>
      <w:ins w:id="245" w:author="Emily Smith-Greenaway" w:date="2020-08-10T07:38:00Z">
        <w:r w:rsidR="002124D7">
          <w:rPr>
            <w:rFonts w:ascii="Aparajita" w:hAnsi="Aparajita" w:cs="Aparajita"/>
          </w:rPr>
          <w:t xml:space="preserve">many </w:t>
        </w:r>
      </w:ins>
      <w:ins w:id="246" w:author="Emily Smith-Greenaway" w:date="2020-08-09T09:16:00Z">
        <w:r w:rsidR="007B42A0">
          <w:rPr>
            <w:rFonts w:ascii="Aparajita" w:hAnsi="Aparajita" w:cs="Aparajita"/>
          </w:rPr>
          <w:t xml:space="preserve">years </w:t>
        </w:r>
      </w:ins>
      <w:ins w:id="247" w:author="Emily Smith-Greenaway" w:date="2020-08-09T09:19:00Z">
        <w:r w:rsidR="007B42A0">
          <w:rPr>
            <w:rFonts w:ascii="Aparajita" w:hAnsi="Aparajita" w:cs="Aparajita"/>
          </w:rPr>
          <w:t>an</w:t>
        </w:r>
      </w:ins>
      <w:ins w:id="248" w:author="Emily Smith-Greenaway" w:date="2020-08-09T09:16:00Z">
        <w:r w:rsidR="007B42A0">
          <w:rPr>
            <w:rFonts w:ascii="Aparajita" w:hAnsi="Aparajita" w:cs="Aparajita"/>
          </w:rPr>
          <w:t xml:space="preserve"> average</w:t>
        </w:r>
      </w:ins>
      <w:ins w:id="249" w:author="Emily Smith-Greenaway" w:date="2020-08-09T09:14:00Z">
        <w:r w:rsidR="007B42A0">
          <w:rPr>
            <w:rFonts w:ascii="Aparajita" w:hAnsi="Aparajita" w:cs="Aparajita"/>
          </w:rPr>
          <w:t xml:space="preserve"> mother </w:t>
        </w:r>
      </w:ins>
      <w:ins w:id="250" w:author="Emily Smith-Greenaway" w:date="2020-08-10T07:38:00Z">
        <w:r w:rsidR="002124D7">
          <w:rPr>
            <w:rFonts w:ascii="Aparajita" w:hAnsi="Aparajita" w:cs="Aparajita"/>
          </w:rPr>
          <w:t xml:space="preserve">has </w:t>
        </w:r>
      </w:ins>
      <w:ins w:id="251" w:author="Emily Smith-Greenaway" w:date="2020-08-10T07:41:00Z">
        <w:r w:rsidR="002124D7">
          <w:rPr>
            <w:rFonts w:ascii="Aparajita" w:hAnsi="Aparajita" w:cs="Aparajita"/>
          </w:rPr>
          <w:t>young children at risk of</w:t>
        </w:r>
      </w:ins>
      <w:ins w:id="252" w:author="Emily Smith-Greenaway" w:date="2020-08-10T07:39:00Z">
        <w:r w:rsidR="002124D7">
          <w:rPr>
            <w:rFonts w:ascii="Aparajita" w:hAnsi="Aparajita" w:cs="Aparajita"/>
          </w:rPr>
          <w:t xml:space="preserve"> </w:t>
        </w:r>
      </w:ins>
      <w:ins w:id="253" w:author="Emily Smith-Greenaway" w:date="2020-08-09T09:14:00Z">
        <w:r w:rsidR="007B42A0">
          <w:rPr>
            <w:rFonts w:ascii="Aparajita" w:hAnsi="Aparajita" w:cs="Aparajita"/>
          </w:rPr>
          <w:t xml:space="preserve">the </w:t>
        </w:r>
      </w:ins>
      <w:ins w:id="254" w:author="Emily Smith-Greenaway" w:date="2020-08-09T09:16:00Z">
        <w:r w:rsidR="007B42A0">
          <w:rPr>
            <w:rFonts w:ascii="Aparajita" w:hAnsi="Aparajita" w:cs="Aparajita"/>
          </w:rPr>
          <w:t xml:space="preserve">annualized </w:t>
        </w:r>
      </w:ins>
      <w:ins w:id="255" w:author="Emily Smith-Greenaway" w:date="2020-08-09T09:14:00Z">
        <w:r w:rsidR="007B42A0">
          <w:rPr>
            <w:rFonts w:ascii="Aparajita" w:hAnsi="Aparajita" w:cs="Aparajita"/>
          </w:rPr>
          <w:t>r</w:t>
        </w:r>
      </w:ins>
      <w:ins w:id="256" w:author="Emily Smith-Greenaway" w:date="2020-08-09T09:55:00Z">
        <w:r w:rsidR="009A38BC">
          <w:rPr>
            <w:rFonts w:ascii="Aparajita" w:hAnsi="Aparajita" w:cs="Aparajita"/>
          </w:rPr>
          <w:t>ates of infant and child mortality</w:t>
        </w:r>
      </w:ins>
      <w:ins w:id="257" w:author="Emily Smith-Greenaway" w:date="2020-08-09T09:53:00Z">
        <w:r w:rsidR="009A38BC">
          <w:rPr>
            <w:rFonts w:ascii="Aparajita" w:hAnsi="Aparajita" w:cs="Aparajita"/>
          </w:rPr>
          <w:t xml:space="preserve">, and thus what her cumulative </w:t>
        </w:r>
      </w:ins>
      <w:ins w:id="258" w:author="Emily Smith-Greenaway" w:date="2020-08-09T09:54:00Z">
        <w:r w:rsidR="009A38BC">
          <w:rPr>
            <w:rFonts w:ascii="Aparajita" w:hAnsi="Aparajita" w:cs="Aparajita"/>
          </w:rPr>
          <w:t>risk</w:t>
        </w:r>
      </w:ins>
      <w:ins w:id="259" w:author="Emily Smith-Greenaway" w:date="2020-08-09T14:14:00Z">
        <w:r w:rsidR="00032368">
          <w:rPr>
            <w:rFonts w:ascii="Aparajita" w:hAnsi="Aparajita" w:cs="Aparajita"/>
          </w:rPr>
          <w:t xml:space="preserve"> of </w:t>
        </w:r>
      </w:ins>
      <w:ins w:id="260" w:author="Emily Smith-Greenaway" w:date="2020-08-09T14:15:00Z">
        <w:r w:rsidR="00032368">
          <w:rPr>
            <w:rFonts w:ascii="Aparajita" w:hAnsi="Aparajita" w:cs="Aparajita"/>
          </w:rPr>
          <w:t xml:space="preserve">ever </w:t>
        </w:r>
      </w:ins>
      <w:ins w:id="261" w:author="Emily Smith-Greenaway" w:date="2020-08-09T14:14:00Z">
        <w:r w:rsidR="00032368">
          <w:rPr>
            <w:rFonts w:ascii="Aparajita" w:hAnsi="Aparajita" w:cs="Aparajita"/>
          </w:rPr>
          <w:t>experiencing</w:t>
        </w:r>
      </w:ins>
      <w:ins w:id="262" w:author="Emily Smith-Greenaway" w:date="2020-08-09T09:54:00Z">
        <w:r w:rsidR="009A38BC">
          <w:rPr>
            <w:rFonts w:ascii="Aparajita" w:hAnsi="Aparajita" w:cs="Aparajita"/>
          </w:rPr>
          <w:t xml:space="preserve"> </w:t>
        </w:r>
      </w:ins>
      <w:ins w:id="263" w:author="Emily Smith-Greenaway" w:date="2020-08-09T14:14:00Z">
        <w:r w:rsidR="00032368">
          <w:rPr>
            <w:rFonts w:ascii="Aparajita" w:hAnsi="Aparajita" w:cs="Aparajita"/>
          </w:rPr>
          <w:t>a child die</w:t>
        </w:r>
      </w:ins>
      <w:ins w:id="264" w:author="Emily Smith-Greenaway" w:date="2020-08-09T09:15:00Z">
        <w:r w:rsidR="007B42A0">
          <w:rPr>
            <w:rFonts w:ascii="Aparajita" w:hAnsi="Aparajita" w:cs="Aparajita"/>
          </w:rPr>
          <w:t xml:space="preserve">. Moreover, the degree to which child deaths are dispersed </w:t>
        </w:r>
      </w:ins>
      <w:ins w:id="265" w:author="Emily Smith-Greenaway" w:date="2020-08-09T09:56:00Z">
        <w:r w:rsidR="008A50C6">
          <w:rPr>
            <w:rFonts w:ascii="Aparajita" w:hAnsi="Aparajita" w:cs="Aparajita"/>
          </w:rPr>
          <w:t xml:space="preserve">across </w:t>
        </w:r>
      </w:ins>
      <w:ins w:id="266" w:author="Emily Smith-Greenaway" w:date="2020-08-09T09:15:00Z">
        <w:r w:rsidR="007B42A0">
          <w:rPr>
            <w:rFonts w:ascii="Aparajita" w:hAnsi="Aparajita" w:cs="Aparajita"/>
          </w:rPr>
          <w:t xml:space="preserve">a population </w:t>
        </w:r>
      </w:ins>
      <w:ins w:id="267" w:author="Emily Smith-Greenaway" w:date="2020-08-09T14:15:00Z">
        <w:r w:rsidR="00032368">
          <w:rPr>
            <w:rFonts w:ascii="Aparajita" w:hAnsi="Aparajita" w:cs="Aparajita"/>
          </w:rPr>
          <w:t>i</w:t>
        </w:r>
      </w:ins>
      <w:ins w:id="268" w:author="Emily Smith-Greenaway" w:date="2020-08-09T14:16:00Z">
        <w:r w:rsidR="00032368">
          <w:rPr>
            <w:rFonts w:ascii="Aparajita" w:hAnsi="Aparajita" w:cs="Aparajita"/>
          </w:rPr>
          <w:t xml:space="preserve">n a given country, </w:t>
        </w:r>
      </w:ins>
      <w:ins w:id="269" w:author="Emily Smith-Greenaway" w:date="2020-08-09T09:15:00Z">
        <w:r w:rsidR="007B42A0">
          <w:rPr>
            <w:rFonts w:ascii="Aparajita" w:hAnsi="Aparajita" w:cs="Aparajita"/>
          </w:rPr>
          <w:t xml:space="preserve">versus concentrated among a </w:t>
        </w:r>
      </w:ins>
      <w:ins w:id="270" w:author="Emily Smith-Greenaway" w:date="2020-08-09T09:20:00Z">
        <w:r w:rsidR="007B42A0">
          <w:rPr>
            <w:rFonts w:ascii="Aparajita" w:hAnsi="Aparajita" w:cs="Aparajita"/>
          </w:rPr>
          <w:t xml:space="preserve">small, </w:t>
        </w:r>
      </w:ins>
      <w:ins w:id="271" w:author="Emily Smith-Greenaway" w:date="2020-08-09T09:15:00Z">
        <w:r w:rsidR="007B42A0">
          <w:rPr>
            <w:rFonts w:ascii="Aparajita" w:hAnsi="Aparajita" w:cs="Aparajita"/>
          </w:rPr>
          <w:t>disadvantaged sub</w:t>
        </w:r>
      </w:ins>
      <w:ins w:id="272" w:author="Emily Smith-Greenaway" w:date="2020-08-09T09:20:00Z">
        <w:r w:rsidR="007B42A0">
          <w:rPr>
            <w:rFonts w:ascii="Aparajita" w:hAnsi="Aparajita" w:cs="Aparajita"/>
          </w:rPr>
          <w:t>group of mothers</w:t>
        </w:r>
      </w:ins>
      <w:ins w:id="273" w:author="Emily Smith-Greenaway" w:date="2020-08-09T14:16:00Z">
        <w:r w:rsidR="00032368">
          <w:rPr>
            <w:rFonts w:ascii="Aparajita" w:hAnsi="Aparajita" w:cs="Aparajita"/>
          </w:rPr>
          <w:t>,</w:t>
        </w:r>
      </w:ins>
      <w:ins w:id="274" w:author="Emily Smith-Greenaway" w:date="2020-08-09T09:15:00Z">
        <w:r w:rsidR="007B42A0">
          <w:rPr>
            <w:rFonts w:ascii="Aparajita" w:hAnsi="Aparajita" w:cs="Aparajita"/>
          </w:rPr>
          <w:t xml:space="preserve"> determines if </w:t>
        </w:r>
      </w:ins>
      <w:ins w:id="275" w:author="Emily Smith-Greenaway" w:date="2020-08-09T09:55:00Z">
        <w:r w:rsidR="009A38BC">
          <w:rPr>
            <w:rFonts w:ascii="Aparajita" w:hAnsi="Aparajita" w:cs="Aparajita"/>
          </w:rPr>
          <w:t>child mortality affect</w:t>
        </w:r>
      </w:ins>
      <w:ins w:id="276" w:author="Emily Smith-Greenaway" w:date="2020-08-10T07:44:00Z">
        <w:r w:rsidR="00992BC1">
          <w:rPr>
            <w:rFonts w:ascii="Aparajita" w:hAnsi="Aparajita" w:cs="Aparajita"/>
          </w:rPr>
          <w:t>s</w:t>
        </w:r>
      </w:ins>
      <w:ins w:id="277" w:author="Emily Smith-Greenaway" w:date="2020-08-09T09:55:00Z">
        <w:r w:rsidR="009A38BC">
          <w:rPr>
            <w:rFonts w:ascii="Aparajita" w:hAnsi="Aparajita" w:cs="Aparajita"/>
          </w:rPr>
          <w:t xml:space="preserve"> only</w:t>
        </w:r>
      </w:ins>
      <w:ins w:id="278" w:author="Emily Smith-Greenaway" w:date="2020-08-09T09:15:00Z">
        <w:r w:rsidR="007B42A0">
          <w:rPr>
            <w:rFonts w:ascii="Aparajita" w:hAnsi="Aparajita" w:cs="Aparajita"/>
          </w:rPr>
          <w:t xml:space="preserve"> </w:t>
        </w:r>
      </w:ins>
      <w:ins w:id="279" w:author="Emily Smith-Greenaway" w:date="2020-08-09T09:56:00Z">
        <w:r w:rsidR="008A50C6">
          <w:rPr>
            <w:rFonts w:ascii="Aparajita" w:hAnsi="Aparajita" w:cs="Aparajita"/>
          </w:rPr>
          <w:t xml:space="preserve">a </w:t>
        </w:r>
      </w:ins>
      <w:ins w:id="280" w:author="Emily Smith-Greenaway" w:date="2020-08-09T09:15:00Z">
        <w:r w:rsidR="007B42A0">
          <w:rPr>
            <w:rFonts w:ascii="Aparajita" w:hAnsi="Aparajita" w:cs="Aparajita"/>
          </w:rPr>
          <w:t>small</w:t>
        </w:r>
      </w:ins>
      <w:ins w:id="281" w:author="Emily Smith-Greenaway" w:date="2020-08-09T09:20:00Z">
        <w:r w:rsidR="007B42A0">
          <w:rPr>
            <w:rFonts w:ascii="Aparajita" w:hAnsi="Aparajita" w:cs="Aparajita"/>
          </w:rPr>
          <w:t>e</w:t>
        </w:r>
      </w:ins>
      <w:ins w:id="282" w:author="Emily Smith-Greenaway" w:date="2020-08-09T09:21:00Z">
        <w:r w:rsidR="007B42A0">
          <w:rPr>
            <w:rFonts w:ascii="Aparajita" w:hAnsi="Aparajita" w:cs="Aparajita"/>
          </w:rPr>
          <w:t>r fraction</w:t>
        </w:r>
      </w:ins>
      <w:ins w:id="283" w:author="Emily Smith-Greenaway" w:date="2020-08-09T09:15:00Z">
        <w:r w:rsidR="007B42A0">
          <w:rPr>
            <w:rFonts w:ascii="Aparajita" w:hAnsi="Aparajita" w:cs="Aparajita"/>
          </w:rPr>
          <w:t xml:space="preserve"> of parents repeatedly, or if </w:t>
        </w:r>
      </w:ins>
      <w:ins w:id="284" w:author="Emily Smith-Greenaway" w:date="2020-08-10T07:44:00Z">
        <w:r w:rsidR="00992BC1">
          <w:rPr>
            <w:rFonts w:ascii="Aparajita" w:hAnsi="Aparajita" w:cs="Aparajita"/>
          </w:rPr>
          <w:t xml:space="preserve">it </w:t>
        </w:r>
      </w:ins>
      <w:ins w:id="285" w:author="Emily Smith-Greenaway" w:date="2020-08-09T09:15:00Z">
        <w:r w:rsidR="007B42A0">
          <w:rPr>
            <w:rFonts w:ascii="Aparajita" w:hAnsi="Aparajita" w:cs="Aparajita"/>
          </w:rPr>
          <w:t xml:space="preserve">is a more </w:t>
        </w:r>
      </w:ins>
      <w:ins w:id="286" w:author="Emily Smith-Greenaway" w:date="2020-08-09T09:21:00Z">
        <w:r w:rsidR="007B42A0">
          <w:rPr>
            <w:rFonts w:ascii="Aparajita" w:hAnsi="Aparajita" w:cs="Aparajita"/>
          </w:rPr>
          <w:t>prevalent</w:t>
        </w:r>
      </w:ins>
      <w:ins w:id="287" w:author="Emily Smith-Greenaway" w:date="2020-08-09T09:15:00Z">
        <w:r w:rsidR="007B42A0">
          <w:rPr>
            <w:rFonts w:ascii="Aparajita" w:hAnsi="Aparajita" w:cs="Aparajita"/>
          </w:rPr>
          <w:t xml:space="preserve"> population exper</w:t>
        </w:r>
      </w:ins>
      <w:ins w:id="288" w:author="Emily Smith-Greenaway" w:date="2020-08-09T09:16:00Z">
        <w:r w:rsidR="007B42A0">
          <w:rPr>
            <w:rFonts w:ascii="Aparajita" w:hAnsi="Aparajita" w:cs="Aparajita"/>
          </w:rPr>
          <w:t xml:space="preserve">ience. Finally, </w:t>
        </w:r>
      </w:ins>
      <w:ins w:id="289" w:author="Emily Smith-Greenaway" w:date="2020-08-09T09:18:00Z">
        <w:r w:rsidR="007B42A0">
          <w:rPr>
            <w:rFonts w:ascii="Aparajita" w:hAnsi="Aparajita" w:cs="Aparajita"/>
          </w:rPr>
          <w:t xml:space="preserve">the legacy of higher child mortality </w:t>
        </w:r>
      </w:ins>
      <w:ins w:id="290" w:author="Emily Smith-Greenaway" w:date="2020-08-09T09:22:00Z">
        <w:r w:rsidR="00CC3995">
          <w:rPr>
            <w:rFonts w:ascii="Aparajita" w:hAnsi="Aparajita" w:cs="Aparajita"/>
          </w:rPr>
          <w:t>years</w:t>
        </w:r>
      </w:ins>
      <w:ins w:id="291" w:author="Emily Smith-Greenaway" w:date="2020-08-09T09:21:00Z">
        <w:r w:rsidR="00CC3995">
          <w:rPr>
            <w:rFonts w:ascii="Aparajita" w:hAnsi="Aparajita" w:cs="Aparajita"/>
          </w:rPr>
          <w:t xml:space="preserve"> earlier</w:t>
        </w:r>
      </w:ins>
      <w:ins w:id="292" w:author="Emily Smith-Greenaway" w:date="2020-08-09T09:22:00Z">
        <w:r w:rsidR="00CC3995">
          <w:rPr>
            <w:rFonts w:ascii="Aparajita" w:hAnsi="Aparajita" w:cs="Aparajita"/>
          </w:rPr>
          <w:t>,</w:t>
        </w:r>
      </w:ins>
      <w:ins w:id="293" w:author="Emily Smith-Greenaway" w:date="2020-08-09T09:21:00Z">
        <w:r w:rsidR="00CC3995">
          <w:rPr>
            <w:rFonts w:ascii="Aparajita" w:hAnsi="Aparajita" w:cs="Aparajita"/>
          </w:rPr>
          <w:t xml:space="preserve"> when </w:t>
        </w:r>
      </w:ins>
      <w:ins w:id="294" w:author="Emily Smith-Greenaway" w:date="2020-08-09T22:47:00Z">
        <w:r w:rsidR="00E26EDC">
          <w:rPr>
            <w:rFonts w:ascii="Aparajita" w:hAnsi="Aparajita" w:cs="Aparajita"/>
          </w:rPr>
          <w:t xml:space="preserve">older </w:t>
        </w:r>
      </w:ins>
      <w:ins w:id="295" w:author="Emily Smith-Greenaway" w:date="2020-08-09T09:21:00Z">
        <w:r w:rsidR="00CC3995">
          <w:rPr>
            <w:rFonts w:ascii="Aparajita" w:hAnsi="Aparajita" w:cs="Aparajita"/>
          </w:rPr>
          <w:t>mothers had their first child</w:t>
        </w:r>
      </w:ins>
      <w:ins w:id="296" w:author="Emily Smith-Greenaway" w:date="2020-08-09T09:22:00Z">
        <w:r w:rsidR="00CC3995">
          <w:rPr>
            <w:rFonts w:ascii="Aparajita" w:hAnsi="Aparajita" w:cs="Aparajita"/>
          </w:rPr>
          <w:t>,</w:t>
        </w:r>
      </w:ins>
      <w:ins w:id="297" w:author="Emily Smith-Greenaway" w:date="2020-08-09T09:21:00Z">
        <w:r w:rsidR="00CC3995">
          <w:rPr>
            <w:rFonts w:ascii="Aparajita" w:hAnsi="Aparajita" w:cs="Aparajita"/>
          </w:rPr>
          <w:t xml:space="preserve"> </w:t>
        </w:r>
      </w:ins>
      <w:ins w:id="298" w:author="Emily Smith-Greenaway" w:date="2020-08-09T14:16:00Z">
        <w:r w:rsidR="00032368">
          <w:rPr>
            <w:rFonts w:ascii="Aparajita" w:hAnsi="Aparajita" w:cs="Aparajita"/>
          </w:rPr>
          <w:t xml:space="preserve">can </w:t>
        </w:r>
      </w:ins>
      <w:ins w:id="299" w:author="Emily Smith-Greenaway" w:date="2020-08-09T09:28:00Z">
        <w:r w:rsidR="00122DB5">
          <w:rPr>
            <w:rFonts w:ascii="Aparajita" w:hAnsi="Aparajita" w:cs="Aparajita"/>
          </w:rPr>
          <w:t xml:space="preserve">also linger </w:t>
        </w:r>
      </w:ins>
      <w:ins w:id="300" w:author="Emily Smith-Greenaway" w:date="2020-08-10T07:45:00Z">
        <w:r w:rsidR="00992BC1">
          <w:rPr>
            <w:rFonts w:ascii="Aparajita" w:hAnsi="Aparajita" w:cs="Aparajita"/>
          </w:rPr>
          <w:t xml:space="preserve">in the population </w:t>
        </w:r>
      </w:ins>
      <w:ins w:id="301" w:author="Emily Smith-Greenaway" w:date="2020-08-09T09:28:00Z">
        <w:r w:rsidR="00122DB5">
          <w:rPr>
            <w:rFonts w:ascii="Aparajita" w:hAnsi="Aparajita" w:cs="Aparajita"/>
          </w:rPr>
          <w:t xml:space="preserve">and </w:t>
        </w:r>
      </w:ins>
      <w:ins w:id="302" w:author="Emily Smith-Greenaway" w:date="2020-08-09T09:23:00Z">
        <w:r w:rsidR="001F1CF6">
          <w:rPr>
            <w:rFonts w:ascii="Aparajita" w:hAnsi="Aparajita" w:cs="Aparajita"/>
          </w:rPr>
          <w:t>contribute to higher</w:t>
        </w:r>
      </w:ins>
      <w:ins w:id="303" w:author="Emily Smith-Greenaway" w:date="2020-08-09T09:18:00Z">
        <w:r w:rsidR="007B42A0">
          <w:rPr>
            <w:rFonts w:ascii="Aparajita" w:hAnsi="Aparajita" w:cs="Aparajita"/>
          </w:rPr>
          <w:t xml:space="preserve"> </w:t>
        </w:r>
      </w:ins>
      <w:ins w:id="304" w:author="Emily Smith-Greenaway" w:date="2020-08-09T09:23:00Z">
        <w:r w:rsidR="001F1CF6">
          <w:rPr>
            <w:rFonts w:ascii="Aparajita" w:hAnsi="Aparajita" w:cs="Aparajita"/>
          </w:rPr>
          <w:t>cumulative estimates</w:t>
        </w:r>
      </w:ins>
      <w:ins w:id="305" w:author="Emily Smith-Greenaway" w:date="2020-08-09T09:22:00Z">
        <w:r w:rsidR="00CC3995">
          <w:rPr>
            <w:rFonts w:ascii="Aparajita" w:hAnsi="Aparajita" w:cs="Aparajita"/>
          </w:rPr>
          <w:t xml:space="preserve"> of maternal bereavement</w:t>
        </w:r>
      </w:ins>
      <w:ins w:id="306" w:author="Emily Smith-Greenaway" w:date="2020-08-09T09:24:00Z">
        <w:r w:rsidR="001F1CF6">
          <w:rPr>
            <w:rFonts w:ascii="Aparajita" w:hAnsi="Aparajita" w:cs="Aparajita"/>
          </w:rPr>
          <w:t xml:space="preserve"> than newly lowered mortality rates imply</w:t>
        </w:r>
      </w:ins>
      <w:ins w:id="307" w:author="Emily Smith-Greenaway" w:date="2020-08-09T09:18:00Z">
        <w:r w:rsidR="007B42A0">
          <w:rPr>
            <w:rFonts w:ascii="Aparajita" w:hAnsi="Aparajita" w:cs="Aparajita"/>
          </w:rPr>
          <w:t xml:space="preserve">; yet </w:t>
        </w:r>
        <w:r w:rsidR="007B42A0">
          <w:rPr>
            <w:rFonts w:ascii="Aparajita" w:hAnsi="Aparajita" w:cs="Aparajita"/>
          </w:rPr>
          <w:lastRenderedPageBreak/>
          <w:t>maternal and adult mortality conditions dictate how many bere</w:t>
        </w:r>
      </w:ins>
      <w:ins w:id="308" w:author="Emily Smith-Greenaway" w:date="2020-08-09T09:19:00Z">
        <w:r w:rsidR="007B42A0">
          <w:rPr>
            <w:rFonts w:ascii="Aparajita" w:hAnsi="Aparajita" w:cs="Aparajita"/>
          </w:rPr>
          <w:t>aved</w:t>
        </w:r>
      </w:ins>
      <w:ins w:id="309" w:author="Emily Smith-Greenaway" w:date="2020-08-09T09:18:00Z">
        <w:r w:rsidR="007B42A0">
          <w:rPr>
            <w:rFonts w:ascii="Aparajita" w:hAnsi="Aparajita" w:cs="Aparajita"/>
          </w:rPr>
          <w:t xml:space="preserve"> mothers </w:t>
        </w:r>
      </w:ins>
      <w:ins w:id="310" w:author="Emily Smith-Greenaway" w:date="2020-08-09T09:29:00Z">
        <w:r w:rsidR="00122DB5">
          <w:rPr>
            <w:rFonts w:ascii="Aparajita" w:hAnsi="Aparajita" w:cs="Aparajita"/>
          </w:rPr>
          <w:t>survive to share their experience</w:t>
        </w:r>
      </w:ins>
      <w:ins w:id="311" w:author="Emily Smith-Greenaway" w:date="2020-08-09T09:31:00Z">
        <w:r w:rsidR="00122DB5">
          <w:rPr>
            <w:rFonts w:ascii="Aparajita" w:hAnsi="Aparajita" w:cs="Aparajita"/>
          </w:rPr>
          <w:t xml:space="preserve"> </w:t>
        </w:r>
      </w:ins>
      <w:ins w:id="312" w:author="Emily Smith-Greenaway" w:date="2020-08-09T22:47:00Z">
        <w:r w:rsidR="00E26EDC">
          <w:rPr>
            <w:rFonts w:ascii="Aparajita" w:hAnsi="Aparajita" w:cs="Aparajita"/>
          </w:rPr>
          <w:t>versus</w:t>
        </w:r>
      </w:ins>
      <w:ins w:id="313" w:author="Emily Smith-Greenaway" w:date="2020-08-09T09:31:00Z">
        <w:r w:rsidR="00122DB5">
          <w:rPr>
            <w:rFonts w:ascii="Aparajita" w:hAnsi="Aparajita" w:cs="Aparajita"/>
          </w:rPr>
          <w:t xml:space="preserve"> how many also die prematurely, deleting their account of child loss. </w:t>
        </w:r>
      </w:ins>
      <w:ins w:id="314" w:author="Emily Smith-Greenaway" w:date="2020-08-09T14:20:00Z">
        <w:r w:rsidR="00EA4AFD">
          <w:rPr>
            <w:rFonts w:ascii="Aparajita" w:hAnsi="Aparajita" w:cs="Aparajita"/>
          </w:rPr>
          <w:t xml:space="preserve">The confounding influence of these population dynamics require explicit </w:t>
        </w:r>
      </w:ins>
      <w:ins w:id="315" w:author="Emily Smith-Greenaway" w:date="2020-08-09T22:48:00Z">
        <w:r w:rsidR="00453222">
          <w:rPr>
            <w:rFonts w:ascii="Aparajita" w:hAnsi="Aparajita" w:cs="Aparajita"/>
          </w:rPr>
          <w:t>analysis of</w:t>
        </w:r>
      </w:ins>
      <w:ins w:id="316" w:author="Emily Smith-Greenaway" w:date="2020-08-09T14:21:00Z">
        <w:r w:rsidR="00EA4AFD">
          <w:rPr>
            <w:rFonts w:ascii="Aparajita" w:hAnsi="Aparajita" w:cs="Aparajita"/>
          </w:rPr>
          <w:t xml:space="preserve"> </w:t>
        </w:r>
      </w:ins>
      <w:ins w:id="317" w:author="Emily Smith-Greenaway" w:date="2020-08-09T22:48:00Z">
        <w:r w:rsidR="00453222">
          <w:rPr>
            <w:rFonts w:ascii="Aparajita" w:hAnsi="Aparajita" w:cs="Aparajita"/>
          </w:rPr>
          <w:t xml:space="preserve">the prevalence of bereaved mothers. </w:t>
        </w:r>
      </w:ins>
      <w:ins w:id="318" w:author="Emily Smith-Greenaway" w:date="2020-08-09T14:21:00Z">
        <w:r w:rsidR="00EA4AFD">
          <w:rPr>
            <w:rFonts w:ascii="Aparajita" w:hAnsi="Aparajita" w:cs="Aparajita"/>
          </w:rPr>
          <w:t xml:space="preserve"> </w:t>
        </w:r>
      </w:ins>
    </w:p>
    <w:p w14:paraId="689245F8" w14:textId="390BDCB1" w:rsidR="00007438" w:rsidDel="004731AD" w:rsidRDefault="00EA4AFD" w:rsidP="006D57CB">
      <w:pPr>
        <w:ind w:firstLine="720"/>
        <w:rPr>
          <w:del w:id="319" w:author="Emily Smith-Greenaway" w:date="2020-08-08T23:08:00Z"/>
          <w:rFonts w:ascii="Aparajita" w:hAnsi="Aparajita" w:cs="Aparajita"/>
        </w:rPr>
      </w:pPr>
      <w:ins w:id="320" w:author="Emily Smith-Greenaway" w:date="2020-08-09T14:21:00Z">
        <w:r>
          <w:rPr>
            <w:rFonts w:ascii="Aparajita" w:hAnsi="Aparajita" w:cs="Aparajita"/>
          </w:rPr>
          <w:t>I</w:t>
        </w:r>
      </w:ins>
      <w:ins w:id="321" w:author="Emily Smith-Greenaway" w:date="2020-08-08T23:18:00Z">
        <w:r w:rsidR="001273A9">
          <w:rPr>
            <w:rFonts w:ascii="Aparajita" w:hAnsi="Aparajita" w:cs="Aparajita"/>
          </w:rPr>
          <w:t xml:space="preserve">n revealing that the </w:t>
        </w:r>
      </w:ins>
      <w:ins w:id="322" w:author="Emily Smith-Greenaway" w:date="2020-08-09T09:31:00Z">
        <w:r w:rsidR="006D7288">
          <w:rPr>
            <w:rFonts w:ascii="Aparajita" w:hAnsi="Aparajita" w:cs="Aparajita"/>
          </w:rPr>
          <w:t>prevalence of bereaved mothers</w:t>
        </w:r>
      </w:ins>
      <w:ins w:id="323" w:author="Emily Smith-Greenaway" w:date="2020-08-08T23:18:00Z">
        <w:r w:rsidR="001273A9">
          <w:rPr>
            <w:rFonts w:ascii="Aparajita" w:hAnsi="Aparajita" w:cs="Aparajita"/>
          </w:rPr>
          <w:t xml:space="preserve"> is a distinct feature of a country’s reproductive health profile, the study</w:t>
        </w:r>
      </w:ins>
      <w:ins w:id="324" w:author="Emily Smith-Greenaway" w:date="2020-08-09T14:21:00Z">
        <w:r>
          <w:rPr>
            <w:rFonts w:ascii="Aparajita" w:hAnsi="Aparajita" w:cs="Aparajita"/>
          </w:rPr>
          <w:t xml:space="preserve">’s second </w:t>
        </w:r>
      </w:ins>
      <w:ins w:id="325" w:author="Emily Smith-Greenaway" w:date="2020-08-09T14:22:00Z">
        <w:r>
          <w:rPr>
            <w:rFonts w:ascii="Aparajita" w:hAnsi="Aparajita" w:cs="Aparajita"/>
          </w:rPr>
          <w:t>contribution is to</w:t>
        </w:r>
      </w:ins>
      <w:ins w:id="326" w:author="Emily Smith-Greenaway" w:date="2020-08-08T23:18:00Z">
        <w:r w:rsidR="001273A9">
          <w:rPr>
            <w:rFonts w:ascii="Aparajita" w:hAnsi="Aparajita" w:cs="Aparajita"/>
          </w:rPr>
          <w:t xml:space="preserve"> draw attention to </w:t>
        </w:r>
      </w:ins>
      <w:ins w:id="327" w:author="Emily Smith-Greenaway" w:date="2020-08-09T09:58:00Z">
        <w:r w:rsidR="00883301">
          <w:rPr>
            <w:rFonts w:ascii="Aparajita" w:hAnsi="Aparajita" w:cs="Aparajita"/>
          </w:rPr>
          <w:t>how</w:t>
        </w:r>
      </w:ins>
      <w:ins w:id="328" w:author="Emily Smith-Greenaway" w:date="2020-08-08T23:07:00Z">
        <w:r w:rsidR="00C53D8C" w:rsidRPr="009A3160">
          <w:rPr>
            <w:rFonts w:ascii="Aparajita" w:hAnsi="Aparajita" w:cs="Aparajita"/>
          </w:rPr>
          <w:t xml:space="preserve"> inequalit</w:t>
        </w:r>
        <w:r w:rsidR="00C53D8C">
          <w:rPr>
            <w:rFonts w:ascii="Aparajita" w:hAnsi="Aparajita" w:cs="Aparajita"/>
          </w:rPr>
          <w:t>ies</w:t>
        </w:r>
        <w:r w:rsidR="00C53D8C" w:rsidRPr="009A3160">
          <w:rPr>
            <w:rFonts w:ascii="Aparajita" w:hAnsi="Aparajita" w:cs="Aparajita"/>
          </w:rPr>
          <w:t xml:space="preserve"> in infant, child, and adolescent mortality conditions </w:t>
        </w:r>
      </w:ins>
      <w:ins w:id="329" w:author="Emily Smith-Greenaway" w:date="2020-08-09T14:22:00Z">
        <w:r>
          <w:rPr>
            <w:rFonts w:ascii="Aparajita" w:hAnsi="Aparajita" w:cs="Aparajita"/>
          </w:rPr>
          <w:t xml:space="preserve">can </w:t>
        </w:r>
      </w:ins>
      <w:ins w:id="330" w:author="Emily Smith-Greenaway" w:date="2020-08-09T14:23:00Z">
        <w:r>
          <w:rPr>
            <w:rFonts w:ascii="Aparajita" w:hAnsi="Aparajita" w:cs="Aparajita"/>
          </w:rPr>
          <w:t>give rise to a large population of grieving parents—parents deserving</w:t>
        </w:r>
      </w:ins>
      <w:ins w:id="331" w:author="Emily Smith-Greenaway" w:date="2020-08-09T22:48:00Z">
        <w:r w:rsidR="00D93F34">
          <w:rPr>
            <w:rFonts w:ascii="Aparajita" w:hAnsi="Aparajita" w:cs="Aparajita"/>
          </w:rPr>
          <w:t xml:space="preserve"> of</w:t>
        </w:r>
      </w:ins>
      <w:ins w:id="332" w:author="Emily Smith-Greenaway" w:date="2020-08-09T14:23:00Z">
        <w:r>
          <w:rPr>
            <w:rFonts w:ascii="Aparajita" w:hAnsi="Aparajita" w:cs="Aparajita"/>
          </w:rPr>
          <w:t xml:space="preserve"> public health attention. </w:t>
        </w:r>
      </w:ins>
      <w:ins w:id="333" w:author="Emily Smith-Greenaway" w:date="2020-08-10T07:47:00Z">
        <w:r w:rsidR="002D22D1">
          <w:rPr>
            <w:rFonts w:ascii="Aparajita" w:hAnsi="Aparajita" w:cs="Aparajita"/>
          </w:rPr>
          <w:t>F</w:t>
        </w:r>
      </w:ins>
      <w:ins w:id="334" w:author="Emily Smith-Greenaway" w:date="2020-08-09T16:36:00Z">
        <w:r w:rsidR="00431A17">
          <w:rPr>
            <w:rFonts w:ascii="Aparajita" w:hAnsi="Aparajita" w:cs="Aparajita"/>
          </w:rPr>
          <w:t xml:space="preserve">amily bereavement </w:t>
        </w:r>
      </w:ins>
      <w:ins w:id="335" w:author="Emily Smith-Greenaway" w:date="2020-08-09T22:49:00Z">
        <w:r w:rsidR="00D93F34">
          <w:rPr>
            <w:rFonts w:ascii="Aparajita" w:hAnsi="Aparajita" w:cs="Aparajita"/>
          </w:rPr>
          <w:t xml:space="preserve">and kin loss </w:t>
        </w:r>
      </w:ins>
      <w:ins w:id="336" w:author="Emily Smith-Greenaway" w:date="2020-08-10T07:47:00Z">
        <w:r w:rsidR="002D22D1">
          <w:rPr>
            <w:rFonts w:ascii="Aparajita" w:hAnsi="Aparajita" w:cs="Aparajita"/>
          </w:rPr>
          <w:t>not only reflects health inequality, but can also be</w:t>
        </w:r>
      </w:ins>
      <w:ins w:id="337" w:author="Emily Smith-Greenaway" w:date="2020-08-09T16:35:00Z">
        <w:r w:rsidR="00431A17">
          <w:rPr>
            <w:rFonts w:ascii="Aparajita" w:hAnsi="Aparajita" w:cs="Aparajita"/>
          </w:rPr>
          <w:t xml:space="preserve"> a precursor to future </w:t>
        </w:r>
      </w:ins>
      <w:ins w:id="338" w:author="Emily Smith-Greenaway" w:date="2020-08-10T07:48:00Z">
        <w:r w:rsidR="002D22D1">
          <w:rPr>
            <w:rFonts w:ascii="Aparajita" w:hAnsi="Aparajita" w:cs="Aparajita"/>
          </w:rPr>
          <w:t xml:space="preserve">health </w:t>
        </w:r>
      </w:ins>
      <w:ins w:id="339" w:author="Emily Smith-Greenaway" w:date="2020-08-09T16:35:00Z">
        <w:r w:rsidR="00431A17">
          <w:rPr>
            <w:rFonts w:ascii="Aparajita" w:hAnsi="Aparajita" w:cs="Aparajita"/>
          </w:rPr>
          <w:t>disadvantage</w:t>
        </w:r>
      </w:ins>
      <w:ins w:id="340" w:author="Emily Smith-Greenaway" w:date="2020-08-09T16:36:00Z">
        <w:r w:rsidR="00431A17">
          <w:rPr>
            <w:rFonts w:ascii="Aparajita" w:hAnsi="Aparajita" w:cs="Aparajita"/>
          </w:rPr>
          <w:t>.</w:t>
        </w:r>
      </w:ins>
      <w:ins w:id="341" w:author="Emily Smith-Greenaway" w:date="2020-08-09T16:32:00Z">
        <w:r w:rsidR="00431A17" w:rsidRPr="00266175">
          <w:rPr>
            <w:rFonts w:ascii="Aparajita" w:hAnsi="Aparajita" w:cs="Aparajita"/>
          </w:rPr>
          <w:fldChar w:fldCharType="begin"/>
        </w:r>
      </w:ins>
      <w:r w:rsidR="007E564F">
        <w:rPr>
          <w:rFonts w:ascii="Aparajita" w:hAnsi="Aparajita" w:cs="Aparajita"/>
        </w:rPr>
        <w:instrText xml:space="preserve"> ADDIN ZOTERO_ITEM CSL_CITATION {"citationID":"KluICFVX","properties":{"formattedCitation":"\\super 3,5\\uc0\\u8211{}9\\nosupersub{}","plainCitation":"3,5–9","noteIndex":0},"citationItems":[{"id":20,"uris":["http://zotero.org/users/local/6aiRCPll/items/NZZD9BGH"],"uri":["http://zotero.org/users/local/6aiRCPll/items/NZZD9BGH"],"itemData":{"id":20,"type":"article-journal","container-title":"Demography","issue":"3","page":"803-826","title":"A sibling death in the family: Common and consequential","volume":"50","author":[{"family":"Fletcher","given":"Jason"},{"family":"Mailick","given":"Marsha"},{"family":"Song","given":"Jieun"},{"family":"Wolfe","given":"Barbara"}],"issued":{"date-parts":[["2013"]]}}},{"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id":295,"uris":["http://zotero.org/users/local/6aiRCPll/items/RNX9QPCE"],"uri":["http://zotero.org/users/local/6aiRCPll/items/RNX9QPCE"],"itemData":{"id":295,"type":"article-journal","container-title":"Proceedings of the National Academy of Sciences","issue":"9","note":"ISBN: 0027-8424\npublisher: National Acad Sciences","page":"4453-4455","title":"Child deaths in the past, their consequences in the present, and mortality conditions in sub-Saharan Africa","volume":"117","author":[{"family":"Thomas","given":"Kevin JA"}],"issued":{"date-parts":[["2020"]]}}},{"id":26,"uris":["http://zotero.org/users/local/6aiRCPll/items/8E6BDXF8"],"uri":["http://zotero.org/users/local/6aiRCPll/items/8E6BDXF8"],"itemData":{"id":26,"type":"article-journal","container-title":"Proceedings of the National Academy of Sciences","issue":"5","page":"915-920","title":"Death of family members as an overlooked source of racial disadvantage in the United States","volume":"114","author":[{"family":"Umberson","given":"Debra"},{"family":"Olson","given":"Julie Skalamera"},{"family":"Crosnoe","given":"Robert"},{"family":"Liu","given":"Hui"},{"family":"Pudrovska","given":"Tetyana"},{"family":"Donnelly","given":"Rachel"}],"issued":{"date-parts":[["2017"]]}}},{"id":327,"uris":["http://zotero.org/users/local/6aiRCPll/items/LT66ID9Z"],"uri":["http://zotero.org/users/local/6aiRCPll/items/LT66ID9Z"],"itemData":{"id":327,"type":"article-journal","container-title":"Proceedings of the National Academy of Sciences","issue":"30","note":"ISBN: 0027-8424\npublisher: National Acad Sciences","page":"17695-17701","title":"Tracking the reach of COVID-19 kin loss with a bereavement multiplier applied to the United States","volume":"117","author":[{"family":"Verdery","given":"Ashton M."},{"family":"Smith-Greenaway","given":"Emily"},{"family":"Margolis","given":"Rachel"},{"family":"Daw","given":"Jonathan"}],"issued":{"date-parts":[["2020"]]}}},{"id":10,"uris":["http://zotero.org/users/local/6aiRCPll/items/8KMTVKKF"],"uri":["http://zotero.org/users/local/6aiRCPll/items/8KMTVKKF"],"itemData":{"id":10,"type":"article-journal","container-title":"Proceedings of the National Academy of Sciences","issue":"42","page":"11109-11114","title":"Projections of white and black older adults without living kin in the United States, 2015 to 2060","volume":"114","author":[{"family":"Verdery","given":"Ashton M."},{"family":"Margolis","given":"Rachel"}],"issued":{"date-parts":[["2017"]]}}}],"schema":"https://github.com/citation-style-language/schema/raw/master/csl-citation.json"} </w:instrText>
      </w:r>
      <w:ins w:id="342" w:author="Emily Smith-Greenaway" w:date="2020-08-09T16:32:00Z">
        <w:r w:rsidR="00431A17" w:rsidRPr="00266175">
          <w:rPr>
            <w:rFonts w:ascii="Aparajita" w:hAnsi="Aparajita" w:cs="Aparajita"/>
          </w:rPr>
          <w:fldChar w:fldCharType="separate"/>
        </w:r>
      </w:ins>
      <w:r w:rsidR="007E564F" w:rsidRPr="007E564F">
        <w:rPr>
          <w:rFonts w:ascii="Aparajita" w:hAnsi="Aparajita" w:cs="Aparajita"/>
          <w:vertAlign w:val="superscript"/>
        </w:rPr>
        <w:t>3,5–9</w:t>
      </w:r>
      <w:ins w:id="343" w:author="Emily Smith-Greenaway" w:date="2020-08-09T16:32:00Z">
        <w:r w:rsidR="00431A17" w:rsidRPr="00266175">
          <w:rPr>
            <w:rFonts w:ascii="Aparajita" w:hAnsi="Aparajita" w:cs="Aparajita"/>
          </w:rPr>
          <w:fldChar w:fldCharType="end"/>
        </w:r>
        <w:r w:rsidR="00431A17">
          <w:rPr>
            <w:rFonts w:ascii="Aparajita" w:hAnsi="Aparajita" w:cs="Aparajita"/>
          </w:rPr>
          <w:t xml:space="preserve"> </w:t>
        </w:r>
      </w:ins>
      <w:ins w:id="344" w:author="Emily Smith-Greenaway" w:date="2020-08-09T09:58:00Z">
        <w:r w:rsidR="00883301">
          <w:rPr>
            <w:rFonts w:ascii="Aparajita" w:hAnsi="Aparajita" w:cs="Aparajita"/>
          </w:rPr>
          <w:t>A child’s death</w:t>
        </w:r>
      </w:ins>
      <w:ins w:id="345" w:author="Emily Smith-Greenaway" w:date="2020-08-09T16:36:00Z">
        <w:r w:rsidR="00431A17">
          <w:rPr>
            <w:rFonts w:ascii="Aparajita" w:hAnsi="Aparajita" w:cs="Aparajita"/>
          </w:rPr>
          <w:t>, in particular,</w:t>
        </w:r>
      </w:ins>
      <w:ins w:id="346" w:author="Emily Smith-Greenaway" w:date="2020-08-08T22:51:00Z">
        <w:r w:rsidR="00007438" w:rsidRPr="009A3160">
          <w:rPr>
            <w:rFonts w:ascii="Aparajita" w:hAnsi="Aparajita" w:cs="Aparajita"/>
          </w:rPr>
          <w:t xml:space="preserve"> </w:t>
        </w:r>
        <w:r w:rsidR="00007438">
          <w:rPr>
            <w:rFonts w:ascii="Aparajita" w:hAnsi="Aparajita" w:cs="Aparajita"/>
          </w:rPr>
          <w:t xml:space="preserve">has profound and lasting influence on parents’ wellbeing, including their </w:t>
        </w:r>
        <w:r w:rsidR="00007438" w:rsidRPr="009A3160">
          <w:rPr>
            <w:rFonts w:ascii="Aparajita" w:hAnsi="Aparajita" w:cs="Aparajita"/>
          </w:rPr>
          <w:t>mental health</w:t>
        </w:r>
        <w:r w:rsidR="00007438" w:rsidRPr="009A3160">
          <w:rPr>
            <w:rFonts w:ascii="Aparajita" w:hAnsi="Aparajita" w:cs="Aparajita"/>
          </w:rPr>
          <w:fldChar w:fldCharType="begin"/>
        </w:r>
      </w:ins>
      <w:r w:rsidR="007E564F">
        <w:rPr>
          <w:rFonts w:ascii="Aparajita" w:hAnsi="Aparajita" w:cs="Aparajita"/>
        </w:rPr>
        <w:instrText xml:space="preserve"> ADDIN ZOTERO_ITEM CSL_CITATION {"citationID":"w05dnwhf","properties":{"formattedCitation":"\\super 10,11\\nosupersub{}","plainCitation":"10,11","noteIndex":0},"citationItems":[{"id":51,"uris":["http://zotero.org/users/local/6aiRCPll/items/6DHU4DJA"],"uri":["http://zotero.org/users/local/6aiRCPll/items/6DHU4DJA"],"itemData":{"id":51,"type":"article-journal","container-title":"Journal of family psychology","issue":"2","page":"203","title":"Long-term effects of the death of a child on parents' adjustment in midlife.","volume":"22","author":[{"family":"Rogers","given":"Catherine H."},{"family":"Floyd","given":"Frank J."},{"family":"Seltzer","given":"Marsha Mailick"},{"family":"Greenberg","given":"Jan"},{"family":"Hong","given":"Jinkuk"}],"issued":{"date-parts":[["2008"]]}}},{"id":52,"uris":["http://zotero.org/users/local/6aiRCPll/items/733D8IX4"],"uri":["http://zotero.org/users/local/6aiRCPll/items/733D8IX4"],"itemData":{"id":52,"type":"article-journal","container-title":"Family relations","issue":"3","page":"269-282","title":"Long</w:instrText>
      </w:r>
      <w:r w:rsidR="007E564F">
        <w:instrText>‐</w:instrText>
      </w:r>
      <w:r w:rsidR="007E564F">
        <w:rPr>
          <w:rFonts w:ascii="Aparajita" w:hAnsi="Aparajita" w:cs="Aparajita"/>
        </w:rPr>
        <w:instrText>Term Effects of Child Death on Parents' Health</w:instrText>
      </w:r>
      <w:r w:rsidR="007E564F">
        <w:instrText>‐</w:instrText>
      </w:r>
      <w:r w:rsidR="007E564F">
        <w:rPr>
          <w:rFonts w:ascii="Aparajita" w:hAnsi="Aparajita" w:cs="Aparajita"/>
        </w:rPr>
        <w:instrText xml:space="preserve">Related Quality of Life: A Dyadic Analysis","volume":"59","author":[{"family":"Song","given":"Jieun"},{"family":"Floyd","given":"Frank J."},{"family":"Seltzer","given":"Marsha Mailick"},{"family":"Greenberg","given":"Jan S."},{"family":"Hong","given":"Jinkuk"}],"issued":{"date-parts":[["2010"]]}}}],"schema":"https://github.com/citation-style-language/schema/raw/master/csl-citation.json"} </w:instrText>
      </w:r>
      <w:ins w:id="347" w:author="Emily Smith-Greenaway" w:date="2020-08-08T22:51:00Z">
        <w:r w:rsidR="00007438" w:rsidRPr="009A3160">
          <w:rPr>
            <w:rFonts w:ascii="Aparajita" w:hAnsi="Aparajita" w:cs="Aparajita"/>
          </w:rPr>
          <w:fldChar w:fldCharType="separate"/>
        </w:r>
      </w:ins>
      <w:r w:rsidR="007E564F" w:rsidRPr="007E564F">
        <w:rPr>
          <w:rFonts w:ascii="Aparajita" w:hAnsi="Aparajita" w:cs="Aparajita"/>
          <w:vertAlign w:val="superscript"/>
        </w:rPr>
        <w:t>10,11</w:t>
      </w:r>
      <w:ins w:id="348" w:author="Emily Smith-Greenaway" w:date="2020-08-08T22:51:00Z">
        <w:r w:rsidR="00007438" w:rsidRPr="009A3160">
          <w:rPr>
            <w:rFonts w:ascii="Aparajita" w:hAnsi="Aparajita" w:cs="Aparajita"/>
          </w:rPr>
          <w:fldChar w:fldCharType="end"/>
        </w:r>
        <w:r w:rsidR="00007438">
          <w:rPr>
            <w:rFonts w:ascii="Aparajita" w:hAnsi="Aparajita" w:cs="Aparajita"/>
          </w:rPr>
          <w:t xml:space="preserve"> and </w:t>
        </w:r>
        <w:r w:rsidR="00007438" w:rsidRPr="009A3160">
          <w:rPr>
            <w:rFonts w:ascii="Aparajita" w:hAnsi="Aparajita" w:cs="Aparajita"/>
          </w:rPr>
          <w:t xml:space="preserve">physical health and </w:t>
        </w:r>
        <w:r w:rsidR="00007438">
          <w:rPr>
            <w:rFonts w:ascii="Aparajita" w:hAnsi="Aparajita" w:cs="Aparajita"/>
          </w:rPr>
          <w:t>longevity</w:t>
        </w:r>
      </w:ins>
      <w:ins w:id="349" w:author="Emily Smith-Greenaway" w:date="2020-08-08T23:39:00Z">
        <w:r w:rsidR="009C383D">
          <w:rPr>
            <w:rFonts w:ascii="Aparajita" w:hAnsi="Aparajita" w:cs="Aparajita"/>
          </w:rPr>
          <w:t>.</w:t>
        </w:r>
      </w:ins>
      <w:ins w:id="350" w:author="Emily Smith-Greenaway" w:date="2020-08-08T22:51:00Z">
        <w:r w:rsidR="00007438" w:rsidRPr="009A3160">
          <w:rPr>
            <w:rFonts w:ascii="Aparajita" w:hAnsi="Aparajita" w:cs="Aparajita"/>
          </w:rPr>
          <w:fldChar w:fldCharType="begin"/>
        </w:r>
      </w:ins>
      <w:r w:rsidR="007E564F">
        <w:rPr>
          <w:rFonts w:ascii="Aparajita" w:hAnsi="Aparajita" w:cs="Aparajita"/>
        </w:rPr>
        <w:instrText xml:space="preserve"> ADDIN ZOTERO_ITEM CSL_CITATION {"citationID":"FnMzlWN2","properties":{"formattedCitation":"\\super 12,13\\nosupersub{}","plainCitation":"12,13","noteIndex":0},"citationItems":[{"id":226,"uris":["http://zotero.org/users/local/6aiRCPll/items/S848ZWW5"],"uri":["http://zotero.org/users/local/6aiRCPll/items/S848ZWW5"],"itemData":{"id":226,"type":"article-journal","container-title":"The lancet","issue":"9355","note":"ISBN: 0140-6736\npublisher: Elsevier","page":"363-367","title":"Mortality in parents after death of a child in Denmark: a nationwide follow-up study","volume":"361","author":[{"family":"Li","given":"Jiong"},{"family":"Precht","given":"Dorthe Hansen"},{"family":"Mortensen","given":"Preben Bo"},{"family":"Olsen","given":"Jørn"}],"issued":{"date-parts":[["2003"]]}}},{"id":187,"uris":["http://zotero.org/users/local/6aiRCPll/items/RE5QKYR8"],"uri":["http://zotero.org/users/local/6aiRCPll/items/RE5QKYR8"],"itemData":{"id":187,"type":"article-journal","container-title":"American journal of epidemiology","issue":"4","note":"ISBN: 1476-6256\npublisher: Oxford University Press","page":"338-346","title":"The forgotten griever: a nationwide follow-up study of mortality subsequent to the death of a sibling","volume":"176","author":[{"family":"Rostila","given":"Mikael"},{"family":"Saarela","given":"Jan"},{"family":"Kawachi","given":"Ichiro"}],"issued":{"date-parts":[["2012"]]}}}],"schema":"https://github.com/citation-style-language/schema/raw/master/csl-citation.json"} </w:instrText>
      </w:r>
      <w:ins w:id="351" w:author="Emily Smith-Greenaway" w:date="2020-08-08T22:51:00Z">
        <w:r w:rsidR="00007438" w:rsidRPr="009A3160">
          <w:rPr>
            <w:rFonts w:ascii="Aparajita" w:hAnsi="Aparajita" w:cs="Aparajita"/>
          </w:rPr>
          <w:fldChar w:fldCharType="separate"/>
        </w:r>
      </w:ins>
      <w:r w:rsidR="007E564F" w:rsidRPr="007E564F">
        <w:rPr>
          <w:rFonts w:ascii="Aparajita" w:hAnsi="Aparajita" w:cs="Aparajita"/>
          <w:vertAlign w:val="superscript"/>
        </w:rPr>
        <w:t>12,13</w:t>
      </w:r>
      <w:ins w:id="352" w:author="Emily Smith-Greenaway" w:date="2020-08-08T22:51:00Z">
        <w:r w:rsidR="00007438" w:rsidRPr="009A3160">
          <w:rPr>
            <w:rFonts w:ascii="Aparajita" w:hAnsi="Aparajita" w:cs="Aparajita"/>
          </w:rPr>
          <w:fldChar w:fldCharType="end"/>
        </w:r>
        <w:r w:rsidR="00007438" w:rsidRPr="009A3160">
          <w:rPr>
            <w:rFonts w:ascii="Aparajita" w:hAnsi="Aparajita" w:cs="Aparajita"/>
          </w:rPr>
          <w:t xml:space="preserve"> </w:t>
        </w:r>
      </w:ins>
      <w:ins w:id="353" w:author="Emily Smith-Greenaway" w:date="2020-08-09T09:58:00Z">
        <w:r w:rsidR="00883301">
          <w:rPr>
            <w:rFonts w:ascii="Aparajita" w:hAnsi="Aparajita" w:cs="Aparajita"/>
          </w:rPr>
          <w:t>A child’s death</w:t>
        </w:r>
      </w:ins>
      <w:ins w:id="354" w:author="Emily Smith-Greenaway" w:date="2020-08-08T23:20:00Z">
        <w:r w:rsidR="001273A9">
          <w:rPr>
            <w:rFonts w:ascii="Aparajita" w:hAnsi="Aparajita" w:cs="Aparajita"/>
          </w:rPr>
          <w:t xml:space="preserve"> bears </w:t>
        </w:r>
      </w:ins>
      <w:ins w:id="355" w:author="Emily Smith-Greenaway" w:date="2020-08-08T23:21:00Z">
        <w:r w:rsidR="001273A9">
          <w:rPr>
            <w:rFonts w:ascii="Aparajita" w:hAnsi="Aparajita" w:cs="Aparajita"/>
          </w:rPr>
          <w:t>heavy on mothers, in particular, a</w:t>
        </w:r>
      </w:ins>
      <w:ins w:id="356" w:author="Emily Smith-Greenaway" w:date="2020-08-08T22:51:00Z">
        <w:r w:rsidR="00007438">
          <w:rPr>
            <w:rFonts w:ascii="Aparajita" w:hAnsi="Aparajita" w:cs="Aparajita"/>
          </w:rPr>
          <w:t xml:space="preserve">nd </w:t>
        </w:r>
        <w:r w:rsidR="00007438" w:rsidRPr="009A3160">
          <w:rPr>
            <w:rFonts w:ascii="Aparajita" w:hAnsi="Aparajita" w:cs="Aparajita"/>
          </w:rPr>
          <w:t xml:space="preserve">the adverse effects </w:t>
        </w:r>
      </w:ins>
      <w:ins w:id="357" w:author="Emily Smith-Greenaway" w:date="2020-08-10T07:48:00Z">
        <w:r w:rsidR="002D22D1">
          <w:rPr>
            <w:rFonts w:ascii="Aparajita" w:hAnsi="Aparajita" w:cs="Aparajita"/>
          </w:rPr>
          <w:t xml:space="preserve">of their grief </w:t>
        </w:r>
      </w:ins>
      <w:ins w:id="358" w:author="Emily Smith-Greenaway" w:date="2020-08-08T22:51:00Z">
        <w:r w:rsidR="00007438">
          <w:rPr>
            <w:rFonts w:ascii="Aparajita" w:hAnsi="Aparajita" w:cs="Aparajita"/>
          </w:rPr>
          <w:t xml:space="preserve">can </w:t>
        </w:r>
        <w:r w:rsidR="00007438" w:rsidRPr="009A3160">
          <w:rPr>
            <w:rFonts w:ascii="Aparajita" w:hAnsi="Aparajita" w:cs="Aparajita"/>
          </w:rPr>
          <w:t>persist for years—even decades</w:t>
        </w:r>
      </w:ins>
      <w:ins w:id="359" w:author="Emily Smith-Greenaway" w:date="2020-08-08T23:39:00Z">
        <w:r w:rsidR="009C383D">
          <w:rPr>
            <w:rFonts w:ascii="Aparajita" w:hAnsi="Aparajita" w:cs="Aparajita"/>
          </w:rPr>
          <w:t>.</w:t>
        </w:r>
      </w:ins>
      <w:ins w:id="360" w:author="Emily Smith-Greenaway" w:date="2020-08-08T22:51:00Z">
        <w:r w:rsidR="00007438">
          <w:rPr>
            <w:rFonts w:ascii="Aparajita" w:hAnsi="Aparajita" w:cs="Aparajita"/>
          </w:rPr>
          <w:fldChar w:fldCharType="begin"/>
        </w:r>
      </w:ins>
      <w:r w:rsidR="007E564F">
        <w:rPr>
          <w:rFonts w:ascii="Aparajita" w:hAnsi="Aparajita" w:cs="Aparajita"/>
        </w:rPr>
        <w:instrText xml:space="preserve"> ADDIN ZOTERO_ITEM CSL_CITATION {"citationID":"eZ3UGY6t","properties":{"formattedCitation":"\\super 10,12,14\\nosupersub{}","plainCitation":"10,12,14","noteIndex":0},"citationItems":[{"id":226,"uris":["http://zotero.org/users/local/6aiRCPll/items/S848ZWW5"],"uri":["http://zotero.org/users/local/6aiRCPll/items/S848ZWW5"],"itemData":{"id":226,"type":"article-journal","container-title":"The lancet","issue":"9355","note":"ISBN: 0140-6736\npublisher: Elsevier","page":"363-367","title":"Mortality in parents after death of a child in Denmark: a nationwide follow-up study","volume":"361","author":[{"family":"Li","given":"Jiong"},{"family":"Precht","given":"Dorthe Hansen"},{"family":"Mortensen","given":"Preben Bo"},{"family":"Olsen","given":"Jørn"}],"issued":{"date-parts":[["2003"]]}}},{"id":225,"uris":["http://zotero.org/users/local/6aiRCPll/items/ZK7BZKFN"],"uri":["http://zotero.org/users/local/6aiRCPll/items/ZK7BZKFN"],"itemData":{"id":225,"type":"article-journal","container-title":"New England Journal of Medicine","issue":"12","note":"ISBN: 0028-4793\npublisher: Mass Medical Soc","page":"1190-1196","title":"Hospitalization for mental illness among parents after the death of a child","volume":"352","author":[{"family":"Li","given":"Jiong"},{"family":"Laursen","given":"Thomas Munk"},{"family":"Precht","given":"Dorthe Hansen"},{"family":"Olsen","given":"Jørn"},{"family":"Mortensen","given":"Preben Bo"}],"issued":{"date-parts":[["2005"]]}}},{"id":51,"uris":["http://zotero.org/users/local/6aiRCPll/items/6DHU4DJA"],"uri":["http://zotero.org/users/local/6aiRCPll/items/6DHU4DJA"],"itemData":{"id":51,"type":"article-journal","container-title":"Journal of family psychology","issue":"2","page":"203","title":"Long-term effects of the death of a child on parents' adjustment in midlife.","volume":"22","author":[{"family":"Rogers","given":"Catherine H."},{"family":"Floyd","given":"Frank J."},{"family":"Seltzer","given":"Marsha Mailick"},{"family":"Greenberg","given":"Jan"},{"family":"Hong","given":"Jinkuk"}],"issued":{"date-parts":[["2008"]]}}}],"schema":"https://github.com/citation-style-language/schema/raw/master/csl-citation.json"} </w:instrText>
      </w:r>
      <w:ins w:id="361" w:author="Emily Smith-Greenaway" w:date="2020-08-08T22:51:00Z">
        <w:r w:rsidR="00007438">
          <w:rPr>
            <w:rFonts w:ascii="Aparajita" w:hAnsi="Aparajita" w:cs="Aparajita"/>
          </w:rPr>
          <w:fldChar w:fldCharType="separate"/>
        </w:r>
      </w:ins>
      <w:r w:rsidR="007E564F" w:rsidRPr="007E564F">
        <w:rPr>
          <w:rFonts w:ascii="Aparajita" w:hAnsi="Aparajita" w:cs="Aparajita"/>
          <w:vertAlign w:val="superscript"/>
        </w:rPr>
        <w:t>10,12,14</w:t>
      </w:r>
      <w:ins w:id="362" w:author="Emily Smith-Greenaway" w:date="2020-08-08T22:51:00Z">
        <w:r w:rsidR="00007438">
          <w:rPr>
            <w:rFonts w:ascii="Aparajita" w:hAnsi="Aparajita" w:cs="Aparajita"/>
          </w:rPr>
          <w:fldChar w:fldCharType="end"/>
        </w:r>
        <w:r w:rsidR="00007438" w:rsidRPr="009A3160">
          <w:rPr>
            <w:rFonts w:ascii="Aparajita" w:hAnsi="Aparajita" w:cs="Aparajita"/>
          </w:rPr>
          <w:t xml:space="preserve"> </w:t>
        </w:r>
      </w:ins>
      <w:ins w:id="363" w:author="Emily Smith-Greenaway" w:date="2020-08-09T14:24:00Z">
        <w:r>
          <w:rPr>
            <w:rFonts w:ascii="Aparajita" w:hAnsi="Aparajita" w:cs="Aparajita"/>
          </w:rPr>
          <w:t xml:space="preserve">Yet, the </w:t>
        </w:r>
      </w:ins>
      <w:ins w:id="364" w:author="Emily Smith-Greenaway" w:date="2020-08-09T22:50:00Z">
        <w:r w:rsidR="00D93F34">
          <w:rPr>
            <w:rFonts w:ascii="Aparajita" w:hAnsi="Aparajita" w:cs="Aparajita"/>
          </w:rPr>
          <w:t xml:space="preserve">global </w:t>
        </w:r>
      </w:ins>
      <w:ins w:id="365" w:author="Emily Smith-Greenaway" w:date="2020-08-10T07:49:00Z">
        <w:r w:rsidR="002D22D1">
          <w:rPr>
            <w:rFonts w:ascii="Aparajita" w:hAnsi="Aparajita" w:cs="Aparajita"/>
          </w:rPr>
          <w:t>burden</w:t>
        </w:r>
      </w:ins>
      <w:ins w:id="366" w:author="Emily Smith-Greenaway" w:date="2020-08-09T22:50:00Z">
        <w:r w:rsidR="00D93F34">
          <w:rPr>
            <w:rFonts w:ascii="Aparajita" w:hAnsi="Aparajita" w:cs="Aparajita"/>
          </w:rPr>
          <w:t xml:space="preserve"> of maternal bereavement</w:t>
        </w:r>
      </w:ins>
      <w:ins w:id="367" w:author="Emily Smith-Greenaway" w:date="2020-08-10T07:49:00Z">
        <w:r w:rsidR="002D22D1">
          <w:rPr>
            <w:rFonts w:ascii="Aparajita" w:hAnsi="Aparajita" w:cs="Aparajita"/>
          </w:rPr>
          <w:t xml:space="preserve"> remains unknown</w:t>
        </w:r>
      </w:ins>
      <w:ins w:id="368" w:author="Emily Smith-Greenaway" w:date="2020-08-09T22:50:00Z">
        <w:r w:rsidR="00D93F34">
          <w:rPr>
            <w:rFonts w:ascii="Aparajita" w:hAnsi="Aparajita" w:cs="Aparajita"/>
          </w:rPr>
          <w:t xml:space="preserve">. </w:t>
        </w:r>
      </w:ins>
      <w:ins w:id="369" w:author="Emily Smith-Greenaway" w:date="2020-08-09T14:24:00Z">
        <w:r>
          <w:rPr>
            <w:rFonts w:ascii="Aparajita" w:hAnsi="Aparajita" w:cs="Aparajita"/>
          </w:rPr>
          <w:t xml:space="preserve">And even as infant and child mortality conditions hint to </w:t>
        </w:r>
      </w:ins>
      <w:ins w:id="370" w:author="Emily Smith-Greenaway" w:date="2020-08-09T14:25:00Z">
        <w:r>
          <w:rPr>
            <w:rFonts w:ascii="Aparajita" w:hAnsi="Aparajita" w:cs="Aparajita"/>
          </w:rPr>
          <w:t xml:space="preserve">the world regions that </w:t>
        </w:r>
      </w:ins>
      <w:ins w:id="371" w:author="Emily Smith-Greenaway" w:date="2020-08-09T22:50:00Z">
        <w:r w:rsidR="00D93F34">
          <w:rPr>
            <w:rFonts w:ascii="Aparajita" w:hAnsi="Aparajita" w:cs="Aparajita"/>
          </w:rPr>
          <w:t xml:space="preserve">likely </w:t>
        </w:r>
      </w:ins>
      <w:ins w:id="372" w:author="Emily Smith-Greenaway" w:date="2020-08-09T14:25:00Z">
        <w:r>
          <w:rPr>
            <w:rFonts w:ascii="Aparajita" w:hAnsi="Aparajita" w:cs="Aparajita"/>
          </w:rPr>
          <w:t>bear an outsized burden of bereavement, it is unclear how confounding population dynamics</w:t>
        </w:r>
      </w:ins>
      <w:ins w:id="373" w:author="Emily Smith-Greenaway" w:date="2020-08-09T14:26:00Z">
        <w:r w:rsidR="00AC4580">
          <w:rPr>
            <w:rFonts w:ascii="Aparajita" w:hAnsi="Aparajita" w:cs="Aparajita"/>
          </w:rPr>
          <w:t xml:space="preserve"> </w:t>
        </w:r>
      </w:ins>
      <w:ins w:id="374" w:author="Emily Smith-Greenaway" w:date="2020-08-09T14:27:00Z">
        <w:r w:rsidR="00AC4580">
          <w:rPr>
            <w:rFonts w:ascii="Aparajita" w:hAnsi="Aparajita" w:cs="Aparajita"/>
          </w:rPr>
          <w:t xml:space="preserve">further </w:t>
        </w:r>
      </w:ins>
      <w:ins w:id="375" w:author="Emily Smith-Greenaway" w:date="2020-08-09T14:28:00Z">
        <w:r w:rsidR="00AC4580">
          <w:rPr>
            <w:rFonts w:ascii="Aparajita" w:hAnsi="Aparajita" w:cs="Aparajita"/>
          </w:rPr>
          <w:t xml:space="preserve">contribute to disparities in the global distribution of bereaved mothers. </w:t>
        </w:r>
      </w:ins>
      <w:moveToRangeStart w:id="376" w:author="Emily Smith-Greenaway" w:date="2020-08-08T23:06:00Z" w:name="move47820394"/>
      <w:moveTo w:id="377" w:author="Emily Smith-Greenaway" w:date="2020-08-08T23:06:00Z">
        <w:del w:id="378" w:author="Emily Smith-Greenaway" w:date="2020-08-09T11:48:00Z">
          <w:r w:rsidR="00C53D8C" w:rsidRPr="00266175" w:rsidDel="00202EA7">
            <w:rPr>
              <w:rFonts w:ascii="Aparajita" w:hAnsi="Aparajita" w:cs="Aparajita"/>
            </w:rPr>
            <w:delText>Th</w:delText>
          </w:r>
        </w:del>
        <w:del w:id="379" w:author="Emily Smith-Greenaway" w:date="2020-08-08T23:33:00Z">
          <w:r w:rsidR="00C53D8C" w:rsidRPr="00266175" w:rsidDel="00CB57FC">
            <w:rPr>
              <w:rFonts w:ascii="Aparajita" w:hAnsi="Aparajita" w:cs="Aparajita"/>
            </w:rPr>
            <w:delText xml:space="preserve">e </w:delText>
          </w:r>
        </w:del>
        <w:del w:id="380" w:author="Emily Smith-Greenaway" w:date="2020-08-08T23:25:00Z">
          <w:r w:rsidR="00C53D8C" w:rsidRPr="00266175" w:rsidDel="00CB57FC">
            <w:rPr>
              <w:rFonts w:ascii="Aparajita" w:hAnsi="Aparajita" w:cs="Aparajita"/>
            </w:rPr>
            <w:delText>findings</w:delText>
          </w:r>
        </w:del>
      </w:moveTo>
      <w:ins w:id="381" w:author="Emily Smith-Greenaway" w:date="2020-08-09T22:51:00Z">
        <w:r w:rsidR="00D93F34">
          <w:rPr>
            <w:rFonts w:ascii="Aparajita" w:hAnsi="Aparajita" w:cs="Aparajita"/>
          </w:rPr>
          <w:t>By demonstrating</w:t>
        </w:r>
      </w:ins>
      <w:ins w:id="382" w:author="Emily Smith-Greenaway" w:date="2020-08-09T11:48:00Z">
        <w:r w:rsidR="00FC2450">
          <w:rPr>
            <w:rFonts w:ascii="Aparajita" w:hAnsi="Aparajita" w:cs="Aparajita"/>
          </w:rPr>
          <w:t xml:space="preserve"> </w:t>
        </w:r>
      </w:ins>
      <w:ins w:id="383" w:author="Emily Smith-Greenaway" w:date="2020-08-09T11:49:00Z">
        <w:r w:rsidR="00FC2450">
          <w:rPr>
            <w:rFonts w:ascii="Aparajita" w:hAnsi="Aparajita" w:cs="Aparajita"/>
          </w:rPr>
          <w:t xml:space="preserve">the size and distribution of inequalities in the burden of child loss, </w:t>
        </w:r>
      </w:ins>
      <w:ins w:id="384" w:author="Emily Smith-Greenaway" w:date="2020-08-09T22:51:00Z">
        <w:r w:rsidR="00D93F34">
          <w:rPr>
            <w:rFonts w:ascii="Aparajita" w:hAnsi="Aparajita" w:cs="Aparajita"/>
          </w:rPr>
          <w:t>this study offers</w:t>
        </w:r>
      </w:ins>
      <w:ins w:id="385" w:author="Emily Smith-Greenaway" w:date="2020-08-09T11:51:00Z">
        <w:r w:rsidR="00FC2450">
          <w:rPr>
            <w:rFonts w:ascii="Aparajita" w:hAnsi="Aparajita" w:cs="Aparajita"/>
          </w:rPr>
          <w:t xml:space="preserve"> a new </w:t>
        </w:r>
      </w:ins>
      <w:ins w:id="386" w:author="Emily Smith-Greenaway" w:date="2020-08-09T11:53:00Z">
        <w:r w:rsidR="00FC2450">
          <w:rPr>
            <w:rFonts w:ascii="Aparajita" w:hAnsi="Aparajita" w:cs="Aparajita"/>
          </w:rPr>
          <w:t>view</w:t>
        </w:r>
      </w:ins>
      <w:ins w:id="387" w:author="Emily Smith-Greenaway" w:date="2020-08-09T11:51:00Z">
        <w:r w:rsidR="00FC2450">
          <w:rPr>
            <w:rFonts w:ascii="Aparajita" w:hAnsi="Aparajita" w:cs="Aparajita"/>
          </w:rPr>
          <w:t xml:space="preserve"> of global health inequality</w:t>
        </w:r>
      </w:ins>
      <w:ins w:id="388" w:author="Emily Smith-Greenaway" w:date="2020-08-09T11:53:00Z">
        <w:r w:rsidR="00FC2450">
          <w:rPr>
            <w:rFonts w:ascii="Aparajita" w:hAnsi="Aparajita" w:cs="Aparajita"/>
          </w:rPr>
          <w:t xml:space="preserve"> </w:t>
        </w:r>
      </w:ins>
      <w:ins w:id="389" w:author="Emily Smith-Greenaway" w:date="2020-08-09T11:54:00Z">
        <w:r w:rsidR="00FC2450">
          <w:rPr>
            <w:rFonts w:ascii="Aparajita" w:hAnsi="Aparajita" w:cs="Aparajita"/>
          </w:rPr>
          <w:t>highly</w:t>
        </w:r>
      </w:ins>
      <w:ins w:id="390" w:author="Emily Smith-Greenaway" w:date="2020-08-09T11:53:00Z">
        <w:r w:rsidR="00FC2450">
          <w:rPr>
            <w:rFonts w:ascii="Aparajita" w:hAnsi="Aparajita" w:cs="Aparajita"/>
          </w:rPr>
          <w:t xml:space="preserve"> relevan</w:t>
        </w:r>
      </w:ins>
      <w:ins w:id="391" w:author="Emily Smith-Greenaway" w:date="2020-08-09T11:54:00Z">
        <w:r w:rsidR="00FC2450">
          <w:rPr>
            <w:rFonts w:ascii="Aparajita" w:hAnsi="Aparajita" w:cs="Aparajita"/>
          </w:rPr>
          <w:t>t</w:t>
        </w:r>
      </w:ins>
      <w:ins w:id="392" w:author="Emily Smith-Greenaway" w:date="2020-08-09T11:53:00Z">
        <w:r w:rsidR="00FC2450">
          <w:rPr>
            <w:rFonts w:ascii="Aparajita" w:hAnsi="Aparajita" w:cs="Aparajita"/>
          </w:rPr>
          <w:t xml:space="preserve"> to maternal wellbeing</w:t>
        </w:r>
      </w:ins>
      <w:ins w:id="393" w:author="Emily Smith-Greenaway" w:date="2020-08-09T11:51:00Z">
        <w:r w:rsidR="00FC2450">
          <w:rPr>
            <w:rFonts w:ascii="Aparajita" w:hAnsi="Aparajita" w:cs="Aparajita"/>
          </w:rPr>
          <w:t xml:space="preserve">. </w:t>
        </w:r>
      </w:ins>
      <w:moveTo w:id="394" w:author="Emily Smith-Greenaway" w:date="2020-08-08T23:06:00Z">
        <w:del w:id="395" w:author="Emily Smith-Greenaway" w:date="2020-08-08T23:27:00Z">
          <w:r w:rsidR="00C53D8C" w:rsidRPr="00266175" w:rsidDel="00CB57FC">
            <w:rPr>
              <w:rFonts w:ascii="Aparajita" w:hAnsi="Aparajita" w:cs="Aparajita"/>
            </w:rPr>
            <w:delText xml:space="preserve"> </w:delText>
          </w:r>
        </w:del>
        <w:del w:id="396" w:author="Emily Smith-Greenaway" w:date="2020-08-09T11:54:00Z">
          <w:r w:rsidR="00C53D8C" w:rsidRPr="00266175" w:rsidDel="00FC2450">
            <w:rPr>
              <w:rFonts w:ascii="Aparajita" w:hAnsi="Aparajita" w:cs="Aparajita"/>
            </w:rPr>
            <w:delText>offer a new perspective o</w:delText>
          </w:r>
          <w:r w:rsidR="00C53D8C" w:rsidDel="00FC2450">
            <w:rPr>
              <w:rFonts w:ascii="Aparajita" w:hAnsi="Aparajita" w:cs="Aparajita"/>
            </w:rPr>
            <w:delText>n</w:delText>
          </w:r>
          <w:r w:rsidR="00C53D8C" w:rsidRPr="00266175" w:rsidDel="00FC2450">
            <w:rPr>
              <w:rFonts w:ascii="Aparajita" w:hAnsi="Aparajita" w:cs="Aparajita"/>
            </w:rPr>
            <w:delText xml:space="preserve"> global</w:delText>
          </w:r>
        </w:del>
        <w:del w:id="397" w:author="Emily Smith-Greenaway" w:date="2020-08-08T23:25:00Z">
          <w:r w:rsidR="00C53D8C" w:rsidDel="00CB57FC">
            <w:rPr>
              <w:rFonts w:ascii="Aparajita" w:hAnsi="Aparajita" w:cs="Aparajita"/>
            </w:rPr>
            <w:delText>-</w:delText>
          </w:r>
        </w:del>
        <w:del w:id="398" w:author="Emily Smith-Greenaway" w:date="2020-08-09T11:54:00Z">
          <w:r w:rsidR="00C53D8C" w:rsidDel="00FC2450">
            <w:rPr>
              <w:rFonts w:ascii="Aparajita" w:hAnsi="Aparajita" w:cs="Aparajita"/>
            </w:rPr>
            <w:delText xml:space="preserve">health </w:delText>
          </w:r>
          <w:r w:rsidR="00C53D8C" w:rsidRPr="00266175" w:rsidDel="00FC2450">
            <w:rPr>
              <w:rFonts w:ascii="Aparajita" w:hAnsi="Aparajita" w:cs="Aparajita"/>
            </w:rPr>
            <w:delText>inequalit</w:delText>
          </w:r>
          <w:r w:rsidR="00C53D8C" w:rsidDel="00FC2450">
            <w:rPr>
              <w:rFonts w:ascii="Aparajita" w:hAnsi="Aparajita" w:cs="Aparajita"/>
            </w:rPr>
            <w:delText xml:space="preserve">ies and </w:delText>
          </w:r>
          <w:r w:rsidR="00C53D8C" w:rsidRPr="00266175" w:rsidDel="00FC2450">
            <w:rPr>
              <w:rFonts w:ascii="Aparajita" w:hAnsi="Aparajita" w:cs="Aparajita"/>
            </w:rPr>
            <w:delText>highlight</w:delText>
          </w:r>
          <w:r w:rsidR="00C53D8C" w:rsidDel="00FC2450">
            <w:rPr>
              <w:rFonts w:ascii="Aparajita" w:hAnsi="Aparajita" w:cs="Aparajita"/>
            </w:rPr>
            <w:delText xml:space="preserve"> </w:delText>
          </w:r>
          <w:r w:rsidR="00C53D8C" w:rsidRPr="00266175" w:rsidDel="00FC2450">
            <w:rPr>
              <w:rFonts w:ascii="Aparajita" w:hAnsi="Aparajita" w:cs="Aparajita"/>
            </w:rPr>
            <w:delText xml:space="preserve">the value of </w:delText>
          </w:r>
        </w:del>
        <w:del w:id="399" w:author="Emily Smith-Greenaway" w:date="2020-08-09T11:47:00Z">
          <w:r w:rsidR="00C53D8C" w:rsidDel="00202EA7">
            <w:rPr>
              <w:rFonts w:ascii="Aparajita" w:hAnsi="Aparajita" w:cs="Aparajita"/>
            </w:rPr>
            <w:delText xml:space="preserve">persistently </w:delText>
          </w:r>
        </w:del>
        <w:del w:id="400" w:author="Emily Smith-Greenaway" w:date="2020-08-09T11:54:00Z">
          <w:r w:rsidR="00C53D8C" w:rsidDel="00FC2450">
            <w:rPr>
              <w:rFonts w:ascii="Aparajita" w:hAnsi="Aparajita" w:cs="Aparajita"/>
            </w:rPr>
            <w:delText xml:space="preserve">studying disparities in maternal experiences even as </w:delText>
          </w:r>
        </w:del>
        <w:del w:id="401" w:author="Emily Smith-Greenaway" w:date="2020-08-08T23:08:00Z">
          <w:r w:rsidR="00C53D8C" w:rsidDel="00C53D8C">
            <w:rPr>
              <w:rFonts w:ascii="Aparajita" w:hAnsi="Aparajita" w:cs="Aparajita"/>
            </w:rPr>
            <w:delText>many global demographic metrics converge.</w:delText>
          </w:r>
        </w:del>
      </w:moveTo>
      <w:moveToRangeEnd w:id="376"/>
    </w:p>
    <w:p w14:paraId="557AA033" w14:textId="77777777" w:rsidR="004731AD" w:rsidRPr="00C53D8C" w:rsidRDefault="004731AD">
      <w:pPr>
        <w:ind w:firstLine="720"/>
        <w:rPr>
          <w:ins w:id="402" w:author="Emily Smith-Greenaway" w:date="2020-08-09T16:38:00Z"/>
          <w:rFonts w:ascii="Aparajita" w:hAnsi="Aparajita" w:cs="Aparajita"/>
          <w:rPrChange w:id="403" w:author="Emily Smith-Greenaway" w:date="2020-08-08T23:08:00Z">
            <w:rPr>
              <w:ins w:id="404" w:author="Emily Smith-Greenaway" w:date="2020-08-09T16:38:00Z"/>
              <w:rFonts w:ascii="Aparajita" w:hAnsi="Aparajita" w:cs="Aparajita"/>
              <w:b/>
              <w:bCs/>
            </w:rPr>
          </w:rPrChange>
        </w:rPr>
        <w:pPrChange w:id="405" w:author="Emily Smith-Greenaway" w:date="2020-08-08T23:50:00Z">
          <w:pPr>
            <w:autoSpaceDE w:val="0"/>
            <w:autoSpaceDN w:val="0"/>
            <w:adjustRightInd w:val="0"/>
          </w:pPr>
        </w:pPrChange>
      </w:pPr>
    </w:p>
    <w:p w14:paraId="2E36FA10" w14:textId="77777777" w:rsidR="00D7757E" w:rsidRPr="009F00FF" w:rsidRDefault="00D7757E">
      <w:pPr>
        <w:ind w:firstLine="720"/>
        <w:rPr>
          <w:rFonts w:ascii="Aparajita" w:hAnsi="Aparajita" w:cs="Aparajita"/>
          <w:b/>
          <w:bCs/>
        </w:rPr>
        <w:pPrChange w:id="406" w:author="Emily Smith-Greenaway" w:date="2020-08-08T23:50:00Z">
          <w:pPr/>
        </w:pPrChange>
      </w:pPr>
    </w:p>
    <w:p w14:paraId="4B954D4F" w14:textId="103D3B73" w:rsidR="000A3508" w:rsidDel="000B03A3" w:rsidRDefault="003228C4" w:rsidP="006D2A78">
      <w:pPr>
        <w:rPr>
          <w:del w:id="407" w:author="Emily Smith-Greenaway" w:date="2020-08-08T23:09:00Z"/>
          <w:rFonts w:ascii="Aparajita" w:hAnsi="Aparajita" w:cs="Aparajita"/>
          <w:b/>
          <w:bCs/>
        </w:rPr>
      </w:pPr>
      <w:del w:id="408" w:author="Emily Smith-Greenaway" w:date="2020-08-08T23:54:00Z">
        <w:r w:rsidDel="006D57CB">
          <w:rPr>
            <w:rFonts w:ascii="Aparajita" w:hAnsi="Aparajita" w:cs="Aparajita"/>
            <w:b/>
            <w:bCs/>
          </w:rPr>
          <w:delText>Methods</w:delText>
        </w:r>
      </w:del>
      <w:ins w:id="409" w:author="Emily Smith-Greenaway" w:date="2020-08-08T23:54:00Z">
        <w:r w:rsidR="006D57CB">
          <w:rPr>
            <w:rFonts w:ascii="Aparajita" w:hAnsi="Aparajita" w:cs="Aparajita"/>
            <w:b/>
            <w:bCs/>
          </w:rPr>
          <w:t xml:space="preserve">METHODS </w:t>
        </w:r>
      </w:ins>
    </w:p>
    <w:p w14:paraId="2A775466" w14:textId="77777777" w:rsidR="007948B6" w:rsidRPr="00266175" w:rsidRDefault="007948B6" w:rsidP="006D2A78">
      <w:pPr>
        <w:rPr>
          <w:rFonts w:ascii="Aparajita" w:hAnsi="Aparajita" w:cs="Aparajita"/>
        </w:rPr>
      </w:pPr>
    </w:p>
    <w:p w14:paraId="153F4641" w14:textId="7A7A68CF" w:rsidR="003D3C1C" w:rsidDel="00032E22" w:rsidRDefault="000A3508" w:rsidP="005E1FE4">
      <w:pPr>
        <w:autoSpaceDE w:val="0"/>
        <w:autoSpaceDN w:val="0"/>
        <w:adjustRightInd w:val="0"/>
        <w:rPr>
          <w:del w:id="410" w:author="Emily Smith-Greenaway" w:date="2020-08-08T23:34:00Z"/>
          <w:rFonts w:ascii="Aparajita" w:hAnsi="Aparajita" w:cs="Aparajita"/>
        </w:rPr>
      </w:pPr>
      <w:r w:rsidRPr="00266175">
        <w:rPr>
          <w:rFonts w:ascii="Aparajita" w:hAnsi="Aparajita" w:cs="Aparajita"/>
        </w:rPr>
        <w:t xml:space="preserve">We </w:t>
      </w:r>
      <w:r w:rsidR="003D3C1C">
        <w:rPr>
          <w:rFonts w:ascii="Aparajita" w:hAnsi="Aparajita" w:cs="Aparajita"/>
        </w:rPr>
        <w:t xml:space="preserve">first </w:t>
      </w:r>
      <w:r w:rsidR="00F4101F" w:rsidRPr="00266175">
        <w:rPr>
          <w:rFonts w:ascii="Aparajita" w:hAnsi="Aparajita" w:cs="Aparajita"/>
        </w:rPr>
        <w:t xml:space="preserve">generate </w:t>
      </w:r>
      <w:del w:id="411" w:author="Emily Smith-Greenaway" w:date="2020-08-09T22:51:00Z">
        <w:r w:rsidR="00F4101F" w:rsidRPr="00266175" w:rsidDel="00F938EA">
          <w:rPr>
            <w:rFonts w:ascii="Aparajita" w:hAnsi="Aparajita" w:cs="Aparajita"/>
          </w:rPr>
          <w:delText xml:space="preserve">the </w:delText>
        </w:r>
      </w:del>
      <w:r w:rsidR="000273F3">
        <w:rPr>
          <w:rFonts w:ascii="Aparajita" w:hAnsi="Aparajita" w:cs="Aparajita"/>
        </w:rPr>
        <w:t xml:space="preserve">three </w:t>
      </w:r>
      <w:del w:id="412" w:author="Emily Smith-Greenaway" w:date="2020-08-08T23:33:00Z">
        <w:r w:rsidR="00F4101F" w:rsidRPr="00266175" w:rsidDel="00032E22">
          <w:rPr>
            <w:rFonts w:ascii="Aparajita" w:hAnsi="Aparajita" w:cs="Aparajita"/>
          </w:rPr>
          <w:delText>key study</w:delText>
        </w:r>
      </w:del>
      <w:ins w:id="413" w:author="Emily Smith-Greenaway" w:date="2020-08-08T23:33:00Z">
        <w:r w:rsidR="00032E22">
          <w:rPr>
            <w:rFonts w:ascii="Aparajita" w:hAnsi="Aparajita" w:cs="Aparajita"/>
          </w:rPr>
          <w:t>maternal</w:t>
        </w:r>
      </w:ins>
      <w:r w:rsidR="00F4101F" w:rsidRPr="00266175">
        <w:rPr>
          <w:rFonts w:ascii="Aparajita" w:hAnsi="Aparajita" w:cs="Aparajita"/>
        </w:rPr>
        <w:t xml:space="preserve"> indicators </w:t>
      </w:r>
      <w:ins w:id="414" w:author="Emily Smith-Greenaway" w:date="2020-08-08T23:33:00Z">
        <w:r w:rsidR="00032E22">
          <w:rPr>
            <w:rFonts w:ascii="Aparajita" w:hAnsi="Aparajita" w:cs="Aparajita"/>
          </w:rPr>
          <w:t xml:space="preserve">of the cumulative prevalence of child death </w:t>
        </w:r>
      </w:ins>
      <w:r w:rsidR="00F4101F" w:rsidRPr="00266175">
        <w:rPr>
          <w:rFonts w:ascii="Aparajita" w:hAnsi="Aparajita" w:cs="Aparajita"/>
        </w:rPr>
        <w:t>directly, using data from nationally representative surveys that feature women’s reproductive histories</w:t>
      </w:r>
      <w:r w:rsidR="001E2FEC">
        <w:rPr>
          <w:rFonts w:ascii="Aparajita" w:hAnsi="Aparajita" w:cs="Aparajita"/>
        </w:rPr>
        <w:t xml:space="preserve">. </w:t>
      </w:r>
      <w:del w:id="415" w:author="Emily Smith-Greenaway" w:date="2020-08-08T23:34:00Z">
        <w:r w:rsidR="001E2FEC" w:rsidDel="00032E22">
          <w:rPr>
            <w:rFonts w:ascii="Aparajita" w:hAnsi="Aparajita" w:cs="Aparajita"/>
          </w:rPr>
          <w:delText xml:space="preserve">Second, </w:delText>
        </w:r>
        <w:r w:rsidR="00F4101F" w:rsidRPr="00266175" w:rsidDel="00032E22">
          <w:rPr>
            <w:rFonts w:ascii="Aparajita" w:hAnsi="Aparajita" w:cs="Aparajita"/>
          </w:rPr>
          <w:delText xml:space="preserve">we </w:delText>
        </w:r>
        <w:r w:rsidR="00ED274B" w:rsidDel="00032E22">
          <w:rPr>
            <w:rFonts w:ascii="Aparajita" w:hAnsi="Aparajita" w:cs="Aparajita"/>
          </w:rPr>
          <w:delText xml:space="preserve">introduce a novel </w:delText>
        </w:r>
        <w:r w:rsidR="00FF6198" w:rsidDel="00032E22">
          <w:rPr>
            <w:rFonts w:ascii="Aparajita" w:hAnsi="Aparajita" w:cs="Aparajita"/>
          </w:rPr>
          <w:delText>formal</w:delText>
        </w:r>
        <w:r w:rsidR="00F4101F" w:rsidRPr="00266175" w:rsidDel="00032E22">
          <w:rPr>
            <w:rFonts w:ascii="Aparajita" w:hAnsi="Aparajita" w:cs="Aparajita"/>
          </w:rPr>
          <w:delText xml:space="preserve"> </w:delText>
        </w:r>
        <w:r w:rsidR="00FF6198" w:rsidDel="00032E22">
          <w:rPr>
            <w:rFonts w:ascii="Aparajita" w:hAnsi="Aparajita" w:cs="Aparajita"/>
          </w:rPr>
          <w:delText>demographic</w:delText>
        </w:r>
        <w:r w:rsidR="00F4101F" w:rsidRPr="00266175" w:rsidDel="00032E22">
          <w:rPr>
            <w:rFonts w:ascii="Aparajita" w:hAnsi="Aparajita" w:cs="Aparajita"/>
          </w:rPr>
          <w:delText xml:space="preserve"> approach</w:delText>
        </w:r>
        <w:r w:rsidR="003F27DD" w:rsidDel="00032E22">
          <w:rPr>
            <w:rFonts w:ascii="Aparajita" w:hAnsi="Aparajita" w:cs="Aparajita"/>
          </w:rPr>
          <w:delText xml:space="preserve"> to indirectly estimate the prevalence of bereaved mothers</w:delText>
        </w:r>
        <w:r w:rsidR="00F4101F" w:rsidRPr="00266175" w:rsidDel="00032E22">
          <w:rPr>
            <w:rFonts w:ascii="Aparajita" w:hAnsi="Aparajita" w:cs="Aparajita"/>
          </w:rPr>
          <w:delText>.</w:delText>
        </w:r>
        <w:r w:rsidR="00FF6198" w:rsidDel="00032E22">
          <w:rPr>
            <w:rFonts w:ascii="Aparajita" w:hAnsi="Aparajita" w:cs="Aparajita"/>
          </w:rPr>
          <w:delText xml:space="preserve"> We refer to the approach as the kin-cohort method, as it relies on kinship equations and cohort reconstructions. </w:delText>
        </w:r>
      </w:del>
      <w:del w:id="416" w:author="Emily Smith-Greenaway" w:date="2020-08-08T23:33:00Z">
        <w:r w:rsidR="00F4101F" w:rsidRPr="00266175" w:rsidDel="00032E22">
          <w:rPr>
            <w:rFonts w:ascii="Aparajita" w:hAnsi="Aparajita" w:cs="Aparajita"/>
          </w:rPr>
          <w:delText xml:space="preserve"> </w:delText>
        </w:r>
      </w:del>
      <w:del w:id="417" w:author="Emily Smith-Greenaway" w:date="2020-08-08T23:34:00Z">
        <w:r w:rsidR="00D16B54" w:rsidDel="00032E22">
          <w:rPr>
            <w:rFonts w:ascii="Aparajita" w:hAnsi="Aparajita" w:cs="Aparajita"/>
          </w:rPr>
          <w:delText xml:space="preserve">Third, </w:delText>
        </w:r>
        <w:r w:rsidR="00E55FBA" w:rsidDel="00032E22">
          <w:rPr>
            <w:rFonts w:ascii="Aparajita" w:hAnsi="Aparajita" w:cs="Aparajita"/>
          </w:rPr>
          <w:delText xml:space="preserve">using data from </w:delText>
        </w:r>
        <w:r w:rsidR="00D16B54" w:rsidDel="00032E22">
          <w:rPr>
            <w:rFonts w:ascii="Aparajita" w:hAnsi="Aparajita" w:cs="Aparajita"/>
          </w:rPr>
          <w:delText xml:space="preserve">countries </w:delText>
        </w:r>
        <w:r w:rsidR="00E55FBA" w:rsidDel="00032E22">
          <w:rPr>
            <w:rFonts w:ascii="Aparajita" w:hAnsi="Aparajita" w:cs="Aparajita"/>
          </w:rPr>
          <w:delText>for</w:delText>
        </w:r>
        <w:r w:rsidR="00D16B54" w:rsidDel="00032E22">
          <w:rPr>
            <w:rFonts w:ascii="Aparajita" w:hAnsi="Aparajita" w:cs="Aparajita"/>
          </w:rPr>
          <w:delText xml:space="preserve"> which both </w:delText>
        </w:r>
        <w:r w:rsidR="00E55FBA" w:rsidDel="00032E22">
          <w:rPr>
            <w:rFonts w:ascii="Aparajita" w:hAnsi="Aparajita" w:cs="Aparajita"/>
          </w:rPr>
          <w:delText xml:space="preserve">types of estimates could be </w:delText>
        </w:r>
        <w:r w:rsidR="00D16B54" w:rsidDel="00032E22">
          <w:rPr>
            <w:rFonts w:ascii="Aparajita" w:hAnsi="Aparajita" w:cs="Aparajita"/>
          </w:rPr>
          <w:delText xml:space="preserve">produced, we systematically compare the </w:delText>
        </w:r>
        <w:r w:rsidR="00E55FBA" w:rsidDel="00032E22">
          <w:rPr>
            <w:rFonts w:ascii="Aparajita" w:hAnsi="Aparajita" w:cs="Aparajita"/>
          </w:rPr>
          <w:delText xml:space="preserve">two and </w:delText>
        </w:r>
        <w:r w:rsidR="00D16B54" w:rsidDel="00032E22">
          <w:rPr>
            <w:rFonts w:ascii="Aparajita" w:hAnsi="Aparajita" w:cs="Aparajita"/>
          </w:rPr>
          <w:delText xml:space="preserve">assess </w:delText>
        </w:r>
        <w:r w:rsidR="00E55FBA" w:rsidDel="00032E22">
          <w:rPr>
            <w:rFonts w:ascii="Aparajita" w:hAnsi="Aparajita" w:cs="Aparajita"/>
          </w:rPr>
          <w:delText xml:space="preserve">their </w:delText>
        </w:r>
        <w:r w:rsidR="00D16B54" w:rsidDel="00032E22">
          <w:rPr>
            <w:rFonts w:ascii="Aparajita" w:hAnsi="Aparajita" w:cs="Aparajita"/>
          </w:rPr>
          <w:delText>validity.</w:delText>
        </w:r>
        <w:r w:rsidR="000273F3" w:rsidDel="00032E22">
          <w:rPr>
            <w:rFonts w:ascii="Aparajita" w:hAnsi="Aparajita" w:cs="Aparajita"/>
          </w:rPr>
          <w:delText xml:space="preserve"> For</w:delText>
        </w:r>
        <w:r w:rsidR="00AF7540" w:rsidDel="00032E22">
          <w:rPr>
            <w:rFonts w:ascii="Aparajita" w:hAnsi="Aparajita" w:cs="Aparajita"/>
          </w:rPr>
          <w:delText xml:space="preserve"> remaining</w:delText>
        </w:r>
        <w:r w:rsidR="000273F3" w:rsidDel="00032E22">
          <w:rPr>
            <w:rFonts w:ascii="Aparajita" w:hAnsi="Aparajita" w:cs="Aparajita"/>
          </w:rPr>
          <w:delText xml:space="preserve"> countries</w:delText>
        </w:r>
        <w:r w:rsidR="00AF7540" w:rsidDel="00032E22">
          <w:rPr>
            <w:rFonts w:ascii="Aparajita" w:hAnsi="Aparajita" w:cs="Aparajita"/>
          </w:rPr>
          <w:delText xml:space="preserve"> and regions,</w:delText>
        </w:r>
        <w:r w:rsidR="000273F3" w:rsidDel="00032E22">
          <w:rPr>
            <w:rFonts w:ascii="Aparajita" w:hAnsi="Aparajita" w:cs="Aparajita"/>
          </w:rPr>
          <w:delText xml:space="preserve"> where</w:delText>
        </w:r>
      </w:del>
      <w:del w:id="418" w:author="Emily Smith-Greenaway" w:date="2020-08-06T09:19:00Z">
        <w:r w:rsidR="00AF7540" w:rsidDel="004F494A">
          <w:rPr>
            <w:rFonts w:ascii="Aparajita" w:hAnsi="Aparajita" w:cs="Aparajita"/>
          </w:rPr>
          <w:delText xml:space="preserve"> </w:delText>
        </w:r>
      </w:del>
      <w:del w:id="419" w:author="Emily Smith-Greenaway" w:date="2020-08-08T21:39:00Z">
        <w:r w:rsidR="000273F3" w:rsidDel="00582340">
          <w:rPr>
            <w:rFonts w:ascii="Aparajita" w:hAnsi="Aparajita" w:cs="Aparajita"/>
          </w:rPr>
          <w:delText xml:space="preserve"> ,</w:delText>
        </w:r>
      </w:del>
      <w:del w:id="420" w:author="Emily Smith-Greenaway" w:date="2020-08-08T23:34:00Z">
        <w:r w:rsidR="000273F3" w:rsidDel="00032E22">
          <w:rPr>
            <w:rFonts w:ascii="Aparajita" w:hAnsi="Aparajita" w:cs="Aparajita"/>
          </w:rPr>
          <w:delText xml:space="preserve"> we present only the kin-cohort estimates to provide a thoroughly global overview.</w:delText>
        </w:r>
      </w:del>
    </w:p>
    <w:p w14:paraId="3544792A" w14:textId="0B16ED4B" w:rsidR="003A397A" w:rsidRPr="00266175" w:rsidRDefault="00F4101F">
      <w:pPr>
        <w:autoSpaceDE w:val="0"/>
        <w:autoSpaceDN w:val="0"/>
        <w:adjustRightInd w:val="0"/>
        <w:rPr>
          <w:rFonts w:ascii="Aparajita" w:hAnsi="Aparajita" w:cs="Aparajita"/>
        </w:rPr>
        <w:pPrChange w:id="421" w:author="Emily Smith-Greenaway" w:date="2020-08-08T23:34:00Z">
          <w:pPr>
            <w:autoSpaceDE w:val="0"/>
            <w:autoSpaceDN w:val="0"/>
            <w:adjustRightInd w:val="0"/>
            <w:ind w:firstLine="720"/>
          </w:pPr>
        </w:pPrChange>
      </w:pPr>
      <w:del w:id="422" w:author="Emily Smith-Greenaway" w:date="2020-08-08T23:34:00Z">
        <w:r w:rsidRPr="00266175" w:rsidDel="00032E22">
          <w:rPr>
            <w:rFonts w:ascii="Aparajita" w:hAnsi="Aparajita" w:cs="Aparajita"/>
          </w:rPr>
          <w:delText xml:space="preserve">Beginning with </w:delText>
        </w:r>
      </w:del>
      <w:ins w:id="423" w:author="Emily Smith-Greenaway" w:date="2020-08-08T23:34:00Z">
        <w:r w:rsidR="00032E22">
          <w:rPr>
            <w:rFonts w:ascii="Aparajita" w:hAnsi="Aparajita" w:cs="Aparajita"/>
          </w:rPr>
          <w:t>O</w:t>
        </w:r>
      </w:ins>
      <w:del w:id="424" w:author="Emily Smith-Greenaway" w:date="2020-08-08T23:34:00Z">
        <w:r w:rsidRPr="00266175" w:rsidDel="00032E22">
          <w:rPr>
            <w:rFonts w:ascii="Aparajita" w:hAnsi="Aparajita" w:cs="Aparajita"/>
          </w:rPr>
          <w:delText>o</w:delText>
        </w:r>
      </w:del>
      <w:r w:rsidRPr="00266175">
        <w:rPr>
          <w:rFonts w:ascii="Aparajita" w:hAnsi="Aparajita" w:cs="Aparajita"/>
        </w:rPr>
        <w:t>ur direct estimation strategy</w:t>
      </w:r>
      <w:del w:id="425" w:author="Emily Smith-Greenaway" w:date="2020-08-08T23:34:00Z">
        <w:r w:rsidRPr="00266175" w:rsidDel="00032E22">
          <w:rPr>
            <w:rFonts w:ascii="Aparajita" w:hAnsi="Aparajita" w:cs="Aparajita"/>
          </w:rPr>
          <w:delText>, we</w:delText>
        </w:r>
      </w:del>
      <w:r w:rsidRPr="00266175">
        <w:rPr>
          <w:rFonts w:ascii="Aparajita" w:hAnsi="Aparajita" w:cs="Aparajita"/>
        </w:rPr>
        <w:t xml:space="preserve"> make</w:t>
      </w:r>
      <w:ins w:id="426" w:author="Emily Smith-Greenaway" w:date="2020-08-08T23:34:00Z">
        <w:r w:rsidR="00032E22">
          <w:rPr>
            <w:rFonts w:ascii="Aparajita" w:hAnsi="Aparajita" w:cs="Aparajita"/>
          </w:rPr>
          <w:t>s</w:t>
        </w:r>
      </w:ins>
      <w:r w:rsidRPr="00266175">
        <w:rPr>
          <w:rFonts w:ascii="Aparajita" w:hAnsi="Aparajita" w:cs="Aparajita"/>
        </w:rPr>
        <w:t xml:space="preserve"> use of </w:t>
      </w:r>
      <w:r w:rsidR="003F27DD">
        <w:rPr>
          <w:rFonts w:ascii="Aparajita" w:hAnsi="Aparajita" w:cs="Aparajita"/>
        </w:rPr>
        <w:t>three data</w:t>
      </w:r>
      <w:r w:rsidR="00096046" w:rsidRPr="00266175">
        <w:rPr>
          <w:rFonts w:ascii="Aparajita" w:hAnsi="Aparajita" w:cs="Aparajita"/>
        </w:rPr>
        <w:t xml:space="preserve"> sources. </w:t>
      </w:r>
      <w:ins w:id="427" w:author="Emily Smith-Greenaway" w:date="2020-08-09T14:33:00Z">
        <w:r w:rsidR="00404BC4">
          <w:rPr>
            <w:rFonts w:ascii="Aparajita" w:hAnsi="Aparajita" w:cs="Aparajita"/>
          </w:rPr>
          <w:t>For</w:t>
        </w:r>
        <w:r w:rsidR="00404BC4" w:rsidRPr="00266175">
          <w:rPr>
            <w:rFonts w:ascii="Aparajita" w:hAnsi="Aparajita" w:cs="Aparajita"/>
          </w:rPr>
          <w:t xml:space="preserve"> the United States, we make use of the National Survey of Family Growth (NSFG)</w:t>
        </w:r>
      </w:ins>
      <w:ins w:id="428" w:author="Emily Smith-Greenaway" w:date="2020-08-09T15:11:00Z">
        <w:r w:rsidR="00B00A7F">
          <w:rPr>
            <w:rFonts w:ascii="Aparajita" w:hAnsi="Aparajita" w:cs="Aparajita"/>
          </w:rPr>
          <w:t xml:space="preserve"> (2013-17)</w:t>
        </w:r>
      </w:ins>
      <w:ins w:id="429" w:author="Emily Smith-Greenaway" w:date="2020-08-09T14:33:00Z">
        <w:r w:rsidR="00404BC4" w:rsidRPr="00266175">
          <w:rPr>
            <w:rFonts w:ascii="Aparajita" w:hAnsi="Aparajita" w:cs="Aparajita"/>
          </w:rPr>
          <w:t>. NSFG collects reproductive history calendars from women ages 15-44 years old.</w:t>
        </w:r>
        <w:r w:rsidR="00404BC4" w:rsidRPr="003C1011">
          <w:rPr>
            <w:rStyle w:val="FootnoteReference"/>
            <w:rPrChange w:id="430" w:author="Emily Smith-Greenaway" w:date="2020-08-10T07:32:00Z">
              <w:rPr>
                <w:rStyle w:val="FootnoteReference"/>
                <w:rFonts w:ascii="Aparajita" w:hAnsi="Aparajita" w:cs="Aparajita"/>
              </w:rPr>
            </w:rPrChange>
          </w:rPr>
          <w:footnoteReference w:id="1"/>
        </w:r>
        <w:r w:rsidR="00404BC4" w:rsidRPr="00266175">
          <w:rPr>
            <w:rFonts w:ascii="Aparajita" w:hAnsi="Aparajita" w:cs="Aparajita"/>
          </w:rPr>
          <w:t xml:space="preserve"> </w:t>
        </w:r>
      </w:ins>
      <w:ins w:id="439" w:author="Emily Smith-Greenaway" w:date="2020-08-09T15:13:00Z">
        <w:r w:rsidR="00B00A7F">
          <w:rPr>
            <w:rFonts w:ascii="Aparajita" w:hAnsi="Aparajita" w:cs="Aparajita"/>
          </w:rPr>
          <w:t xml:space="preserve"> </w:t>
        </w:r>
      </w:ins>
      <w:r w:rsidR="00477120">
        <w:rPr>
          <w:rFonts w:ascii="Aparajita" w:hAnsi="Aparajita" w:cs="Aparajita"/>
        </w:rPr>
        <w:t>For</w:t>
      </w:r>
      <w:r w:rsidR="00477120" w:rsidRPr="00266175">
        <w:rPr>
          <w:rFonts w:ascii="Aparajita" w:hAnsi="Aparajita" w:cs="Aparajita"/>
        </w:rPr>
        <w:t xml:space="preserve"> </w:t>
      </w:r>
      <w:r w:rsidR="00160F75">
        <w:rPr>
          <w:rFonts w:ascii="Aparajita" w:hAnsi="Aparajita" w:cs="Aparajita"/>
        </w:rPr>
        <w:t>56</w:t>
      </w:r>
      <w:r w:rsidR="00160F75" w:rsidRPr="00266175">
        <w:rPr>
          <w:rFonts w:ascii="Aparajita" w:hAnsi="Aparajita" w:cs="Aparajita"/>
        </w:rPr>
        <w:t xml:space="preserve"> </w:t>
      </w:r>
      <w:r w:rsidR="00096046" w:rsidRPr="00266175">
        <w:rPr>
          <w:rFonts w:ascii="Aparajita" w:hAnsi="Aparajita" w:cs="Aparajita"/>
        </w:rPr>
        <w:t>countries</w:t>
      </w:r>
      <w:ins w:id="440" w:author="Emily Smith-Greenaway" w:date="2020-08-09T14:30:00Z">
        <w:r w:rsidR="00404BC4">
          <w:rPr>
            <w:rFonts w:ascii="Aparajita" w:hAnsi="Aparajita" w:cs="Aparajita"/>
          </w:rPr>
          <w:t xml:space="preserve"> across Africa, Asia, </w:t>
        </w:r>
      </w:ins>
      <w:ins w:id="441" w:author="Emily Smith-Greenaway" w:date="2020-08-09T14:31:00Z">
        <w:r w:rsidR="00404BC4">
          <w:rPr>
            <w:rFonts w:ascii="Aparajita" w:hAnsi="Aparajita" w:cs="Aparajita"/>
          </w:rPr>
          <w:t>Europe</w:t>
        </w:r>
      </w:ins>
      <w:ins w:id="442" w:author="Emily Smith-Greenaway" w:date="2020-08-09T14:32:00Z">
        <w:r w:rsidR="00404BC4">
          <w:rPr>
            <w:rFonts w:ascii="Aparajita" w:hAnsi="Aparajita" w:cs="Aparajita"/>
          </w:rPr>
          <w:t>,</w:t>
        </w:r>
      </w:ins>
      <w:ins w:id="443" w:author="Emily Smith-Greenaway" w:date="2020-08-09T14:30:00Z">
        <w:r w:rsidR="00404BC4">
          <w:rPr>
            <w:rFonts w:ascii="Aparajita" w:hAnsi="Aparajita" w:cs="Aparajita"/>
          </w:rPr>
          <w:t xml:space="preserve"> Latin America</w:t>
        </w:r>
      </w:ins>
      <w:ins w:id="444" w:author="Emily Smith-Greenaway" w:date="2020-08-09T14:31:00Z">
        <w:r w:rsidR="00404BC4">
          <w:rPr>
            <w:rFonts w:ascii="Aparajita" w:hAnsi="Aparajita" w:cs="Aparajita"/>
          </w:rPr>
          <w:t xml:space="preserve"> and the Caribbean, </w:t>
        </w:r>
      </w:ins>
      <w:ins w:id="445" w:author="Emily Smith-Greenaway" w:date="2020-08-09T14:32:00Z">
        <w:r w:rsidR="00404BC4">
          <w:rPr>
            <w:rFonts w:ascii="Aparajita" w:hAnsi="Aparajita" w:cs="Aparajita"/>
          </w:rPr>
          <w:t xml:space="preserve">and </w:t>
        </w:r>
      </w:ins>
      <w:ins w:id="446" w:author="Emily Smith-Greenaway" w:date="2020-08-09T14:31:00Z">
        <w:r w:rsidR="00404BC4">
          <w:rPr>
            <w:rFonts w:ascii="Aparajita" w:hAnsi="Aparajita" w:cs="Aparajita"/>
          </w:rPr>
          <w:t>Oceania</w:t>
        </w:r>
      </w:ins>
      <w:ins w:id="447" w:author="Emily Smith-Greenaway" w:date="2020-08-09T14:33:00Z">
        <w:r w:rsidR="00404BC4">
          <w:rPr>
            <w:rFonts w:ascii="Aparajita" w:hAnsi="Aparajita" w:cs="Aparajita"/>
          </w:rPr>
          <w:t>,</w:t>
        </w:r>
      </w:ins>
      <w:del w:id="448" w:author="Emily Smith-Greenaway" w:date="2020-08-09T14:30:00Z">
        <w:r w:rsidR="00096046" w:rsidRPr="00266175" w:rsidDel="00404BC4">
          <w:rPr>
            <w:rFonts w:ascii="Aparajita" w:hAnsi="Aparajita" w:cs="Aparajita"/>
          </w:rPr>
          <w:delText>,</w:delText>
        </w:r>
      </w:del>
      <w:r w:rsidR="00096046" w:rsidRPr="00266175">
        <w:rPr>
          <w:rFonts w:ascii="Aparajita" w:hAnsi="Aparajita" w:cs="Aparajita"/>
        </w:rPr>
        <w:t xml:space="preserve"> we leverage</w:t>
      </w:r>
      <w:r w:rsidRPr="00266175">
        <w:rPr>
          <w:rFonts w:ascii="Aparajita" w:hAnsi="Aparajita" w:cs="Aparajita"/>
        </w:rPr>
        <w:t xml:space="preserve"> </w:t>
      </w:r>
      <w:r w:rsidR="001E2FEC">
        <w:rPr>
          <w:rFonts w:ascii="Aparajita" w:hAnsi="Aparajita" w:cs="Aparajita"/>
        </w:rPr>
        <w:t xml:space="preserve">data from the </w:t>
      </w:r>
      <w:r w:rsidR="0045097D" w:rsidRPr="00266175">
        <w:rPr>
          <w:rFonts w:ascii="Aparajita" w:hAnsi="Aparajita" w:cs="Aparajita"/>
        </w:rPr>
        <w:t xml:space="preserve">Demographic and Health Surveys </w:t>
      </w:r>
      <w:r w:rsidR="00487A62" w:rsidRPr="00266175">
        <w:rPr>
          <w:rFonts w:ascii="Aparajita" w:hAnsi="Aparajita" w:cs="Aparajita"/>
        </w:rPr>
        <w:t>(DHS)</w:t>
      </w:r>
      <w:r w:rsidR="00910540" w:rsidRPr="00266175">
        <w:rPr>
          <w:rFonts w:ascii="Aparajita" w:hAnsi="Aparajita" w:cs="Aparajita"/>
        </w:rPr>
        <w:t xml:space="preserve"> </w:t>
      </w:r>
      <w:r w:rsidR="001E2FEC">
        <w:rPr>
          <w:rFonts w:ascii="Aparajita" w:hAnsi="Aparajita" w:cs="Aparajita"/>
        </w:rPr>
        <w:t>program</w:t>
      </w:r>
      <w:del w:id="449" w:author="Emily Smith-Greenaway" w:date="2020-08-10T07:51:00Z">
        <w:r w:rsidR="001E2FEC" w:rsidDel="00B03F77">
          <w:rPr>
            <w:rFonts w:ascii="Aparajita" w:hAnsi="Aparajita" w:cs="Aparajita"/>
          </w:rPr>
          <w:delText xml:space="preserve"> </w:delText>
        </w:r>
        <w:r w:rsidR="00096046" w:rsidRPr="00266175" w:rsidDel="00B03F77">
          <w:rPr>
            <w:rFonts w:ascii="Aparajita" w:hAnsi="Aparajita" w:cs="Aparajita"/>
          </w:rPr>
          <w:delText>—the most widely used data</w:delText>
        </w:r>
        <w:r w:rsidR="001E2FEC" w:rsidDel="00B03F77">
          <w:rPr>
            <w:rFonts w:ascii="Aparajita" w:hAnsi="Aparajita" w:cs="Aparajita"/>
          </w:rPr>
          <w:delText xml:space="preserve"> source</w:delText>
        </w:r>
        <w:r w:rsidR="00096046" w:rsidRPr="00266175" w:rsidDel="00B03F77">
          <w:rPr>
            <w:rFonts w:ascii="Aparajita" w:hAnsi="Aparajita" w:cs="Aparajita"/>
          </w:rPr>
          <w:delText xml:space="preserve"> </w:delText>
        </w:r>
        <w:r w:rsidR="003F6C30" w:rsidRPr="00266175" w:rsidDel="00B03F77">
          <w:rPr>
            <w:rFonts w:ascii="Aparajita" w:hAnsi="Aparajita" w:cs="Aparajita"/>
          </w:rPr>
          <w:delText xml:space="preserve">for </w:delText>
        </w:r>
        <w:r w:rsidR="003F27DD" w:rsidDel="00B03F77">
          <w:rPr>
            <w:rFonts w:ascii="Aparajita" w:hAnsi="Aparajita" w:cs="Aparajita"/>
          </w:rPr>
          <w:delText>global studies of child mortality</w:delText>
        </w:r>
      </w:del>
      <w:r w:rsidR="003F6C30" w:rsidRPr="00266175">
        <w:rPr>
          <w:rFonts w:ascii="Aparajita" w:hAnsi="Aparajita" w:cs="Aparajita"/>
        </w:rPr>
        <w:t xml:space="preserve">. DHS </w:t>
      </w:r>
      <w:r w:rsidR="0095037A">
        <w:rPr>
          <w:rFonts w:ascii="Aparajita" w:hAnsi="Aparajita" w:cs="Aparajita"/>
        </w:rPr>
        <w:t>data come from</w:t>
      </w:r>
      <w:r w:rsidR="003F6C30" w:rsidRPr="00266175">
        <w:rPr>
          <w:rFonts w:ascii="Aparajita" w:hAnsi="Aparajita" w:cs="Aparajita"/>
        </w:rPr>
        <w:t xml:space="preserve"> nationally representative household surveys that collect detailed information from various household members, including women ages 15-49</w:t>
      </w:r>
      <w:ins w:id="450" w:author="Emily Smith-Greenaway" w:date="2020-08-09T15:12:00Z">
        <w:r w:rsidR="00B00A7F">
          <w:rPr>
            <w:rFonts w:ascii="Aparajita" w:hAnsi="Aparajita" w:cs="Aparajita"/>
          </w:rPr>
          <w:t>, and were collected between 2010 and 2018</w:t>
        </w:r>
      </w:ins>
      <w:r w:rsidR="003F6C30" w:rsidRPr="00266175">
        <w:rPr>
          <w:rFonts w:ascii="Aparajita" w:hAnsi="Aparajita" w:cs="Aparajita"/>
        </w:rPr>
        <w:t>.</w:t>
      </w:r>
      <w:r w:rsidR="00AF7540" w:rsidRPr="003C1011">
        <w:rPr>
          <w:rStyle w:val="FootnoteReference"/>
          <w:rPrChange w:id="451" w:author="Emily Smith-Greenaway" w:date="2020-08-10T07:32:00Z">
            <w:rPr>
              <w:rStyle w:val="FootnoteReference"/>
              <w:rFonts w:ascii="Aparajita" w:hAnsi="Aparajita" w:cs="Aparajita"/>
            </w:rPr>
          </w:rPrChange>
        </w:rPr>
        <w:footnoteReference w:id="2"/>
      </w:r>
      <w:del w:id="457" w:author="Emily Smith-Greenaway" w:date="2020-08-09T14:29:00Z">
        <w:r w:rsidR="003F6C30" w:rsidRPr="00266175" w:rsidDel="00CF4114">
          <w:rPr>
            <w:rFonts w:ascii="Aparajita" w:hAnsi="Aparajita" w:cs="Aparajita"/>
          </w:rPr>
          <w:delText>.</w:delText>
        </w:r>
      </w:del>
      <w:r w:rsidR="003F6C30" w:rsidRPr="00266175">
        <w:rPr>
          <w:rFonts w:ascii="Aparajita" w:hAnsi="Aparajita" w:cs="Aparajita"/>
        </w:rPr>
        <w:t xml:space="preserve"> </w:t>
      </w:r>
      <w:ins w:id="458" w:author="Emily Smith-Greenaway" w:date="2020-08-09T14:34:00Z">
        <w:r w:rsidR="00404BC4">
          <w:rPr>
            <w:rFonts w:ascii="Aparajita" w:hAnsi="Aparajita" w:cs="Aparajita"/>
          </w:rPr>
          <w:t>Finally, f</w:t>
        </w:r>
      </w:ins>
      <w:del w:id="459" w:author="Emily Smith-Greenaway" w:date="2020-08-09T14:34:00Z">
        <w:r w:rsidR="00477120" w:rsidDel="00404BC4">
          <w:rPr>
            <w:rFonts w:ascii="Aparajita" w:hAnsi="Aparajita" w:cs="Aparajita"/>
          </w:rPr>
          <w:delText>F</w:delText>
        </w:r>
      </w:del>
      <w:r w:rsidR="00477120">
        <w:rPr>
          <w:rFonts w:ascii="Aparajita" w:hAnsi="Aparajita" w:cs="Aparajita"/>
        </w:rPr>
        <w:t>or</w:t>
      </w:r>
      <w:r w:rsidR="00477120" w:rsidRPr="00266175">
        <w:rPr>
          <w:rFonts w:ascii="Aparajita" w:hAnsi="Aparajita" w:cs="Aparajita"/>
        </w:rPr>
        <w:t xml:space="preserve"> </w:t>
      </w:r>
      <w:r w:rsidR="00160F75">
        <w:rPr>
          <w:rFonts w:ascii="Aparajita" w:hAnsi="Aparajita" w:cs="Aparajita"/>
        </w:rPr>
        <w:t>32</w:t>
      </w:r>
      <w:r w:rsidR="00160F75" w:rsidRPr="00266175">
        <w:rPr>
          <w:rFonts w:ascii="Aparajita" w:hAnsi="Aparajita" w:cs="Aparajita"/>
        </w:rPr>
        <w:t xml:space="preserve"> </w:t>
      </w:r>
      <w:ins w:id="460" w:author="Emily Smith-Greenaway" w:date="2020-08-10T07:52:00Z">
        <w:r w:rsidR="00B03F77">
          <w:rPr>
            <w:rFonts w:ascii="Aparajita" w:hAnsi="Aparajita" w:cs="Aparajita"/>
          </w:rPr>
          <w:t xml:space="preserve">additional </w:t>
        </w:r>
      </w:ins>
      <w:r w:rsidR="003F6C30" w:rsidRPr="00266175">
        <w:rPr>
          <w:rFonts w:ascii="Aparajita" w:hAnsi="Aparajita" w:cs="Aparajita"/>
        </w:rPr>
        <w:t>countries</w:t>
      </w:r>
      <w:ins w:id="461" w:author="Emily Smith-Greenaway" w:date="2020-08-09T14:33:00Z">
        <w:r w:rsidR="00404BC4">
          <w:rPr>
            <w:rFonts w:ascii="Aparajita" w:hAnsi="Aparajita" w:cs="Aparajita"/>
          </w:rPr>
          <w:t xml:space="preserve"> in Africa, Asia, Europe, and Latin America and the Caribbean</w:t>
        </w:r>
      </w:ins>
      <w:ins w:id="462" w:author="Emily Smith-Greenaway" w:date="2020-08-10T07:52:00Z">
        <w:r w:rsidR="00B03F77">
          <w:rPr>
            <w:rFonts w:ascii="Aparajita" w:hAnsi="Aparajita" w:cs="Aparajita"/>
          </w:rPr>
          <w:t xml:space="preserve"> that lack recent DHS data</w:t>
        </w:r>
      </w:ins>
      <w:r w:rsidR="003F6C30" w:rsidRPr="00266175">
        <w:rPr>
          <w:rFonts w:ascii="Aparajita" w:hAnsi="Aparajita" w:cs="Aparajita"/>
        </w:rPr>
        <w:t xml:space="preserve">, </w:t>
      </w:r>
      <w:del w:id="463" w:author="Emily Smith-Greenaway" w:date="2020-08-09T14:30:00Z">
        <w:r w:rsidR="003F6C30" w:rsidRPr="00266175" w:rsidDel="00404BC4">
          <w:rPr>
            <w:rFonts w:ascii="Aparajita" w:hAnsi="Aparajita" w:cs="Aparajita"/>
          </w:rPr>
          <w:delText>w</w:delText>
        </w:r>
        <w:r w:rsidR="00477120" w:rsidDel="00404BC4">
          <w:rPr>
            <w:rFonts w:ascii="Aparajita" w:hAnsi="Aparajita" w:cs="Aparajita"/>
          </w:rPr>
          <w:delText xml:space="preserve">ithout a recent </w:delText>
        </w:r>
        <w:r w:rsidR="003F6C30" w:rsidRPr="00266175" w:rsidDel="00404BC4">
          <w:rPr>
            <w:rFonts w:ascii="Aparajita" w:hAnsi="Aparajita" w:cs="Aparajita"/>
          </w:rPr>
          <w:delText xml:space="preserve">DHS </w:delText>
        </w:r>
        <w:r w:rsidR="003F27DD" w:rsidDel="00404BC4">
          <w:rPr>
            <w:rFonts w:ascii="Aparajita" w:hAnsi="Aparajita" w:cs="Aparajita"/>
          </w:rPr>
          <w:delText xml:space="preserve">survey, </w:delText>
        </w:r>
      </w:del>
      <w:r w:rsidR="003F27DD">
        <w:rPr>
          <w:rFonts w:ascii="Aparajita" w:hAnsi="Aparajita" w:cs="Aparajita"/>
        </w:rPr>
        <w:t>we</w:t>
      </w:r>
      <w:r w:rsidR="003F6C30" w:rsidRPr="00266175">
        <w:rPr>
          <w:rFonts w:ascii="Aparajita" w:hAnsi="Aparajita" w:cs="Aparajita"/>
        </w:rPr>
        <w:t xml:space="preserve"> make </w:t>
      </w:r>
      <w:r w:rsidR="003F6C30" w:rsidRPr="00266175">
        <w:rPr>
          <w:rFonts w:ascii="Aparajita" w:hAnsi="Aparajita" w:cs="Aparajita"/>
        </w:rPr>
        <w:lastRenderedPageBreak/>
        <w:t xml:space="preserve">use of </w:t>
      </w:r>
      <w:r w:rsidR="00910540" w:rsidRPr="00266175">
        <w:rPr>
          <w:rFonts w:ascii="Aparajita" w:hAnsi="Aparajita" w:cs="Aparajita"/>
        </w:rPr>
        <w:t>Multiple Indicator Cluster Surveys</w:t>
      </w:r>
      <w:r w:rsidR="00487A62" w:rsidRPr="00266175">
        <w:rPr>
          <w:rFonts w:ascii="Aparajita" w:hAnsi="Aparajita" w:cs="Aparajita"/>
        </w:rPr>
        <w:t xml:space="preserve"> (MICS)</w:t>
      </w:r>
      <w:r w:rsidR="003D3C1C">
        <w:rPr>
          <w:rFonts w:ascii="Aparajita" w:hAnsi="Aparajita" w:cs="Aparajita"/>
        </w:rPr>
        <w:t xml:space="preserve">, which </w:t>
      </w:r>
      <w:r w:rsidR="0095037A">
        <w:rPr>
          <w:rFonts w:ascii="Aparajita" w:hAnsi="Aparajita" w:cs="Aparajita"/>
        </w:rPr>
        <w:t xml:space="preserve">come from </w:t>
      </w:r>
      <w:r w:rsidRPr="00266175">
        <w:rPr>
          <w:rFonts w:ascii="Aparajita" w:hAnsi="Aparajita" w:cs="Aparajita"/>
        </w:rPr>
        <w:t>nationally representative household survey</w:t>
      </w:r>
      <w:r w:rsidR="0095037A">
        <w:rPr>
          <w:rFonts w:ascii="Aparajita" w:hAnsi="Aparajita" w:cs="Aparajita"/>
        </w:rPr>
        <w:t>s</w:t>
      </w:r>
      <w:ins w:id="464" w:author="Emily Smith-Greenaway" w:date="2020-08-09T15:12:00Z">
        <w:r w:rsidR="00B00A7F">
          <w:rPr>
            <w:rFonts w:ascii="Aparajita" w:hAnsi="Aparajita" w:cs="Aparajita"/>
          </w:rPr>
          <w:t xml:space="preserve"> collected between </w:t>
        </w:r>
      </w:ins>
      <w:ins w:id="465" w:author="Emily Smith-Greenaway" w:date="2020-08-09T15:13:00Z">
        <w:r w:rsidR="00B00A7F">
          <w:rPr>
            <w:rFonts w:ascii="Aparajita" w:hAnsi="Aparajita" w:cs="Aparajita"/>
          </w:rPr>
          <w:t>2010-2018.</w:t>
        </w:r>
      </w:ins>
      <w:del w:id="466" w:author="Emily Smith-Greenaway" w:date="2020-08-09T15:13:00Z">
        <w:r w:rsidR="00AF7540" w:rsidDel="00B00A7F">
          <w:rPr>
            <w:rFonts w:ascii="Aparajita" w:hAnsi="Aparajita" w:cs="Aparajita"/>
          </w:rPr>
          <w:delText>.</w:delText>
        </w:r>
      </w:del>
      <w:r w:rsidR="00AF7540" w:rsidRPr="003C1011">
        <w:rPr>
          <w:rStyle w:val="FootnoteReference"/>
          <w:rPrChange w:id="467" w:author="Emily Smith-Greenaway" w:date="2020-08-10T07:32:00Z">
            <w:rPr>
              <w:rStyle w:val="FootnoteReference"/>
              <w:rFonts w:ascii="Aparajita" w:hAnsi="Aparajita" w:cs="Aparajita"/>
            </w:rPr>
          </w:rPrChange>
        </w:rPr>
        <w:footnoteReference w:id="3"/>
      </w:r>
      <w:r w:rsidRPr="00266175">
        <w:rPr>
          <w:rFonts w:ascii="Aparajita" w:hAnsi="Aparajita" w:cs="Aparajita"/>
        </w:rPr>
        <w:t xml:space="preserve">  </w:t>
      </w:r>
      <w:ins w:id="473" w:author="Emily Smith-Greenaway" w:date="2020-08-09T16:42:00Z">
        <w:r w:rsidR="006853D2">
          <w:rPr>
            <w:rFonts w:ascii="Aparajita" w:hAnsi="Aparajita" w:cs="Aparajita"/>
          </w:rPr>
          <w:t xml:space="preserve">Table 1 in the supplemental file provides </w:t>
        </w:r>
      </w:ins>
      <w:ins w:id="474" w:author="Emily Smith-Greenaway" w:date="2020-08-09T16:43:00Z">
        <w:r w:rsidR="00764291">
          <w:rPr>
            <w:rFonts w:ascii="Aparajita" w:hAnsi="Aparajita" w:cs="Aparajita"/>
          </w:rPr>
          <w:t>the</w:t>
        </w:r>
      </w:ins>
      <w:ins w:id="475" w:author="Emily Smith-Greenaway" w:date="2020-08-09T16:42:00Z">
        <w:r w:rsidR="006853D2">
          <w:rPr>
            <w:rFonts w:ascii="Aparajita" w:hAnsi="Aparajita" w:cs="Aparajita"/>
          </w:rPr>
          <w:t xml:space="preserve"> full</w:t>
        </w:r>
      </w:ins>
      <w:del w:id="476" w:author="Emily Smith-Greenaway" w:date="2020-08-09T14:34:00Z">
        <w:r w:rsidR="003F6C30" w:rsidRPr="00266175" w:rsidDel="00404BC4">
          <w:rPr>
            <w:rFonts w:ascii="Aparajita" w:hAnsi="Aparajita" w:cs="Aparajita"/>
          </w:rPr>
          <w:delText xml:space="preserve">Finally, </w:delText>
        </w:r>
      </w:del>
      <w:del w:id="477" w:author="Emily Smith-Greenaway" w:date="2020-08-09T14:33:00Z">
        <w:r w:rsidR="003F6C30" w:rsidRPr="00266175" w:rsidDel="00404BC4">
          <w:rPr>
            <w:rFonts w:ascii="Aparajita" w:hAnsi="Aparajita" w:cs="Aparajita"/>
          </w:rPr>
          <w:delText xml:space="preserve">in the United States, we make use of the </w:delText>
        </w:r>
        <w:r w:rsidR="00487A62" w:rsidRPr="00266175" w:rsidDel="00404BC4">
          <w:rPr>
            <w:rFonts w:ascii="Aparajita" w:hAnsi="Aparajita" w:cs="Aparajita"/>
          </w:rPr>
          <w:delText>National Survey of Family Growth (NSFG)</w:delText>
        </w:r>
        <w:r w:rsidR="008224C0" w:rsidRPr="00266175" w:rsidDel="00404BC4">
          <w:rPr>
            <w:rFonts w:ascii="Aparajita" w:hAnsi="Aparajita" w:cs="Aparajita"/>
          </w:rPr>
          <w:delText xml:space="preserve">. </w:delText>
        </w:r>
        <w:r w:rsidR="003F6C30" w:rsidRPr="00266175" w:rsidDel="00404BC4">
          <w:rPr>
            <w:rFonts w:ascii="Aparajita" w:hAnsi="Aparajita" w:cs="Aparajita"/>
          </w:rPr>
          <w:delText>NSFG collects reproductive history calendars from women ages 15-44 years old.</w:delText>
        </w:r>
        <w:r w:rsidR="00AF7540" w:rsidRPr="003C1011" w:rsidDel="00404BC4">
          <w:rPr>
            <w:rStyle w:val="FootnoteReference"/>
            <w:rPrChange w:id="478" w:author="Emily Smith-Greenaway" w:date="2020-08-10T07:32:00Z">
              <w:rPr>
                <w:rStyle w:val="FootnoteReference"/>
                <w:rFonts w:ascii="Aparajita" w:hAnsi="Aparajita" w:cs="Aparajita"/>
              </w:rPr>
            </w:rPrChange>
          </w:rPr>
          <w:footnoteReference w:id="4"/>
        </w:r>
        <w:r w:rsidR="003F6C30" w:rsidRPr="00266175" w:rsidDel="00404BC4">
          <w:rPr>
            <w:rFonts w:ascii="Aparajita" w:hAnsi="Aparajita" w:cs="Aparajita"/>
          </w:rPr>
          <w:delText xml:space="preserve"> </w:delText>
        </w:r>
        <w:r w:rsidR="008630F5" w:rsidRPr="00266175" w:rsidDel="00404BC4">
          <w:rPr>
            <w:rFonts w:ascii="Aparajita" w:hAnsi="Aparajita" w:cs="Aparajita"/>
            <w:bCs/>
          </w:rPr>
          <w:delText>A</w:delText>
        </w:r>
      </w:del>
      <w:del w:id="486" w:author="Emily Smith-Greenaway" w:date="2020-08-09T16:42:00Z">
        <w:r w:rsidR="008630F5" w:rsidRPr="00266175" w:rsidDel="006853D2">
          <w:rPr>
            <w:rFonts w:ascii="Aparajita" w:hAnsi="Aparajita" w:cs="Aparajita"/>
            <w:bCs/>
          </w:rPr>
          <w:delText>ppendix A provides</w:delText>
        </w:r>
        <w:r w:rsidR="008630F5" w:rsidRPr="00266175" w:rsidDel="006853D2">
          <w:rPr>
            <w:rFonts w:ascii="Aparajita" w:hAnsi="Aparajita" w:cs="Aparajita"/>
          </w:rPr>
          <w:delText xml:space="preserve"> a </w:delText>
        </w:r>
        <w:r w:rsidR="008630F5" w:rsidDel="006853D2">
          <w:rPr>
            <w:rFonts w:ascii="Aparajita" w:hAnsi="Aparajita" w:cs="Aparajita"/>
          </w:rPr>
          <w:delText>comprehensive</w:delText>
        </w:r>
      </w:del>
      <w:r w:rsidR="008630F5">
        <w:rPr>
          <w:rFonts w:ascii="Aparajita" w:hAnsi="Aparajita" w:cs="Aparajita"/>
        </w:rPr>
        <w:t xml:space="preserve"> </w:t>
      </w:r>
      <w:r w:rsidR="008630F5" w:rsidRPr="00266175">
        <w:rPr>
          <w:rFonts w:ascii="Aparajita" w:hAnsi="Aparajita" w:cs="Aparajita"/>
        </w:rPr>
        <w:t xml:space="preserve">list of countries, data sources, survey years, and analytic sample sizes. </w:t>
      </w:r>
    </w:p>
    <w:p w14:paraId="0B1DDDC9" w14:textId="08F82B9D" w:rsidR="005E1FE4" w:rsidRPr="006D57CB" w:rsidDel="006D57CB" w:rsidRDefault="003F6C30" w:rsidP="005E1FE4">
      <w:pPr>
        <w:pStyle w:val="FootnoteText"/>
        <w:ind w:firstLine="720"/>
        <w:rPr>
          <w:del w:id="487" w:author="Emily Smith-Greenaway" w:date="2020-08-08T23:51:00Z"/>
          <w:rFonts w:ascii="Aparajita" w:hAnsi="Aparajita" w:cs="Aparajita"/>
          <w:color w:val="000000"/>
          <w:sz w:val="24"/>
          <w:szCs w:val="24"/>
        </w:rPr>
      </w:pPr>
      <w:r w:rsidRPr="00266175">
        <w:rPr>
          <w:rFonts w:ascii="Aparajita" w:hAnsi="Aparajita" w:cs="Aparajita"/>
          <w:sz w:val="24"/>
          <w:szCs w:val="24"/>
        </w:rPr>
        <w:t xml:space="preserve">In each survey, </w:t>
      </w:r>
      <w:r w:rsidR="00715507" w:rsidRPr="00266175">
        <w:rPr>
          <w:rFonts w:ascii="Aparajita" w:hAnsi="Aparajita" w:cs="Aparajita"/>
          <w:sz w:val="24"/>
          <w:szCs w:val="24"/>
        </w:rPr>
        <w:t xml:space="preserve">we </w:t>
      </w:r>
      <w:r w:rsidR="008224C0" w:rsidRPr="00266175">
        <w:rPr>
          <w:rFonts w:ascii="Aparajita" w:hAnsi="Aparajita" w:cs="Aparajita"/>
          <w:sz w:val="24"/>
          <w:szCs w:val="24"/>
        </w:rPr>
        <w:t xml:space="preserve">restrict </w:t>
      </w:r>
      <w:r w:rsidR="008630F5">
        <w:rPr>
          <w:rFonts w:ascii="Aparajita" w:hAnsi="Aparajita" w:cs="Aparajita"/>
          <w:sz w:val="24"/>
          <w:szCs w:val="24"/>
        </w:rPr>
        <w:t xml:space="preserve">the analytic </w:t>
      </w:r>
      <w:r w:rsidR="008224C0" w:rsidRPr="00266175">
        <w:rPr>
          <w:rFonts w:ascii="Aparajita" w:hAnsi="Aparajita" w:cs="Aparajita"/>
          <w:sz w:val="24"/>
          <w:szCs w:val="24"/>
        </w:rPr>
        <w:t xml:space="preserve">samples to women who have had at least one </w:t>
      </w:r>
      <w:r w:rsidRPr="00266175">
        <w:rPr>
          <w:rFonts w:ascii="Aparajita" w:hAnsi="Aparajita" w:cs="Aparajita"/>
          <w:sz w:val="24"/>
          <w:szCs w:val="24"/>
        </w:rPr>
        <w:t xml:space="preserve">live </w:t>
      </w:r>
      <w:r w:rsidR="008224C0" w:rsidRPr="00266175">
        <w:rPr>
          <w:rFonts w:ascii="Aparajita" w:hAnsi="Aparajita" w:cs="Aparajita"/>
          <w:sz w:val="24"/>
          <w:szCs w:val="24"/>
        </w:rPr>
        <w:t>birth</w:t>
      </w:r>
      <w:r w:rsidR="001E2FEC">
        <w:rPr>
          <w:rFonts w:ascii="Aparajita" w:hAnsi="Aparajita" w:cs="Aparajita"/>
          <w:sz w:val="24"/>
          <w:szCs w:val="24"/>
        </w:rPr>
        <w:t xml:space="preserve">; only </w:t>
      </w:r>
      <w:r w:rsidR="008224C0" w:rsidRPr="00266175">
        <w:rPr>
          <w:rFonts w:ascii="Aparajita" w:hAnsi="Aparajita" w:cs="Aparajita"/>
          <w:sz w:val="24"/>
          <w:szCs w:val="24"/>
        </w:rPr>
        <w:t xml:space="preserve">these </w:t>
      </w:r>
      <w:r w:rsidR="001E2FEC">
        <w:rPr>
          <w:rFonts w:ascii="Aparajita" w:hAnsi="Aparajita" w:cs="Aparajita"/>
          <w:sz w:val="24"/>
          <w:szCs w:val="24"/>
        </w:rPr>
        <w:t xml:space="preserve">women </w:t>
      </w:r>
      <w:r w:rsidR="008224C0" w:rsidRPr="00266175">
        <w:rPr>
          <w:rFonts w:ascii="Aparajita" w:hAnsi="Aparajita" w:cs="Aparajita"/>
          <w:sz w:val="24"/>
          <w:szCs w:val="24"/>
        </w:rPr>
        <w:t>are at risk of child loss.</w:t>
      </w:r>
      <w:ins w:id="488" w:author="Emily Smith-Greenaway" w:date="2020-08-09T14:34:00Z">
        <w:r w:rsidR="009256D5" w:rsidRPr="003C1011">
          <w:rPr>
            <w:rStyle w:val="FootnoteReference"/>
            <w:rPrChange w:id="489" w:author="Emily Smith-Greenaway" w:date="2020-08-10T07:32:00Z">
              <w:rPr>
                <w:rStyle w:val="FootnoteReference"/>
                <w:rFonts w:ascii="Aparajita" w:hAnsi="Aparajita" w:cs="Aparajita"/>
                <w:sz w:val="24"/>
                <w:szCs w:val="24"/>
              </w:rPr>
            </w:rPrChange>
          </w:rPr>
          <w:footnoteReference w:id="5"/>
        </w:r>
      </w:ins>
      <w:r w:rsidR="008224C0" w:rsidRPr="00266175">
        <w:rPr>
          <w:rFonts w:ascii="Aparajita" w:hAnsi="Aparajita" w:cs="Aparajita"/>
          <w:sz w:val="24"/>
          <w:szCs w:val="24"/>
        </w:rPr>
        <w:t xml:space="preserve"> </w:t>
      </w:r>
      <w:r w:rsidR="002037DD" w:rsidRPr="00266175">
        <w:rPr>
          <w:rFonts w:ascii="Aparajita" w:hAnsi="Aparajita" w:cs="Aparajita"/>
          <w:sz w:val="24"/>
          <w:szCs w:val="24"/>
        </w:rPr>
        <w:t>U</w:t>
      </w:r>
      <w:r w:rsidR="00556A5A" w:rsidRPr="00266175">
        <w:rPr>
          <w:rFonts w:ascii="Aparajita" w:hAnsi="Aparajita" w:cs="Aparajita"/>
          <w:sz w:val="24"/>
          <w:szCs w:val="24"/>
        </w:rPr>
        <w:t xml:space="preserve">sing information from women’s reproductive histories, including </w:t>
      </w:r>
      <w:r w:rsidR="0095037A">
        <w:rPr>
          <w:rFonts w:ascii="Aparajita" w:hAnsi="Aparajita" w:cs="Aparajita"/>
          <w:sz w:val="24"/>
          <w:szCs w:val="24"/>
        </w:rPr>
        <w:t xml:space="preserve">the vital status of each child </w:t>
      </w:r>
      <w:r w:rsidR="003F27DD">
        <w:rPr>
          <w:rFonts w:ascii="Aparajita" w:hAnsi="Aparajita" w:cs="Aparajita"/>
          <w:sz w:val="24"/>
          <w:szCs w:val="24"/>
        </w:rPr>
        <w:t>and</w:t>
      </w:r>
      <w:r w:rsidR="00556A5A" w:rsidRPr="00266175">
        <w:rPr>
          <w:rFonts w:ascii="Aparajita" w:hAnsi="Aparajita" w:cs="Aparajita"/>
          <w:sz w:val="24"/>
          <w:szCs w:val="24"/>
        </w:rPr>
        <w:t xml:space="preserve">, </w:t>
      </w:r>
      <w:r w:rsidR="0095037A">
        <w:rPr>
          <w:rFonts w:ascii="Aparajita" w:hAnsi="Aparajita" w:cs="Aparajita"/>
          <w:sz w:val="24"/>
          <w:szCs w:val="24"/>
        </w:rPr>
        <w:t>for those deceased</w:t>
      </w:r>
      <w:r w:rsidR="00556A5A" w:rsidRPr="00266175">
        <w:rPr>
          <w:rFonts w:ascii="Aparajita" w:hAnsi="Aparajita" w:cs="Aparajita"/>
          <w:sz w:val="24"/>
          <w:szCs w:val="24"/>
        </w:rPr>
        <w:t xml:space="preserve">, the age at </w:t>
      </w:r>
      <w:r w:rsidR="0095037A">
        <w:rPr>
          <w:rFonts w:ascii="Aparajita" w:hAnsi="Aparajita" w:cs="Aparajita"/>
          <w:sz w:val="24"/>
          <w:szCs w:val="24"/>
        </w:rPr>
        <w:t>death</w:t>
      </w:r>
      <w:r w:rsidR="00556A5A" w:rsidRPr="00266175">
        <w:rPr>
          <w:rFonts w:ascii="Aparajita" w:hAnsi="Aparajita" w:cs="Aparajita"/>
          <w:sz w:val="24"/>
          <w:szCs w:val="24"/>
        </w:rPr>
        <w:t xml:space="preserve">, we calculate the mIM, mU5M, and </w:t>
      </w:r>
      <w:proofErr w:type="spellStart"/>
      <w:r w:rsidR="00556A5A" w:rsidRPr="00266175">
        <w:rPr>
          <w:rFonts w:ascii="Aparajita" w:hAnsi="Aparajita" w:cs="Aparajita"/>
          <w:sz w:val="24"/>
          <w:szCs w:val="24"/>
        </w:rPr>
        <w:t>mOM</w:t>
      </w:r>
      <w:proofErr w:type="spellEnd"/>
      <w:r w:rsidR="00556A5A" w:rsidRPr="00266175">
        <w:rPr>
          <w:rFonts w:ascii="Aparajita" w:hAnsi="Aparajita" w:cs="Aparajita"/>
          <w:sz w:val="24"/>
          <w:szCs w:val="24"/>
        </w:rPr>
        <w:t xml:space="preserve">. </w:t>
      </w:r>
      <w:r w:rsidR="001E2FEC">
        <w:rPr>
          <w:rFonts w:ascii="Aparajita" w:hAnsi="Aparajita" w:cs="Aparajita"/>
          <w:sz w:val="24"/>
          <w:szCs w:val="24"/>
        </w:rPr>
        <w:t xml:space="preserve">To estimate </w:t>
      </w:r>
      <w:r w:rsidR="00A20AA5" w:rsidRPr="00266175">
        <w:rPr>
          <w:rFonts w:ascii="Aparajita" w:hAnsi="Aparajita" w:cs="Aparajita"/>
          <w:sz w:val="24"/>
          <w:szCs w:val="24"/>
        </w:rPr>
        <w:t xml:space="preserve">the mIM, </w:t>
      </w:r>
      <w:r w:rsidR="00D77923" w:rsidRPr="00266175">
        <w:rPr>
          <w:rFonts w:ascii="Aparajita" w:hAnsi="Aparajita" w:cs="Aparajita"/>
          <w:color w:val="000000"/>
          <w:sz w:val="24"/>
          <w:szCs w:val="24"/>
        </w:rPr>
        <w:t xml:space="preserve">we tabulate the prevalence of mothers who have experienced the death of at least one infant. We sum the number of mothers who had a child die before age 1 among those who ever had a live birth and express this per 1,000 mothers. </w:t>
      </w:r>
      <w:del w:id="496" w:author="Emily Smith-Greenaway" w:date="2020-08-10T07:53:00Z">
        <w:r w:rsidR="00D77923" w:rsidRPr="00266175" w:rsidDel="00B03F77">
          <w:rPr>
            <w:rFonts w:ascii="Aparajita" w:hAnsi="Aparajita" w:cs="Aparajita"/>
            <w:color w:val="000000"/>
            <w:sz w:val="24"/>
            <w:szCs w:val="24"/>
          </w:rPr>
          <w:delText>Next, t</w:delText>
        </w:r>
      </w:del>
      <w:ins w:id="497" w:author="Emily Smith-Greenaway" w:date="2020-08-10T07:53:00Z">
        <w:r w:rsidR="00B03F77">
          <w:rPr>
            <w:rFonts w:ascii="Aparajita" w:hAnsi="Aparajita" w:cs="Aparajita"/>
            <w:color w:val="000000"/>
            <w:sz w:val="24"/>
            <w:szCs w:val="24"/>
          </w:rPr>
          <w:t>T</w:t>
        </w:r>
      </w:ins>
      <w:r w:rsidR="00D77923" w:rsidRPr="00266175">
        <w:rPr>
          <w:rFonts w:ascii="Aparajita" w:hAnsi="Aparajita" w:cs="Aparajita"/>
          <w:color w:val="000000"/>
          <w:sz w:val="24"/>
          <w:szCs w:val="24"/>
        </w:rPr>
        <w:t xml:space="preserve">o estimate the mU5M, we </w:t>
      </w:r>
      <w:ins w:id="498" w:author="Emily Smith-Greenaway" w:date="2020-08-10T07:53:00Z">
        <w:r w:rsidR="00B03F77">
          <w:rPr>
            <w:rFonts w:ascii="Aparajita" w:hAnsi="Aparajita" w:cs="Aparajita"/>
            <w:color w:val="000000"/>
            <w:sz w:val="24"/>
            <w:szCs w:val="24"/>
          </w:rPr>
          <w:t>make the same calculation, but sum moth</w:t>
        </w:r>
      </w:ins>
      <w:ins w:id="499" w:author="Emily Smith-Greenaway" w:date="2020-08-10T07:54:00Z">
        <w:r w:rsidR="00B03F77">
          <w:rPr>
            <w:rFonts w:ascii="Aparajita" w:hAnsi="Aparajita" w:cs="Aparajita"/>
            <w:color w:val="000000"/>
            <w:sz w:val="24"/>
            <w:szCs w:val="24"/>
          </w:rPr>
          <w:t xml:space="preserve">ers who have ever had a </w:t>
        </w:r>
      </w:ins>
      <w:del w:id="500" w:author="Emily Smith-Greenaway" w:date="2020-08-10T07:54:00Z">
        <w:r w:rsidR="00D77923" w:rsidRPr="00266175" w:rsidDel="00B03F77">
          <w:rPr>
            <w:rFonts w:ascii="Aparajita" w:hAnsi="Aparajita" w:cs="Aparajita"/>
            <w:color w:val="000000"/>
            <w:sz w:val="24"/>
            <w:szCs w:val="24"/>
          </w:rPr>
          <w:delText xml:space="preserve">do the same for mothers who have ever had a </w:delText>
        </w:r>
      </w:del>
      <w:r w:rsidR="00D77923" w:rsidRPr="00266175">
        <w:rPr>
          <w:rFonts w:ascii="Aparajita" w:hAnsi="Aparajita" w:cs="Aparajita"/>
          <w:color w:val="000000"/>
          <w:sz w:val="24"/>
          <w:szCs w:val="24"/>
        </w:rPr>
        <w:t xml:space="preserve">child die before </w:t>
      </w:r>
      <w:r w:rsidR="00D77923" w:rsidRPr="006D2A78">
        <w:rPr>
          <w:rFonts w:ascii="Aparajita" w:hAnsi="Aparajita" w:cs="Aparajita"/>
          <w:color w:val="000000"/>
          <w:sz w:val="24"/>
          <w:szCs w:val="24"/>
        </w:rPr>
        <w:t xml:space="preserve">reaching age 5. </w:t>
      </w:r>
      <w:ins w:id="501" w:author="Emily Smith-Greenaway" w:date="2020-08-08T23:51:00Z">
        <w:r w:rsidR="006D57CB" w:rsidRPr="006D2A78">
          <w:rPr>
            <w:rFonts w:ascii="Aparajita" w:hAnsi="Aparajita" w:cs="Aparajita"/>
            <w:color w:val="000000"/>
            <w:sz w:val="24"/>
            <w:szCs w:val="24"/>
          </w:rPr>
          <w:t>T</w:t>
        </w:r>
      </w:ins>
    </w:p>
    <w:p w14:paraId="36DB5984" w14:textId="06815AA6" w:rsidR="003A397A" w:rsidRDefault="001C18F8" w:rsidP="006D57CB">
      <w:pPr>
        <w:pStyle w:val="FootnoteText"/>
        <w:ind w:firstLine="720"/>
        <w:rPr>
          <w:rFonts w:ascii="Aparajita" w:hAnsi="Aparajita" w:cs="Aparajita"/>
          <w:sz w:val="24"/>
          <w:szCs w:val="24"/>
        </w:rPr>
      </w:pPr>
      <w:del w:id="502" w:author="Emily Smith-Greenaway" w:date="2020-08-08T23:51:00Z">
        <w:r w:rsidRPr="006D57CB" w:rsidDel="006D57CB">
          <w:rPr>
            <w:rFonts w:ascii="Aparajita" w:hAnsi="Aparajita" w:cs="Aparajita"/>
            <w:sz w:val="24"/>
            <w:szCs w:val="24"/>
            <w:rPrChange w:id="503" w:author="Emily Smith-Greenaway" w:date="2020-08-08T23:51:00Z">
              <w:rPr/>
            </w:rPrChange>
          </w:rPr>
          <w:delText>T</w:delText>
        </w:r>
      </w:del>
      <w:r w:rsidR="00594BC9" w:rsidRPr="006D57CB">
        <w:rPr>
          <w:rFonts w:ascii="Aparajita" w:hAnsi="Aparajita" w:cs="Aparajita"/>
          <w:sz w:val="24"/>
          <w:szCs w:val="24"/>
          <w:rPrChange w:id="504" w:author="Emily Smith-Greenaway" w:date="2020-08-08T23:51:00Z">
            <w:rPr/>
          </w:rPrChange>
        </w:rPr>
        <w:t xml:space="preserve">he </w:t>
      </w:r>
      <w:proofErr w:type="spellStart"/>
      <w:r w:rsidR="00594BC9" w:rsidRPr="006D57CB">
        <w:rPr>
          <w:rFonts w:ascii="Aparajita" w:hAnsi="Aparajita" w:cs="Aparajita"/>
          <w:sz w:val="24"/>
          <w:szCs w:val="24"/>
          <w:rPrChange w:id="505" w:author="Emily Smith-Greenaway" w:date="2020-08-08T23:51:00Z">
            <w:rPr/>
          </w:rPrChange>
        </w:rPr>
        <w:t>mOM</w:t>
      </w:r>
      <w:proofErr w:type="spellEnd"/>
      <w:r w:rsidR="00594BC9" w:rsidRPr="006D57CB">
        <w:rPr>
          <w:rFonts w:ascii="Aparajita" w:hAnsi="Aparajita" w:cs="Aparajita"/>
          <w:sz w:val="24"/>
          <w:szCs w:val="24"/>
          <w:rPrChange w:id="506" w:author="Emily Smith-Greenaway" w:date="2020-08-08T23:51:00Z">
            <w:rPr/>
          </w:rPrChange>
        </w:rPr>
        <w:t xml:space="preserve"> indexes</w:t>
      </w:r>
      <w:r w:rsidR="00D77923" w:rsidRPr="006D57CB">
        <w:rPr>
          <w:rFonts w:ascii="Aparajita" w:hAnsi="Aparajita" w:cs="Aparajita"/>
          <w:sz w:val="24"/>
          <w:szCs w:val="24"/>
          <w:rPrChange w:id="507" w:author="Emily Smith-Greenaway" w:date="2020-08-08T23:51:00Z">
            <w:rPr/>
          </w:rPrChange>
        </w:rPr>
        <w:t xml:space="preserve"> the prevalence of mothers who have experienced a child death, regardless of th</w:t>
      </w:r>
      <w:r w:rsidR="002A009B" w:rsidRPr="006D57CB">
        <w:rPr>
          <w:rFonts w:ascii="Aparajita" w:hAnsi="Aparajita" w:cs="Aparajita"/>
          <w:sz w:val="24"/>
          <w:szCs w:val="24"/>
          <w:rPrChange w:id="508" w:author="Emily Smith-Greenaway" w:date="2020-08-08T23:51:00Z">
            <w:rPr/>
          </w:rPrChange>
        </w:rPr>
        <w:t>at</w:t>
      </w:r>
      <w:r w:rsidR="00D77923" w:rsidRPr="006D57CB">
        <w:rPr>
          <w:rFonts w:ascii="Aparajita" w:hAnsi="Aparajita" w:cs="Aparajita"/>
          <w:sz w:val="24"/>
          <w:szCs w:val="24"/>
          <w:rPrChange w:id="509" w:author="Emily Smith-Greenaway" w:date="2020-08-08T23:51:00Z">
            <w:rPr/>
          </w:rPrChange>
        </w:rPr>
        <w:t xml:space="preserve"> child’s age.</w:t>
      </w:r>
      <w:ins w:id="510" w:author="Emily Smith-Greenaway" w:date="2020-08-08T21:39:00Z">
        <w:r w:rsidR="00582340" w:rsidRPr="003C1011">
          <w:rPr>
            <w:rStyle w:val="FootnoteReference"/>
            <w:rPrChange w:id="511" w:author="Emily Smith-Greenaway" w:date="2020-08-10T07:32:00Z">
              <w:rPr>
                <w:rStyle w:val="FootnoteReference"/>
                <w:rFonts w:ascii="Aparajita" w:hAnsi="Aparajita" w:cs="Aparajita"/>
                <w:color w:val="000000"/>
              </w:rPr>
            </w:rPrChange>
          </w:rPr>
          <w:footnoteReference w:id="6"/>
        </w:r>
      </w:ins>
      <w:r w:rsidR="00D77923" w:rsidRPr="006D57CB">
        <w:rPr>
          <w:rFonts w:ascii="Aparajita" w:hAnsi="Aparajita" w:cs="Aparajita"/>
          <w:sz w:val="24"/>
          <w:szCs w:val="24"/>
          <w:rPrChange w:id="526" w:author="Emily Smith-Greenaway" w:date="2020-08-08T23:51:00Z">
            <w:rPr/>
          </w:rPrChange>
        </w:rPr>
        <w:t xml:space="preserve"> </w:t>
      </w:r>
      <w:r w:rsidR="008630F5" w:rsidRPr="006D57CB">
        <w:rPr>
          <w:rFonts w:ascii="Aparajita" w:hAnsi="Aparajita" w:cs="Aparajita"/>
          <w:sz w:val="24"/>
          <w:szCs w:val="24"/>
          <w:rPrChange w:id="527" w:author="Emily Smith-Greenaway" w:date="2020-08-08T23:51:00Z">
            <w:rPr/>
          </w:rPrChange>
        </w:rPr>
        <w:t>Due to censoring</w:t>
      </w:r>
      <w:ins w:id="528" w:author="Emily Smith-Greenaway" w:date="2020-08-09T14:37:00Z">
        <w:r w:rsidR="006B754D">
          <w:rPr>
            <w:rFonts w:ascii="Aparajita" w:hAnsi="Aparajita" w:cs="Aparajita"/>
            <w:sz w:val="24"/>
            <w:szCs w:val="24"/>
          </w:rPr>
          <w:t xml:space="preserve">, </w:t>
        </w:r>
      </w:ins>
      <w:del w:id="529" w:author="Emily Smith-Greenaway" w:date="2020-08-09T14:37:00Z">
        <w:r w:rsidR="008630F5" w:rsidRPr="006D57CB" w:rsidDel="006B754D">
          <w:rPr>
            <w:rFonts w:ascii="Aparajita" w:hAnsi="Aparajita" w:cs="Aparajita"/>
            <w:sz w:val="24"/>
            <w:szCs w:val="24"/>
            <w:rPrChange w:id="530" w:author="Emily Smith-Greenaway" w:date="2020-08-08T23:51:00Z">
              <w:rPr/>
            </w:rPrChange>
          </w:rPr>
          <w:delText xml:space="preserve"> concerns, </w:delText>
        </w:r>
      </w:del>
      <w:r w:rsidR="008630F5" w:rsidRPr="006D57CB">
        <w:rPr>
          <w:rFonts w:ascii="Aparajita" w:hAnsi="Aparajita" w:cs="Aparajita"/>
          <w:sz w:val="24"/>
          <w:szCs w:val="24"/>
          <w:rPrChange w:id="531" w:author="Emily Smith-Greenaway" w:date="2020-08-08T23:51:00Z">
            <w:rPr/>
          </w:rPrChange>
        </w:rPr>
        <w:t xml:space="preserve">we </w:t>
      </w:r>
      <w:r w:rsidR="00D77923" w:rsidRPr="006D57CB">
        <w:rPr>
          <w:rFonts w:ascii="Aparajita" w:hAnsi="Aparajita" w:cs="Aparajita"/>
          <w:sz w:val="24"/>
          <w:szCs w:val="24"/>
          <w:rPrChange w:id="532" w:author="Emily Smith-Greenaway" w:date="2020-08-08T23:51:00Z">
            <w:rPr/>
          </w:rPrChange>
        </w:rPr>
        <w:t xml:space="preserve">calculate the </w:t>
      </w:r>
      <w:proofErr w:type="spellStart"/>
      <w:r w:rsidR="00D77923" w:rsidRPr="006D57CB">
        <w:rPr>
          <w:rFonts w:ascii="Aparajita" w:hAnsi="Aparajita" w:cs="Aparajita"/>
          <w:sz w:val="24"/>
          <w:szCs w:val="24"/>
          <w:rPrChange w:id="533" w:author="Emily Smith-Greenaway" w:date="2020-08-08T23:51:00Z">
            <w:rPr/>
          </w:rPrChange>
        </w:rPr>
        <w:t>mOM</w:t>
      </w:r>
      <w:proofErr w:type="spellEnd"/>
      <w:r w:rsidR="00D77923" w:rsidRPr="006D57CB">
        <w:rPr>
          <w:rFonts w:ascii="Aparajita" w:hAnsi="Aparajita" w:cs="Aparajita"/>
          <w:sz w:val="24"/>
          <w:szCs w:val="24"/>
          <w:rPrChange w:id="534" w:author="Emily Smith-Greenaway" w:date="2020-08-08T23:51:00Z">
            <w:rPr/>
          </w:rPrChange>
        </w:rPr>
        <w:t xml:space="preserve"> for 45- to 49-year-old mothers</w:t>
      </w:r>
      <w:r w:rsidR="003F6C30" w:rsidRPr="006D57CB">
        <w:rPr>
          <w:rFonts w:ascii="Aparajita" w:hAnsi="Aparajita" w:cs="Aparajita"/>
          <w:sz w:val="24"/>
          <w:szCs w:val="24"/>
          <w:rPrChange w:id="535" w:author="Emily Smith-Greenaway" w:date="2020-08-08T23:51:00Z">
            <w:rPr/>
          </w:rPrChange>
        </w:rPr>
        <w:t xml:space="preserve"> </w:t>
      </w:r>
      <w:r w:rsidR="003F27DD" w:rsidRPr="006D57CB">
        <w:rPr>
          <w:rFonts w:ascii="Aparajita" w:hAnsi="Aparajita" w:cs="Aparajita"/>
          <w:sz w:val="24"/>
          <w:szCs w:val="24"/>
          <w:rPrChange w:id="536" w:author="Emily Smith-Greenaway" w:date="2020-08-08T23:51:00Z">
            <w:rPr/>
          </w:rPrChange>
        </w:rPr>
        <w:t>only</w:t>
      </w:r>
      <w:r w:rsidR="00D77923" w:rsidRPr="006D57CB">
        <w:rPr>
          <w:rFonts w:ascii="Aparajita" w:hAnsi="Aparajita" w:cs="Aparajita"/>
          <w:sz w:val="24"/>
          <w:szCs w:val="24"/>
          <w:rPrChange w:id="537" w:author="Emily Smith-Greenaway" w:date="2020-08-08T23:51:00Z">
            <w:rPr/>
          </w:rPrChange>
        </w:rPr>
        <w:t xml:space="preserve">. </w:t>
      </w:r>
    </w:p>
    <w:p w14:paraId="4C72EEC3" w14:textId="79F0BF20" w:rsidR="006D2A78" w:rsidRPr="000A123F" w:rsidRDefault="006D2A78" w:rsidP="006D2A78">
      <w:pPr>
        <w:pStyle w:val="FootnoteText"/>
        <w:rPr>
          <w:rFonts w:ascii="Aparajita" w:hAnsi="Aparajita" w:cs="Aparajita"/>
          <w:b/>
          <w:bCs/>
          <w:sz w:val="24"/>
          <w:szCs w:val="24"/>
          <w:highlight w:val="yellow"/>
          <w:rPrChange w:id="538" w:author="Emily Smith-Greenaway" w:date="2020-08-09T16:37:00Z">
            <w:rPr>
              <w:rFonts w:ascii="Aparajita" w:hAnsi="Aparajita" w:cs="Aparajita"/>
              <w:b/>
              <w:bCs/>
              <w:sz w:val="24"/>
              <w:szCs w:val="24"/>
            </w:rPr>
          </w:rPrChange>
        </w:rPr>
      </w:pPr>
      <w:commentRangeStart w:id="539"/>
      <w:r w:rsidRPr="000A123F">
        <w:rPr>
          <w:rFonts w:ascii="Aparajita" w:hAnsi="Aparajita" w:cs="Aparajita"/>
          <w:b/>
          <w:bCs/>
          <w:sz w:val="24"/>
          <w:szCs w:val="24"/>
          <w:highlight w:val="yellow"/>
          <w:rPrChange w:id="540" w:author="Emily Smith-Greenaway" w:date="2020-08-09T16:37:00Z">
            <w:rPr>
              <w:rFonts w:ascii="Aparajita" w:hAnsi="Aparajita" w:cs="Aparajita"/>
              <w:b/>
              <w:bCs/>
              <w:sz w:val="24"/>
              <w:szCs w:val="24"/>
            </w:rPr>
          </w:rPrChange>
        </w:rPr>
        <w:t xml:space="preserve">VERSION </w:t>
      </w:r>
      <w:proofErr w:type="gramStart"/>
      <w:r w:rsidRPr="000A123F">
        <w:rPr>
          <w:rFonts w:ascii="Aparajita" w:hAnsi="Aparajita" w:cs="Aparajita"/>
          <w:b/>
          <w:bCs/>
          <w:sz w:val="24"/>
          <w:szCs w:val="24"/>
          <w:highlight w:val="yellow"/>
          <w:rPrChange w:id="541" w:author="Emily Smith-Greenaway" w:date="2020-08-09T16:37:00Z">
            <w:rPr>
              <w:rFonts w:ascii="Aparajita" w:hAnsi="Aparajita" w:cs="Aparajita"/>
              <w:b/>
              <w:bCs/>
              <w:sz w:val="24"/>
              <w:szCs w:val="24"/>
            </w:rPr>
          </w:rPrChange>
        </w:rPr>
        <w:t>1 :</w:t>
      </w:r>
      <w:proofErr w:type="gramEnd"/>
      <w:r w:rsidRPr="000A123F">
        <w:rPr>
          <w:rFonts w:ascii="Aparajita" w:hAnsi="Aparajita" w:cs="Aparajita"/>
          <w:b/>
          <w:bCs/>
          <w:sz w:val="24"/>
          <w:szCs w:val="24"/>
          <w:highlight w:val="yellow"/>
          <w:rPrChange w:id="542" w:author="Emily Smith-Greenaway" w:date="2020-08-09T16:37:00Z">
            <w:rPr>
              <w:rFonts w:ascii="Aparajita" w:hAnsi="Aparajita" w:cs="Aparajita"/>
              <w:b/>
              <w:bCs/>
              <w:sz w:val="24"/>
              <w:szCs w:val="24"/>
            </w:rPr>
          </w:rPrChange>
        </w:rPr>
        <w:t xml:space="preserve"> Abbreviated </w:t>
      </w:r>
      <w:commentRangeEnd w:id="539"/>
      <w:r w:rsidR="002E2874" w:rsidRPr="000A123F">
        <w:rPr>
          <w:rStyle w:val="CommentReference"/>
          <w:rFonts w:asciiTheme="minorHAnsi" w:eastAsiaTheme="minorHAnsi" w:hAnsiTheme="minorHAnsi" w:cstheme="minorBidi"/>
          <w:highlight w:val="yellow"/>
          <w:rPrChange w:id="543" w:author="Emily Smith-Greenaway" w:date="2020-08-09T16:37:00Z">
            <w:rPr>
              <w:rStyle w:val="CommentReference"/>
              <w:rFonts w:asciiTheme="minorHAnsi" w:eastAsiaTheme="minorHAnsi" w:hAnsiTheme="minorHAnsi" w:cstheme="minorBidi"/>
            </w:rPr>
          </w:rPrChange>
        </w:rPr>
        <w:commentReference w:id="539"/>
      </w:r>
    </w:p>
    <w:p w14:paraId="34B6CABC" w14:textId="632E0906" w:rsidR="00202EA7" w:rsidRPr="000A123F" w:rsidRDefault="00202EA7">
      <w:pPr>
        <w:autoSpaceDE w:val="0"/>
        <w:autoSpaceDN w:val="0"/>
        <w:adjustRightInd w:val="0"/>
        <w:rPr>
          <w:rFonts w:ascii="Aparajita" w:hAnsi="Aparajita" w:cs="Aparajita"/>
          <w:highlight w:val="yellow"/>
          <w:rPrChange w:id="544" w:author="Emily Smith-Greenaway" w:date="2020-08-09T16:37:00Z">
            <w:rPr>
              <w:rFonts w:ascii="Aparajita" w:hAnsi="Aparajita" w:cs="Aparajita"/>
            </w:rPr>
          </w:rPrChange>
        </w:rPr>
        <w:pPrChange w:id="545" w:author="Emily Smith-Greenaway" w:date="2020-08-09T13:10:00Z">
          <w:pPr>
            <w:autoSpaceDE w:val="0"/>
            <w:autoSpaceDN w:val="0"/>
            <w:adjustRightInd w:val="0"/>
            <w:ind w:firstLine="720"/>
          </w:pPr>
        </w:pPrChange>
      </w:pPr>
      <w:del w:id="546" w:author="Emily Smith-Greenaway" w:date="2020-08-10T07:54:00Z">
        <w:r w:rsidRPr="000A123F" w:rsidDel="007C69D0">
          <w:rPr>
            <w:rFonts w:ascii="Aparajita" w:hAnsi="Aparajita" w:cs="Aparajita"/>
            <w:highlight w:val="yellow"/>
            <w:rPrChange w:id="547" w:author="Emily Smith-Greenaway" w:date="2020-08-09T16:37:00Z">
              <w:rPr>
                <w:rFonts w:ascii="Aparajita" w:hAnsi="Aparajita" w:cs="Aparajita"/>
              </w:rPr>
            </w:rPrChange>
          </w:rPr>
          <w:delText xml:space="preserve">Second, </w:delText>
        </w:r>
      </w:del>
      <w:ins w:id="548" w:author="Emily Smith-Greenaway" w:date="2020-08-10T07:54:00Z">
        <w:r w:rsidR="007C69D0">
          <w:rPr>
            <w:rFonts w:ascii="Aparajita" w:hAnsi="Aparajita" w:cs="Aparajita"/>
            <w:highlight w:val="yellow"/>
          </w:rPr>
          <w:t>T</w:t>
        </w:r>
      </w:ins>
      <w:ins w:id="549" w:author="Emily Smith-Greenaway" w:date="2020-08-09T14:38:00Z">
        <w:r w:rsidR="006B754D" w:rsidRPr="000A123F">
          <w:rPr>
            <w:rFonts w:ascii="Aparajita" w:hAnsi="Aparajita" w:cs="Aparajita"/>
            <w:highlight w:val="yellow"/>
            <w:rPrChange w:id="550" w:author="Emily Smith-Greenaway" w:date="2020-08-09T16:37:00Z">
              <w:rPr>
                <w:rFonts w:ascii="Aparajita" w:hAnsi="Aparajita" w:cs="Aparajita"/>
                <w:i/>
                <w:iCs/>
              </w:rPr>
            </w:rPrChange>
          </w:rPr>
          <w:t>o ex</w:t>
        </w:r>
      </w:ins>
      <w:ins w:id="551" w:author="Emily Smith-Greenaway" w:date="2020-08-10T07:54:00Z">
        <w:r w:rsidR="007C69D0">
          <w:rPr>
            <w:rFonts w:ascii="Aparajita" w:hAnsi="Aparajita" w:cs="Aparajita"/>
            <w:highlight w:val="yellow"/>
          </w:rPr>
          <w:t>pand</w:t>
        </w:r>
      </w:ins>
      <w:ins w:id="552" w:author="Emily Smith-Greenaway" w:date="2020-08-09T14:38:00Z">
        <w:r w:rsidR="006B754D" w:rsidRPr="000A123F">
          <w:rPr>
            <w:rFonts w:ascii="Aparajita" w:hAnsi="Aparajita" w:cs="Aparajita"/>
            <w:highlight w:val="yellow"/>
            <w:rPrChange w:id="553" w:author="Emily Smith-Greenaway" w:date="2020-08-09T16:37:00Z">
              <w:rPr>
                <w:rFonts w:ascii="Aparajita" w:hAnsi="Aparajita" w:cs="Aparajita"/>
                <w:i/>
                <w:iCs/>
              </w:rPr>
            </w:rPrChange>
          </w:rPr>
          <w:t xml:space="preserve"> </w:t>
        </w:r>
      </w:ins>
      <w:ins w:id="554" w:author="Emily Smith-Greenaway" w:date="2020-08-10T07:55:00Z">
        <w:r w:rsidR="007C69D0">
          <w:rPr>
            <w:rFonts w:ascii="Aparajita" w:hAnsi="Aparajita" w:cs="Aparajita"/>
            <w:highlight w:val="yellow"/>
          </w:rPr>
          <w:t>our perspective beyond our</w:t>
        </w:r>
      </w:ins>
      <w:ins w:id="555" w:author="Emily Smith-Greenaway" w:date="2020-08-10T07:54:00Z">
        <w:r w:rsidR="007C69D0">
          <w:rPr>
            <w:rFonts w:ascii="Aparajita" w:hAnsi="Aparajita" w:cs="Aparajita"/>
            <w:highlight w:val="yellow"/>
          </w:rPr>
          <w:t xml:space="preserve"> </w:t>
        </w:r>
      </w:ins>
      <w:ins w:id="556" w:author="Emily Smith-Greenaway" w:date="2020-08-09T22:53:00Z">
        <w:r w:rsidR="00F938EA">
          <w:rPr>
            <w:rFonts w:ascii="Aparajita" w:hAnsi="Aparajita" w:cs="Aparajita"/>
            <w:highlight w:val="yellow"/>
          </w:rPr>
          <w:t>survey coverage</w:t>
        </w:r>
      </w:ins>
      <w:ins w:id="557" w:author="Emily Smith-Greenaway" w:date="2020-08-09T14:39:00Z">
        <w:r w:rsidR="006B754D" w:rsidRPr="000A123F">
          <w:rPr>
            <w:rFonts w:ascii="Aparajita" w:hAnsi="Aparajita" w:cs="Aparajita"/>
            <w:highlight w:val="yellow"/>
            <w:rPrChange w:id="558" w:author="Emily Smith-Greenaway" w:date="2020-08-09T16:37:00Z">
              <w:rPr>
                <w:rFonts w:ascii="Aparajita" w:hAnsi="Aparajita" w:cs="Aparajita"/>
                <w:i/>
                <w:iCs/>
              </w:rPr>
            </w:rPrChange>
          </w:rPr>
          <w:t xml:space="preserve">, </w:t>
        </w:r>
      </w:ins>
      <w:r w:rsidRPr="000A123F">
        <w:rPr>
          <w:rFonts w:ascii="Aparajita" w:hAnsi="Aparajita" w:cs="Aparajita"/>
          <w:highlight w:val="yellow"/>
          <w:rPrChange w:id="559" w:author="Emily Smith-Greenaway" w:date="2020-08-09T16:37:00Z">
            <w:rPr>
              <w:rFonts w:ascii="Aparajita" w:hAnsi="Aparajita" w:cs="Aparajita"/>
            </w:rPr>
          </w:rPrChange>
        </w:rPr>
        <w:t xml:space="preserve">we introduce a </w:t>
      </w:r>
      <w:del w:id="560" w:author="Emily Smith-Greenaway" w:date="2020-08-09T14:38:00Z">
        <w:r w:rsidRPr="000A123F" w:rsidDel="006B754D">
          <w:rPr>
            <w:rFonts w:ascii="Aparajita" w:hAnsi="Aparajita" w:cs="Aparajita"/>
            <w:highlight w:val="yellow"/>
            <w:rPrChange w:id="561" w:author="Emily Smith-Greenaway" w:date="2020-08-09T16:37:00Z">
              <w:rPr>
                <w:rFonts w:ascii="Aparajita" w:hAnsi="Aparajita" w:cs="Aparajita"/>
              </w:rPr>
            </w:rPrChange>
          </w:rPr>
          <w:delText xml:space="preserve">novel </w:delText>
        </w:r>
      </w:del>
      <w:r w:rsidRPr="000A123F">
        <w:rPr>
          <w:rFonts w:ascii="Aparajita" w:hAnsi="Aparajita" w:cs="Aparajita"/>
          <w:highlight w:val="yellow"/>
          <w:rPrChange w:id="562" w:author="Emily Smith-Greenaway" w:date="2020-08-09T16:37:00Z">
            <w:rPr>
              <w:rFonts w:ascii="Aparajita" w:hAnsi="Aparajita" w:cs="Aparajita"/>
            </w:rPr>
          </w:rPrChange>
        </w:rPr>
        <w:t>formal demographic approach to indirectly estimate the prevalence of bereaved mothers</w:t>
      </w:r>
      <w:ins w:id="563" w:author="Emily Smith-Greenaway" w:date="2020-08-10T07:55:00Z">
        <w:r w:rsidR="007C69D0">
          <w:rPr>
            <w:rFonts w:ascii="Aparajita" w:hAnsi="Aparajita" w:cs="Aparajita"/>
            <w:highlight w:val="yellow"/>
          </w:rPr>
          <w:t xml:space="preserve"> in 79 additional countries</w:t>
        </w:r>
      </w:ins>
      <w:ins w:id="564" w:author="Emily Smith-Greenaway" w:date="2020-08-09T22:53:00Z">
        <w:r w:rsidR="00F938EA">
          <w:rPr>
            <w:rFonts w:ascii="Aparajita" w:hAnsi="Aparajita" w:cs="Aparajita"/>
            <w:highlight w:val="yellow"/>
          </w:rPr>
          <w:t>. N</w:t>
        </w:r>
      </w:ins>
      <w:ins w:id="565" w:author="Emily Smith-Greenaway" w:date="2020-08-09T14:39:00Z">
        <w:r w:rsidR="006B754D" w:rsidRPr="000A123F">
          <w:rPr>
            <w:rFonts w:ascii="Aparajita" w:hAnsi="Aparajita" w:cs="Aparajita"/>
            <w:highlight w:val="yellow"/>
            <w:rPrChange w:id="566" w:author="Emily Smith-Greenaway" w:date="2020-08-09T16:37:00Z">
              <w:rPr>
                <w:rFonts w:ascii="Aparajita" w:hAnsi="Aparajita" w:cs="Aparajita"/>
                <w:i/>
                <w:iCs/>
              </w:rPr>
            </w:rPrChange>
          </w:rPr>
          <w:t xml:space="preserve">ot all countries feature recent, nationally-representative surveys </w:t>
        </w:r>
        <w:r w:rsidR="00B7281F" w:rsidRPr="000A123F">
          <w:rPr>
            <w:rFonts w:ascii="Aparajita" w:hAnsi="Aparajita" w:cs="Aparajita"/>
            <w:highlight w:val="yellow"/>
            <w:rPrChange w:id="567" w:author="Emily Smith-Greenaway" w:date="2020-08-09T16:37:00Z">
              <w:rPr>
                <w:rFonts w:ascii="Aparajita" w:hAnsi="Aparajita" w:cs="Aparajita"/>
                <w:i/>
                <w:iCs/>
              </w:rPr>
            </w:rPrChange>
          </w:rPr>
          <w:t>with reproductive information from women</w:t>
        </w:r>
      </w:ins>
      <w:ins w:id="568" w:author="Emily Smith-Greenaway" w:date="2020-08-09T14:40:00Z">
        <w:r w:rsidR="00B7281F" w:rsidRPr="000A123F">
          <w:rPr>
            <w:rFonts w:ascii="Aparajita" w:hAnsi="Aparajita" w:cs="Aparajita"/>
            <w:highlight w:val="yellow"/>
            <w:rPrChange w:id="569" w:author="Emily Smith-Greenaway" w:date="2020-08-09T16:37:00Z">
              <w:rPr>
                <w:rFonts w:ascii="Aparajita" w:hAnsi="Aparajita" w:cs="Aparajita"/>
                <w:i/>
                <w:iCs/>
              </w:rPr>
            </w:rPrChange>
          </w:rPr>
          <w:t>; thus, this approach allows us to estimate the prevalence of bereaved mothers by drawing on other, publicly-available, demographic data</w:t>
        </w:r>
      </w:ins>
      <w:ins w:id="570" w:author="Emily Smith-Greenaway" w:date="2020-08-09T14:42:00Z">
        <w:r w:rsidR="00B7281F" w:rsidRPr="000A123F">
          <w:rPr>
            <w:rFonts w:ascii="Aparajita" w:hAnsi="Aparajita" w:cs="Aparajita"/>
            <w:highlight w:val="yellow"/>
            <w:rPrChange w:id="571" w:author="Emily Smith-Greenaway" w:date="2020-08-09T16:37:00Z">
              <w:rPr>
                <w:rFonts w:ascii="Aparajita" w:hAnsi="Aparajita" w:cs="Aparajita"/>
                <w:i/>
                <w:iCs/>
              </w:rPr>
            </w:rPrChange>
          </w:rPr>
          <w:t xml:space="preserve"> from the United Nations World Population Prospects</w:t>
        </w:r>
      </w:ins>
      <w:ins w:id="572" w:author="Emily Smith-Greenaway" w:date="2020-08-09T14:39:00Z">
        <w:r w:rsidR="00B7281F" w:rsidRPr="000A123F">
          <w:rPr>
            <w:rFonts w:ascii="Aparajita" w:hAnsi="Aparajita" w:cs="Aparajita"/>
            <w:highlight w:val="yellow"/>
            <w:rPrChange w:id="573" w:author="Emily Smith-Greenaway" w:date="2020-08-09T16:37:00Z">
              <w:rPr>
                <w:rFonts w:ascii="Aparajita" w:hAnsi="Aparajita" w:cs="Aparajita"/>
                <w:i/>
                <w:iCs/>
              </w:rPr>
            </w:rPrChange>
          </w:rPr>
          <w:t>.</w:t>
        </w:r>
      </w:ins>
      <w:ins w:id="574" w:author="Emily Smith-Greenaway" w:date="2020-08-09T14:43:00Z">
        <w:r w:rsidR="00B7281F" w:rsidRPr="003C1011">
          <w:rPr>
            <w:rStyle w:val="FootnoteReference"/>
            <w:highlight w:val="yellow"/>
            <w:rPrChange w:id="575" w:author="Emily Smith-Greenaway" w:date="2020-08-10T07:32:00Z">
              <w:rPr>
                <w:rStyle w:val="FootnoteReference"/>
                <w:rFonts w:ascii="Aparajita" w:hAnsi="Aparajita" w:cs="Aparajita"/>
                <w:i/>
                <w:iCs/>
              </w:rPr>
            </w:rPrChange>
          </w:rPr>
          <w:footnoteReference w:id="7"/>
        </w:r>
      </w:ins>
      <w:ins w:id="593" w:author="Emily Smith-Greenaway" w:date="2020-08-09T14:39:00Z">
        <w:r w:rsidR="00B7281F" w:rsidRPr="000A123F">
          <w:rPr>
            <w:rFonts w:ascii="Aparajita" w:hAnsi="Aparajita" w:cs="Aparajita"/>
            <w:highlight w:val="yellow"/>
            <w:rPrChange w:id="594" w:author="Emily Smith-Greenaway" w:date="2020-08-09T16:37:00Z">
              <w:rPr>
                <w:rFonts w:ascii="Aparajita" w:hAnsi="Aparajita" w:cs="Aparajita"/>
                <w:i/>
                <w:iCs/>
              </w:rPr>
            </w:rPrChange>
          </w:rPr>
          <w:t xml:space="preserve"> </w:t>
        </w:r>
      </w:ins>
      <w:ins w:id="595" w:author="Emily Smith-Greenaway" w:date="2020-08-09T15:14:00Z">
        <w:r w:rsidR="00BE62B5" w:rsidRPr="0050243A">
          <w:rPr>
            <w:rFonts w:ascii="Aparajita" w:hAnsi="Aparajita" w:cs="Aparajita"/>
            <w:highlight w:val="yellow"/>
          </w:rPr>
          <w:t>We set all of our indirect estimates to the year 2016</w:t>
        </w:r>
        <w:r w:rsidR="00BE62B5" w:rsidRPr="000A123F">
          <w:rPr>
            <w:rFonts w:ascii="Aparajita" w:hAnsi="Aparajita" w:cs="Aparajita"/>
            <w:highlight w:val="yellow"/>
          </w:rPr>
          <w:t>—the modal year of survey coverage in our data.</w:t>
        </w:r>
      </w:ins>
      <w:ins w:id="596" w:author="Emily Smith-Greenaway" w:date="2020-08-09T22:53:00Z">
        <w:r w:rsidR="00F938EA">
          <w:rPr>
            <w:rFonts w:ascii="Aparajita" w:hAnsi="Aparajita" w:cs="Aparajita"/>
            <w:highlight w:val="yellow"/>
          </w:rPr>
          <w:t xml:space="preserve"> </w:t>
        </w:r>
      </w:ins>
      <w:del w:id="597" w:author="Emily Smith-Greenaway" w:date="2020-08-09T14:39:00Z">
        <w:r w:rsidRPr="000A123F" w:rsidDel="006B754D">
          <w:rPr>
            <w:rFonts w:ascii="Aparajita" w:hAnsi="Aparajita" w:cs="Aparajita"/>
            <w:highlight w:val="yellow"/>
            <w:rPrChange w:id="598" w:author="Emily Smith-Greenaway" w:date="2020-08-09T16:37:00Z">
              <w:rPr>
                <w:rFonts w:ascii="Aparajita" w:hAnsi="Aparajita" w:cs="Aparajita"/>
              </w:rPr>
            </w:rPrChange>
          </w:rPr>
          <w:delText xml:space="preserve">. </w:delText>
        </w:r>
      </w:del>
      <w:r w:rsidRPr="000A123F">
        <w:rPr>
          <w:rFonts w:ascii="Aparajita" w:hAnsi="Aparajita" w:cs="Aparajita"/>
          <w:highlight w:val="yellow"/>
          <w:rPrChange w:id="599" w:author="Emily Smith-Greenaway" w:date="2020-08-09T16:37:00Z">
            <w:rPr>
              <w:rFonts w:ascii="Aparajita" w:hAnsi="Aparajita" w:cs="Aparajita"/>
            </w:rPr>
          </w:rPrChange>
        </w:rPr>
        <w:t>We refer to the approach as the kin-cohort method, as it relies on kinship equations and cohort reconstructions</w:t>
      </w:r>
      <w:del w:id="600" w:author="Emily Smith-Greenaway" w:date="2020-08-09T14:41:00Z">
        <w:r w:rsidRPr="000A123F" w:rsidDel="00B7281F">
          <w:rPr>
            <w:rFonts w:ascii="Aparajita" w:hAnsi="Aparajita" w:cs="Aparajita"/>
            <w:highlight w:val="yellow"/>
            <w:rPrChange w:id="601" w:author="Emily Smith-Greenaway" w:date="2020-08-09T16:37:00Z">
              <w:rPr>
                <w:rFonts w:ascii="Aparajita" w:hAnsi="Aparajita" w:cs="Aparajita"/>
              </w:rPr>
            </w:rPrChange>
          </w:rPr>
          <w:delText>. Because recent, reproductive-history surveys are not available worldwide, we developed an indirect approach for calculating the mIM, mU5M, and mOM from</w:delText>
        </w:r>
      </w:del>
      <w:ins w:id="602" w:author="Emily Smith-Greenaway" w:date="2020-08-09T14:41:00Z">
        <w:r w:rsidR="00B7281F" w:rsidRPr="000A123F">
          <w:rPr>
            <w:rFonts w:ascii="Aparajita" w:hAnsi="Aparajita" w:cs="Aparajita"/>
            <w:highlight w:val="yellow"/>
            <w:rPrChange w:id="603" w:author="Emily Smith-Greenaway" w:date="2020-08-09T16:37:00Z">
              <w:rPr>
                <w:rFonts w:ascii="Aparajita" w:hAnsi="Aparajita" w:cs="Aparajita"/>
                <w:i/>
                <w:iCs/>
              </w:rPr>
            </w:rPrChange>
          </w:rPr>
          <w:t xml:space="preserve"> using</w:t>
        </w:r>
      </w:ins>
      <w:r w:rsidRPr="000A123F">
        <w:rPr>
          <w:rFonts w:ascii="Aparajita" w:hAnsi="Aparajita" w:cs="Aparajita"/>
          <w:highlight w:val="yellow"/>
          <w:rPrChange w:id="604" w:author="Emily Smith-Greenaway" w:date="2020-08-09T16:37:00Z">
            <w:rPr>
              <w:rFonts w:ascii="Aparajita" w:hAnsi="Aparajita" w:cs="Aparajita"/>
            </w:rPr>
          </w:rPrChange>
        </w:rPr>
        <w:t xml:space="preserve"> country-level period mortality and fertility rates.</w:t>
      </w:r>
      <w:r w:rsidRPr="000A123F">
        <w:rPr>
          <w:rFonts w:ascii="Aparajita" w:hAnsi="Aparajita" w:cs="Aparajita"/>
          <w:highlight w:val="yellow"/>
          <w:rPrChange w:id="605" w:author="Emily Smith-Greenaway" w:date="2020-08-09T16:37:00Z">
            <w:rPr>
              <w:rFonts w:ascii="Aparajita" w:hAnsi="Aparajita" w:cs="Aparajita"/>
            </w:rPr>
          </w:rPrChange>
        </w:rPr>
        <w:fldChar w:fldCharType="begin"/>
      </w:r>
      <w:r w:rsidRPr="000A123F">
        <w:rPr>
          <w:rFonts w:ascii="Aparajita" w:hAnsi="Aparajita" w:cs="Aparajita"/>
          <w:highlight w:val="yellow"/>
          <w:rPrChange w:id="606" w:author="Emily Smith-Greenaway" w:date="2020-08-09T16:37:00Z">
            <w:rPr>
              <w:rFonts w:ascii="Aparajita" w:hAnsi="Aparajita" w:cs="Aparajita"/>
            </w:rPr>
          </w:rPrChange>
        </w:rPr>
        <w:instrText xml:space="preserve"> ADDIN ZOTERO_ITEM CSL_CITATION {"citationID":"5hIWUqSq","properties":{"formattedCitation":"\\super 4\\nosupersub{}","plainCitation":"4","noteIndex":0},"citationItems":[{"id":164,"uris":["http://zotero.org/users/local/6aiRCPll/items/QD5IF5WU"],"uri":["http://zotero.org/users/local/6aiRCPll/items/QD5IF5WU"],"itemData":{"id":164,"type":"article-journal","note":"publisher: SocArXiv","title":"Women's experience of child death over the life course: A global demographic perspective","author":[{"family":"Alburez-Gutierrez","given":"Diego"},{"family":"Kolk","given":"Martin"},{"family":"Zagheni","given":"Emilio"}],"issued":{"date-parts":[["2019"]]}}}],"schema":"https://github.com/citation-style-language/schema/raw/master/csl-citation.json"} </w:instrText>
      </w:r>
      <w:r w:rsidRPr="000A123F">
        <w:rPr>
          <w:rFonts w:ascii="Aparajita" w:hAnsi="Aparajita" w:cs="Aparajita"/>
          <w:highlight w:val="yellow"/>
          <w:rPrChange w:id="607" w:author="Emily Smith-Greenaway" w:date="2020-08-09T16:37:00Z">
            <w:rPr>
              <w:rFonts w:ascii="Aparajita" w:hAnsi="Aparajita" w:cs="Aparajita"/>
            </w:rPr>
          </w:rPrChange>
        </w:rPr>
        <w:fldChar w:fldCharType="separate"/>
      </w:r>
      <w:r w:rsidRPr="000A123F">
        <w:rPr>
          <w:rFonts w:ascii="Aparajita" w:hAnsi="Aparajita" w:cs="Aparajita"/>
          <w:highlight w:val="yellow"/>
          <w:vertAlign w:val="superscript"/>
          <w:rPrChange w:id="608" w:author="Emily Smith-Greenaway" w:date="2020-08-09T16:37:00Z">
            <w:rPr>
              <w:rFonts w:ascii="Aparajita" w:hAnsi="Aparajita" w:cs="Aparajita"/>
              <w:vertAlign w:val="superscript"/>
            </w:rPr>
          </w:rPrChange>
        </w:rPr>
        <w:t>4</w:t>
      </w:r>
      <w:r w:rsidRPr="000A123F">
        <w:rPr>
          <w:rFonts w:ascii="Aparajita" w:hAnsi="Aparajita" w:cs="Aparajita"/>
          <w:highlight w:val="yellow"/>
          <w:rPrChange w:id="609" w:author="Emily Smith-Greenaway" w:date="2020-08-09T16:37:00Z">
            <w:rPr>
              <w:rFonts w:ascii="Aparajita" w:hAnsi="Aparajita" w:cs="Aparajita"/>
            </w:rPr>
          </w:rPrChange>
        </w:rPr>
        <w:fldChar w:fldCharType="end"/>
      </w:r>
      <w:r w:rsidRPr="000A123F">
        <w:rPr>
          <w:rFonts w:ascii="Aparajita" w:hAnsi="Aparajita" w:cs="Aparajita"/>
          <w:highlight w:val="yellow"/>
          <w:rPrChange w:id="610" w:author="Emily Smith-Greenaway" w:date="2020-08-09T16:37:00Z">
            <w:rPr>
              <w:rFonts w:ascii="Aparajita" w:hAnsi="Aparajita" w:cs="Aparajita"/>
            </w:rPr>
          </w:rPrChange>
        </w:rPr>
        <w:t xml:space="preserve"> This kin-cohort method is an extension to the </w:t>
      </w:r>
      <w:r w:rsidRPr="000A123F">
        <w:rPr>
          <w:rFonts w:ascii="Aparajita" w:hAnsi="Aparajita" w:cs="Aparajita"/>
          <w:highlight w:val="yellow"/>
          <w:rPrChange w:id="611" w:author="Emily Smith-Greenaway" w:date="2020-08-09T16:37:00Z">
            <w:rPr>
              <w:rFonts w:ascii="Aparajita" w:hAnsi="Aparajita" w:cs="Aparajita"/>
            </w:rPr>
          </w:rPrChange>
        </w:rPr>
        <w:lastRenderedPageBreak/>
        <w:t>Goodman-</w:t>
      </w:r>
      <w:proofErr w:type="spellStart"/>
      <w:r w:rsidRPr="000A123F">
        <w:rPr>
          <w:rFonts w:ascii="Aparajita" w:hAnsi="Aparajita" w:cs="Aparajita"/>
          <w:highlight w:val="yellow"/>
          <w:rPrChange w:id="612" w:author="Emily Smith-Greenaway" w:date="2020-08-09T16:37:00Z">
            <w:rPr>
              <w:rFonts w:ascii="Aparajita" w:hAnsi="Aparajita" w:cs="Aparajita"/>
            </w:rPr>
          </w:rPrChange>
        </w:rPr>
        <w:t>Keyfitz</w:t>
      </w:r>
      <w:proofErr w:type="spellEnd"/>
      <w:r w:rsidRPr="000A123F">
        <w:rPr>
          <w:rFonts w:ascii="Aparajita" w:hAnsi="Aparajita" w:cs="Aparajita"/>
          <w:highlight w:val="yellow"/>
          <w:rPrChange w:id="613" w:author="Emily Smith-Greenaway" w:date="2020-08-09T16:37:00Z">
            <w:rPr>
              <w:rFonts w:ascii="Aparajita" w:hAnsi="Aparajita" w:cs="Aparajita"/>
            </w:rPr>
          </w:rPrChange>
        </w:rPr>
        <w:t>-Pullum kinship equations</w:t>
      </w:r>
      <w:del w:id="614" w:author="Emily Smith-Greenaway" w:date="2020-08-09T14:42:00Z">
        <w:r w:rsidRPr="000A123F" w:rsidDel="00B7281F">
          <w:rPr>
            <w:rFonts w:ascii="Aparajita" w:hAnsi="Aparajita" w:cs="Aparajita"/>
            <w:highlight w:val="yellow"/>
            <w:rPrChange w:id="615" w:author="Emily Smith-Greenaway" w:date="2020-08-09T16:37:00Z">
              <w:rPr>
                <w:rFonts w:ascii="Aparajita" w:hAnsi="Aparajita" w:cs="Aparajita"/>
              </w:rPr>
            </w:rPrChange>
          </w:rPr>
          <w:delText xml:space="preserve"> (GKP equations)</w:delText>
        </w:r>
      </w:del>
      <w:r w:rsidRPr="000A123F">
        <w:rPr>
          <w:rFonts w:ascii="Aparajita" w:hAnsi="Aparajita" w:cs="Aparajita"/>
          <w:highlight w:val="yellow"/>
          <w:rPrChange w:id="616" w:author="Emily Smith-Greenaway" w:date="2020-08-09T16:37:00Z">
            <w:rPr>
              <w:rFonts w:ascii="Aparajita" w:hAnsi="Aparajita" w:cs="Aparajita"/>
            </w:rPr>
          </w:rPrChange>
        </w:rPr>
        <w:t>.</w:t>
      </w:r>
      <w:r w:rsidRPr="000A123F">
        <w:rPr>
          <w:rFonts w:ascii="Aparajita" w:hAnsi="Aparajita" w:cs="Aparajita"/>
          <w:highlight w:val="yellow"/>
          <w:rPrChange w:id="617" w:author="Emily Smith-Greenaway" w:date="2020-08-09T16:37:00Z">
            <w:rPr>
              <w:rFonts w:ascii="Aparajita" w:hAnsi="Aparajita" w:cs="Aparajita"/>
            </w:rPr>
          </w:rPrChange>
        </w:rPr>
        <w:fldChar w:fldCharType="begin"/>
      </w:r>
      <w:r w:rsidR="007E564F" w:rsidRPr="000A123F">
        <w:rPr>
          <w:rFonts w:ascii="Aparajita" w:hAnsi="Aparajita" w:cs="Aparajita"/>
          <w:highlight w:val="yellow"/>
        </w:rPr>
        <w:instrText xml:space="preserve"> ADDIN ZOTERO_ITEM CSL_CITATION {"citationID":"9cCLoUvu","properties":{"formattedCitation":"\\super 15\\nosupersub{}","plainCitation":"15","noteIndex":0},"citationItems":[{"id":"765vahno/fmLNgVw2","uris":["http://zotero.org/groups/2241996/items/XN4XUQU2"],"uri":["http://zotero.org/groups/2241996/items/XN4XUQU2"],"itemData":{"id":"GWffJRDL/XgGP0f4R","type":"book","title":"Applied mathematical demography","publisher":"Springer","publisher-place":"New York","source":"Open WorldCat","event-place":"New York","abstract":"What follows is a new edition of the second in a series of three books providing an account of the mathematical development of demography. The first, Introduction to the Mathematics of Population (Addison-Wesley, 1968), gave the mathematical background. The second, the original of the present volume, was concerned with demography itself. The third in the sequence, Mathematics Through Problems (with John Beekman; Springer Verlag, 1982), supplemented the first two with an ordered sequence of problems and answers. Readers interested in the mathematics may consult the earlier book, republished with revisions by Addison-Wesley in 1977 and still in print. There is no overlap in subject matter between Applied Mathematical Demography and the Introduction to the Mathematics of Population. Three new chapters have been added, dealing with matters that have come recently into the demographic limelight: multi-state calculations, family demogra phy, and heterogeneity. vii PREFACE This book is concerned with commonsense questions about, for instance, the effect of a lowered death rate on the proportion of old people or the effect of abortions on the birth rate. The answers that it reaches are not always commonsense, and we will meet instances in which intuition has to be adjusted to accord with what the mathematics shows to be the case.","URL":"http://public.eblib.com/choice/publicfullrecord.aspx?p=3084208","ISBN":"978-1-4757-1879-9","note":"OCLC: 610135904","language":"English","author":[{"family":"Keyfitz","given":"Nathan"}],"issued":{"date-parts":[["1985"]]},"accessed":{"date-parts":[["2019",4,5]]}}}],"schema":"https://github.com/citation-style-language/schema/raw/master/csl-citation.json"} </w:instrText>
      </w:r>
      <w:r w:rsidRPr="000A123F">
        <w:rPr>
          <w:rFonts w:ascii="Aparajita" w:hAnsi="Aparajita" w:cs="Aparajita"/>
          <w:highlight w:val="yellow"/>
          <w:rPrChange w:id="618" w:author="Emily Smith-Greenaway" w:date="2020-08-09T16:37:00Z">
            <w:rPr>
              <w:rFonts w:ascii="Aparajita" w:hAnsi="Aparajita" w:cs="Aparajita"/>
            </w:rPr>
          </w:rPrChange>
        </w:rPr>
        <w:fldChar w:fldCharType="separate"/>
      </w:r>
      <w:r w:rsidR="007E564F" w:rsidRPr="000A123F">
        <w:rPr>
          <w:rFonts w:ascii="Aparajita" w:hAnsi="Aparajita" w:cs="Aparajita"/>
          <w:highlight w:val="yellow"/>
          <w:vertAlign w:val="superscript"/>
          <w:rPrChange w:id="619" w:author="Emily Smith-Greenaway" w:date="2020-08-09T16:37:00Z">
            <w:rPr>
              <w:rFonts w:ascii="Aparajita" w:hAnsi="Aparajita" w:cs="Aparajita"/>
              <w:vertAlign w:val="superscript"/>
            </w:rPr>
          </w:rPrChange>
        </w:rPr>
        <w:t>15</w:t>
      </w:r>
      <w:r w:rsidRPr="000A123F">
        <w:rPr>
          <w:rFonts w:ascii="Aparajita" w:hAnsi="Aparajita" w:cs="Aparajita"/>
          <w:highlight w:val="yellow"/>
          <w:rPrChange w:id="620" w:author="Emily Smith-Greenaway" w:date="2020-08-09T16:37:00Z">
            <w:rPr>
              <w:rFonts w:ascii="Aparajita" w:hAnsi="Aparajita" w:cs="Aparajita"/>
            </w:rPr>
          </w:rPrChange>
        </w:rPr>
        <w:fldChar w:fldCharType="end"/>
      </w:r>
      <w:r w:rsidRPr="000A123F">
        <w:rPr>
          <w:rFonts w:ascii="Aparajita" w:hAnsi="Aparajita" w:cs="Aparajita"/>
          <w:highlight w:val="yellow"/>
          <w:rPrChange w:id="621" w:author="Emily Smith-Greenaway" w:date="2020-08-09T16:37:00Z">
            <w:rPr>
              <w:rFonts w:ascii="Aparajita" w:hAnsi="Aparajita" w:cs="Aparajita"/>
            </w:rPr>
          </w:rPrChange>
        </w:rPr>
        <w:t xml:space="preserve"> </w:t>
      </w:r>
      <w:commentRangeStart w:id="622"/>
      <w:commentRangeStart w:id="623"/>
      <w:del w:id="624" w:author="Emily Smith-Greenaway" w:date="2020-08-09T14:44:00Z">
        <w:r w:rsidRPr="000A123F" w:rsidDel="00B7281F">
          <w:rPr>
            <w:rFonts w:ascii="Aparajita" w:eastAsiaTheme="minorEastAsia" w:hAnsi="Aparajita" w:cs="Aparajita"/>
            <w:highlight w:val="yellow"/>
            <w:rPrChange w:id="625" w:author="Emily Smith-Greenaway" w:date="2020-08-09T16:37:00Z">
              <w:rPr>
                <w:rFonts w:ascii="Aparajita" w:eastAsiaTheme="minorEastAsia" w:hAnsi="Aparajita" w:cs="Aparajita"/>
              </w:rPr>
            </w:rPrChange>
          </w:rPr>
          <w:delText>We use country-specific period life-tables and age-specific fertility rates from the United Nations World Population Prospects (UN WPP</w:delText>
        </w:r>
      </w:del>
      <w:del w:id="626" w:author="Emily Smith-Greenaway" w:date="2020-08-09T14:43:00Z">
        <w:r w:rsidRPr="000A123F" w:rsidDel="00B7281F">
          <w:rPr>
            <w:rFonts w:ascii="Aparajita" w:eastAsiaTheme="minorEastAsia" w:hAnsi="Aparajita" w:cs="Aparajita"/>
            <w:highlight w:val="yellow"/>
            <w:rPrChange w:id="627" w:author="Emily Smith-Greenaway" w:date="2020-08-09T16:37:00Z">
              <w:rPr>
                <w:rFonts w:ascii="Aparajita" w:eastAsiaTheme="minorEastAsia" w:hAnsi="Aparajita" w:cs="Aparajita"/>
              </w:rPr>
            </w:rPrChange>
          </w:rPr>
          <w:delText>, historical and projected rates for the 1950-2100 years</w:delText>
        </w:r>
      </w:del>
      <w:del w:id="628" w:author="Emily Smith-Greenaway" w:date="2020-08-09T14:44:00Z">
        <w:r w:rsidRPr="000A123F" w:rsidDel="00B7281F">
          <w:rPr>
            <w:rFonts w:ascii="Aparajita" w:eastAsiaTheme="minorEastAsia" w:hAnsi="Aparajita" w:cs="Aparajita"/>
            <w:highlight w:val="yellow"/>
            <w:rPrChange w:id="629" w:author="Emily Smith-Greenaway" w:date="2020-08-09T16:37:00Z">
              <w:rPr>
                <w:rFonts w:ascii="Aparajita" w:eastAsiaTheme="minorEastAsia" w:hAnsi="Aparajita" w:cs="Aparajita"/>
              </w:rPr>
            </w:rPrChange>
          </w:rPr>
          <w:delText>)</w:delText>
        </w:r>
        <w:commentRangeEnd w:id="622"/>
        <w:r w:rsidRPr="000A123F" w:rsidDel="00B7281F">
          <w:rPr>
            <w:rStyle w:val="CommentReference"/>
            <w:rFonts w:asciiTheme="minorHAnsi" w:eastAsiaTheme="minorHAnsi" w:hAnsiTheme="minorHAnsi" w:cstheme="minorBidi"/>
            <w:highlight w:val="yellow"/>
            <w:rPrChange w:id="630" w:author="Emily Smith-Greenaway" w:date="2020-08-09T16:37:00Z">
              <w:rPr>
                <w:rStyle w:val="CommentReference"/>
                <w:rFonts w:asciiTheme="minorHAnsi" w:eastAsiaTheme="minorHAnsi" w:hAnsiTheme="minorHAnsi" w:cstheme="minorBidi"/>
              </w:rPr>
            </w:rPrChange>
          </w:rPr>
          <w:commentReference w:id="622"/>
        </w:r>
        <w:commentRangeEnd w:id="623"/>
        <w:r w:rsidRPr="000A123F" w:rsidDel="00B7281F">
          <w:rPr>
            <w:rStyle w:val="CommentReference"/>
            <w:rFonts w:asciiTheme="minorHAnsi" w:eastAsiaTheme="minorHAnsi" w:hAnsiTheme="minorHAnsi" w:cstheme="minorBidi"/>
            <w:highlight w:val="yellow"/>
            <w:rPrChange w:id="631" w:author="Emily Smith-Greenaway" w:date="2020-08-09T16:37:00Z">
              <w:rPr>
                <w:rStyle w:val="CommentReference"/>
                <w:rFonts w:asciiTheme="minorHAnsi" w:eastAsiaTheme="minorHAnsi" w:hAnsiTheme="minorHAnsi" w:cstheme="minorBidi"/>
              </w:rPr>
            </w:rPrChange>
          </w:rPr>
          <w:commentReference w:id="623"/>
        </w:r>
        <w:r w:rsidRPr="000A123F" w:rsidDel="00B7281F">
          <w:rPr>
            <w:rFonts w:ascii="Aparajita" w:eastAsiaTheme="minorEastAsia" w:hAnsi="Aparajita" w:cs="Aparajita"/>
            <w:highlight w:val="yellow"/>
            <w:rPrChange w:id="632" w:author="Emily Smith-Greenaway" w:date="2020-08-09T16:37:00Z">
              <w:rPr>
                <w:rFonts w:ascii="Aparajita" w:eastAsiaTheme="minorEastAsia" w:hAnsi="Aparajita" w:cs="Aparajita"/>
              </w:rPr>
            </w:rPrChange>
          </w:rPr>
          <w:delText>.</w:delText>
        </w:r>
        <w:r w:rsidRPr="003C1011" w:rsidDel="00B7281F">
          <w:rPr>
            <w:rStyle w:val="FootnoteReference"/>
            <w:rFonts w:eastAsiaTheme="minorEastAsia"/>
            <w:highlight w:val="yellow"/>
            <w:rPrChange w:id="633" w:author="Emily Smith-Greenaway" w:date="2020-08-10T07:32:00Z">
              <w:rPr>
                <w:rStyle w:val="FootnoteReference"/>
                <w:rFonts w:ascii="Aparajita" w:eastAsiaTheme="minorEastAsia" w:hAnsi="Aparajita" w:cs="Aparajita"/>
              </w:rPr>
            </w:rPrChange>
          </w:rPr>
          <w:footnoteReference w:id="8"/>
        </w:r>
        <w:r w:rsidRPr="000A123F" w:rsidDel="00B7281F">
          <w:rPr>
            <w:rFonts w:ascii="Aparajita" w:eastAsiaTheme="minorEastAsia" w:hAnsi="Aparajita" w:cs="Aparajita"/>
            <w:highlight w:val="yellow"/>
            <w:rPrChange w:id="639" w:author="Emily Smith-Greenaway" w:date="2020-08-09T16:37:00Z">
              <w:rPr>
                <w:rFonts w:ascii="Aparajita" w:eastAsiaTheme="minorEastAsia" w:hAnsi="Aparajita" w:cs="Aparajita"/>
              </w:rPr>
            </w:rPrChange>
          </w:rPr>
          <w:delText xml:space="preserve"> </w:delText>
        </w:r>
      </w:del>
      <w:r w:rsidRPr="000A123F">
        <w:rPr>
          <w:rFonts w:ascii="Aparajita" w:eastAsiaTheme="minorEastAsia" w:hAnsi="Aparajita" w:cs="Aparajita"/>
          <w:highlight w:val="yellow"/>
          <w:rPrChange w:id="640" w:author="Emily Smith-Greenaway" w:date="2020-08-09T16:37:00Z">
            <w:rPr>
              <w:rFonts w:ascii="Aparajita" w:eastAsiaTheme="minorEastAsia" w:hAnsi="Aparajita" w:cs="Aparajita"/>
            </w:rPr>
          </w:rPrChange>
        </w:rPr>
        <w:t xml:space="preserve">Our indirect models require age-specific cohort rates as input, which we approximate as the values along the diagonal of the available period rates. </w:t>
      </w:r>
    </w:p>
    <w:p w14:paraId="638C587A" w14:textId="6757753A" w:rsidR="00202EA7" w:rsidRPr="000A123F" w:rsidRDefault="00202EA7" w:rsidP="00202EA7">
      <w:pPr>
        <w:ind w:firstLine="720"/>
        <w:rPr>
          <w:rFonts w:ascii="Aparajita" w:eastAsiaTheme="minorEastAsia" w:hAnsi="Aparajita" w:cs="Aparajita"/>
          <w:highlight w:val="yellow"/>
          <w:rPrChange w:id="641" w:author="Emily Smith-Greenaway" w:date="2020-08-09T16:37:00Z">
            <w:rPr>
              <w:rFonts w:ascii="Aparajita" w:eastAsiaTheme="minorEastAsia" w:hAnsi="Aparajita" w:cs="Aparajita"/>
            </w:rPr>
          </w:rPrChange>
        </w:rPr>
      </w:pPr>
      <w:r w:rsidRPr="000A123F">
        <w:rPr>
          <w:rFonts w:ascii="Aparajita" w:hAnsi="Aparajita" w:cs="Aparajita"/>
          <w:highlight w:val="yellow"/>
          <w:rPrChange w:id="642" w:author="Emily Smith-Greenaway" w:date="2020-08-09T16:37:00Z">
            <w:rPr>
              <w:rFonts w:ascii="Aparajita" w:hAnsi="Aparajita" w:cs="Aparajita"/>
            </w:rPr>
          </w:rPrChange>
        </w:rPr>
        <w:t>To determine the prevalence of bereaved women in a population, we start by considering the age-specific probability that an average woman will experience the death of a child. We create a life table</w:t>
      </w:r>
      <w:del w:id="643" w:author="Emily Smith-Greenaway" w:date="2020-08-09T14:45:00Z">
        <w:r w:rsidRPr="000A123F" w:rsidDel="00B7281F">
          <w:rPr>
            <w:rFonts w:ascii="Aparajita" w:hAnsi="Aparajita" w:cs="Aparajita"/>
            <w:highlight w:val="yellow"/>
            <w:rPrChange w:id="644" w:author="Emily Smith-Greenaway" w:date="2020-08-09T16:37:00Z">
              <w:rPr>
                <w:rFonts w:ascii="Aparajita" w:hAnsi="Aparajita" w:cs="Aparajita"/>
              </w:rPr>
            </w:rPrChange>
          </w:rPr>
          <w:delText xml:space="preserve"> </w:delText>
        </w:r>
      </w:del>
      <w:r w:rsidRPr="000A123F">
        <w:rPr>
          <w:rFonts w:ascii="Aparajita" w:hAnsi="Aparajita" w:cs="Aparajita"/>
          <w:highlight w:val="yellow"/>
          <w:rPrChange w:id="645" w:author="Emily Smith-Greenaway" w:date="2020-08-09T16:37:00Z">
            <w:rPr>
              <w:rFonts w:ascii="Aparajita" w:hAnsi="Aparajita" w:cs="Aparajita"/>
            </w:rPr>
          </w:rPrChange>
        </w:rPr>
        <w:fldChar w:fldCharType="begin"/>
      </w:r>
      <w:r w:rsidR="007E564F" w:rsidRPr="000A123F">
        <w:rPr>
          <w:rFonts w:ascii="Aparajita" w:hAnsi="Aparajita" w:cs="Aparajita"/>
          <w:highlight w:val="yellow"/>
        </w:rPr>
        <w:instrText xml:space="preserve"> ADDIN ZOTERO_ITEM CSL_CITATION {"citationID":"LFQVXY2z","properties":{"formattedCitation":"\\super 16\\nosupersub{}","plainCitation":"16","noteIndex":0},"citationItems":[{"id":"765vahno/kCeJnae4","uris":["http://zotero.org/groups/2241996/items/A88IZKYU"],"uri":["http://zotero.org/groups/2241996/items/A88IZKYU"],"itemData":{"id":601,"type":"book","title":"Demography: measuring and modeling population processes","publisher":"Blackwell Publishers","publisher-place":"Malden, MA","number-of-pages":"291","source":"Library of Congress ISBN","event-place":"Malden, MA","ISBN":"978-1-55786-214-3","call-number":"HB849.4 .P73 2001","shortTitle":"Demography","author":[{"family":"Preston","given":"Samuel H."},{"family":"Heuveline","given":"Patrick"},{"family":"Guillot","given":"Michel"}],"issued":{"date-parts":[["2001"]]}}}],"schema":"https://github.com/citation-style-language/schema/raw/master/csl-citation.json"} </w:instrText>
      </w:r>
      <w:r w:rsidRPr="000A123F">
        <w:rPr>
          <w:rFonts w:ascii="Aparajita" w:hAnsi="Aparajita" w:cs="Aparajita"/>
          <w:highlight w:val="yellow"/>
          <w:rPrChange w:id="646" w:author="Emily Smith-Greenaway" w:date="2020-08-09T16:37:00Z">
            <w:rPr>
              <w:rFonts w:ascii="Aparajita" w:hAnsi="Aparajita" w:cs="Aparajita"/>
            </w:rPr>
          </w:rPrChange>
        </w:rPr>
        <w:fldChar w:fldCharType="separate"/>
      </w:r>
      <w:r w:rsidR="007E564F" w:rsidRPr="000A123F">
        <w:rPr>
          <w:rFonts w:ascii="Aparajita" w:hAnsi="Aparajita" w:cs="Aparajita"/>
          <w:highlight w:val="yellow"/>
          <w:vertAlign w:val="superscript"/>
          <w:rPrChange w:id="647" w:author="Emily Smith-Greenaway" w:date="2020-08-09T16:37:00Z">
            <w:rPr>
              <w:rFonts w:ascii="Aparajita" w:hAnsi="Aparajita" w:cs="Aparajita"/>
              <w:vertAlign w:val="superscript"/>
            </w:rPr>
          </w:rPrChange>
        </w:rPr>
        <w:t>16</w:t>
      </w:r>
      <w:r w:rsidRPr="000A123F">
        <w:rPr>
          <w:rFonts w:ascii="Aparajita" w:hAnsi="Aparajita" w:cs="Aparajita"/>
          <w:highlight w:val="yellow"/>
          <w:rPrChange w:id="648" w:author="Emily Smith-Greenaway" w:date="2020-08-09T16:37:00Z">
            <w:rPr>
              <w:rFonts w:ascii="Aparajita" w:hAnsi="Aparajita" w:cs="Aparajita"/>
            </w:rPr>
          </w:rPrChange>
        </w:rPr>
        <w:fldChar w:fldCharType="end"/>
      </w:r>
      <w:r w:rsidRPr="000A123F">
        <w:rPr>
          <w:rFonts w:ascii="Aparajita" w:hAnsi="Aparajita" w:cs="Aparajita"/>
          <w:highlight w:val="yellow"/>
          <w:rPrChange w:id="649" w:author="Emily Smith-Greenaway" w:date="2020-08-09T16:37:00Z">
            <w:rPr>
              <w:rFonts w:ascii="Aparajita" w:hAnsi="Aparajita" w:cs="Aparajita"/>
            </w:rPr>
          </w:rPrChange>
        </w:rPr>
        <w:t xml:space="preserve"> that enables us to estimate the </w:t>
      </w:r>
      <w:r w:rsidRPr="000A123F">
        <w:rPr>
          <w:rFonts w:ascii="Aparajita" w:eastAsiaTheme="minorEastAsia" w:hAnsi="Aparajita" w:cs="Aparajita"/>
          <w:highlight w:val="yellow"/>
          <w:rPrChange w:id="650" w:author="Emily Smith-Greenaway" w:date="2020-08-09T16:37:00Z">
            <w:rPr>
              <w:rFonts w:ascii="Aparajita" w:eastAsiaTheme="minorEastAsia" w:hAnsi="Aparajita" w:cs="Aparajita"/>
            </w:rPr>
          </w:rPrChange>
        </w:rPr>
        <w:t>probability of losing a child. In doing so, we account for the mortality of women, specifically the fraction of women that survived up to the age after the start of reproductive age in each birth cohort. With this information, we can solve</w:t>
      </w:r>
      <w:ins w:id="651" w:author="Emily Smith-Greenaway" w:date="2020-08-09T14:45:00Z">
        <w:r w:rsidR="00B7281F" w:rsidRPr="000A123F">
          <w:rPr>
            <w:rFonts w:ascii="Aparajita" w:eastAsiaTheme="minorEastAsia" w:hAnsi="Aparajita" w:cs="Aparajita"/>
            <w:highlight w:val="yellow"/>
            <w:rPrChange w:id="652" w:author="Emily Smith-Greenaway" w:date="2020-08-09T16:37:00Z">
              <w:rPr>
                <w:rFonts w:ascii="Aparajita" w:eastAsiaTheme="minorEastAsia" w:hAnsi="Aparajita" w:cs="Aparajita"/>
                <w:i/>
                <w:iCs/>
              </w:rPr>
            </w:rPrChange>
          </w:rPr>
          <w:t xml:space="preserve"> for</w:t>
        </w:r>
      </w:ins>
      <w:r w:rsidRPr="000A123F">
        <w:rPr>
          <w:rFonts w:ascii="Aparajita" w:eastAsiaTheme="minorEastAsia" w:hAnsi="Aparajita" w:cs="Aparajita"/>
          <w:highlight w:val="yellow"/>
          <w:rPrChange w:id="653" w:author="Emily Smith-Greenaway" w:date="2020-08-09T16:37:00Z">
            <w:rPr>
              <w:rFonts w:ascii="Aparajita" w:eastAsiaTheme="minorEastAsia" w:hAnsi="Aparajita" w:cs="Aparajita"/>
            </w:rPr>
          </w:rPrChange>
        </w:rPr>
        <w:t xml:space="preserve"> t</w:t>
      </w:r>
      <w:r w:rsidRPr="000A123F">
        <w:rPr>
          <w:rFonts w:ascii="Aparajita" w:hAnsi="Aparajita" w:cs="Aparajita"/>
          <w:highlight w:val="yellow"/>
          <w:rPrChange w:id="654" w:author="Emily Smith-Greenaway" w:date="2020-08-09T16:37:00Z">
            <w:rPr>
              <w:rFonts w:ascii="Aparajita" w:hAnsi="Aparajita" w:cs="Aparajita"/>
            </w:rPr>
          </w:rPrChange>
        </w:rPr>
        <w:t>he proportion</w:t>
      </w:r>
      <w:del w:id="655" w:author="Emily Smith-Greenaway" w:date="2020-08-09T14:45:00Z">
        <w:r w:rsidRPr="000A123F" w:rsidDel="00B7281F">
          <w:rPr>
            <w:rFonts w:ascii="Aparajita" w:hAnsi="Aparajita" w:cs="Aparajita"/>
            <w:highlight w:val="yellow"/>
            <w:rPrChange w:id="656" w:author="Emily Smith-Greenaway" w:date="2020-08-09T16:37:00Z">
              <w:rPr>
                <w:rFonts w:ascii="Aparajita" w:hAnsi="Aparajita" w:cs="Aparajita"/>
              </w:rPr>
            </w:rPrChange>
          </w:rPr>
          <w:delText>s</w:delText>
        </w:r>
      </w:del>
      <w:r w:rsidRPr="000A123F">
        <w:rPr>
          <w:rFonts w:ascii="Aparajita" w:hAnsi="Aparajita" w:cs="Aparajita"/>
          <w:highlight w:val="yellow"/>
          <w:rPrChange w:id="657" w:author="Emily Smith-Greenaway" w:date="2020-08-09T16:37:00Z">
            <w:rPr>
              <w:rFonts w:ascii="Aparajita" w:hAnsi="Aparajita" w:cs="Aparajita"/>
            </w:rPr>
          </w:rPrChange>
        </w:rPr>
        <w:t xml:space="preserve"> of women (per 1,000 mothers) who have ever lost one or more children</w:t>
      </w:r>
      <w:del w:id="658" w:author="Emily Smith-Greenaway" w:date="2020-08-09T14:46:00Z">
        <w:r w:rsidRPr="000A123F" w:rsidDel="00B7281F">
          <w:rPr>
            <w:rFonts w:ascii="Aparajita" w:hAnsi="Aparajita" w:cs="Aparajita"/>
            <w:highlight w:val="yellow"/>
            <w:rPrChange w:id="659" w:author="Emily Smith-Greenaway" w:date="2020-08-09T16:37:00Z">
              <w:rPr>
                <w:rFonts w:ascii="Aparajita" w:hAnsi="Aparajita" w:cs="Aparajita"/>
              </w:rPr>
            </w:rPrChange>
          </w:rPr>
          <w:delText xml:space="preserve"> </w:delText>
        </w:r>
      </w:del>
      <w:del w:id="660" w:author="Emily Smith-Greenaway" w:date="2020-08-09T14:45:00Z">
        <w:r w:rsidRPr="000A123F" w:rsidDel="00B7281F">
          <w:rPr>
            <w:rFonts w:ascii="Aparajita" w:hAnsi="Aparajita" w:cs="Aparajita"/>
            <w:highlight w:val="yellow"/>
            <w:rPrChange w:id="661" w:author="Emily Smith-Greenaway" w:date="2020-08-09T16:37:00Z">
              <w:rPr>
                <w:rFonts w:ascii="Aparajita" w:hAnsi="Aparajita" w:cs="Aparajita"/>
              </w:rPr>
            </w:rPrChange>
          </w:rPr>
          <w:delText>younger</w:delText>
        </w:r>
      </w:del>
      <w:r w:rsidRPr="000A123F">
        <w:rPr>
          <w:rFonts w:ascii="Aparajita" w:hAnsi="Aparajita" w:cs="Aparajita"/>
          <w:highlight w:val="yellow"/>
          <w:rPrChange w:id="662" w:author="Emily Smith-Greenaway" w:date="2020-08-09T16:37:00Z">
            <w:rPr>
              <w:rFonts w:ascii="Aparajita" w:hAnsi="Aparajita" w:cs="Aparajita"/>
            </w:rPr>
          </w:rPrChange>
        </w:rPr>
        <w:t xml:space="preserve">. </w:t>
      </w:r>
    </w:p>
    <w:p w14:paraId="1A2B1EEB" w14:textId="6F4682FB" w:rsidR="00202EA7" w:rsidRPr="00055738" w:rsidDel="00202EA7" w:rsidRDefault="00202EA7" w:rsidP="00202EA7">
      <w:pPr>
        <w:ind w:firstLine="720"/>
        <w:rPr>
          <w:del w:id="663" w:author="Emily Smith-Greenaway" w:date="2020-08-09T11:41:00Z"/>
          <w:rFonts w:ascii="Aparajita" w:hAnsi="Aparajita" w:cs="Aparajita"/>
        </w:rPr>
      </w:pPr>
      <w:r w:rsidRPr="000A123F">
        <w:rPr>
          <w:rFonts w:ascii="Aparajita" w:eastAsiaTheme="minorEastAsia" w:hAnsi="Aparajita" w:cs="Aparajita"/>
          <w:highlight w:val="yellow"/>
          <w:rPrChange w:id="664" w:author="Emily Smith-Greenaway" w:date="2020-08-09T16:37:00Z">
            <w:rPr>
              <w:rFonts w:ascii="Aparajita" w:eastAsiaTheme="minorEastAsia" w:hAnsi="Aparajita" w:cs="Aparajita"/>
            </w:rPr>
          </w:rPrChange>
        </w:rPr>
        <w:t>To tailor the estimate to reflect an equivalent measure for mothers</w:t>
      </w:r>
      <w:ins w:id="665" w:author="Emily Smith-Greenaway" w:date="2020-08-09T14:46:00Z">
        <w:r w:rsidR="00B7281F" w:rsidRPr="000A123F">
          <w:rPr>
            <w:rFonts w:ascii="Aparajita" w:eastAsiaTheme="minorEastAsia" w:hAnsi="Aparajita" w:cs="Aparajita"/>
            <w:highlight w:val="yellow"/>
            <w:rPrChange w:id="666" w:author="Emily Smith-Greenaway" w:date="2020-08-09T16:37:00Z">
              <w:rPr>
                <w:rFonts w:ascii="Aparajita" w:eastAsiaTheme="minorEastAsia" w:hAnsi="Aparajita" w:cs="Aparajita"/>
                <w:i/>
                <w:iCs/>
              </w:rPr>
            </w:rPrChange>
          </w:rPr>
          <w:t xml:space="preserve"> specifically, rather than all women,</w:t>
        </w:r>
      </w:ins>
      <w:del w:id="667" w:author="Emily Smith-Greenaway" w:date="2020-08-09T14:46:00Z">
        <w:r w:rsidRPr="000A123F" w:rsidDel="00B7281F">
          <w:rPr>
            <w:rFonts w:ascii="Aparajita" w:eastAsiaTheme="minorEastAsia" w:hAnsi="Aparajita" w:cs="Aparajita"/>
            <w:highlight w:val="yellow"/>
            <w:rPrChange w:id="668" w:author="Emily Smith-Greenaway" w:date="2020-08-09T16:37:00Z">
              <w:rPr>
                <w:rFonts w:ascii="Aparajita" w:eastAsiaTheme="minorEastAsia" w:hAnsi="Aparajita" w:cs="Aparajita"/>
              </w:rPr>
            </w:rPrChange>
          </w:rPr>
          <w:delText>,</w:delText>
        </w:r>
      </w:del>
      <w:r w:rsidRPr="000A123F">
        <w:rPr>
          <w:rFonts w:ascii="Aparajita" w:eastAsiaTheme="minorEastAsia" w:hAnsi="Aparajita" w:cs="Aparajita"/>
          <w:highlight w:val="yellow"/>
          <w:rPrChange w:id="669" w:author="Emily Smith-Greenaway" w:date="2020-08-09T16:37:00Z">
            <w:rPr>
              <w:rFonts w:ascii="Aparajita" w:eastAsiaTheme="minorEastAsia" w:hAnsi="Aparajita" w:cs="Aparajita"/>
            </w:rPr>
          </w:rPrChange>
        </w:rPr>
        <w:t xml:space="preserve"> we rescale </w:t>
      </w:r>
      <w:r w:rsidRPr="000A123F">
        <w:rPr>
          <w:rFonts w:ascii="Aparajita" w:hAnsi="Aparajita" w:cs="Aparajita"/>
          <w:highlight w:val="yellow"/>
          <w:rPrChange w:id="670" w:author="Emily Smith-Greenaway" w:date="2020-08-09T16:37:00Z">
            <w:rPr>
              <w:rFonts w:ascii="Aparajita" w:hAnsi="Aparajita" w:cs="Aparajita"/>
            </w:rPr>
          </w:rPrChange>
        </w:rPr>
        <w:t xml:space="preserve">our estimates using a similar life-table approach. We consider fertility as a “hazard rate” to approximate the number of women that </w:t>
      </w:r>
      <w:del w:id="671" w:author="Emily Smith-Greenaway" w:date="2020-08-09T14:46:00Z">
        <w:r w:rsidRPr="000A123F" w:rsidDel="00B7281F">
          <w:rPr>
            <w:rFonts w:ascii="Aparajita" w:hAnsi="Aparajita" w:cs="Aparajita"/>
            <w:highlight w:val="yellow"/>
            <w:rPrChange w:id="672" w:author="Emily Smith-Greenaway" w:date="2020-08-09T16:37:00Z">
              <w:rPr>
                <w:rFonts w:ascii="Aparajita" w:hAnsi="Aparajita" w:cs="Aparajita"/>
              </w:rPr>
            </w:rPrChange>
          </w:rPr>
          <w:delText xml:space="preserve">“survive” without having children (i.e. </w:delText>
        </w:r>
      </w:del>
      <w:r w:rsidRPr="000A123F">
        <w:rPr>
          <w:rFonts w:ascii="Aparajita" w:hAnsi="Aparajita" w:cs="Aparajita"/>
          <w:highlight w:val="yellow"/>
          <w:rPrChange w:id="673" w:author="Emily Smith-Greenaway" w:date="2020-08-09T16:37:00Z">
            <w:rPr>
              <w:rFonts w:ascii="Aparajita" w:hAnsi="Aparajita" w:cs="Aparajita"/>
            </w:rPr>
          </w:rPrChange>
        </w:rPr>
        <w:t>remain childless</w:t>
      </w:r>
      <w:del w:id="674" w:author="Emily Smith-Greenaway" w:date="2020-08-09T14:46:00Z">
        <w:r w:rsidRPr="000A123F" w:rsidDel="00B7281F">
          <w:rPr>
            <w:rFonts w:ascii="Aparajita" w:hAnsi="Aparajita" w:cs="Aparajita"/>
            <w:highlight w:val="yellow"/>
            <w:rPrChange w:id="675" w:author="Emily Smith-Greenaway" w:date="2020-08-09T16:37:00Z">
              <w:rPr>
                <w:rFonts w:ascii="Aparajita" w:hAnsi="Aparajita" w:cs="Aparajita"/>
              </w:rPr>
            </w:rPrChange>
          </w:rPr>
          <w:delText>)</w:delText>
        </w:r>
      </w:del>
      <w:r w:rsidRPr="000A123F">
        <w:rPr>
          <w:rFonts w:ascii="Aparajita" w:hAnsi="Aparajita" w:cs="Aparajita"/>
          <w:highlight w:val="yellow"/>
          <w:rPrChange w:id="676" w:author="Emily Smith-Greenaway" w:date="2020-08-09T16:37:00Z">
            <w:rPr>
              <w:rFonts w:ascii="Aparajita" w:hAnsi="Aparajita" w:cs="Aparajita"/>
            </w:rPr>
          </w:rPrChange>
        </w:rPr>
        <w:t xml:space="preserve"> </w:t>
      </w:r>
      <w:ins w:id="677" w:author="Emily Smith-Greenaway" w:date="2020-08-09T14:46:00Z">
        <w:r w:rsidR="00B7281F" w:rsidRPr="000A123F">
          <w:rPr>
            <w:rFonts w:ascii="Aparajita" w:hAnsi="Aparajita" w:cs="Aparajita"/>
            <w:highlight w:val="yellow"/>
            <w:rPrChange w:id="678" w:author="Emily Smith-Greenaway" w:date="2020-08-09T16:37:00Z">
              <w:rPr>
                <w:rFonts w:ascii="Aparajita" w:hAnsi="Aparajita" w:cs="Aparajita"/>
                <w:i/>
                <w:iCs/>
              </w:rPr>
            </w:rPrChange>
          </w:rPr>
          <w:t xml:space="preserve">at specific ages </w:t>
        </w:r>
      </w:ins>
      <w:r w:rsidRPr="000A123F">
        <w:rPr>
          <w:rFonts w:ascii="Aparajita" w:hAnsi="Aparajita" w:cs="Aparajita"/>
          <w:highlight w:val="yellow"/>
          <w:rPrChange w:id="679" w:author="Emily Smith-Greenaway" w:date="2020-08-09T16:37:00Z">
            <w:rPr>
              <w:rFonts w:ascii="Aparajita" w:hAnsi="Aparajita" w:cs="Aparajita"/>
            </w:rPr>
          </w:rPrChange>
        </w:rPr>
        <w:t xml:space="preserve">after experiencing a set of age-specific fertility rates. We then define, for a given cohort, the proportion of mothers (per 1,000 mothers) who have ever lost a child of a specific age, from which we can </w:t>
      </w:r>
      <w:ins w:id="680" w:author="Emily Smith-Greenaway" w:date="2020-08-09T14:46:00Z">
        <w:r w:rsidR="00B7281F" w:rsidRPr="000A123F">
          <w:rPr>
            <w:rFonts w:ascii="Aparajita" w:hAnsi="Aparajita" w:cs="Aparajita"/>
            <w:highlight w:val="yellow"/>
            <w:rPrChange w:id="681" w:author="Emily Smith-Greenaway" w:date="2020-08-09T16:37:00Z">
              <w:rPr>
                <w:rFonts w:ascii="Aparajita" w:hAnsi="Aparajita" w:cs="Aparajita"/>
                <w:i/>
                <w:iCs/>
              </w:rPr>
            </w:rPrChange>
          </w:rPr>
          <w:t xml:space="preserve">then </w:t>
        </w:r>
      </w:ins>
      <w:r w:rsidRPr="000A123F">
        <w:rPr>
          <w:rFonts w:ascii="Aparajita" w:hAnsi="Aparajita" w:cs="Aparajita"/>
          <w:highlight w:val="yellow"/>
          <w:rPrChange w:id="682" w:author="Emily Smith-Greenaway" w:date="2020-08-09T16:37:00Z">
            <w:rPr>
              <w:rFonts w:ascii="Aparajita" w:hAnsi="Aparajita" w:cs="Aparajita"/>
            </w:rPr>
          </w:rPrChange>
        </w:rPr>
        <w:t xml:space="preserve">derive period estimates. These indirectly estimated period values </w:t>
      </w:r>
      <w:del w:id="683" w:author="Emily Smith-Greenaway" w:date="2020-08-09T14:47:00Z">
        <w:r w:rsidRPr="000A123F" w:rsidDel="00B7281F">
          <w:rPr>
            <w:rFonts w:ascii="Aparajita" w:hAnsi="Aparajita" w:cs="Aparajita"/>
            <w:highlight w:val="yellow"/>
            <w:rPrChange w:id="684" w:author="Emily Smith-Greenaway" w:date="2020-08-09T16:37:00Z">
              <w:rPr>
                <w:rFonts w:ascii="Aparajita" w:hAnsi="Aparajita" w:cs="Aparajita"/>
              </w:rPr>
            </w:rPrChange>
          </w:rPr>
          <w:delText xml:space="preserve">are </w:delText>
        </w:r>
      </w:del>
      <w:ins w:id="685" w:author="Emily Smith-Greenaway" w:date="2020-08-09T14:47:00Z">
        <w:r w:rsidR="00B7281F" w:rsidRPr="000A123F">
          <w:rPr>
            <w:rFonts w:ascii="Aparajita" w:hAnsi="Aparajita" w:cs="Aparajita"/>
            <w:highlight w:val="yellow"/>
            <w:rPrChange w:id="686" w:author="Emily Smith-Greenaway" w:date="2020-08-09T16:37:00Z">
              <w:rPr>
                <w:rFonts w:ascii="Aparajita" w:hAnsi="Aparajita" w:cs="Aparajita"/>
                <w:i/>
                <w:iCs/>
              </w:rPr>
            </w:rPrChange>
          </w:rPr>
          <w:t xml:space="preserve">can be interpreted exactly as the </w:t>
        </w:r>
      </w:ins>
      <w:del w:id="687" w:author="Emily Smith-Greenaway" w:date="2020-08-09T14:47:00Z">
        <w:r w:rsidRPr="000A123F" w:rsidDel="00B7281F">
          <w:rPr>
            <w:rFonts w:ascii="Aparajita" w:hAnsi="Aparajita" w:cs="Aparajita"/>
            <w:highlight w:val="yellow"/>
            <w:rPrChange w:id="688" w:author="Emily Smith-Greenaway" w:date="2020-08-09T16:37:00Z">
              <w:rPr>
                <w:rFonts w:ascii="Aparajita" w:hAnsi="Aparajita" w:cs="Aparajita"/>
              </w:rPr>
            </w:rPrChange>
          </w:rPr>
          <w:delText xml:space="preserve">comparable to the </w:delText>
        </w:r>
      </w:del>
      <w:r w:rsidRPr="000A123F">
        <w:rPr>
          <w:rFonts w:ascii="Aparajita" w:hAnsi="Aparajita" w:cs="Aparajita"/>
          <w:highlight w:val="yellow"/>
          <w:rPrChange w:id="689" w:author="Emily Smith-Greenaway" w:date="2020-08-09T16:37:00Z">
            <w:rPr>
              <w:rFonts w:ascii="Aparajita" w:hAnsi="Aparajita" w:cs="Aparajita"/>
            </w:rPr>
          </w:rPrChange>
        </w:rPr>
        <w:t xml:space="preserve">direct </w:t>
      </w:r>
      <w:ins w:id="690" w:author="Emily Smith-Greenaway" w:date="2020-08-09T14:47:00Z">
        <w:r w:rsidR="00B7281F" w:rsidRPr="000A123F">
          <w:rPr>
            <w:rFonts w:ascii="Aparajita" w:hAnsi="Aparajita" w:cs="Aparajita"/>
            <w:highlight w:val="yellow"/>
            <w:rPrChange w:id="691" w:author="Emily Smith-Greenaway" w:date="2020-08-09T16:37:00Z">
              <w:rPr>
                <w:rFonts w:ascii="Aparajita" w:hAnsi="Aparajita" w:cs="Aparajita"/>
                <w:i/>
                <w:iCs/>
              </w:rPr>
            </w:rPrChange>
          </w:rPr>
          <w:t xml:space="preserve">survey </w:t>
        </w:r>
      </w:ins>
      <w:r w:rsidRPr="000A123F">
        <w:rPr>
          <w:rFonts w:ascii="Aparajita" w:hAnsi="Aparajita" w:cs="Aparajita"/>
          <w:highlight w:val="yellow"/>
          <w:rPrChange w:id="692" w:author="Emily Smith-Greenaway" w:date="2020-08-09T16:37:00Z">
            <w:rPr>
              <w:rFonts w:ascii="Aparajita" w:hAnsi="Aparajita" w:cs="Aparajita"/>
            </w:rPr>
          </w:rPrChange>
        </w:rPr>
        <w:t xml:space="preserve">estimates </w:t>
      </w:r>
      <w:del w:id="693" w:author="Emily Smith-Greenaway" w:date="2020-08-09T14:47:00Z">
        <w:r w:rsidRPr="000A123F" w:rsidDel="00B7281F">
          <w:rPr>
            <w:rFonts w:ascii="Aparajita" w:hAnsi="Aparajita" w:cs="Aparajita"/>
            <w:highlight w:val="yellow"/>
            <w:rPrChange w:id="694" w:author="Emily Smith-Greenaway" w:date="2020-08-09T16:37:00Z">
              <w:rPr>
                <w:rFonts w:ascii="Aparajita" w:hAnsi="Aparajita" w:cs="Aparajita"/>
              </w:rPr>
            </w:rPrChange>
          </w:rPr>
          <w:delText xml:space="preserve">from the surveys </w:delText>
        </w:r>
      </w:del>
      <w:r w:rsidRPr="000A123F">
        <w:rPr>
          <w:rFonts w:ascii="Aparajita" w:hAnsi="Aparajita" w:cs="Aparajita"/>
          <w:highlight w:val="yellow"/>
          <w:rPrChange w:id="695" w:author="Emily Smith-Greenaway" w:date="2020-08-09T16:37:00Z">
            <w:rPr>
              <w:rFonts w:ascii="Aparajita" w:hAnsi="Aparajita" w:cs="Aparajita"/>
            </w:rPr>
          </w:rPrChange>
        </w:rPr>
        <w:t xml:space="preserve">and </w:t>
      </w:r>
      <w:del w:id="696" w:author="Emily Smith-Greenaway" w:date="2020-08-09T14:47:00Z">
        <w:r w:rsidRPr="000A123F" w:rsidDel="00B7281F">
          <w:rPr>
            <w:rFonts w:ascii="Aparajita" w:hAnsi="Aparajita" w:cs="Aparajita"/>
            <w:highlight w:val="yellow"/>
            <w:rPrChange w:id="697" w:author="Emily Smith-Greenaway" w:date="2020-08-09T16:37:00Z">
              <w:rPr>
                <w:rFonts w:ascii="Aparajita" w:hAnsi="Aparajita" w:cs="Aparajita"/>
              </w:rPr>
            </w:rPrChange>
          </w:rPr>
          <w:delText xml:space="preserve">are constructed to identically </w:delText>
        </w:r>
      </w:del>
      <w:r w:rsidRPr="000A123F">
        <w:rPr>
          <w:rFonts w:ascii="Aparajita" w:hAnsi="Aparajita" w:cs="Aparajita"/>
          <w:highlight w:val="yellow"/>
          <w:rPrChange w:id="698" w:author="Emily Smith-Greenaway" w:date="2020-08-09T16:37:00Z">
            <w:rPr>
              <w:rFonts w:ascii="Aparajita" w:hAnsi="Aparajita" w:cs="Aparajita"/>
            </w:rPr>
          </w:rPrChange>
        </w:rPr>
        <w:t>reference as a child’s death before age one</w:t>
      </w:r>
      <w:ins w:id="699" w:author="Emily Smith-Greenaway" w:date="2020-08-09T14:47:00Z">
        <w:r w:rsidR="00055738" w:rsidRPr="000A123F">
          <w:rPr>
            <w:rFonts w:ascii="Aparajita" w:hAnsi="Aparajita" w:cs="Aparajita"/>
            <w:highlight w:val="yellow"/>
            <w:rPrChange w:id="700" w:author="Emily Smith-Greenaway" w:date="2020-08-09T16:37:00Z">
              <w:rPr>
                <w:rFonts w:ascii="Aparajita" w:hAnsi="Aparajita" w:cs="Aparajita"/>
                <w:i/>
                <w:iCs/>
              </w:rPr>
            </w:rPrChange>
          </w:rPr>
          <w:t xml:space="preserve"> (mIM)</w:t>
        </w:r>
      </w:ins>
      <w:r w:rsidRPr="000A123F">
        <w:rPr>
          <w:rFonts w:ascii="Aparajita" w:hAnsi="Aparajita" w:cs="Aparajita"/>
          <w:highlight w:val="yellow"/>
          <w:rPrChange w:id="701" w:author="Emily Smith-Greenaway" w:date="2020-08-09T16:37:00Z">
            <w:rPr>
              <w:rFonts w:ascii="Aparajita" w:hAnsi="Aparajita" w:cs="Aparajita"/>
            </w:rPr>
          </w:rPrChange>
        </w:rPr>
        <w:t>, age five</w:t>
      </w:r>
      <w:ins w:id="702" w:author="Emily Smith-Greenaway" w:date="2020-08-09T14:47:00Z">
        <w:r w:rsidR="00055738" w:rsidRPr="000A123F">
          <w:rPr>
            <w:rFonts w:ascii="Aparajita" w:hAnsi="Aparajita" w:cs="Aparajita"/>
            <w:highlight w:val="yellow"/>
            <w:rPrChange w:id="703" w:author="Emily Smith-Greenaway" w:date="2020-08-09T16:37:00Z">
              <w:rPr>
                <w:rFonts w:ascii="Aparajita" w:hAnsi="Aparajita" w:cs="Aparajita"/>
                <w:i/>
                <w:iCs/>
              </w:rPr>
            </w:rPrChange>
          </w:rPr>
          <w:t xml:space="preserve"> (mU5M)</w:t>
        </w:r>
      </w:ins>
      <w:r w:rsidRPr="000A123F">
        <w:rPr>
          <w:rFonts w:ascii="Aparajita" w:hAnsi="Aparajita" w:cs="Aparajita"/>
          <w:highlight w:val="yellow"/>
          <w:rPrChange w:id="704" w:author="Emily Smith-Greenaway" w:date="2020-08-09T16:37:00Z">
            <w:rPr>
              <w:rFonts w:ascii="Aparajita" w:hAnsi="Aparajita" w:cs="Aparajita"/>
            </w:rPr>
          </w:rPrChange>
        </w:rPr>
        <w:t>, or any age</w:t>
      </w:r>
      <w:ins w:id="705" w:author="Emily Smith-Greenaway" w:date="2020-08-09T14:47:00Z">
        <w:r w:rsidR="00055738" w:rsidRPr="000A123F">
          <w:rPr>
            <w:rFonts w:ascii="Aparajita" w:hAnsi="Aparajita" w:cs="Aparajita"/>
            <w:highlight w:val="yellow"/>
            <w:rPrChange w:id="706" w:author="Emily Smith-Greenaway" w:date="2020-08-09T16:37:00Z">
              <w:rPr>
                <w:rFonts w:ascii="Aparajita" w:hAnsi="Aparajita" w:cs="Aparajita"/>
                <w:i/>
                <w:iCs/>
              </w:rPr>
            </w:rPrChange>
          </w:rPr>
          <w:t xml:space="preserve"> (</w:t>
        </w:r>
        <w:proofErr w:type="spellStart"/>
        <w:r w:rsidR="00055738" w:rsidRPr="000A123F">
          <w:rPr>
            <w:rFonts w:ascii="Aparajita" w:hAnsi="Aparajita" w:cs="Aparajita"/>
            <w:highlight w:val="yellow"/>
            <w:rPrChange w:id="707" w:author="Emily Smith-Greenaway" w:date="2020-08-09T16:37:00Z">
              <w:rPr>
                <w:rFonts w:ascii="Aparajita" w:hAnsi="Aparajita" w:cs="Aparajita"/>
                <w:i/>
                <w:iCs/>
              </w:rPr>
            </w:rPrChange>
          </w:rPr>
          <w:t>mOM</w:t>
        </w:r>
        <w:proofErr w:type="spellEnd"/>
        <w:r w:rsidR="00055738" w:rsidRPr="000A123F">
          <w:rPr>
            <w:rFonts w:ascii="Aparajita" w:hAnsi="Aparajita" w:cs="Aparajita"/>
            <w:highlight w:val="yellow"/>
            <w:rPrChange w:id="708" w:author="Emily Smith-Greenaway" w:date="2020-08-09T16:37:00Z">
              <w:rPr>
                <w:rFonts w:ascii="Aparajita" w:hAnsi="Aparajita" w:cs="Aparajita"/>
                <w:i/>
                <w:iCs/>
              </w:rPr>
            </w:rPrChange>
          </w:rPr>
          <w:t>)</w:t>
        </w:r>
      </w:ins>
      <w:r w:rsidRPr="000A123F">
        <w:rPr>
          <w:rFonts w:ascii="Aparajita" w:hAnsi="Aparajita" w:cs="Aparajita"/>
          <w:highlight w:val="yellow"/>
          <w:rPrChange w:id="709" w:author="Emily Smith-Greenaway" w:date="2020-08-09T16:37:00Z">
            <w:rPr>
              <w:rFonts w:ascii="Aparajita" w:hAnsi="Aparajita" w:cs="Aparajita"/>
            </w:rPr>
          </w:rPrChange>
        </w:rPr>
        <w:t>.</w:t>
      </w:r>
      <w:r w:rsidRPr="0050243A">
        <w:rPr>
          <w:rFonts w:ascii="Aparajita" w:hAnsi="Aparajita" w:cs="Aparajita"/>
        </w:rPr>
        <w:t xml:space="preserve"> </w:t>
      </w:r>
    </w:p>
    <w:p w14:paraId="23E11C79" w14:textId="0E0E0C87" w:rsidR="006D2A78" w:rsidRDefault="006D2A78">
      <w:pPr>
        <w:ind w:firstLine="720"/>
        <w:pPrChange w:id="710" w:author="Emily Smith-Greenaway" w:date="2020-08-09T11:41:00Z">
          <w:pPr>
            <w:pStyle w:val="FootnoteText"/>
          </w:pPr>
        </w:pPrChange>
      </w:pPr>
    </w:p>
    <w:p w14:paraId="4C033DDB" w14:textId="7BCDC0EF" w:rsidR="006D2A78" w:rsidRPr="000A123F" w:rsidRDefault="006D2A78" w:rsidP="006D2A78">
      <w:pPr>
        <w:pStyle w:val="FootnoteText"/>
        <w:rPr>
          <w:ins w:id="711" w:author="Emily Smith-Greenaway" w:date="2020-08-08T23:34:00Z"/>
          <w:rFonts w:ascii="Aparajita" w:hAnsi="Aparajita" w:cs="Aparajita"/>
          <w:b/>
          <w:bCs/>
          <w:sz w:val="24"/>
          <w:szCs w:val="24"/>
          <w:highlight w:val="lightGray"/>
          <w:rPrChange w:id="712" w:author="Emily Smith-Greenaway" w:date="2020-08-09T16:37:00Z">
            <w:rPr>
              <w:ins w:id="713" w:author="Emily Smith-Greenaway" w:date="2020-08-08T23:34:00Z"/>
            </w:rPr>
          </w:rPrChange>
        </w:rPr>
      </w:pPr>
      <w:r w:rsidRPr="000A123F">
        <w:rPr>
          <w:rFonts w:ascii="Aparajita" w:hAnsi="Aparajita" w:cs="Aparajita"/>
          <w:b/>
          <w:bCs/>
          <w:sz w:val="24"/>
          <w:szCs w:val="24"/>
          <w:highlight w:val="lightGray"/>
          <w:rPrChange w:id="714" w:author="Emily Smith-Greenaway" w:date="2020-08-09T16:37:00Z">
            <w:rPr>
              <w:rFonts w:ascii="Aparajita" w:hAnsi="Aparajita" w:cs="Aparajita"/>
              <w:b/>
              <w:bCs/>
              <w:sz w:val="24"/>
              <w:szCs w:val="24"/>
            </w:rPr>
          </w:rPrChange>
        </w:rPr>
        <w:t xml:space="preserve">VERSION 2: FULL </w:t>
      </w:r>
    </w:p>
    <w:p w14:paraId="2A956D1E" w14:textId="4674B008" w:rsidR="00032E22" w:rsidRPr="000A123F" w:rsidDel="006D57CB" w:rsidRDefault="00032E22">
      <w:pPr>
        <w:autoSpaceDE w:val="0"/>
        <w:autoSpaceDN w:val="0"/>
        <w:adjustRightInd w:val="0"/>
        <w:ind w:firstLine="720"/>
        <w:rPr>
          <w:del w:id="715" w:author="Emily Smith-Greenaway" w:date="2020-08-08T23:51:00Z"/>
          <w:rFonts w:ascii="Aparajita" w:hAnsi="Aparajita" w:cs="Aparajita"/>
          <w:highlight w:val="lightGray"/>
          <w:rPrChange w:id="716" w:author="Emily Smith-Greenaway" w:date="2020-08-09T16:37:00Z">
            <w:rPr>
              <w:del w:id="717" w:author="Emily Smith-Greenaway" w:date="2020-08-08T23:51:00Z"/>
              <w:rFonts w:ascii="Aparajita" w:hAnsi="Aparajita" w:cs="Aparajita"/>
            </w:rPr>
          </w:rPrChange>
        </w:rPr>
        <w:pPrChange w:id="718" w:author="Emily Smith-Greenaway" w:date="2020-08-08T23:51:00Z">
          <w:pPr>
            <w:autoSpaceDE w:val="0"/>
            <w:autoSpaceDN w:val="0"/>
            <w:adjustRightInd w:val="0"/>
          </w:pPr>
        </w:pPrChange>
      </w:pPr>
      <w:ins w:id="719" w:author="Emily Smith-Greenaway" w:date="2020-08-08T23:34:00Z">
        <w:r w:rsidRPr="000A123F">
          <w:rPr>
            <w:rFonts w:ascii="Aparajita" w:hAnsi="Aparajita" w:cs="Aparajita"/>
            <w:highlight w:val="lightGray"/>
            <w:rPrChange w:id="720" w:author="Emily Smith-Greenaway" w:date="2020-08-09T16:37:00Z">
              <w:rPr>
                <w:rFonts w:ascii="Aparajita" w:hAnsi="Aparajita" w:cs="Aparajita"/>
              </w:rPr>
            </w:rPrChange>
          </w:rPr>
          <w:t>Second, we introduce a novel formal demographic approach to indirectly estimate the prevalence of bereaved mothers. We refer to the approach as the kin-cohort method, as it relies on kinship equations and cohort reconstructions.</w:t>
        </w:r>
      </w:ins>
    </w:p>
    <w:p w14:paraId="4B3A823D" w14:textId="61BA70B3" w:rsidR="005E1FE4" w:rsidRPr="000A123F" w:rsidRDefault="00594BC9" w:rsidP="006D2A78">
      <w:pPr>
        <w:autoSpaceDE w:val="0"/>
        <w:autoSpaceDN w:val="0"/>
        <w:adjustRightInd w:val="0"/>
        <w:ind w:firstLine="720"/>
        <w:rPr>
          <w:rFonts w:ascii="Aparajita" w:hAnsi="Aparajita" w:cs="Aparajita"/>
          <w:highlight w:val="lightGray"/>
          <w:rPrChange w:id="721" w:author="Emily Smith-Greenaway" w:date="2020-08-09T16:37:00Z">
            <w:rPr>
              <w:rFonts w:ascii="Aparajita" w:hAnsi="Aparajita" w:cs="Aparajita"/>
            </w:rPr>
          </w:rPrChange>
        </w:rPr>
      </w:pPr>
      <w:del w:id="722" w:author="Emily Smith-Greenaway" w:date="2020-08-08T23:52:00Z">
        <w:r w:rsidRPr="000A123F" w:rsidDel="006D57CB">
          <w:rPr>
            <w:rFonts w:ascii="Aparajita" w:hAnsi="Aparajita" w:cs="Aparajita"/>
            <w:highlight w:val="lightGray"/>
            <w:rPrChange w:id="723" w:author="Emily Smith-Greenaway" w:date="2020-08-09T16:37:00Z">
              <w:rPr>
                <w:rFonts w:ascii="Aparajita" w:hAnsi="Aparajita" w:cs="Aparajita"/>
              </w:rPr>
            </w:rPrChange>
          </w:rPr>
          <w:delText xml:space="preserve">Because </w:delText>
        </w:r>
        <w:r w:rsidR="00027E59" w:rsidRPr="000A123F" w:rsidDel="006D57CB">
          <w:rPr>
            <w:rFonts w:ascii="Aparajita" w:hAnsi="Aparajita" w:cs="Aparajita"/>
            <w:highlight w:val="lightGray"/>
            <w:rPrChange w:id="724" w:author="Emily Smith-Greenaway" w:date="2020-08-09T16:37:00Z">
              <w:rPr>
                <w:rFonts w:ascii="Aparajita" w:hAnsi="Aparajita" w:cs="Aparajita"/>
              </w:rPr>
            </w:rPrChange>
          </w:rPr>
          <w:delText>r</w:delText>
        </w:r>
      </w:del>
      <w:ins w:id="725" w:author="Emily Smith-Greenaway" w:date="2020-08-08T23:52:00Z">
        <w:r w:rsidR="006D57CB" w:rsidRPr="000A123F">
          <w:rPr>
            <w:rFonts w:ascii="Aparajita" w:hAnsi="Aparajita" w:cs="Aparajita"/>
            <w:highlight w:val="lightGray"/>
            <w:rPrChange w:id="726" w:author="Emily Smith-Greenaway" w:date="2020-08-09T16:37:00Z">
              <w:rPr>
                <w:rFonts w:ascii="Aparajita" w:hAnsi="Aparajita" w:cs="Aparajita"/>
              </w:rPr>
            </w:rPrChange>
          </w:rPr>
          <w:t xml:space="preserve"> Because r</w:t>
        </w:r>
      </w:ins>
      <w:r w:rsidR="00027E59" w:rsidRPr="000A123F">
        <w:rPr>
          <w:rFonts w:ascii="Aparajita" w:hAnsi="Aparajita" w:cs="Aparajita"/>
          <w:highlight w:val="lightGray"/>
          <w:rPrChange w:id="727" w:author="Emily Smith-Greenaway" w:date="2020-08-09T16:37:00Z">
            <w:rPr>
              <w:rFonts w:ascii="Aparajita" w:hAnsi="Aparajita" w:cs="Aparajita"/>
            </w:rPr>
          </w:rPrChange>
        </w:rPr>
        <w:t>ecent,</w:t>
      </w:r>
      <w:r w:rsidR="00581BE4" w:rsidRPr="000A123F">
        <w:rPr>
          <w:rFonts w:ascii="Aparajita" w:hAnsi="Aparajita" w:cs="Aparajita"/>
          <w:highlight w:val="lightGray"/>
          <w:rPrChange w:id="728" w:author="Emily Smith-Greenaway" w:date="2020-08-09T16:37:00Z">
            <w:rPr>
              <w:rFonts w:ascii="Aparajita" w:hAnsi="Aparajita" w:cs="Aparajita"/>
            </w:rPr>
          </w:rPrChange>
        </w:rPr>
        <w:t xml:space="preserve"> </w:t>
      </w:r>
      <w:r w:rsidRPr="000A123F">
        <w:rPr>
          <w:rFonts w:ascii="Aparajita" w:hAnsi="Aparajita" w:cs="Aparajita"/>
          <w:highlight w:val="lightGray"/>
          <w:rPrChange w:id="729" w:author="Emily Smith-Greenaway" w:date="2020-08-09T16:37:00Z">
            <w:rPr>
              <w:rFonts w:ascii="Aparajita" w:hAnsi="Aparajita" w:cs="Aparajita"/>
            </w:rPr>
          </w:rPrChange>
        </w:rPr>
        <w:t>reproductive</w:t>
      </w:r>
      <w:r w:rsidR="002A009B" w:rsidRPr="000A123F">
        <w:rPr>
          <w:rFonts w:ascii="Aparajita" w:hAnsi="Aparajita" w:cs="Aparajita"/>
          <w:highlight w:val="lightGray"/>
          <w:rPrChange w:id="730" w:author="Emily Smith-Greenaway" w:date="2020-08-09T16:37:00Z">
            <w:rPr>
              <w:rFonts w:ascii="Aparajita" w:hAnsi="Aparajita" w:cs="Aparajita"/>
            </w:rPr>
          </w:rPrChange>
        </w:rPr>
        <w:t>-</w:t>
      </w:r>
      <w:r w:rsidRPr="000A123F">
        <w:rPr>
          <w:rFonts w:ascii="Aparajita" w:hAnsi="Aparajita" w:cs="Aparajita"/>
          <w:highlight w:val="lightGray"/>
          <w:rPrChange w:id="731" w:author="Emily Smith-Greenaway" w:date="2020-08-09T16:37:00Z">
            <w:rPr>
              <w:rFonts w:ascii="Aparajita" w:hAnsi="Aparajita" w:cs="Aparajita"/>
            </w:rPr>
          </w:rPrChange>
        </w:rPr>
        <w:t xml:space="preserve">history </w:t>
      </w:r>
      <w:r w:rsidR="00027E59" w:rsidRPr="000A123F">
        <w:rPr>
          <w:rFonts w:ascii="Aparajita" w:hAnsi="Aparajita" w:cs="Aparajita"/>
          <w:highlight w:val="lightGray"/>
          <w:rPrChange w:id="732" w:author="Emily Smith-Greenaway" w:date="2020-08-09T16:37:00Z">
            <w:rPr>
              <w:rFonts w:ascii="Aparajita" w:hAnsi="Aparajita" w:cs="Aparajita"/>
            </w:rPr>
          </w:rPrChange>
        </w:rPr>
        <w:t>survey</w:t>
      </w:r>
      <w:r w:rsidR="002A009B" w:rsidRPr="000A123F">
        <w:rPr>
          <w:rFonts w:ascii="Aparajita" w:hAnsi="Aparajita" w:cs="Aparajita"/>
          <w:highlight w:val="lightGray"/>
          <w:rPrChange w:id="733" w:author="Emily Smith-Greenaway" w:date="2020-08-09T16:37:00Z">
            <w:rPr>
              <w:rFonts w:ascii="Aparajita" w:hAnsi="Aparajita" w:cs="Aparajita"/>
            </w:rPr>
          </w:rPrChange>
        </w:rPr>
        <w:t>s</w:t>
      </w:r>
      <w:r w:rsidR="00027E59" w:rsidRPr="000A123F">
        <w:rPr>
          <w:rFonts w:ascii="Aparajita" w:hAnsi="Aparajita" w:cs="Aparajita"/>
          <w:highlight w:val="lightGray"/>
          <w:rPrChange w:id="734" w:author="Emily Smith-Greenaway" w:date="2020-08-09T16:37:00Z">
            <w:rPr>
              <w:rFonts w:ascii="Aparajita" w:hAnsi="Aparajita" w:cs="Aparajita"/>
            </w:rPr>
          </w:rPrChange>
        </w:rPr>
        <w:t xml:space="preserve"> </w:t>
      </w:r>
      <w:r w:rsidRPr="000A123F">
        <w:rPr>
          <w:rFonts w:ascii="Aparajita" w:hAnsi="Aparajita" w:cs="Aparajita"/>
          <w:highlight w:val="lightGray"/>
          <w:rPrChange w:id="735" w:author="Emily Smith-Greenaway" w:date="2020-08-09T16:37:00Z">
            <w:rPr>
              <w:rFonts w:ascii="Aparajita" w:hAnsi="Aparajita" w:cs="Aparajita"/>
            </w:rPr>
          </w:rPrChange>
        </w:rPr>
        <w:t xml:space="preserve">are not available </w:t>
      </w:r>
      <w:r w:rsidR="00EA491B" w:rsidRPr="000A123F">
        <w:rPr>
          <w:rFonts w:ascii="Aparajita" w:hAnsi="Aparajita" w:cs="Aparajita"/>
          <w:highlight w:val="lightGray"/>
          <w:rPrChange w:id="736" w:author="Emily Smith-Greenaway" w:date="2020-08-09T16:37:00Z">
            <w:rPr>
              <w:rFonts w:ascii="Aparajita" w:hAnsi="Aparajita" w:cs="Aparajita"/>
            </w:rPr>
          </w:rPrChange>
        </w:rPr>
        <w:t>worldwide</w:t>
      </w:r>
      <w:r w:rsidRPr="000A123F">
        <w:rPr>
          <w:rFonts w:ascii="Aparajita" w:hAnsi="Aparajita" w:cs="Aparajita"/>
          <w:highlight w:val="lightGray"/>
          <w:rPrChange w:id="737" w:author="Emily Smith-Greenaway" w:date="2020-08-09T16:37:00Z">
            <w:rPr>
              <w:rFonts w:ascii="Aparajita" w:hAnsi="Aparajita" w:cs="Aparajita"/>
            </w:rPr>
          </w:rPrChange>
        </w:rPr>
        <w:t xml:space="preserve">, we </w:t>
      </w:r>
      <w:r w:rsidR="00400823" w:rsidRPr="000A123F">
        <w:rPr>
          <w:rFonts w:ascii="Aparajita" w:hAnsi="Aparajita" w:cs="Aparajita"/>
          <w:highlight w:val="lightGray"/>
          <w:rPrChange w:id="738" w:author="Emily Smith-Greenaway" w:date="2020-08-09T16:37:00Z">
            <w:rPr>
              <w:rFonts w:ascii="Aparajita" w:hAnsi="Aparajita" w:cs="Aparajita"/>
            </w:rPr>
          </w:rPrChange>
        </w:rPr>
        <w:t xml:space="preserve">developed </w:t>
      </w:r>
      <w:del w:id="739" w:author="Emily Smith-Greenaway" w:date="2020-08-08T23:36:00Z">
        <w:r w:rsidR="00400823" w:rsidRPr="000A123F" w:rsidDel="009C383D">
          <w:rPr>
            <w:rFonts w:ascii="Aparajita" w:hAnsi="Aparajita" w:cs="Aparajita"/>
            <w:highlight w:val="lightGray"/>
            <w:rPrChange w:id="740" w:author="Emily Smith-Greenaway" w:date="2020-08-09T16:37:00Z">
              <w:rPr>
                <w:rFonts w:ascii="Aparajita" w:hAnsi="Aparajita" w:cs="Aparajita"/>
              </w:rPr>
            </w:rPrChange>
          </w:rPr>
          <w:delText>a novel</w:delText>
        </w:r>
      </w:del>
      <w:ins w:id="741" w:author="Emily Smith-Greenaway" w:date="2020-08-08T23:36:00Z">
        <w:r w:rsidR="009C383D" w:rsidRPr="000A123F">
          <w:rPr>
            <w:rFonts w:ascii="Aparajita" w:hAnsi="Aparajita" w:cs="Aparajita"/>
            <w:highlight w:val="lightGray"/>
            <w:rPrChange w:id="742" w:author="Emily Smith-Greenaway" w:date="2020-08-09T16:37:00Z">
              <w:rPr>
                <w:rFonts w:ascii="Aparajita" w:hAnsi="Aparajita" w:cs="Aparajita"/>
              </w:rPr>
            </w:rPrChange>
          </w:rPr>
          <w:t>an</w:t>
        </w:r>
      </w:ins>
      <w:r w:rsidR="00400823" w:rsidRPr="000A123F">
        <w:rPr>
          <w:rFonts w:ascii="Aparajita" w:hAnsi="Aparajita" w:cs="Aparajita"/>
          <w:highlight w:val="lightGray"/>
          <w:rPrChange w:id="743" w:author="Emily Smith-Greenaway" w:date="2020-08-09T16:37:00Z">
            <w:rPr>
              <w:rFonts w:ascii="Aparajita" w:hAnsi="Aparajita" w:cs="Aparajita"/>
            </w:rPr>
          </w:rPrChange>
        </w:rPr>
        <w:t xml:space="preserve"> </w:t>
      </w:r>
      <w:r w:rsidRPr="000A123F">
        <w:rPr>
          <w:rFonts w:ascii="Aparajita" w:hAnsi="Aparajita" w:cs="Aparajita"/>
          <w:highlight w:val="lightGray"/>
          <w:rPrChange w:id="744" w:author="Emily Smith-Greenaway" w:date="2020-08-09T16:37:00Z">
            <w:rPr>
              <w:rFonts w:ascii="Aparajita" w:hAnsi="Aparajita" w:cs="Aparajita"/>
            </w:rPr>
          </w:rPrChange>
        </w:rPr>
        <w:t>indirect approach</w:t>
      </w:r>
      <w:r w:rsidR="004C7667" w:rsidRPr="000A123F">
        <w:rPr>
          <w:rFonts w:ascii="Aparajita" w:hAnsi="Aparajita" w:cs="Aparajita"/>
          <w:highlight w:val="lightGray"/>
          <w:rPrChange w:id="745" w:author="Emily Smith-Greenaway" w:date="2020-08-09T16:37:00Z">
            <w:rPr>
              <w:rFonts w:ascii="Aparajita" w:hAnsi="Aparajita" w:cs="Aparajita"/>
            </w:rPr>
          </w:rPrChange>
        </w:rPr>
        <w:t xml:space="preserve"> </w:t>
      </w:r>
      <w:r w:rsidR="00EA491B" w:rsidRPr="000A123F">
        <w:rPr>
          <w:rFonts w:ascii="Aparajita" w:hAnsi="Aparajita" w:cs="Aparajita"/>
          <w:highlight w:val="lightGray"/>
          <w:rPrChange w:id="746" w:author="Emily Smith-Greenaway" w:date="2020-08-09T16:37:00Z">
            <w:rPr>
              <w:rFonts w:ascii="Aparajita" w:hAnsi="Aparajita" w:cs="Aparajita"/>
            </w:rPr>
          </w:rPrChange>
        </w:rPr>
        <w:t xml:space="preserve">for </w:t>
      </w:r>
      <w:r w:rsidRPr="000A123F">
        <w:rPr>
          <w:rFonts w:ascii="Aparajita" w:hAnsi="Aparajita" w:cs="Aparajita"/>
          <w:highlight w:val="lightGray"/>
          <w:rPrChange w:id="747" w:author="Emily Smith-Greenaway" w:date="2020-08-09T16:37:00Z">
            <w:rPr>
              <w:rFonts w:ascii="Aparajita" w:hAnsi="Aparajita" w:cs="Aparajita"/>
            </w:rPr>
          </w:rPrChange>
        </w:rPr>
        <w:t>calculat</w:t>
      </w:r>
      <w:r w:rsidR="00EA491B" w:rsidRPr="000A123F">
        <w:rPr>
          <w:rFonts w:ascii="Aparajita" w:hAnsi="Aparajita" w:cs="Aparajita"/>
          <w:highlight w:val="lightGray"/>
          <w:rPrChange w:id="748" w:author="Emily Smith-Greenaway" w:date="2020-08-09T16:37:00Z">
            <w:rPr>
              <w:rFonts w:ascii="Aparajita" w:hAnsi="Aparajita" w:cs="Aparajita"/>
            </w:rPr>
          </w:rPrChange>
        </w:rPr>
        <w:t>ing</w:t>
      </w:r>
      <w:r w:rsidRPr="000A123F">
        <w:rPr>
          <w:rFonts w:ascii="Aparajita" w:hAnsi="Aparajita" w:cs="Aparajita"/>
          <w:highlight w:val="lightGray"/>
          <w:rPrChange w:id="749" w:author="Emily Smith-Greenaway" w:date="2020-08-09T16:37:00Z">
            <w:rPr>
              <w:rFonts w:ascii="Aparajita" w:hAnsi="Aparajita" w:cs="Aparajita"/>
            </w:rPr>
          </w:rPrChange>
        </w:rPr>
        <w:t xml:space="preserve"> </w:t>
      </w:r>
      <w:r w:rsidR="004C7667" w:rsidRPr="000A123F">
        <w:rPr>
          <w:rFonts w:ascii="Aparajita" w:hAnsi="Aparajita" w:cs="Aparajita"/>
          <w:highlight w:val="lightGray"/>
          <w:rPrChange w:id="750" w:author="Emily Smith-Greenaway" w:date="2020-08-09T16:37:00Z">
            <w:rPr>
              <w:rFonts w:ascii="Aparajita" w:hAnsi="Aparajita" w:cs="Aparajita"/>
            </w:rPr>
          </w:rPrChange>
        </w:rPr>
        <w:t xml:space="preserve">the mIM, mU5M, and </w:t>
      </w:r>
      <w:proofErr w:type="spellStart"/>
      <w:r w:rsidR="004C7667" w:rsidRPr="000A123F">
        <w:rPr>
          <w:rFonts w:ascii="Aparajita" w:hAnsi="Aparajita" w:cs="Aparajita"/>
          <w:highlight w:val="lightGray"/>
          <w:rPrChange w:id="751" w:author="Emily Smith-Greenaway" w:date="2020-08-09T16:37:00Z">
            <w:rPr>
              <w:rFonts w:ascii="Aparajita" w:hAnsi="Aparajita" w:cs="Aparajita"/>
            </w:rPr>
          </w:rPrChange>
        </w:rPr>
        <w:t>mOM</w:t>
      </w:r>
      <w:proofErr w:type="spellEnd"/>
      <w:r w:rsidR="00534138" w:rsidRPr="000A123F">
        <w:rPr>
          <w:rFonts w:ascii="Aparajita" w:hAnsi="Aparajita" w:cs="Aparajita"/>
          <w:highlight w:val="lightGray"/>
          <w:rPrChange w:id="752" w:author="Emily Smith-Greenaway" w:date="2020-08-09T16:37:00Z">
            <w:rPr>
              <w:rFonts w:ascii="Aparajita" w:hAnsi="Aparajita" w:cs="Aparajita"/>
            </w:rPr>
          </w:rPrChange>
        </w:rPr>
        <w:t xml:space="preserve"> from </w:t>
      </w:r>
      <w:r w:rsidR="001C18F8" w:rsidRPr="000A123F">
        <w:rPr>
          <w:rFonts w:ascii="Aparajita" w:hAnsi="Aparajita" w:cs="Aparajita"/>
          <w:highlight w:val="lightGray"/>
          <w:rPrChange w:id="753" w:author="Emily Smith-Greenaway" w:date="2020-08-09T16:37:00Z">
            <w:rPr>
              <w:rFonts w:ascii="Aparajita" w:hAnsi="Aparajita" w:cs="Aparajita"/>
            </w:rPr>
          </w:rPrChange>
        </w:rPr>
        <w:t>country-level period mortality and fertility rates</w:t>
      </w:r>
      <w:ins w:id="754" w:author="Emily Smith-Greenaway" w:date="2020-08-08T23:39:00Z">
        <w:r w:rsidR="009C383D" w:rsidRPr="000A123F">
          <w:rPr>
            <w:rFonts w:ascii="Aparajita" w:hAnsi="Aparajita" w:cs="Aparajita"/>
            <w:highlight w:val="lightGray"/>
            <w:rPrChange w:id="755" w:author="Emily Smith-Greenaway" w:date="2020-08-09T16:37:00Z">
              <w:rPr>
                <w:rFonts w:ascii="Aparajita" w:hAnsi="Aparajita" w:cs="Aparajita"/>
              </w:rPr>
            </w:rPrChange>
          </w:rPr>
          <w:t>.</w:t>
        </w:r>
      </w:ins>
      <w:r w:rsidR="009C383D" w:rsidRPr="000A123F">
        <w:rPr>
          <w:rFonts w:ascii="Aparajita" w:hAnsi="Aparajita" w:cs="Aparajita"/>
          <w:highlight w:val="lightGray"/>
          <w:rPrChange w:id="756" w:author="Emily Smith-Greenaway" w:date="2020-08-09T16:37:00Z">
            <w:rPr>
              <w:rFonts w:ascii="Aparajita" w:hAnsi="Aparajita" w:cs="Aparajita"/>
            </w:rPr>
          </w:rPrChange>
        </w:rPr>
        <w:fldChar w:fldCharType="begin"/>
      </w:r>
      <w:r w:rsidR="00C32813" w:rsidRPr="000A123F">
        <w:rPr>
          <w:rFonts w:ascii="Aparajita" w:hAnsi="Aparajita" w:cs="Aparajita"/>
          <w:highlight w:val="lightGray"/>
          <w:rPrChange w:id="757" w:author="Emily Smith-Greenaway" w:date="2020-08-09T16:37:00Z">
            <w:rPr>
              <w:rFonts w:ascii="Aparajita" w:hAnsi="Aparajita" w:cs="Aparajita"/>
            </w:rPr>
          </w:rPrChange>
        </w:rPr>
        <w:instrText xml:space="preserve"> ADDIN ZOTERO_ITEM CSL_CITATION {"citationID":"CurO5NtJ","properties":{"formattedCitation":"\\super 4\\nosupersub{}","plainCitation":"4","noteIndex":0},"citationItems":[{"id":164,"uris":["http://zotero.org/users/local/6aiRCPll/items/QD5IF5WU"],"uri":["http://zotero.org/users/local/6aiRCPll/items/QD5IF5WU"],"itemData":{"id":164,"type":"article-journal","note":"publisher: SocArXiv","title":"Women's experience of child death over the life course: A global demographic perspective","author":[{"family":"Alburez-Gutierrez","given":"Diego"},{"family":"Kolk","given":"Martin"},{"family":"Zagheni","given":"Emilio"}],"issued":{"date-parts":[["2019"]]}}}],"schema":"https://github.com/citation-style-language/schema/raw/master/csl-citation.json"} </w:instrText>
      </w:r>
      <w:r w:rsidR="009C383D" w:rsidRPr="000A123F">
        <w:rPr>
          <w:rFonts w:ascii="Aparajita" w:hAnsi="Aparajita" w:cs="Aparajita"/>
          <w:highlight w:val="lightGray"/>
          <w:rPrChange w:id="758" w:author="Emily Smith-Greenaway" w:date="2020-08-09T16:37:00Z">
            <w:rPr>
              <w:rFonts w:ascii="Aparajita" w:hAnsi="Aparajita" w:cs="Aparajita"/>
            </w:rPr>
          </w:rPrChange>
        </w:rPr>
        <w:fldChar w:fldCharType="separate"/>
      </w:r>
      <w:r w:rsidR="00CE5B1B" w:rsidRPr="000A123F">
        <w:rPr>
          <w:rFonts w:ascii="Aparajita" w:hAnsi="Aparajita" w:cs="Aparajita"/>
          <w:highlight w:val="lightGray"/>
          <w:vertAlign w:val="superscript"/>
          <w:rPrChange w:id="759" w:author="Emily Smith-Greenaway" w:date="2020-08-09T16:37:00Z">
            <w:rPr>
              <w:rFonts w:ascii="Aparajita" w:hAnsi="Aparajita" w:cs="Aparajita"/>
              <w:vertAlign w:val="superscript"/>
            </w:rPr>
          </w:rPrChange>
        </w:rPr>
        <w:t>4</w:t>
      </w:r>
      <w:r w:rsidR="009C383D" w:rsidRPr="000A123F">
        <w:rPr>
          <w:rFonts w:ascii="Aparajita" w:hAnsi="Aparajita" w:cs="Aparajita"/>
          <w:highlight w:val="lightGray"/>
          <w:rPrChange w:id="760" w:author="Emily Smith-Greenaway" w:date="2020-08-09T16:37:00Z">
            <w:rPr>
              <w:rFonts w:ascii="Aparajita" w:hAnsi="Aparajita" w:cs="Aparajita"/>
            </w:rPr>
          </w:rPrChange>
        </w:rPr>
        <w:fldChar w:fldCharType="end"/>
      </w:r>
      <w:del w:id="761" w:author="Emily Smith-Greenaway" w:date="2020-08-08T23:39:00Z">
        <w:r w:rsidR="001C18F8" w:rsidRPr="000A123F" w:rsidDel="009C383D">
          <w:rPr>
            <w:rFonts w:ascii="Aparajita" w:hAnsi="Aparajita" w:cs="Aparajita"/>
            <w:highlight w:val="lightGray"/>
            <w:rPrChange w:id="762" w:author="Emily Smith-Greenaway" w:date="2020-08-09T16:37:00Z">
              <w:rPr>
                <w:rFonts w:ascii="Aparajita" w:hAnsi="Aparajita" w:cs="Aparajita"/>
              </w:rPr>
            </w:rPrChange>
          </w:rPr>
          <w:delText>.</w:delText>
        </w:r>
      </w:del>
      <w:r w:rsidR="001C18F8" w:rsidRPr="000A123F">
        <w:rPr>
          <w:rFonts w:ascii="Aparajita" w:hAnsi="Aparajita" w:cs="Aparajita"/>
          <w:highlight w:val="lightGray"/>
          <w:rPrChange w:id="763" w:author="Emily Smith-Greenaway" w:date="2020-08-09T16:37:00Z">
            <w:rPr>
              <w:rFonts w:ascii="Aparajita" w:hAnsi="Aparajita" w:cs="Aparajita"/>
            </w:rPr>
          </w:rPrChange>
        </w:rPr>
        <w:t xml:space="preserve"> </w:t>
      </w:r>
      <w:ins w:id="764" w:author="Emily Smith-Greenaway" w:date="2020-08-08T23:41:00Z">
        <w:r w:rsidR="009C383D" w:rsidRPr="000A123F">
          <w:rPr>
            <w:rFonts w:ascii="Aparajita" w:hAnsi="Aparajita" w:cs="Aparajita"/>
            <w:highlight w:val="lightGray"/>
            <w:rPrChange w:id="765" w:author="Emily Smith-Greenaway" w:date="2020-08-09T16:37:00Z">
              <w:rPr>
                <w:rFonts w:ascii="Aparajita" w:hAnsi="Aparajita" w:cs="Aparajita"/>
              </w:rPr>
            </w:rPrChange>
          </w:rPr>
          <w:t>This kin-cohort method is an extension to the Goodman-</w:t>
        </w:r>
        <w:proofErr w:type="spellStart"/>
        <w:r w:rsidR="009C383D" w:rsidRPr="000A123F">
          <w:rPr>
            <w:rFonts w:ascii="Aparajita" w:hAnsi="Aparajita" w:cs="Aparajita"/>
            <w:highlight w:val="lightGray"/>
            <w:rPrChange w:id="766" w:author="Emily Smith-Greenaway" w:date="2020-08-09T16:37:00Z">
              <w:rPr>
                <w:rFonts w:ascii="Aparajita" w:hAnsi="Aparajita" w:cs="Aparajita"/>
              </w:rPr>
            </w:rPrChange>
          </w:rPr>
          <w:t>Keyfitz</w:t>
        </w:r>
        <w:proofErr w:type="spellEnd"/>
        <w:r w:rsidR="009C383D" w:rsidRPr="000A123F">
          <w:rPr>
            <w:rFonts w:ascii="Aparajita" w:hAnsi="Aparajita" w:cs="Aparajita"/>
            <w:highlight w:val="lightGray"/>
            <w:rPrChange w:id="767" w:author="Emily Smith-Greenaway" w:date="2020-08-09T16:37:00Z">
              <w:rPr>
                <w:rFonts w:ascii="Aparajita" w:hAnsi="Aparajita" w:cs="Aparajita"/>
              </w:rPr>
            </w:rPrChange>
          </w:rPr>
          <w:t>-Pullum kinship equations (GKP equations).</w:t>
        </w:r>
        <w:r w:rsidR="009C383D" w:rsidRPr="000A123F">
          <w:rPr>
            <w:rFonts w:ascii="Aparajita" w:hAnsi="Aparajita" w:cs="Aparajita"/>
            <w:highlight w:val="lightGray"/>
            <w:rPrChange w:id="768" w:author="Emily Smith-Greenaway" w:date="2020-08-09T16:37:00Z">
              <w:rPr>
                <w:rFonts w:ascii="Aparajita" w:hAnsi="Aparajita" w:cs="Aparajita"/>
              </w:rPr>
            </w:rPrChange>
          </w:rPr>
          <w:fldChar w:fldCharType="begin"/>
        </w:r>
      </w:ins>
      <w:r w:rsidR="007E564F" w:rsidRPr="000A123F">
        <w:rPr>
          <w:rFonts w:ascii="Aparajita" w:hAnsi="Aparajita" w:cs="Aparajita"/>
          <w:highlight w:val="lightGray"/>
          <w:rPrChange w:id="769" w:author="Emily Smith-Greenaway" w:date="2020-08-09T16:37:00Z">
            <w:rPr>
              <w:rFonts w:ascii="Aparajita" w:hAnsi="Aparajita" w:cs="Aparajita"/>
            </w:rPr>
          </w:rPrChange>
        </w:rPr>
        <w:instrText xml:space="preserve"> ADDIN ZOTERO_ITEM CSL_CITATION {"citationID":"BLVAFxtL","properties":{"formattedCitation":"\\super 15\\nosupersub{}","plainCitation":"15","noteIndex":0},"citationItems":[{"id":"765vahno/fmLNgVw2","uris":["http://zotero.org/groups/2241996/items/XN4XUQU2"],"uri":["http://zotero.org/groups/2241996/items/XN4XUQU2"],"itemData":{"id":"GWffJRDL/XgGP0f4R","type":"book","title":"Applied mathematical demography","publisher":"Springer","publisher-place":"New York","source":"Open WorldCat","event-place":"New York","abstract":"What follows is a new edition of the second in a series of three books providing an account of the mathematical development of demography. The first, Introduction to the Mathematics of Population (Addison-Wesley, 1968), gave the mathematical background. The second, the original of the present volume, was concerned with demography itself. The third in the sequence, Mathematics Through Problems (with John Beekman; Springer Verlag, 1982), supplemented the first two with an ordered sequence of problems and answers. Readers interested in the mathematics may consult the earlier book, republished with revisions by Addison-Wesley in 1977 and still in print. There is no overlap in subject matter between Applied Mathematical Demography and the Introduction to the Mathematics of Population. Three new chapters have been added, dealing with matters that have come recently into the demographic limelight: multi-state calculations, family demogra phy, and heterogeneity. vii PREFACE This book is concerned with commonsense questions about, for instance, the effect of a lowered death rate on the proportion of old people or the effect of abortions on the birth rate. The answers that it reaches are not always commonsense, and we will meet instances in which intuition has to be adjusted to accord with what the mathematics shows to be the case.","URL":"http://public.eblib.com/choice/publicfullrecord.aspx?p=3084208","ISBN":"978-1-4757-1879-9","note":"OCLC: 610135904","language":"English","author":[{"family":"Keyfitz","given":"Nathan"}],"issued":{"date-parts":[["1985"]]},"accessed":{"date-parts":[["2019",4,5]]}}}],"schema":"https://github.com/citation-style-language/schema/raw/master/csl-citation.json"} </w:instrText>
      </w:r>
      <w:ins w:id="770" w:author="Emily Smith-Greenaway" w:date="2020-08-08T23:41:00Z">
        <w:r w:rsidR="009C383D" w:rsidRPr="000A123F">
          <w:rPr>
            <w:rFonts w:ascii="Aparajita" w:hAnsi="Aparajita" w:cs="Aparajita"/>
            <w:highlight w:val="lightGray"/>
            <w:rPrChange w:id="771" w:author="Emily Smith-Greenaway" w:date="2020-08-09T16:37:00Z">
              <w:rPr>
                <w:rFonts w:ascii="Aparajita" w:hAnsi="Aparajita" w:cs="Aparajita"/>
              </w:rPr>
            </w:rPrChange>
          </w:rPr>
          <w:fldChar w:fldCharType="separate"/>
        </w:r>
      </w:ins>
      <w:r w:rsidR="007E564F" w:rsidRPr="000A123F">
        <w:rPr>
          <w:rFonts w:ascii="Aparajita" w:hAnsi="Aparajita" w:cs="Aparajita"/>
          <w:highlight w:val="lightGray"/>
          <w:vertAlign w:val="superscript"/>
          <w:rPrChange w:id="772" w:author="Emily Smith-Greenaway" w:date="2020-08-09T16:37:00Z">
            <w:rPr>
              <w:rFonts w:ascii="Aparajita" w:hAnsi="Aparajita" w:cs="Aparajita"/>
              <w:vertAlign w:val="superscript"/>
            </w:rPr>
          </w:rPrChange>
        </w:rPr>
        <w:t>15</w:t>
      </w:r>
      <w:ins w:id="773" w:author="Emily Smith-Greenaway" w:date="2020-08-08T23:41:00Z">
        <w:r w:rsidR="009C383D" w:rsidRPr="000A123F">
          <w:rPr>
            <w:rFonts w:ascii="Aparajita" w:hAnsi="Aparajita" w:cs="Aparajita"/>
            <w:highlight w:val="lightGray"/>
            <w:rPrChange w:id="774" w:author="Emily Smith-Greenaway" w:date="2020-08-09T16:37:00Z">
              <w:rPr>
                <w:rFonts w:ascii="Aparajita" w:hAnsi="Aparajita" w:cs="Aparajita"/>
              </w:rPr>
            </w:rPrChange>
          </w:rPr>
          <w:fldChar w:fldCharType="end"/>
        </w:r>
        <w:r w:rsidR="009C383D" w:rsidRPr="000A123F">
          <w:rPr>
            <w:rFonts w:ascii="Aparajita" w:hAnsi="Aparajita" w:cs="Aparajita"/>
            <w:highlight w:val="lightGray"/>
            <w:rPrChange w:id="775" w:author="Emily Smith-Greenaway" w:date="2020-08-09T16:37:00Z">
              <w:rPr>
                <w:rFonts w:ascii="Aparajita" w:hAnsi="Aparajita" w:cs="Aparajita"/>
              </w:rPr>
            </w:rPrChange>
          </w:rPr>
          <w:t xml:space="preserve"> </w:t>
        </w:r>
      </w:ins>
      <w:commentRangeStart w:id="776"/>
      <w:commentRangeStart w:id="777"/>
      <w:r w:rsidR="005D2524" w:rsidRPr="000A123F">
        <w:rPr>
          <w:rFonts w:ascii="Aparajita" w:eastAsiaTheme="minorEastAsia" w:hAnsi="Aparajita" w:cs="Aparajita"/>
          <w:highlight w:val="lightGray"/>
          <w:rPrChange w:id="778" w:author="Emily Smith-Greenaway" w:date="2020-08-09T16:37:00Z">
            <w:rPr>
              <w:rFonts w:ascii="Aparajita" w:eastAsiaTheme="minorEastAsia" w:hAnsi="Aparajita" w:cs="Aparajita"/>
            </w:rPr>
          </w:rPrChange>
        </w:rPr>
        <w:t>We use country-specific period life-tables and age-specific fertility rates from the United Nations World Population Prospects (UN WPP, historical and projected rates for the 1950-2100 years)</w:t>
      </w:r>
      <w:commentRangeEnd w:id="776"/>
      <w:r w:rsidR="00A76AD9" w:rsidRPr="000A123F">
        <w:rPr>
          <w:rStyle w:val="CommentReference"/>
          <w:rFonts w:asciiTheme="minorHAnsi" w:eastAsiaTheme="minorHAnsi" w:hAnsiTheme="minorHAnsi" w:cstheme="minorBidi"/>
          <w:highlight w:val="lightGray"/>
          <w:rPrChange w:id="779" w:author="Emily Smith-Greenaway" w:date="2020-08-09T16:37:00Z">
            <w:rPr>
              <w:rStyle w:val="CommentReference"/>
              <w:rFonts w:asciiTheme="minorHAnsi" w:eastAsiaTheme="minorHAnsi" w:hAnsiTheme="minorHAnsi" w:cstheme="minorBidi"/>
            </w:rPr>
          </w:rPrChange>
        </w:rPr>
        <w:commentReference w:id="776"/>
      </w:r>
      <w:commentRangeEnd w:id="777"/>
      <w:r w:rsidR="005922C8" w:rsidRPr="000A123F">
        <w:rPr>
          <w:rStyle w:val="CommentReference"/>
          <w:rFonts w:asciiTheme="minorHAnsi" w:eastAsiaTheme="minorHAnsi" w:hAnsiTheme="minorHAnsi" w:cstheme="minorBidi"/>
          <w:highlight w:val="lightGray"/>
          <w:rPrChange w:id="780" w:author="Emily Smith-Greenaway" w:date="2020-08-09T16:37:00Z">
            <w:rPr>
              <w:rStyle w:val="CommentReference"/>
              <w:rFonts w:asciiTheme="minorHAnsi" w:eastAsiaTheme="minorHAnsi" w:hAnsiTheme="minorHAnsi" w:cstheme="minorBidi"/>
            </w:rPr>
          </w:rPrChange>
        </w:rPr>
        <w:commentReference w:id="777"/>
      </w:r>
      <w:r w:rsidR="005D2524" w:rsidRPr="000A123F">
        <w:rPr>
          <w:rFonts w:ascii="Aparajita" w:eastAsiaTheme="minorEastAsia" w:hAnsi="Aparajita" w:cs="Aparajita"/>
          <w:highlight w:val="lightGray"/>
          <w:rPrChange w:id="781" w:author="Emily Smith-Greenaway" w:date="2020-08-09T16:37:00Z">
            <w:rPr>
              <w:rFonts w:ascii="Aparajita" w:eastAsiaTheme="minorEastAsia" w:hAnsi="Aparajita" w:cs="Aparajita"/>
            </w:rPr>
          </w:rPrChange>
        </w:rPr>
        <w:t>.</w:t>
      </w:r>
      <w:r w:rsidR="005D2524" w:rsidRPr="003C1011">
        <w:rPr>
          <w:rStyle w:val="FootnoteReference"/>
          <w:rFonts w:eastAsiaTheme="minorEastAsia"/>
          <w:highlight w:val="lightGray"/>
          <w:rPrChange w:id="782" w:author="Emily Smith-Greenaway" w:date="2020-08-10T07:32:00Z">
            <w:rPr>
              <w:rStyle w:val="FootnoteReference"/>
              <w:rFonts w:ascii="Aparajita" w:eastAsiaTheme="minorEastAsia" w:hAnsi="Aparajita" w:cs="Aparajita"/>
            </w:rPr>
          </w:rPrChange>
        </w:rPr>
        <w:footnoteReference w:id="9"/>
      </w:r>
      <w:r w:rsidR="005D2524" w:rsidRPr="000A123F">
        <w:rPr>
          <w:rFonts w:ascii="Aparajita" w:eastAsiaTheme="minorEastAsia" w:hAnsi="Aparajita" w:cs="Aparajita"/>
          <w:highlight w:val="lightGray"/>
          <w:rPrChange w:id="785" w:author="Emily Smith-Greenaway" w:date="2020-08-09T16:37:00Z">
            <w:rPr>
              <w:rFonts w:ascii="Aparajita" w:eastAsiaTheme="minorEastAsia" w:hAnsi="Aparajita" w:cs="Aparajita"/>
            </w:rPr>
          </w:rPrChange>
        </w:rPr>
        <w:t xml:space="preserve"> </w:t>
      </w:r>
      <w:r w:rsidR="00D53820" w:rsidRPr="000A123F">
        <w:rPr>
          <w:rFonts w:ascii="Aparajita" w:eastAsiaTheme="minorEastAsia" w:hAnsi="Aparajita" w:cs="Aparajita"/>
          <w:highlight w:val="lightGray"/>
          <w:rPrChange w:id="786" w:author="Emily Smith-Greenaway" w:date="2020-08-09T16:37:00Z">
            <w:rPr>
              <w:rFonts w:ascii="Aparajita" w:eastAsiaTheme="minorEastAsia" w:hAnsi="Aparajita" w:cs="Aparajita"/>
            </w:rPr>
          </w:rPrChange>
        </w:rPr>
        <w:t xml:space="preserve">Our indirect models require age-specific cohort </w:t>
      </w:r>
      <w:r w:rsidR="00DE41EA" w:rsidRPr="000A123F">
        <w:rPr>
          <w:rFonts w:ascii="Aparajita" w:eastAsiaTheme="minorEastAsia" w:hAnsi="Aparajita" w:cs="Aparajita"/>
          <w:highlight w:val="lightGray"/>
          <w:rPrChange w:id="787" w:author="Emily Smith-Greenaway" w:date="2020-08-09T16:37:00Z">
            <w:rPr>
              <w:rFonts w:ascii="Aparajita" w:eastAsiaTheme="minorEastAsia" w:hAnsi="Aparajita" w:cs="Aparajita"/>
            </w:rPr>
          </w:rPrChange>
        </w:rPr>
        <w:t xml:space="preserve">rates as input, which we approximate </w:t>
      </w:r>
      <w:r w:rsidR="00352764" w:rsidRPr="000A123F">
        <w:rPr>
          <w:rFonts w:ascii="Aparajita" w:eastAsiaTheme="minorEastAsia" w:hAnsi="Aparajita" w:cs="Aparajita"/>
          <w:highlight w:val="lightGray"/>
          <w:rPrChange w:id="788" w:author="Emily Smith-Greenaway" w:date="2020-08-09T16:37:00Z">
            <w:rPr>
              <w:rFonts w:ascii="Aparajita" w:eastAsiaTheme="minorEastAsia" w:hAnsi="Aparajita" w:cs="Aparajita"/>
            </w:rPr>
          </w:rPrChange>
        </w:rPr>
        <w:t xml:space="preserve">as </w:t>
      </w:r>
      <w:r w:rsidR="00DE41EA" w:rsidRPr="000A123F">
        <w:rPr>
          <w:rFonts w:ascii="Aparajita" w:eastAsiaTheme="minorEastAsia" w:hAnsi="Aparajita" w:cs="Aparajita"/>
          <w:highlight w:val="lightGray"/>
          <w:rPrChange w:id="789" w:author="Emily Smith-Greenaway" w:date="2020-08-09T16:37:00Z">
            <w:rPr>
              <w:rFonts w:ascii="Aparajita" w:eastAsiaTheme="minorEastAsia" w:hAnsi="Aparajita" w:cs="Aparajita"/>
            </w:rPr>
          </w:rPrChange>
        </w:rPr>
        <w:t>the values along the diagonal</w:t>
      </w:r>
      <w:r w:rsidR="00352764" w:rsidRPr="000A123F">
        <w:rPr>
          <w:rFonts w:ascii="Aparajita" w:eastAsiaTheme="minorEastAsia" w:hAnsi="Aparajita" w:cs="Aparajita"/>
          <w:highlight w:val="lightGray"/>
          <w:rPrChange w:id="790" w:author="Emily Smith-Greenaway" w:date="2020-08-09T16:37:00Z">
            <w:rPr>
              <w:rFonts w:ascii="Aparajita" w:eastAsiaTheme="minorEastAsia" w:hAnsi="Aparajita" w:cs="Aparajita"/>
            </w:rPr>
          </w:rPrChange>
        </w:rPr>
        <w:t xml:space="preserve"> of the available period rates</w:t>
      </w:r>
      <w:r w:rsidR="00DE41EA" w:rsidRPr="000A123F">
        <w:rPr>
          <w:rFonts w:ascii="Aparajita" w:eastAsiaTheme="minorEastAsia" w:hAnsi="Aparajita" w:cs="Aparajita"/>
          <w:highlight w:val="lightGray"/>
          <w:rPrChange w:id="791" w:author="Emily Smith-Greenaway" w:date="2020-08-09T16:37:00Z">
            <w:rPr>
              <w:rFonts w:ascii="Aparajita" w:eastAsiaTheme="minorEastAsia" w:hAnsi="Aparajita" w:cs="Aparajita"/>
            </w:rPr>
          </w:rPrChange>
        </w:rPr>
        <w:t xml:space="preserve">. </w:t>
      </w:r>
      <w:r w:rsidR="00534138" w:rsidRPr="000A123F">
        <w:rPr>
          <w:rFonts w:ascii="Aparajita" w:hAnsi="Aparajita" w:cs="Aparajita"/>
          <w:highlight w:val="lightGray"/>
          <w:rPrChange w:id="792" w:author="Emily Smith-Greenaway" w:date="2020-08-09T16:37:00Z">
            <w:rPr>
              <w:rFonts w:ascii="Aparajita" w:hAnsi="Aparajita" w:cs="Aparajita"/>
            </w:rPr>
          </w:rPrChange>
        </w:rPr>
        <w:t xml:space="preserve">We </w:t>
      </w:r>
      <w:r w:rsidR="003F27DD" w:rsidRPr="000A123F">
        <w:rPr>
          <w:rFonts w:ascii="Aparajita" w:hAnsi="Aparajita" w:cs="Aparajita"/>
          <w:highlight w:val="lightGray"/>
          <w:rPrChange w:id="793" w:author="Emily Smith-Greenaway" w:date="2020-08-09T16:37:00Z">
            <w:rPr>
              <w:rFonts w:ascii="Aparajita" w:hAnsi="Aparajita" w:cs="Aparajita"/>
            </w:rPr>
          </w:rPrChange>
        </w:rPr>
        <w:t xml:space="preserve">demonstrate the accuracy of this approach in countries where survey data are </w:t>
      </w:r>
      <w:r w:rsidR="00792B2D" w:rsidRPr="000A123F">
        <w:rPr>
          <w:rFonts w:ascii="Aparajita" w:hAnsi="Aparajita" w:cs="Aparajita"/>
          <w:highlight w:val="lightGray"/>
          <w:rPrChange w:id="794" w:author="Emily Smith-Greenaway" w:date="2020-08-09T16:37:00Z">
            <w:rPr>
              <w:rFonts w:ascii="Aparajita" w:hAnsi="Aparajita" w:cs="Aparajita"/>
            </w:rPr>
          </w:rPrChange>
        </w:rPr>
        <w:t xml:space="preserve">also </w:t>
      </w:r>
      <w:r w:rsidR="003F27DD" w:rsidRPr="000A123F">
        <w:rPr>
          <w:rFonts w:ascii="Aparajita" w:hAnsi="Aparajita" w:cs="Aparajita"/>
          <w:highlight w:val="lightGray"/>
          <w:rPrChange w:id="795" w:author="Emily Smith-Greenaway" w:date="2020-08-09T16:37:00Z">
            <w:rPr>
              <w:rFonts w:ascii="Aparajita" w:hAnsi="Aparajita" w:cs="Aparajita"/>
            </w:rPr>
          </w:rPrChange>
        </w:rPr>
        <w:t>available</w:t>
      </w:r>
      <w:r w:rsidR="00534138" w:rsidRPr="000A123F">
        <w:rPr>
          <w:rFonts w:ascii="Aparajita" w:hAnsi="Aparajita" w:cs="Aparajita"/>
          <w:highlight w:val="lightGray"/>
          <w:rPrChange w:id="796" w:author="Emily Smith-Greenaway" w:date="2020-08-09T16:37:00Z">
            <w:rPr>
              <w:rFonts w:ascii="Aparajita" w:hAnsi="Aparajita" w:cs="Aparajita"/>
            </w:rPr>
          </w:rPrChange>
        </w:rPr>
        <w:t xml:space="preserve"> and generate </w:t>
      </w:r>
      <w:r w:rsidR="00792B2D" w:rsidRPr="000A123F">
        <w:rPr>
          <w:rFonts w:ascii="Aparajita" w:hAnsi="Aparajita" w:cs="Aparajita"/>
          <w:highlight w:val="lightGray"/>
          <w:rPrChange w:id="797" w:author="Emily Smith-Greenaway" w:date="2020-08-09T16:37:00Z">
            <w:rPr>
              <w:rFonts w:ascii="Aparajita" w:hAnsi="Aparajita" w:cs="Aparajita"/>
            </w:rPr>
          </w:rPrChange>
        </w:rPr>
        <w:t xml:space="preserve">new, indirect </w:t>
      </w:r>
      <w:r w:rsidR="00534138" w:rsidRPr="000A123F">
        <w:rPr>
          <w:rFonts w:ascii="Aparajita" w:hAnsi="Aparajita" w:cs="Aparajita"/>
          <w:highlight w:val="lightGray"/>
          <w:rPrChange w:id="798" w:author="Emily Smith-Greenaway" w:date="2020-08-09T16:37:00Z">
            <w:rPr>
              <w:rFonts w:ascii="Aparajita" w:hAnsi="Aparajita" w:cs="Aparajita"/>
            </w:rPr>
          </w:rPrChange>
        </w:rPr>
        <w:t>estimates for the 79</w:t>
      </w:r>
      <w:r w:rsidR="000F6A1A" w:rsidRPr="000A123F">
        <w:rPr>
          <w:rFonts w:ascii="Aparajita" w:hAnsi="Aparajita" w:cs="Aparajita"/>
          <w:highlight w:val="lightGray"/>
          <w:rPrChange w:id="799" w:author="Emily Smith-Greenaway" w:date="2020-08-09T16:37:00Z">
            <w:rPr>
              <w:rFonts w:ascii="Aparajita" w:hAnsi="Aparajita" w:cs="Aparajita"/>
            </w:rPr>
          </w:rPrChange>
        </w:rPr>
        <w:t xml:space="preserve"> remaining</w:t>
      </w:r>
      <w:r w:rsidR="00534138" w:rsidRPr="000A123F">
        <w:rPr>
          <w:rFonts w:ascii="Aparajita" w:hAnsi="Aparajita" w:cs="Aparajita"/>
          <w:highlight w:val="lightGray"/>
          <w:rPrChange w:id="800" w:author="Emily Smith-Greenaway" w:date="2020-08-09T16:37:00Z">
            <w:rPr>
              <w:rFonts w:ascii="Aparajita" w:hAnsi="Aparajita" w:cs="Aparajita"/>
            </w:rPr>
          </w:rPrChange>
        </w:rPr>
        <w:t xml:space="preserve"> countries</w:t>
      </w:r>
      <w:r w:rsidR="004C7667" w:rsidRPr="000A123F">
        <w:rPr>
          <w:rFonts w:ascii="Aparajita" w:hAnsi="Aparajita" w:cs="Aparajita"/>
          <w:highlight w:val="lightGray"/>
          <w:rPrChange w:id="801" w:author="Emily Smith-Greenaway" w:date="2020-08-09T16:37:00Z">
            <w:rPr>
              <w:rFonts w:ascii="Aparajita" w:hAnsi="Aparajita" w:cs="Aparajita"/>
            </w:rPr>
          </w:rPrChange>
        </w:rPr>
        <w:t>.</w:t>
      </w:r>
      <w:r w:rsidR="00B042E3" w:rsidRPr="000A123F">
        <w:rPr>
          <w:rFonts w:ascii="Aparajita" w:hAnsi="Aparajita" w:cs="Aparajita"/>
          <w:highlight w:val="lightGray"/>
          <w:rPrChange w:id="802" w:author="Emily Smith-Greenaway" w:date="2020-08-09T16:37:00Z">
            <w:rPr>
              <w:rFonts w:ascii="Aparajita" w:hAnsi="Aparajita" w:cs="Aparajita"/>
            </w:rPr>
          </w:rPrChange>
        </w:rPr>
        <w:t xml:space="preserve"> </w:t>
      </w:r>
      <w:r w:rsidR="004C31B4" w:rsidRPr="000A123F">
        <w:rPr>
          <w:rFonts w:ascii="Aparajita" w:hAnsi="Aparajita" w:cs="Aparajita"/>
          <w:highlight w:val="lightGray"/>
          <w:rPrChange w:id="803" w:author="Emily Smith-Greenaway" w:date="2020-08-09T16:37:00Z">
            <w:rPr>
              <w:rFonts w:ascii="Aparajita" w:hAnsi="Aparajita" w:cs="Aparajita"/>
            </w:rPr>
          </w:rPrChange>
        </w:rPr>
        <w:t xml:space="preserve">This </w:t>
      </w:r>
      <w:r w:rsidR="005E1FE4" w:rsidRPr="000A123F">
        <w:rPr>
          <w:rFonts w:ascii="Aparajita" w:hAnsi="Aparajita" w:cs="Aparajita"/>
          <w:highlight w:val="lightGray"/>
          <w:rPrChange w:id="804" w:author="Emily Smith-Greenaway" w:date="2020-08-09T16:37:00Z">
            <w:rPr>
              <w:rFonts w:ascii="Aparajita" w:hAnsi="Aparajita" w:cs="Aparajita"/>
            </w:rPr>
          </w:rPrChange>
        </w:rPr>
        <w:t xml:space="preserve">kin-cohort method </w:t>
      </w:r>
      <w:r w:rsidR="004C31B4" w:rsidRPr="000A123F">
        <w:rPr>
          <w:rFonts w:ascii="Aparajita" w:hAnsi="Aparajita" w:cs="Aparajita"/>
          <w:highlight w:val="lightGray"/>
          <w:rPrChange w:id="805" w:author="Emily Smith-Greenaway" w:date="2020-08-09T16:37:00Z">
            <w:rPr>
              <w:rFonts w:ascii="Aparajita" w:hAnsi="Aparajita" w:cs="Aparajita"/>
            </w:rPr>
          </w:rPrChange>
        </w:rPr>
        <w:t>is</w:t>
      </w:r>
      <w:r w:rsidR="00697299" w:rsidRPr="000A123F">
        <w:rPr>
          <w:rFonts w:ascii="Aparajita" w:hAnsi="Aparajita" w:cs="Aparajita"/>
          <w:highlight w:val="lightGray"/>
          <w:rPrChange w:id="806" w:author="Emily Smith-Greenaway" w:date="2020-08-09T16:37:00Z">
            <w:rPr>
              <w:rFonts w:ascii="Aparajita" w:hAnsi="Aparajita" w:cs="Aparajita"/>
            </w:rPr>
          </w:rPrChange>
        </w:rPr>
        <w:t xml:space="preserve"> an extension to the Goodman-</w:t>
      </w:r>
      <w:proofErr w:type="spellStart"/>
      <w:r w:rsidR="00697299" w:rsidRPr="000A123F">
        <w:rPr>
          <w:rFonts w:ascii="Aparajita" w:hAnsi="Aparajita" w:cs="Aparajita"/>
          <w:highlight w:val="lightGray"/>
          <w:rPrChange w:id="807" w:author="Emily Smith-Greenaway" w:date="2020-08-09T16:37:00Z">
            <w:rPr>
              <w:rFonts w:ascii="Aparajita" w:hAnsi="Aparajita" w:cs="Aparajita"/>
            </w:rPr>
          </w:rPrChange>
        </w:rPr>
        <w:t>Keyfitz</w:t>
      </w:r>
      <w:proofErr w:type="spellEnd"/>
      <w:r w:rsidR="00697299" w:rsidRPr="000A123F">
        <w:rPr>
          <w:rFonts w:ascii="Aparajita" w:hAnsi="Aparajita" w:cs="Aparajita"/>
          <w:highlight w:val="lightGray"/>
          <w:rPrChange w:id="808" w:author="Emily Smith-Greenaway" w:date="2020-08-09T16:37:00Z">
            <w:rPr>
              <w:rFonts w:ascii="Aparajita" w:hAnsi="Aparajita" w:cs="Aparajita"/>
            </w:rPr>
          </w:rPrChange>
        </w:rPr>
        <w:t>-Pullum kinship equations (GKP equations)</w:t>
      </w:r>
      <w:r w:rsidR="005922C8" w:rsidRPr="000A123F">
        <w:rPr>
          <w:rFonts w:ascii="Aparajita" w:hAnsi="Aparajita" w:cs="Aparajita"/>
          <w:highlight w:val="lightGray"/>
          <w:rPrChange w:id="809" w:author="Emily Smith-Greenaway" w:date="2020-08-09T16:37:00Z">
            <w:rPr>
              <w:rFonts w:ascii="Aparajita" w:hAnsi="Aparajita" w:cs="Aparajita"/>
            </w:rPr>
          </w:rPrChange>
        </w:rPr>
        <w:t xml:space="preserve"> </w:t>
      </w:r>
      <w:r w:rsidR="003F6C30" w:rsidRPr="000A123F">
        <w:rPr>
          <w:rFonts w:ascii="Aparajita" w:hAnsi="Aparajita" w:cs="Aparajita"/>
          <w:highlight w:val="lightGray"/>
          <w:rPrChange w:id="810" w:author="Emily Smith-Greenaway" w:date="2020-08-09T16:37:00Z">
            <w:rPr>
              <w:rFonts w:ascii="Aparajita" w:hAnsi="Aparajita" w:cs="Aparajita"/>
            </w:rPr>
          </w:rPrChange>
        </w:rPr>
        <w:fldChar w:fldCharType="begin"/>
      </w:r>
      <w:r w:rsidR="007E564F" w:rsidRPr="000A123F">
        <w:rPr>
          <w:rFonts w:ascii="Aparajita" w:hAnsi="Aparajita" w:cs="Aparajita"/>
          <w:highlight w:val="lightGray"/>
          <w:rPrChange w:id="811" w:author="Emily Smith-Greenaway" w:date="2020-08-09T16:37:00Z">
            <w:rPr>
              <w:rFonts w:ascii="Aparajita" w:hAnsi="Aparajita" w:cs="Aparajita"/>
            </w:rPr>
          </w:rPrChange>
        </w:rPr>
        <w:instrText xml:space="preserve"> ADDIN ZOTERO_ITEM CSL_CITATION {"citationID":"LrOPkrdR","properties":{"formattedCitation":"\\super 15\\nosupersub{}","plainCitation":"15","noteIndex":0},"citationItems":[{"id":"765vahno/fmLNgVw2","uris":["http://zotero.org/groups/2241996/items/XN4XUQU2"],"uri":["http://zotero.org/groups/2241996/items/XN4XUQU2"],"itemData":{"id":"GWffJRDL/XgGP0f4R","type":"book","title":"Applied mathematical demography","publisher":"Springer","publisher-place":"New York","source":"Open WorldCat","event-place":"New York","abstract":"What follows is a new edition of the second in a series of three books providing an account of the mathematical development of demography. The first, Introduction to the Mathematics of Population (Addison-Wesley, 1968), gave the mathematical background. The second, the original of the present volume, was concerned with demography itself. The third in the sequence, Mathematics Through Problems (with John Beekman; Springer Verlag, 1982), supplemented the first two with an ordered sequence of problems and answers. Readers interested in the mathematics may consult the earlier book, republished with revisions by Addison-Wesley in 1977 and still in print. There is no overlap in subject matter between Applied Mathematical Demography and the Introduction to the Mathematics of Population. Three new chapters have been added, dealing with matters that have come recently into the demographic limelight: multi-state calculations, family demogra phy, and heterogeneity. vii PREFACE This book is concerned with commonsense questions about, for instance, the effect of a lowered death rate on the proportion of old people or the effect of abortions on the birth rate. The answers that it reaches are not always commonsense, and we will meet instances in which intuition has to be adjusted to accord with what the mathematics shows to be the case.","URL":"http://public.eblib.com/choice/publicfullrecord.aspx?p=3084208","ISBN":"978-1-4757-1879-9","note":"OCLC: 610135904","language":"English","author":[{"family":"Keyfitz","given":"Nathan"}],"issued":{"date-parts":[["1985"]]},"accessed":{"date-parts":[["2019",4,5]]}}}],"schema":"https://github.com/citation-style-language/schema/raw/master/csl-citation.json"} </w:instrText>
      </w:r>
      <w:r w:rsidR="003F6C30" w:rsidRPr="000A123F">
        <w:rPr>
          <w:rFonts w:ascii="Aparajita" w:hAnsi="Aparajita" w:cs="Aparajita"/>
          <w:highlight w:val="lightGray"/>
          <w:rPrChange w:id="812" w:author="Emily Smith-Greenaway" w:date="2020-08-09T16:37:00Z">
            <w:rPr>
              <w:rFonts w:ascii="Aparajita" w:hAnsi="Aparajita" w:cs="Aparajita"/>
            </w:rPr>
          </w:rPrChange>
        </w:rPr>
        <w:fldChar w:fldCharType="separate"/>
      </w:r>
      <w:r w:rsidR="007E564F" w:rsidRPr="000A123F">
        <w:rPr>
          <w:rFonts w:ascii="Aparajita" w:hAnsi="Aparajita" w:cs="Aparajita"/>
          <w:highlight w:val="lightGray"/>
          <w:vertAlign w:val="superscript"/>
          <w:rPrChange w:id="813" w:author="Emily Smith-Greenaway" w:date="2020-08-09T16:37:00Z">
            <w:rPr>
              <w:rFonts w:ascii="Aparajita" w:hAnsi="Aparajita" w:cs="Aparajita"/>
              <w:vertAlign w:val="superscript"/>
            </w:rPr>
          </w:rPrChange>
        </w:rPr>
        <w:t>15</w:t>
      </w:r>
      <w:r w:rsidR="003F6C30" w:rsidRPr="000A123F">
        <w:rPr>
          <w:rFonts w:ascii="Aparajita" w:hAnsi="Aparajita" w:cs="Aparajita"/>
          <w:highlight w:val="lightGray"/>
          <w:rPrChange w:id="814" w:author="Emily Smith-Greenaway" w:date="2020-08-09T16:37:00Z">
            <w:rPr>
              <w:rFonts w:ascii="Aparajita" w:hAnsi="Aparajita" w:cs="Aparajita"/>
            </w:rPr>
          </w:rPrChange>
        </w:rPr>
        <w:fldChar w:fldCharType="end"/>
      </w:r>
      <w:r w:rsidR="003F27DD" w:rsidRPr="000A123F">
        <w:rPr>
          <w:rFonts w:ascii="Aparajita" w:hAnsi="Aparajita" w:cs="Aparajita"/>
          <w:highlight w:val="lightGray"/>
          <w:rPrChange w:id="815" w:author="Emily Smith-Greenaway" w:date="2020-08-09T16:37:00Z">
            <w:rPr>
              <w:rFonts w:ascii="Aparajita" w:hAnsi="Aparajita" w:cs="Aparajita"/>
            </w:rPr>
          </w:rPrChange>
        </w:rPr>
        <w:t>.</w:t>
      </w:r>
      <w:r w:rsidR="00697299" w:rsidRPr="000A123F">
        <w:rPr>
          <w:rFonts w:ascii="Aparajita" w:hAnsi="Aparajita" w:cs="Aparajita"/>
          <w:highlight w:val="lightGray"/>
          <w:rPrChange w:id="816" w:author="Emily Smith-Greenaway" w:date="2020-08-09T16:37:00Z">
            <w:rPr>
              <w:rFonts w:ascii="Aparajita" w:hAnsi="Aparajita" w:cs="Aparajita"/>
            </w:rPr>
          </w:rPrChange>
        </w:rPr>
        <w:t xml:space="preserve"> </w:t>
      </w:r>
      <w:r w:rsidR="006F2BA8" w:rsidRPr="000A123F">
        <w:rPr>
          <w:rFonts w:ascii="Aparajita" w:hAnsi="Aparajita" w:cs="Aparajita"/>
          <w:highlight w:val="lightGray"/>
          <w:rPrChange w:id="817" w:author="Emily Smith-Greenaway" w:date="2020-08-09T16:37:00Z">
            <w:rPr>
              <w:rFonts w:ascii="Aparajita" w:hAnsi="Aparajita" w:cs="Aparajita"/>
            </w:rPr>
          </w:rPrChange>
        </w:rPr>
        <w:t>Crucially, t</w:t>
      </w:r>
      <w:r w:rsidR="000524F2" w:rsidRPr="000A123F">
        <w:rPr>
          <w:rFonts w:ascii="Aparajita" w:hAnsi="Aparajita" w:cs="Aparajita"/>
          <w:highlight w:val="lightGray"/>
          <w:rPrChange w:id="818" w:author="Emily Smith-Greenaway" w:date="2020-08-09T16:37:00Z">
            <w:rPr>
              <w:rFonts w:ascii="Aparajita" w:hAnsi="Aparajita" w:cs="Aparajita"/>
            </w:rPr>
          </w:rPrChange>
        </w:rPr>
        <w:t xml:space="preserve">he </w:t>
      </w:r>
      <w:r w:rsidR="00D92D07" w:rsidRPr="000A123F">
        <w:rPr>
          <w:rFonts w:ascii="Aparajita" w:hAnsi="Aparajita" w:cs="Aparajita"/>
          <w:highlight w:val="lightGray"/>
          <w:rPrChange w:id="819" w:author="Emily Smith-Greenaway" w:date="2020-08-09T16:37:00Z">
            <w:rPr>
              <w:rFonts w:ascii="Aparajita" w:hAnsi="Aparajita" w:cs="Aparajita"/>
            </w:rPr>
          </w:rPrChange>
        </w:rPr>
        <w:t xml:space="preserve">kin-cohort method </w:t>
      </w:r>
      <w:r w:rsidR="000524F2" w:rsidRPr="000A123F">
        <w:rPr>
          <w:rFonts w:ascii="Aparajita" w:hAnsi="Aparajita" w:cs="Aparajita"/>
          <w:highlight w:val="lightGray"/>
          <w:rPrChange w:id="820" w:author="Emily Smith-Greenaway" w:date="2020-08-09T16:37:00Z">
            <w:rPr>
              <w:rFonts w:ascii="Aparajita" w:hAnsi="Aparajita" w:cs="Aparajita"/>
            </w:rPr>
          </w:rPrChange>
        </w:rPr>
        <w:t xml:space="preserve">allows us to estimate </w:t>
      </w:r>
      <w:r w:rsidR="00697299" w:rsidRPr="000A123F">
        <w:rPr>
          <w:rFonts w:ascii="Aparajita" w:hAnsi="Aparajita" w:cs="Aparajita"/>
          <w:highlight w:val="lightGray"/>
          <w:rPrChange w:id="821" w:author="Emily Smith-Greenaway" w:date="2020-08-09T16:37:00Z">
            <w:rPr>
              <w:rFonts w:ascii="Aparajita" w:hAnsi="Aparajita" w:cs="Aparajita"/>
            </w:rPr>
          </w:rPrChange>
        </w:rPr>
        <w:t>the cumulative number of</w:t>
      </w:r>
      <w:r w:rsidR="003228C4" w:rsidRPr="000A123F">
        <w:rPr>
          <w:rFonts w:ascii="Aparajita" w:hAnsi="Aparajita" w:cs="Aparajita"/>
          <w:highlight w:val="lightGray"/>
          <w:rPrChange w:id="822" w:author="Emily Smith-Greenaway" w:date="2020-08-09T16:37:00Z">
            <w:rPr>
              <w:rFonts w:ascii="Aparajita" w:hAnsi="Aparajita" w:cs="Aparajita"/>
            </w:rPr>
          </w:rPrChange>
        </w:rPr>
        <w:t xml:space="preserve"> </w:t>
      </w:r>
      <w:r w:rsidR="00BC24DB" w:rsidRPr="000A123F">
        <w:rPr>
          <w:rFonts w:ascii="Aparajita" w:hAnsi="Aparajita" w:cs="Aparajita"/>
          <w:highlight w:val="lightGray"/>
          <w:rPrChange w:id="823" w:author="Emily Smith-Greenaway" w:date="2020-08-09T16:37:00Z">
            <w:rPr>
              <w:rFonts w:ascii="Aparajita" w:hAnsi="Aparajita" w:cs="Aparajita"/>
            </w:rPr>
          </w:rPrChange>
        </w:rPr>
        <w:t xml:space="preserve">infant, </w:t>
      </w:r>
      <w:r w:rsidR="00490804" w:rsidRPr="000A123F">
        <w:rPr>
          <w:rFonts w:ascii="Aparajita" w:hAnsi="Aparajita" w:cs="Aparajita"/>
          <w:highlight w:val="lightGray"/>
          <w:rPrChange w:id="824" w:author="Emily Smith-Greenaway" w:date="2020-08-09T16:37:00Z">
            <w:rPr>
              <w:rFonts w:ascii="Aparajita" w:hAnsi="Aparajita" w:cs="Aparajita"/>
            </w:rPr>
          </w:rPrChange>
        </w:rPr>
        <w:t xml:space="preserve">child, </w:t>
      </w:r>
      <w:r w:rsidR="00BC24DB" w:rsidRPr="000A123F">
        <w:rPr>
          <w:rFonts w:ascii="Aparajita" w:hAnsi="Aparajita" w:cs="Aparajita"/>
          <w:highlight w:val="lightGray"/>
          <w:rPrChange w:id="825" w:author="Emily Smith-Greenaway" w:date="2020-08-09T16:37:00Z">
            <w:rPr>
              <w:rFonts w:ascii="Aparajita" w:hAnsi="Aparajita" w:cs="Aparajita"/>
            </w:rPr>
          </w:rPrChange>
        </w:rPr>
        <w:t xml:space="preserve">and </w:t>
      </w:r>
      <w:r w:rsidR="00697299" w:rsidRPr="000A123F">
        <w:rPr>
          <w:rFonts w:ascii="Aparajita" w:hAnsi="Aparajita" w:cs="Aparajita"/>
          <w:highlight w:val="lightGray"/>
          <w:rPrChange w:id="826" w:author="Emily Smith-Greenaway" w:date="2020-08-09T16:37:00Z">
            <w:rPr>
              <w:rFonts w:ascii="Aparajita" w:hAnsi="Aparajita" w:cs="Aparajita"/>
            </w:rPr>
          </w:rPrChange>
        </w:rPr>
        <w:t>offspring deaths experienced by a woman</w:t>
      </w:r>
      <w:r w:rsidR="00AE32C4" w:rsidRPr="000A123F">
        <w:rPr>
          <w:rFonts w:ascii="Aparajita" w:hAnsi="Aparajita" w:cs="Aparajita"/>
          <w:highlight w:val="lightGray"/>
          <w:rPrChange w:id="827" w:author="Emily Smith-Greenaway" w:date="2020-08-09T16:37:00Z">
            <w:rPr>
              <w:rFonts w:ascii="Aparajita" w:hAnsi="Aparajita" w:cs="Aparajita"/>
            </w:rPr>
          </w:rPrChange>
        </w:rPr>
        <w:t xml:space="preserve"> born in cohort </w:t>
      </w:r>
      <w:r w:rsidR="00AE32C4" w:rsidRPr="000A123F">
        <w:rPr>
          <w:rFonts w:ascii="Aparajita" w:hAnsi="Aparajita" w:cs="Aparajita"/>
          <w:i/>
          <w:highlight w:val="lightGray"/>
          <w:rPrChange w:id="828" w:author="Emily Smith-Greenaway" w:date="2020-08-09T16:37:00Z">
            <w:rPr>
              <w:rFonts w:ascii="Aparajita" w:hAnsi="Aparajita" w:cs="Aparajita"/>
              <w:i/>
            </w:rPr>
          </w:rPrChange>
        </w:rPr>
        <w:t>c</w:t>
      </w:r>
      <w:r w:rsidR="00697299" w:rsidRPr="000A123F">
        <w:rPr>
          <w:rFonts w:ascii="Aparajita" w:hAnsi="Aparajita" w:cs="Aparajita"/>
          <w:highlight w:val="lightGray"/>
          <w:rPrChange w:id="829" w:author="Emily Smith-Greenaway" w:date="2020-08-09T16:37:00Z">
            <w:rPr>
              <w:rFonts w:ascii="Aparajita" w:hAnsi="Aparajita" w:cs="Aparajita"/>
            </w:rPr>
          </w:rPrChange>
        </w:rPr>
        <w:t xml:space="preserve"> surviving to age </w:t>
      </w:r>
      <w:r w:rsidR="00697299" w:rsidRPr="000A123F">
        <w:rPr>
          <w:rFonts w:ascii="Aparajita" w:hAnsi="Aparajita" w:cs="Aparajita"/>
          <w:i/>
          <w:highlight w:val="lightGray"/>
          <w:rPrChange w:id="830" w:author="Emily Smith-Greenaway" w:date="2020-08-09T16:37:00Z">
            <w:rPr>
              <w:rFonts w:ascii="Aparajita" w:hAnsi="Aparajita" w:cs="Aparajita"/>
              <w:i/>
            </w:rPr>
          </w:rPrChange>
        </w:rPr>
        <w:t>a</w:t>
      </w:r>
      <w:r w:rsidR="00D92D07" w:rsidRPr="000A123F">
        <w:rPr>
          <w:rFonts w:ascii="Aparajita" w:hAnsi="Aparajita" w:cs="Aparajita"/>
          <w:highlight w:val="lightGray"/>
          <w:rPrChange w:id="831" w:author="Emily Smith-Greenaway" w:date="2020-08-09T16:37:00Z">
            <w:rPr>
              <w:rFonts w:ascii="Aparajita" w:hAnsi="Aparajita" w:cs="Aparajita"/>
            </w:rPr>
          </w:rPrChange>
        </w:rPr>
        <w:t xml:space="preserve"> given a set of </w:t>
      </w:r>
      <w:r w:rsidR="00F04C4A" w:rsidRPr="000A123F">
        <w:rPr>
          <w:rFonts w:ascii="Aparajita" w:hAnsi="Aparajita" w:cs="Aparajita"/>
          <w:highlight w:val="lightGray"/>
          <w:rPrChange w:id="832" w:author="Emily Smith-Greenaway" w:date="2020-08-09T16:37:00Z">
            <w:rPr>
              <w:rFonts w:ascii="Aparajita" w:hAnsi="Aparajita" w:cs="Aparajita"/>
            </w:rPr>
          </w:rPrChange>
        </w:rPr>
        <w:t xml:space="preserve">cohort </w:t>
      </w:r>
      <w:r w:rsidR="00D92D07" w:rsidRPr="000A123F">
        <w:rPr>
          <w:rFonts w:ascii="Aparajita" w:hAnsi="Aparajita" w:cs="Aparajita"/>
          <w:highlight w:val="lightGray"/>
          <w:rPrChange w:id="833" w:author="Emily Smith-Greenaway" w:date="2020-08-09T16:37:00Z">
            <w:rPr>
              <w:rFonts w:ascii="Aparajita" w:hAnsi="Aparajita" w:cs="Aparajita"/>
            </w:rPr>
          </w:rPrChange>
        </w:rPr>
        <w:t>mortality and fertility schedules</w:t>
      </w:r>
      <w:r w:rsidR="00697299" w:rsidRPr="000A123F">
        <w:rPr>
          <w:rFonts w:ascii="Aparajita" w:hAnsi="Aparajita" w:cs="Aparajita"/>
          <w:highlight w:val="lightGray"/>
          <w:rPrChange w:id="834" w:author="Emily Smith-Greenaway" w:date="2020-08-09T16:37:00Z">
            <w:rPr>
              <w:rFonts w:ascii="Aparajita" w:hAnsi="Aparajita" w:cs="Aparajita"/>
            </w:rPr>
          </w:rPrChange>
        </w:rPr>
        <w:t>:</w:t>
      </w:r>
    </w:p>
    <w:p w14:paraId="79A4C745" w14:textId="22666ADB" w:rsidR="005E1FE4" w:rsidRPr="000A123F" w:rsidRDefault="002D061A" w:rsidP="00202EA7">
      <w:pPr>
        <w:jc w:val="center"/>
        <w:rPr>
          <w:rFonts w:ascii="Aparajita" w:hAnsi="Aparajita" w:cs="Aparajita"/>
          <w:highlight w:val="lightGray"/>
          <w:rPrChange w:id="835" w:author="Emily Smith-Greenaway" w:date="2020-08-09T16:37:00Z">
            <w:rPr>
              <w:rFonts w:ascii="Aparajita" w:hAnsi="Aparajita" w:cs="Aparajita"/>
            </w:rPr>
          </w:rPrChange>
        </w:rPr>
      </w:pPr>
      <m:oMath>
        <m:sSubSup>
          <m:sSubSupPr>
            <m:ctrlPr>
              <w:ins w:id="836" w:author="Emily Smith-Greenaway" w:date="2020-08-10T07:32:00Z">
                <w:rPr>
                  <w:rFonts w:ascii="Cambria Math" w:eastAsia="Cambria Math" w:hAnsi="Cambria Math" w:cs="Aparajita"/>
                  <w:i/>
                  <w:highlight w:val="lightGray"/>
                </w:rPr>
              </w:ins>
            </m:ctrlPr>
          </m:sSubSupPr>
          <m:e>
            <m:r>
              <w:rPr>
                <w:rFonts w:ascii="Cambria Math" w:eastAsia="Cambria Math" w:hAnsi="Cambria Math" w:cs="Aparajita"/>
                <w:highlight w:val="lightGray"/>
                <w:rPrChange w:id="837" w:author="Emily Smith-Greenaway" w:date="2020-08-09T16:37:00Z">
                  <w:rPr>
                    <w:rFonts w:ascii="Cambria Math" w:eastAsia="Cambria Math" w:hAnsi="Cambria Math" w:cs="Aparajita"/>
                  </w:rPr>
                </w:rPrChange>
              </w:rPr>
              <m:t>OD</m:t>
            </m:r>
          </m:e>
          <m:sub>
            <m:r>
              <w:rPr>
                <w:rFonts w:ascii="Cambria Math" w:eastAsia="Cambria Math" w:hAnsi="Cambria Math" w:cs="Aparajita"/>
                <w:highlight w:val="lightGray"/>
                <w:rPrChange w:id="838" w:author="Emily Smith-Greenaway" w:date="2020-08-09T16:37:00Z">
                  <w:rPr>
                    <w:rFonts w:ascii="Cambria Math" w:eastAsia="Cambria Math" w:hAnsi="Cambria Math" w:cs="Aparajita"/>
                  </w:rPr>
                </w:rPrChange>
              </w:rPr>
              <m:t>(a,c)</m:t>
            </m:r>
          </m:sub>
          <m:sup>
            <m:r>
              <w:rPr>
                <w:rFonts w:ascii="Cambria Math" w:eastAsia="Cambria Math" w:hAnsi="Cambria Math" w:cs="Aparajita"/>
                <w:highlight w:val="lightGray"/>
                <w:rPrChange w:id="839" w:author="Emily Smith-Greenaway" w:date="2020-08-09T16:37:00Z">
                  <w:rPr>
                    <w:rFonts w:ascii="Cambria Math" w:eastAsia="Cambria Math" w:hAnsi="Cambria Math" w:cs="Aparajita"/>
                  </w:rPr>
                </w:rPrChange>
              </w:rPr>
              <m:t>k</m:t>
            </m:r>
          </m:sup>
        </m:sSubSup>
        <m:r>
          <w:rPr>
            <w:rFonts w:ascii="Cambria Math" w:eastAsia="Cambria Math" w:hAnsi="Cambria Math" w:cs="Aparajita"/>
            <w:highlight w:val="lightGray"/>
            <w:rPrChange w:id="840" w:author="Emily Smith-Greenaway" w:date="2020-08-09T16:37:00Z">
              <w:rPr>
                <w:rFonts w:ascii="Cambria Math" w:eastAsia="Cambria Math" w:hAnsi="Cambria Math" w:cs="Aparajita"/>
              </w:rPr>
            </w:rPrChange>
          </w:rPr>
          <m:t>=</m:t>
        </m:r>
        <m:nary>
          <m:naryPr>
            <m:chr m:val="∑"/>
            <m:grow m:val="1"/>
            <m:ctrlPr>
              <w:ins w:id="841" w:author="Emily Smith-Greenaway" w:date="2020-08-10T07:32:00Z">
                <w:rPr>
                  <w:rFonts w:ascii="Cambria Math" w:hAnsi="Cambria Math" w:cs="Aparajita"/>
                  <w:highlight w:val="lightGray"/>
                </w:rPr>
              </w:ins>
            </m:ctrlPr>
          </m:naryPr>
          <m:sub>
            <m:r>
              <w:rPr>
                <w:rFonts w:ascii="Cambria Math" w:eastAsia="Cambria Math" w:hAnsi="Cambria Math" w:cs="Aparajita"/>
                <w:highlight w:val="lightGray"/>
                <w:rPrChange w:id="842" w:author="Emily Smith-Greenaway" w:date="2020-08-09T16:37:00Z">
                  <w:rPr>
                    <w:rFonts w:ascii="Cambria Math" w:eastAsia="Cambria Math" w:hAnsi="Cambria Math" w:cs="Aparajita"/>
                  </w:rPr>
                </w:rPrChange>
              </w:rPr>
              <m:t>x=α</m:t>
            </m:r>
          </m:sub>
          <m:sup>
            <m:r>
              <w:rPr>
                <w:rFonts w:ascii="Cambria Math" w:eastAsia="Cambria Math" w:hAnsi="Cambria Math" w:cs="Aparajita"/>
                <w:highlight w:val="lightGray"/>
                <w:rPrChange w:id="843" w:author="Emily Smith-Greenaway" w:date="2020-08-09T16:37:00Z">
                  <w:rPr>
                    <w:rFonts w:ascii="Cambria Math" w:eastAsia="Cambria Math" w:hAnsi="Cambria Math" w:cs="Aparajita"/>
                  </w:rPr>
                </w:rPrChange>
              </w:rPr>
              <m:t>a</m:t>
            </m:r>
          </m:sup>
          <m:e>
            <m:sSub>
              <m:sSubPr>
                <m:ctrlPr>
                  <w:ins w:id="844" w:author="Emily Smith-Greenaway" w:date="2020-08-10T07:32:00Z">
                    <w:rPr>
                      <w:rFonts w:ascii="Cambria Math" w:hAnsi="Cambria Math" w:cs="Aparajita"/>
                      <w:i/>
                      <w:highlight w:val="lightGray"/>
                    </w:rPr>
                  </w:ins>
                </m:ctrlPr>
              </m:sSubPr>
              <m:e>
                <m:sPre>
                  <m:sPrePr>
                    <m:ctrlPr>
                      <w:ins w:id="845" w:author="Emily Smith-Greenaway" w:date="2020-08-10T07:32:00Z">
                        <w:rPr>
                          <w:rFonts w:ascii="Cambria Math" w:hAnsi="Cambria Math" w:cs="Aparajita"/>
                          <w:i/>
                          <w:highlight w:val="lightGray"/>
                        </w:rPr>
                      </w:ins>
                    </m:ctrlPr>
                  </m:sPrePr>
                  <m:sub>
                    <m:r>
                      <w:rPr>
                        <w:rFonts w:ascii="Cambria Math" w:hAnsi="Cambria Math" w:cs="Aparajita"/>
                        <w:highlight w:val="lightGray"/>
                        <w:rPrChange w:id="846" w:author="Emily Smith-Greenaway" w:date="2020-08-09T16:37:00Z">
                          <w:rPr>
                            <w:rFonts w:ascii="Cambria Math" w:hAnsi="Cambria Math" w:cs="Aparajita"/>
                          </w:rPr>
                        </w:rPrChange>
                      </w:rPr>
                      <m:t>1</m:t>
                    </m:r>
                  </m:sub>
                  <m:sup/>
                  <m:e>
                    <m:r>
                      <w:rPr>
                        <w:rFonts w:ascii="Cambria Math" w:hAnsi="Cambria Math" w:cs="Aparajita"/>
                        <w:highlight w:val="lightGray"/>
                        <w:rPrChange w:id="847" w:author="Emily Smith-Greenaway" w:date="2020-08-09T16:37:00Z">
                          <w:rPr>
                            <w:rFonts w:ascii="Cambria Math" w:hAnsi="Cambria Math" w:cs="Aparajita"/>
                          </w:rPr>
                        </w:rPrChange>
                      </w:rPr>
                      <m:t>F</m:t>
                    </m:r>
                  </m:e>
                </m:sPre>
              </m:e>
              <m:sub>
                <m:r>
                  <w:rPr>
                    <w:rFonts w:ascii="Cambria Math" w:hAnsi="Cambria Math" w:cs="Aparajita"/>
                    <w:highlight w:val="lightGray"/>
                    <w:rPrChange w:id="848" w:author="Emily Smith-Greenaway" w:date="2020-08-09T16:37:00Z">
                      <w:rPr>
                        <w:rFonts w:ascii="Cambria Math" w:hAnsi="Cambria Math" w:cs="Aparajita"/>
                      </w:rPr>
                    </w:rPrChange>
                  </w:rPr>
                  <m:t>(x,c)</m:t>
                </m:r>
              </m:sub>
            </m:sSub>
          </m:e>
        </m:nary>
        <m:r>
          <w:rPr>
            <w:rFonts w:ascii="Cambria Math" w:hAnsi="Cambria Math" w:cs="Aparajita"/>
            <w:highlight w:val="lightGray"/>
            <w:rPrChange w:id="849" w:author="Emily Smith-Greenaway" w:date="2020-08-09T16:37:00Z">
              <w:rPr>
                <w:rFonts w:ascii="Cambria Math" w:hAnsi="Cambria Math" w:cs="Aparajita"/>
              </w:rPr>
            </w:rPrChange>
          </w:rPr>
          <m:t>-</m:t>
        </m:r>
        <m:nary>
          <m:naryPr>
            <m:chr m:val="∑"/>
            <m:grow m:val="1"/>
            <m:ctrlPr>
              <w:ins w:id="850" w:author="Emily Smith-Greenaway" w:date="2020-08-10T07:32:00Z">
                <w:rPr>
                  <w:rFonts w:ascii="Cambria Math" w:hAnsi="Cambria Math" w:cs="Aparajita"/>
                  <w:highlight w:val="lightGray"/>
                </w:rPr>
              </w:ins>
            </m:ctrlPr>
          </m:naryPr>
          <m:sub>
            <m:r>
              <w:rPr>
                <w:rFonts w:ascii="Cambria Math" w:eastAsia="Cambria Math" w:hAnsi="Cambria Math" w:cs="Aparajita"/>
                <w:highlight w:val="lightGray"/>
                <w:rPrChange w:id="851" w:author="Emily Smith-Greenaway" w:date="2020-08-09T16:37:00Z">
                  <w:rPr>
                    <w:rFonts w:ascii="Cambria Math" w:eastAsia="Cambria Math" w:hAnsi="Cambria Math" w:cs="Aparajita"/>
                  </w:rPr>
                </w:rPrChange>
              </w:rPr>
              <m:t>x=α</m:t>
            </m:r>
          </m:sub>
          <m:sup>
            <m:r>
              <w:rPr>
                <w:rFonts w:ascii="Cambria Math" w:eastAsia="Cambria Math" w:hAnsi="Cambria Math" w:cs="Aparajita"/>
                <w:highlight w:val="lightGray"/>
                <w:rPrChange w:id="852" w:author="Emily Smith-Greenaway" w:date="2020-08-09T16:37:00Z">
                  <w:rPr>
                    <w:rFonts w:ascii="Cambria Math" w:eastAsia="Cambria Math" w:hAnsi="Cambria Math" w:cs="Aparajita"/>
                  </w:rPr>
                </w:rPrChange>
              </w:rPr>
              <m:t>a</m:t>
            </m:r>
          </m:sup>
          <m:e>
            <m:sSub>
              <m:sSubPr>
                <m:ctrlPr>
                  <w:ins w:id="853" w:author="Emily Smith-Greenaway" w:date="2020-08-10T07:32:00Z">
                    <w:rPr>
                      <w:rFonts w:ascii="Cambria Math" w:hAnsi="Cambria Math" w:cs="Aparajita"/>
                      <w:i/>
                      <w:highlight w:val="lightGray"/>
                    </w:rPr>
                  </w:ins>
                </m:ctrlPr>
              </m:sSubPr>
              <m:e>
                <m:sPre>
                  <m:sPrePr>
                    <m:ctrlPr>
                      <w:ins w:id="854" w:author="Emily Smith-Greenaway" w:date="2020-08-10T07:32:00Z">
                        <w:rPr>
                          <w:rFonts w:ascii="Cambria Math" w:hAnsi="Cambria Math" w:cs="Aparajita"/>
                          <w:i/>
                          <w:highlight w:val="lightGray"/>
                        </w:rPr>
                      </w:ins>
                    </m:ctrlPr>
                  </m:sPrePr>
                  <m:sub>
                    <m:r>
                      <w:rPr>
                        <w:rFonts w:ascii="Cambria Math" w:hAnsi="Cambria Math" w:cs="Aparajita"/>
                        <w:highlight w:val="lightGray"/>
                        <w:rPrChange w:id="855" w:author="Emily Smith-Greenaway" w:date="2020-08-09T16:37:00Z">
                          <w:rPr>
                            <w:rFonts w:ascii="Cambria Math" w:hAnsi="Cambria Math" w:cs="Aparajita"/>
                          </w:rPr>
                        </w:rPrChange>
                      </w:rPr>
                      <m:t>1</m:t>
                    </m:r>
                  </m:sub>
                  <m:sup/>
                  <m:e>
                    <m:r>
                      <w:rPr>
                        <w:rFonts w:ascii="Cambria Math" w:hAnsi="Cambria Math" w:cs="Aparajita"/>
                        <w:highlight w:val="lightGray"/>
                        <w:rPrChange w:id="856" w:author="Emily Smith-Greenaway" w:date="2020-08-09T16:37:00Z">
                          <w:rPr>
                            <w:rFonts w:ascii="Cambria Math" w:hAnsi="Cambria Math" w:cs="Aparajita"/>
                          </w:rPr>
                        </w:rPrChange>
                      </w:rPr>
                      <m:t>F</m:t>
                    </m:r>
                  </m:e>
                </m:sPre>
              </m:e>
              <m:sub>
                <m:r>
                  <w:rPr>
                    <w:rFonts w:ascii="Cambria Math" w:hAnsi="Cambria Math" w:cs="Aparajita"/>
                    <w:highlight w:val="lightGray"/>
                    <w:rPrChange w:id="857" w:author="Emily Smith-Greenaway" w:date="2020-08-09T16:37:00Z">
                      <w:rPr>
                        <w:rFonts w:ascii="Cambria Math" w:hAnsi="Cambria Math" w:cs="Aparajita"/>
                      </w:rPr>
                    </w:rPrChange>
                  </w:rPr>
                  <m:t>(x,c)</m:t>
                </m:r>
              </m:sub>
            </m:sSub>
          </m:e>
        </m:nary>
        <m:sPre>
          <m:sPrePr>
            <m:ctrlPr>
              <w:ins w:id="858" w:author="Emily Smith-Greenaway" w:date="2020-08-10T07:32:00Z">
                <w:rPr>
                  <w:rFonts w:ascii="Cambria Math" w:hAnsi="Cambria Math" w:cs="Aparajita"/>
                  <w:i/>
                  <w:highlight w:val="lightGray"/>
                </w:rPr>
              </w:ins>
            </m:ctrlPr>
          </m:sPrePr>
          <m:sub>
            <m:r>
              <w:rPr>
                <w:rFonts w:ascii="Cambria Math" w:hAnsi="Cambria Math" w:cs="Aparajita"/>
                <w:highlight w:val="lightGray"/>
                <w:rPrChange w:id="859" w:author="Emily Smith-Greenaway" w:date="2020-08-09T16:37:00Z">
                  <w:rPr>
                    <w:rFonts w:ascii="Cambria Math" w:hAnsi="Cambria Math" w:cs="Aparajita"/>
                  </w:rPr>
                </w:rPrChange>
              </w:rPr>
              <m:t>1</m:t>
            </m:r>
          </m:sub>
          <m:sup/>
          <m:e>
            <m:sSub>
              <m:sSubPr>
                <m:ctrlPr>
                  <w:ins w:id="860" w:author="Emily Smith-Greenaway" w:date="2020-08-10T07:32:00Z">
                    <w:rPr>
                      <w:rFonts w:ascii="Cambria Math" w:hAnsi="Cambria Math" w:cs="Aparajita"/>
                      <w:i/>
                      <w:highlight w:val="lightGray"/>
                    </w:rPr>
                  </w:ins>
                </m:ctrlPr>
              </m:sSubPr>
              <m:e>
                <m:r>
                  <w:rPr>
                    <w:rFonts w:ascii="Cambria Math" w:hAnsi="Cambria Math" w:cs="Aparajita"/>
                    <w:highlight w:val="lightGray"/>
                    <w:rPrChange w:id="861" w:author="Emily Smith-Greenaway" w:date="2020-08-09T16:37:00Z">
                      <w:rPr>
                        <w:rFonts w:ascii="Cambria Math" w:hAnsi="Cambria Math" w:cs="Aparajita"/>
                      </w:rPr>
                    </w:rPrChange>
                  </w:rPr>
                  <m:t>l</m:t>
                </m:r>
              </m:e>
              <m:sub>
                <m:r>
                  <w:rPr>
                    <w:rFonts w:ascii="Cambria Math" w:hAnsi="Cambria Math" w:cs="Aparajita"/>
                    <w:highlight w:val="lightGray"/>
                    <w:rPrChange w:id="862" w:author="Emily Smith-Greenaway" w:date="2020-08-09T16:37:00Z">
                      <w:rPr>
                        <w:rFonts w:ascii="Cambria Math" w:hAnsi="Cambria Math" w:cs="Aparajita"/>
                      </w:rPr>
                    </w:rPrChange>
                  </w:rPr>
                  <m:t>(</m:t>
                </m:r>
                <m:func>
                  <m:funcPr>
                    <m:ctrlPr>
                      <w:ins w:id="863" w:author="Emily Smith-Greenaway" w:date="2020-08-10T07:32:00Z">
                        <w:rPr>
                          <w:rFonts w:ascii="Cambria Math" w:hAnsi="Cambria Math" w:cs="Aparajita"/>
                          <w:highlight w:val="lightGray"/>
                        </w:rPr>
                      </w:ins>
                    </m:ctrlPr>
                  </m:funcPr>
                  <m:fName>
                    <m:r>
                      <m:rPr>
                        <m:sty m:val="p"/>
                      </m:rPr>
                      <w:rPr>
                        <w:rFonts w:ascii="Cambria Math" w:hAnsi="Cambria Math" w:cs="Aparajita"/>
                        <w:highlight w:val="lightGray"/>
                        <w:rPrChange w:id="864" w:author="Emily Smith-Greenaway" w:date="2020-08-09T16:37:00Z">
                          <w:rPr>
                            <w:rFonts w:ascii="Cambria Math" w:hAnsi="Cambria Math" w:cs="Aparajita"/>
                          </w:rPr>
                        </w:rPrChange>
                      </w:rPr>
                      <m:t>min</m:t>
                    </m:r>
                    <m:ctrlPr>
                      <w:ins w:id="865" w:author="Emily Smith-Greenaway" w:date="2020-08-10T07:32:00Z">
                        <w:rPr>
                          <w:rFonts w:ascii="Cambria Math" w:hAnsi="Cambria Math" w:cs="Aparajita"/>
                          <w:i/>
                          <w:highlight w:val="lightGray"/>
                        </w:rPr>
                      </w:ins>
                    </m:ctrlPr>
                  </m:fName>
                  <m:e>
                    <m:d>
                      <m:dPr>
                        <m:ctrlPr>
                          <w:ins w:id="866" w:author="Emily Smith-Greenaway" w:date="2020-08-10T07:32:00Z">
                            <w:rPr>
                              <w:rFonts w:ascii="Cambria Math" w:hAnsi="Cambria Math" w:cs="Aparajita"/>
                              <w:i/>
                              <w:highlight w:val="lightGray"/>
                            </w:rPr>
                          </w:ins>
                        </m:ctrlPr>
                      </m:dPr>
                      <m:e>
                        <m:r>
                          <w:rPr>
                            <w:rFonts w:ascii="Cambria Math" w:hAnsi="Cambria Math" w:cs="Aparajita"/>
                            <w:highlight w:val="lightGray"/>
                            <w:rPrChange w:id="867" w:author="Emily Smith-Greenaway" w:date="2020-08-09T16:37:00Z">
                              <w:rPr>
                                <w:rFonts w:ascii="Cambria Math" w:hAnsi="Cambria Math" w:cs="Aparajita"/>
                              </w:rPr>
                            </w:rPrChange>
                          </w:rPr>
                          <m:t>a-x,k</m:t>
                        </m:r>
                      </m:e>
                    </m:d>
                  </m:e>
                </m:func>
                <m:r>
                  <w:rPr>
                    <w:rFonts w:ascii="Cambria Math" w:hAnsi="Cambria Math" w:cs="Aparajita"/>
                    <w:highlight w:val="lightGray"/>
                    <w:rPrChange w:id="868" w:author="Emily Smith-Greenaway" w:date="2020-08-09T16:37:00Z">
                      <w:rPr>
                        <w:rFonts w:ascii="Cambria Math" w:hAnsi="Cambria Math" w:cs="Aparajita"/>
                      </w:rPr>
                    </w:rPrChange>
                  </w:rPr>
                  <m:t>,c+x)</m:t>
                </m:r>
              </m:sub>
            </m:sSub>
          </m:e>
        </m:sPre>
      </m:oMath>
      <w:r w:rsidR="00697299" w:rsidRPr="000A123F">
        <w:rPr>
          <w:rFonts w:ascii="Aparajita" w:eastAsiaTheme="minorEastAsia" w:hAnsi="Aparajita" w:cs="Aparajita"/>
          <w:highlight w:val="lightGray"/>
          <w:rPrChange w:id="869" w:author="Emily Smith-Greenaway" w:date="2020-08-09T16:37:00Z">
            <w:rPr>
              <w:rFonts w:ascii="Aparajita" w:eastAsiaTheme="minorEastAsia" w:hAnsi="Aparajita" w:cs="Aparajita"/>
            </w:rPr>
          </w:rPrChange>
        </w:rPr>
        <w:t xml:space="preserve">       (1)</w:t>
      </w:r>
    </w:p>
    <w:p w14:paraId="1F032F2D" w14:textId="5512BA1E" w:rsidR="00697299" w:rsidRPr="000A123F" w:rsidRDefault="00697299" w:rsidP="00202EA7">
      <w:pPr>
        <w:rPr>
          <w:rFonts w:ascii="Aparajita" w:hAnsi="Aparajita" w:cs="Aparajita"/>
          <w:highlight w:val="lightGray"/>
          <w:rPrChange w:id="870" w:author="Emily Smith-Greenaway" w:date="2020-08-09T16:37:00Z">
            <w:rPr>
              <w:rFonts w:ascii="Aparajita" w:hAnsi="Aparajita" w:cs="Aparajita"/>
            </w:rPr>
          </w:rPrChange>
        </w:rPr>
      </w:pPr>
      <w:r w:rsidRPr="000A123F">
        <w:rPr>
          <w:rFonts w:ascii="Aparajita" w:hAnsi="Aparajita" w:cs="Aparajita"/>
          <w:highlight w:val="lightGray"/>
          <w:rPrChange w:id="871" w:author="Emily Smith-Greenaway" w:date="2020-08-09T16:37:00Z">
            <w:rPr>
              <w:rFonts w:ascii="Aparajita" w:hAnsi="Aparajita" w:cs="Aparajita"/>
            </w:rPr>
          </w:rPrChange>
        </w:rPr>
        <w:lastRenderedPageBreak/>
        <w:t xml:space="preserve">where  </w:t>
      </w:r>
      <m:oMath>
        <m:r>
          <w:rPr>
            <w:rFonts w:ascii="Cambria Math" w:hAnsi="Cambria Math" w:cs="Aparajita"/>
            <w:highlight w:val="lightGray"/>
            <w:rPrChange w:id="872" w:author="Emily Smith-Greenaway" w:date="2020-08-09T16:37:00Z">
              <w:rPr>
                <w:rFonts w:ascii="Cambria Math" w:hAnsi="Cambria Math" w:cs="Aparajita"/>
              </w:rPr>
            </w:rPrChange>
          </w:rPr>
          <m:t>k=1</m:t>
        </m:r>
      </m:oMath>
      <w:r w:rsidRPr="000A123F">
        <w:rPr>
          <w:rFonts w:ascii="Aparajita" w:hAnsi="Aparajita" w:cs="Aparajita"/>
          <w:highlight w:val="lightGray"/>
          <w:rPrChange w:id="873" w:author="Emily Smith-Greenaway" w:date="2020-08-09T16:37:00Z">
            <w:rPr>
              <w:rFonts w:ascii="Aparajita" w:hAnsi="Aparajita" w:cs="Aparajita"/>
            </w:rPr>
          </w:rPrChange>
        </w:rPr>
        <w:t xml:space="preserve"> for infant deaths, </w:t>
      </w:r>
      <m:oMath>
        <m:r>
          <w:rPr>
            <w:rFonts w:ascii="Cambria Math" w:hAnsi="Cambria Math" w:cs="Aparajita"/>
            <w:highlight w:val="lightGray"/>
            <w:rPrChange w:id="874" w:author="Emily Smith-Greenaway" w:date="2020-08-09T16:37:00Z">
              <w:rPr>
                <w:rFonts w:ascii="Cambria Math" w:hAnsi="Cambria Math" w:cs="Aparajita"/>
              </w:rPr>
            </w:rPrChange>
          </w:rPr>
          <m:t>k=5</m:t>
        </m:r>
      </m:oMath>
      <w:r w:rsidRPr="000A123F">
        <w:rPr>
          <w:rFonts w:ascii="Aparajita" w:hAnsi="Aparajita" w:cs="Aparajita"/>
          <w:highlight w:val="lightGray"/>
          <w:rPrChange w:id="875" w:author="Emily Smith-Greenaway" w:date="2020-08-09T16:37:00Z">
            <w:rPr>
              <w:rFonts w:ascii="Aparajita" w:hAnsi="Aparajita" w:cs="Aparajita"/>
            </w:rPr>
          </w:rPrChange>
        </w:rPr>
        <w:t xml:space="preserve"> for child deaths and </w:t>
      </w:r>
      <m:oMath>
        <m:r>
          <w:rPr>
            <w:rFonts w:ascii="Cambria Math" w:hAnsi="Cambria Math" w:cs="Aparajita"/>
            <w:highlight w:val="lightGray"/>
            <w:rPrChange w:id="876" w:author="Emily Smith-Greenaway" w:date="2020-08-09T16:37:00Z">
              <w:rPr>
                <w:rFonts w:ascii="Cambria Math" w:hAnsi="Cambria Math" w:cs="Aparajita"/>
              </w:rPr>
            </w:rPrChange>
          </w:rPr>
          <m:t>k=1</m:t>
        </m:r>
      </m:oMath>
      <w:r w:rsidRPr="000A123F">
        <w:rPr>
          <w:rFonts w:ascii="Aparajita" w:eastAsiaTheme="minorEastAsia" w:hAnsi="Aparajita" w:cs="Aparajita"/>
          <w:highlight w:val="lightGray"/>
          <w:rPrChange w:id="877" w:author="Emily Smith-Greenaway" w:date="2020-08-09T16:37:00Z">
            <w:rPr>
              <w:rFonts w:ascii="Aparajita" w:eastAsiaTheme="minorEastAsia" w:hAnsi="Aparajita" w:cs="Aparajita"/>
            </w:rPr>
          </w:rPrChange>
        </w:rPr>
        <w:t>00</w:t>
      </w:r>
      <w:r w:rsidRPr="000A123F">
        <w:rPr>
          <w:rFonts w:ascii="Aparajita" w:hAnsi="Aparajita" w:cs="Aparajita"/>
          <w:highlight w:val="lightGray"/>
          <w:rPrChange w:id="878" w:author="Emily Smith-Greenaway" w:date="2020-08-09T16:37:00Z">
            <w:rPr>
              <w:rFonts w:ascii="Aparajita" w:hAnsi="Aparajita" w:cs="Aparajita"/>
            </w:rPr>
          </w:rPrChange>
        </w:rPr>
        <w:t xml:space="preserve"> for all-age offspring deaths</w:t>
      </w:r>
      <w:r w:rsidRPr="000A123F">
        <w:rPr>
          <w:rFonts w:ascii="Aparajita" w:eastAsiaTheme="minorEastAsia" w:hAnsi="Aparajita" w:cs="Aparajita"/>
          <w:highlight w:val="lightGray"/>
          <w:rPrChange w:id="879" w:author="Emily Smith-Greenaway" w:date="2020-08-09T16:37:00Z">
            <w:rPr>
              <w:rFonts w:ascii="Aparajita" w:eastAsiaTheme="minorEastAsia" w:hAnsi="Aparajita" w:cs="Aparajita"/>
            </w:rPr>
          </w:rPrChange>
        </w:rPr>
        <w:t xml:space="preserve">. We restrict the female reproductive age </w:t>
      </w:r>
      <m:oMath>
        <m:r>
          <w:rPr>
            <w:rFonts w:ascii="Cambria Math" w:eastAsiaTheme="minorEastAsia" w:hAnsi="Cambria Math" w:cs="Aparajita"/>
            <w:highlight w:val="lightGray"/>
            <w:rPrChange w:id="880" w:author="Emily Smith-Greenaway" w:date="2020-08-09T16:37:00Z">
              <w:rPr>
                <w:rFonts w:ascii="Cambria Math" w:eastAsiaTheme="minorEastAsia" w:hAnsi="Cambria Math" w:cs="Aparajita"/>
              </w:rPr>
            </w:rPrChange>
          </w:rPr>
          <m:t>[α,β]</m:t>
        </m:r>
      </m:oMath>
      <w:r w:rsidRPr="000A123F">
        <w:rPr>
          <w:rFonts w:ascii="Aparajita" w:eastAsiaTheme="minorEastAsia" w:hAnsi="Aparajita" w:cs="Aparajita"/>
          <w:highlight w:val="lightGray"/>
          <w:rPrChange w:id="881" w:author="Emily Smith-Greenaway" w:date="2020-08-09T16:37:00Z">
            <w:rPr>
              <w:rFonts w:ascii="Aparajita" w:eastAsiaTheme="minorEastAsia" w:hAnsi="Aparajita" w:cs="Aparajita"/>
            </w:rPr>
          </w:rPrChange>
        </w:rPr>
        <w:t xml:space="preserve"> to </w:t>
      </w:r>
      <m:oMath>
        <m:d>
          <m:dPr>
            <m:ctrlPr>
              <w:ins w:id="882" w:author="Emily Smith-Greenaway" w:date="2020-08-10T07:32:00Z">
                <w:rPr>
                  <w:rFonts w:ascii="Cambria Math" w:eastAsiaTheme="minorEastAsia" w:hAnsi="Cambria Math" w:cs="Aparajita"/>
                  <w:i/>
                  <w:highlight w:val="lightGray"/>
                </w:rPr>
              </w:ins>
            </m:ctrlPr>
          </m:dPr>
          <m:e>
            <m:r>
              <w:rPr>
                <w:rFonts w:ascii="Cambria Math" w:eastAsiaTheme="minorEastAsia" w:hAnsi="Cambria Math" w:cs="Aparajita"/>
                <w:highlight w:val="lightGray"/>
                <w:rPrChange w:id="883" w:author="Emily Smith-Greenaway" w:date="2020-08-09T16:37:00Z">
                  <w:rPr>
                    <w:rFonts w:ascii="Cambria Math" w:eastAsiaTheme="minorEastAsia" w:hAnsi="Cambria Math" w:cs="Aparajita"/>
                  </w:rPr>
                </w:rPrChange>
              </w:rPr>
              <m:t>α,β,n</m:t>
            </m:r>
          </m:e>
        </m:d>
        <w:commentRangeStart w:id="884"/>
        <w:commentRangeStart w:id="885"/>
        <m:r>
          <w:rPr>
            <w:rFonts w:ascii="Cambria Math" w:eastAsiaTheme="minorEastAsia" w:hAnsi="Cambria Math" w:cs="Aparajita"/>
            <w:highlight w:val="lightGray"/>
            <w:rPrChange w:id="886" w:author="Emily Smith-Greenaway" w:date="2020-08-09T16:37:00Z">
              <w:rPr>
                <w:rFonts w:ascii="Cambria Math" w:eastAsiaTheme="minorEastAsia" w:hAnsi="Cambria Math" w:cs="Aparajita"/>
              </w:rPr>
            </w:rPrChange>
          </w:rPr>
          <m:t>=(15,49,1)</m:t>
        </m:r>
      </m:oMath>
      <w:r w:rsidRPr="000A123F">
        <w:rPr>
          <w:rFonts w:ascii="Aparajita" w:hAnsi="Aparajita" w:cs="Aparajita"/>
          <w:highlight w:val="lightGray"/>
          <w:rPrChange w:id="887" w:author="Emily Smith-Greenaway" w:date="2020-08-09T16:37:00Z">
            <w:rPr>
              <w:rFonts w:ascii="Aparajita" w:hAnsi="Aparajita" w:cs="Aparajita"/>
            </w:rPr>
          </w:rPrChange>
        </w:rPr>
        <w:t xml:space="preserve">, so that </w:t>
      </w:r>
      <m:oMath>
        <m:r>
          <w:rPr>
            <w:rFonts w:ascii="Cambria Math" w:eastAsiaTheme="minorEastAsia" w:hAnsi="Cambria Math" w:cs="Aparajita"/>
            <w:highlight w:val="lightGray"/>
            <w:rPrChange w:id="888" w:author="Emily Smith-Greenaway" w:date="2020-08-09T16:37:00Z">
              <w:rPr>
                <w:rFonts w:ascii="Cambria Math" w:eastAsiaTheme="minorEastAsia" w:hAnsi="Cambria Math" w:cs="Aparajita"/>
              </w:rPr>
            </w:rPrChange>
          </w:rPr>
          <m:t>a≤ β+k</m:t>
        </m:r>
      </m:oMath>
      <w:r w:rsidRPr="000A123F">
        <w:rPr>
          <w:rFonts w:ascii="Aparajita" w:eastAsiaTheme="minorEastAsia" w:hAnsi="Aparajita" w:cs="Aparajita"/>
          <w:highlight w:val="lightGray"/>
          <w:rPrChange w:id="889" w:author="Emily Smith-Greenaway" w:date="2020-08-09T16:37:00Z">
            <w:rPr>
              <w:rFonts w:ascii="Aparajita" w:eastAsiaTheme="minorEastAsia" w:hAnsi="Aparajita" w:cs="Aparajita"/>
            </w:rPr>
          </w:rPrChange>
        </w:rPr>
        <w:t xml:space="preserve"> for all cases</w:t>
      </w:r>
      <w:commentRangeEnd w:id="884"/>
      <w:r w:rsidR="00F713F0" w:rsidRPr="000A123F">
        <w:rPr>
          <w:rStyle w:val="CommentReference"/>
          <w:rFonts w:asciiTheme="minorHAnsi" w:eastAsiaTheme="minorHAnsi" w:hAnsiTheme="minorHAnsi" w:cstheme="minorBidi"/>
          <w:highlight w:val="lightGray"/>
          <w:rPrChange w:id="890" w:author="Emily Smith-Greenaway" w:date="2020-08-09T16:37:00Z">
            <w:rPr>
              <w:rStyle w:val="CommentReference"/>
              <w:rFonts w:asciiTheme="minorHAnsi" w:eastAsiaTheme="minorHAnsi" w:hAnsiTheme="minorHAnsi" w:cstheme="minorBidi"/>
            </w:rPr>
          </w:rPrChange>
        </w:rPr>
        <w:commentReference w:id="884"/>
      </w:r>
      <w:commentRangeEnd w:id="885"/>
      <w:r w:rsidR="005922C8" w:rsidRPr="000A123F">
        <w:rPr>
          <w:rStyle w:val="CommentReference"/>
          <w:rFonts w:asciiTheme="minorHAnsi" w:eastAsiaTheme="minorHAnsi" w:hAnsiTheme="minorHAnsi" w:cstheme="minorBidi"/>
          <w:highlight w:val="lightGray"/>
          <w:rPrChange w:id="891" w:author="Emily Smith-Greenaway" w:date="2020-08-09T16:37:00Z">
            <w:rPr>
              <w:rStyle w:val="CommentReference"/>
              <w:rFonts w:asciiTheme="minorHAnsi" w:eastAsiaTheme="minorHAnsi" w:hAnsiTheme="minorHAnsi" w:cstheme="minorBidi"/>
            </w:rPr>
          </w:rPrChange>
        </w:rPr>
        <w:commentReference w:id="885"/>
      </w:r>
      <w:r w:rsidRPr="000A123F">
        <w:rPr>
          <w:rFonts w:ascii="Aparajita" w:eastAsiaTheme="minorEastAsia" w:hAnsi="Aparajita" w:cs="Aparajita"/>
          <w:highlight w:val="lightGray"/>
          <w:rPrChange w:id="892" w:author="Emily Smith-Greenaway" w:date="2020-08-09T16:37:00Z">
            <w:rPr>
              <w:rFonts w:ascii="Aparajita" w:eastAsiaTheme="minorEastAsia" w:hAnsi="Aparajita" w:cs="Aparajita"/>
            </w:rPr>
          </w:rPrChange>
        </w:rPr>
        <w:t>.</w:t>
      </w:r>
    </w:p>
    <w:p w14:paraId="0868A99D" w14:textId="7BA1C5DE" w:rsidR="005E1FE4" w:rsidRPr="000A123F" w:rsidRDefault="004C31B4" w:rsidP="006D2A78">
      <w:pPr>
        <w:ind w:firstLine="720"/>
        <w:rPr>
          <w:rFonts w:ascii="Aparajita" w:hAnsi="Aparajita" w:cs="Aparajita"/>
          <w:highlight w:val="lightGray"/>
          <w:rPrChange w:id="893" w:author="Emily Smith-Greenaway" w:date="2020-08-09T16:37:00Z">
            <w:rPr>
              <w:rFonts w:ascii="Aparajita" w:hAnsi="Aparajita" w:cs="Aparajita"/>
            </w:rPr>
          </w:rPrChange>
        </w:rPr>
      </w:pPr>
      <w:bookmarkStart w:id="894" w:name="_Hlk47854513"/>
      <w:r w:rsidRPr="000A123F">
        <w:rPr>
          <w:rFonts w:ascii="Aparajita" w:hAnsi="Aparajita" w:cs="Aparajita"/>
          <w:highlight w:val="lightGray"/>
          <w:rPrChange w:id="895" w:author="Emily Smith-Greenaway" w:date="2020-08-09T16:37:00Z">
            <w:rPr>
              <w:rFonts w:ascii="Aparajita" w:hAnsi="Aparajita" w:cs="Aparajita"/>
            </w:rPr>
          </w:rPrChange>
        </w:rPr>
        <w:t>T</w:t>
      </w:r>
      <w:r w:rsidR="00697299" w:rsidRPr="000A123F">
        <w:rPr>
          <w:rFonts w:ascii="Aparajita" w:hAnsi="Aparajita" w:cs="Aparajita"/>
          <w:highlight w:val="lightGray"/>
          <w:rPrChange w:id="896" w:author="Emily Smith-Greenaway" w:date="2020-08-09T16:37:00Z">
            <w:rPr>
              <w:rFonts w:ascii="Aparajita" w:hAnsi="Aparajita" w:cs="Aparajita"/>
            </w:rPr>
          </w:rPrChange>
        </w:rPr>
        <w:t>o determine the prevalence of bereaved women in a population, we start by considering the age-specific probability that an average woman will experience the death of a child:</w:t>
      </w:r>
    </w:p>
    <w:p w14:paraId="501EBC02" w14:textId="324B99A2" w:rsidR="005E1FE4" w:rsidRPr="000A123F" w:rsidRDefault="002D061A" w:rsidP="00202EA7">
      <w:pPr>
        <w:jc w:val="center"/>
        <w:rPr>
          <w:rFonts w:ascii="Aparajita" w:hAnsi="Aparajita" w:cs="Aparajita"/>
          <w:highlight w:val="lightGray"/>
          <w:rPrChange w:id="897" w:author="Emily Smith-Greenaway" w:date="2020-08-09T16:37:00Z">
            <w:rPr>
              <w:rFonts w:ascii="Aparajita" w:hAnsi="Aparajita" w:cs="Aparajita"/>
            </w:rPr>
          </w:rPrChange>
        </w:rPr>
      </w:pPr>
      <m:oMath>
        <m:sSubSup>
          <m:sSubSupPr>
            <m:ctrlPr>
              <w:ins w:id="898" w:author="Emily Smith-Greenaway" w:date="2020-08-10T07:32:00Z">
                <w:rPr>
                  <w:rFonts w:ascii="Cambria Math" w:eastAsia="Cambria Math" w:hAnsi="Cambria Math" w:cs="Aparajita"/>
                  <w:i/>
                  <w:highlight w:val="lightGray"/>
                </w:rPr>
              </w:ins>
            </m:ctrlPr>
          </m:sSubSupPr>
          <m:e>
            <m:sPre>
              <m:sPrePr>
                <m:ctrlPr>
                  <w:ins w:id="899" w:author="Emily Smith-Greenaway" w:date="2020-08-10T07:32:00Z">
                    <w:rPr>
                      <w:rFonts w:ascii="Cambria Math" w:eastAsia="Cambria Math" w:hAnsi="Cambria Math" w:cs="Aparajita"/>
                      <w:i/>
                      <w:highlight w:val="lightGray"/>
                    </w:rPr>
                  </w:ins>
                </m:ctrlPr>
              </m:sPrePr>
              <m:sub>
                <m:r>
                  <w:rPr>
                    <w:rFonts w:ascii="Cambria Math" w:eastAsia="Cambria Math" w:hAnsi="Cambria Math" w:cs="Aparajita"/>
                    <w:highlight w:val="lightGray"/>
                    <w:rPrChange w:id="900" w:author="Emily Smith-Greenaway" w:date="2020-08-09T16:37:00Z">
                      <w:rPr>
                        <w:rFonts w:ascii="Cambria Math" w:eastAsia="Cambria Math" w:hAnsi="Cambria Math" w:cs="Aparajita"/>
                      </w:rPr>
                    </w:rPrChange>
                  </w:rPr>
                  <m:t>1</m:t>
                </m:r>
              </m:sub>
              <m:sup/>
              <m:e>
                <m:r>
                  <w:rPr>
                    <w:rFonts w:ascii="Cambria Math" w:eastAsia="Cambria Math" w:hAnsi="Cambria Math" w:cs="Aparajita"/>
                    <w:highlight w:val="lightGray"/>
                    <w:rPrChange w:id="901" w:author="Emily Smith-Greenaway" w:date="2020-08-09T16:37:00Z">
                      <w:rPr>
                        <w:rFonts w:ascii="Cambria Math" w:eastAsia="Cambria Math" w:hAnsi="Cambria Math" w:cs="Aparajita"/>
                      </w:rPr>
                    </w:rPrChange>
                  </w:rPr>
                  <m:t>q</m:t>
                </m:r>
              </m:e>
            </m:sPre>
          </m:e>
          <m:sub>
            <m:d>
              <m:dPr>
                <m:ctrlPr>
                  <w:ins w:id="902" w:author="Emily Smith-Greenaway" w:date="2020-08-10T07:32:00Z">
                    <w:rPr>
                      <w:rFonts w:ascii="Cambria Math" w:eastAsia="Cambria Math" w:hAnsi="Cambria Math" w:cs="Aparajita"/>
                      <w:i/>
                      <w:highlight w:val="lightGray"/>
                    </w:rPr>
                  </w:ins>
                </m:ctrlPr>
              </m:dPr>
              <m:e>
                <m:r>
                  <w:rPr>
                    <w:rFonts w:ascii="Cambria Math" w:eastAsia="Cambria Math" w:hAnsi="Cambria Math" w:cs="Aparajita"/>
                    <w:highlight w:val="lightGray"/>
                    <w:rPrChange w:id="903" w:author="Emily Smith-Greenaway" w:date="2020-08-09T16:37:00Z">
                      <w:rPr>
                        <w:rFonts w:ascii="Cambria Math" w:eastAsia="Cambria Math" w:hAnsi="Cambria Math" w:cs="Aparajita"/>
                      </w:rPr>
                    </w:rPrChange>
                  </w:rPr>
                  <m:t>a,c</m:t>
                </m:r>
              </m:e>
            </m:d>
          </m:sub>
          <m:sup>
            <m:r>
              <w:rPr>
                <w:rFonts w:ascii="Cambria Math" w:eastAsia="Cambria Math" w:hAnsi="Cambria Math" w:cs="Aparajita"/>
                <w:highlight w:val="lightGray"/>
                <w:rPrChange w:id="904" w:author="Emily Smith-Greenaway" w:date="2020-08-09T16:37:00Z">
                  <w:rPr>
                    <w:rFonts w:ascii="Cambria Math" w:eastAsia="Cambria Math" w:hAnsi="Cambria Math" w:cs="Aparajita"/>
                  </w:rPr>
                </w:rPrChange>
              </w:rPr>
              <m:t>k</m:t>
            </m:r>
          </m:sup>
        </m:sSubSup>
        <m:r>
          <w:rPr>
            <w:rFonts w:ascii="Cambria Math" w:eastAsia="Cambria Math" w:hAnsi="Cambria Math" w:cs="Aparajita"/>
            <w:highlight w:val="lightGray"/>
            <w:rPrChange w:id="905" w:author="Emily Smith-Greenaway" w:date="2020-08-09T16:37:00Z">
              <w:rPr>
                <w:rFonts w:ascii="Cambria Math" w:eastAsia="Cambria Math" w:hAnsi="Cambria Math" w:cs="Aparajita"/>
              </w:rPr>
            </w:rPrChange>
          </w:rPr>
          <m:t>=1-</m:t>
        </m:r>
        <m:sSup>
          <m:sSupPr>
            <m:ctrlPr>
              <w:ins w:id="906" w:author="Emily Smith-Greenaway" w:date="2020-08-10T07:32:00Z">
                <w:rPr>
                  <w:rFonts w:ascii="Cambria Math" w:eastAsia="Cambria Math" w:hAnsi="Cambria Math" w:cs="Aparajita"/>
                  <w:i/>
                  <w:highlight w:val="lightGray"/>
                </w:rPr>
              </w:ins>
            </m:ctrlPr>
          </m:sSupPr>
          <m:e>
            <m:r>
              <w:rPr>
                <w:rFonts w:ascii="Cambria Math" w:eastAsia="Cambria Math" w:hAnsi="Cambria Math" w:cs="Aparajita"/>
                <w:highlight w:val="lightGray"/>
                <w:rPrChange w:id="907" w:author="Emily Smith-Greenaway" w:date="2020-08-09T16:37:00Z">
                  <w:rPr>
                    <w:rFonts w:ascii="Cambria Math" w:eastAsia="Cambria Math" w:hAnsi="Cambria Math" w:cs="Aparajita"/>
                  </w:rPr>
                </w:rPrChange>
              </w:rPr>
              <m:t>e</m:t>
            </m:r>
          </m:e>
          <m:sup>
            <m:r>
              <w:rPr>
                <w:rFonts w:ascii="Cambria Math" w:eastAsia="Cambria Math" w:hAnsi="Cambria Math" w:cs="Aparajita"/>
                <w:highlight w:val="lightGray"/>
                <w:rPrChange w:id="908" w:author="Emily Smith-Greenaway" w:date="2020-08-09T16:37:00Z">
                  <w:rPr>
                    <w:rFonts w:ascii="Cambria Math" w:eastAsia="Cambria Math" w:hAnsi="Cambria Math" w:cs="Aparajita"/>
                  </w:rPr>
                </w:rPrChange>
              </w:rPr>
              <m:t>-h(a,c)</m:t>
            </m:r>
          </m:sup>
        </m:sSup>
      </m:oMath>
      <w:r w:rsidR="00697299" w:rsidRPr="000A123F">
        <w:rPr>
          <w:rFonts w:ascii="Aparajita" w:eastAsiaTheme="minorEastAsia" w:hAnsi="Aparajita" w:cs="Aparajita"/>
          <w:highlight w:val="lightGray"/>
          <w:rPrChange w:id="909" w:author="Emily Smith-Greenaway" w:date="2020-08-09T16:37:00Z">
            <w:rPr>
              <w:rFonts w:ascii="Aparajita" w:eastAsiaTheme="minorEastAsia" w:hAnsi="Aparajita" w:cs="Aparajita"/>
            </w:rPr>
          </w:rPrChange>
        </w:rPr>
        <w:t xml:space="preserve">                                                                             (2)</w:t>
      </w:r>
    </w:p>
    <w:p w14:paraId="088E61A6" w14:textId="421C0861" w:rsidR="004C31B4" w:rsidRPr="000A123F" w:rsidRDefault="00697299" w:rsidP="00202EA7">
      <w:pPr>
        <w:rPr>
          <w:rFonts w:ascii="Aparajita" w:eastAsiaTheme="minorEastAsia" w:hAnsi="Aparajita" w:cs="Aparajita"/>
          <w:highlight w:val="lightGray"/>
          <w:rPrChange w:id="910" w:author="Emily Smith-Greenaway" w:date="2020-08-09T16:37:00Z">
            <w:rPr>
              <w:rFonts w:ascii="Aparajita" w:eastAsiaTheme="minorEastAsia" w:hAnsi="Aparajita" w:cs="Aparajita"/>
            </w:rPr>
          </w:rPrChange>
        </w:rPr>
      </w:pPr>
      <w:r w:rsidRPr="000A123F">
        <w:rPr>
          <w:rFonts w:ascii="Aparajita" w:hAnsi="Aparajita" w:cs="Aparajita"/>
          <w:highlight w:val="lightGray"/>
          <w:rPrChange w:id="911" w:author="Emily Smith-Greenaway" w:date="2020-08-09T16:37:00Z">
            <w:rPr>
              <w:rFonts w:ascii="Aparajita" w:hAnsi="Aparajita" w:cs="Aparajita"/>
            </w:rPr>
          </w:rPrChange>
        </w:rPr>
        <w:t xml:space="preserve">where </w:t>
      </w:r>
      <m:oMath>
        <m:r>
          <w:rPr>
            <w:rFonts w:ascii="Cambria Math" w:hAnsi="Cambria Math" w:cs="Aparajita"/>
            <w:highlight w:val="lightGray"/>
            <w:rPrChange w:id="912" w:author="Emily Smith-Greenaway" w:date="2020-08-09T16:37:00Z">
              <w:rPr>
                <w:rFonts w:ascii="Cambria Math" w:hAnsi="Cambria Math" w:cs="Aparajita"/>
              </w:rPr>
            </w:rPrChange>
          </w:rPr>
          <m:t>h(a,c)=</m:t>
        </m:r>
        <m:sSubSup>
          <m:sSubSupPr>
            <m:ctrlPr>
              <w:ins w:id="913" w:author="Emily Smith-Greenaway" w:date="2020-08-10T07:32:00Z">
                <w:rPr>
                  <w:rFonts w:ascii="Cambria Math" w:eastAsia="Cambria Math" w:hAnsi="Cambria Math" w:cs="Aparajita"/>
                  <w:i/>
                  <w:highlight w:val="lightGray"/>
                </w:rPr>
              </w:ins>
            </m:ctrlPr>
          </m:sSubSupPr>
          <m:e>
            <m:r>
              <w:rPr>
                <w:rFonts w:ascii="Cambria Math" w:eastAsia="Cambria Math" w:hAnsi="Cambria Math" w:cs="Aparajita"/>
                <w:highlight w:val="lightGray"/>
                <w:rPrChange w:id="914" w:author="Emily Smith-Greenaway" w:date="2020-08-09T16:37:00Z">
                  <w:rPr>
                    <w:rFonts w:ascii="Cambria Math" w:eastAsia="Cambria Math" w:hAnsi="Cambria Math" w:cs="Aparajita"/>
                  </w:rPr>
                </w:rPrChange>
              </w:rPr>
              <m:t>OD</m:t>
            </m:r>
          </m:e>
          <m:sub>
            <m:d>
              <m:dPr>
                <m:ctrlPr>
                  <w:ins w:id="915" w:author="Emily Smith-Greenaway" w:date="2020-08-10T07:32:00Z">
                    <w:rPr>
                      <w:rFonts w:ascii="Cambria Math" w:eastAsia="Cambria Math" w:hAnsi="Cambria Math" w:cs="Aparajita"/>
                      <w:i/>
                      <w:highlight w:val="lightGray"/>
                    </w:rPr>
                  </w:ins>
                </m:ctrlPr>
              </m:dPr>
              <m:e>
                <m:r>
                  <w:rPr>
                    <w:rFonts w:ascii="Cambria Math" w:eastAsia="Cambria Math" w:hAnsi="Cambria Math" w:cs="Aparajita"/>
                    <w:highlight w:val="lightGray"/>
                    <w:rPrChange w:id="916" w:author="Emily Smith-Greenaway" w:date="2020-08-09T16:37:00Z">
                      <w:rPr>
                        <w:rFonts w:ascii="Cambria Math" w:eastAsia="Cambria Math" w:hAnsi="Cambria Math" w:cs="Aparajita"/>
                      </w:rPr>
                    </w:rPrChange>
                  </w:rPr>
                  <m:t>a+1,c</m:t>
                </m:r>
              </m:e>
            </m:d>
          </m:sub>
          <m:sup>
            <m:r>
              <w:rPr>
                <w:rFonts w:ascii="Cambria Math" w:eastAsia="Cambria Math" w:hAnsi="Cambria Math" w:cs="Aparajita"/>
                <w:highlight w:val="lightGray"/>
                <w:rPrChange w:id="917" w:author="Emily Smith-Greenaway" w:date="2020-08-09T16:37:00Z">
                  <w:rPr>
                    <w:rFonts w:ascii="Cambria Math" w:eastAsia="Cambria Math" w:hAnsi="Cambria Math" w:cs="Aparajita"/>
                  </w:rPr>
                </w:rPrChange>
              </w:rPr>
              <m:t>k</m:t>
            </m:r>
          </m:sup>
        </m:sSubSup>
        <m:r>
          <w:rPr>
            <w:rFonts w:ascii="Cambria Math" w:eastAsia="Cambria Math" w:hAnsi="Cambria Math" w:cs="Aparajita"/>
            <w:highlight w:val="lightGray"/>
            <w:rPrChange w:id="918" w:author="Emily Smith-Greenaway" w:date="2020-08-09T16:37:00Z">
              <w:rPr>
                <w:rFonts w:ascii="Cambria Math" w:eastAsia="Cambria Math" w:hAnsi="Cambria Math" w:cs="Aparajita"/>
              </w:rPr>
            </w:rPrChange>
          </w:rPr>
          <m:t xml:space="preserve">- </m:t>
        </m:r>
        <m:sSubSup>
          <m:sSubSupPr>
            <m:ctrlPr>
              <w:ins w:id="919" w:author="Emily Smith-Greenaway" w:date="2020-08-10T07:32:00Z">
                <w:rPr>
                  <w:rFonts w:ascii="Cambria Math" w:eastAsia="Cambria Math" w:hAnsi="Cambria Math" w:cs="Aparajita"/>
                  <w:i/>
                  <w:highlight w:val="lightGray"/>
                </w:rPr>
              </w:ins>
            </m:ctrlPr>
          </m:sSubSupPr>
          <m:e>
            <m:r>
              <w:rPr>
                <w:rFonts w:ascii="Cambria Math" w:eastAsia="Cambria Math" w:hAnsi="Cambria Math" w:cs="Aparajita"/>
                <w:highlight w:val="lightGray"/>
                <w:rPrChange w:id="920" w:author="Emily Smith-Greenaway" w:date="2020-08-09T16:37:00Z">
                  <w:rPr>
                    <w:rFonts w:ascii="Cambria Math" w:eastAsia="Cambria Math" w:hAnsi="Cambria Math" w:cs="Aparajita"/>
                  </w:rPr>
                </w:rPrChange>
              </w:rPr>
              <m:t>OD</m:t>
            </m:r>
          </m:e>
          <m:sub>
            <m:d>
              <m:dPr>
                <m:ctrlPr>
                  <w:ins w:id="921" w:author="Emily Smith-Greenaway" w:date="2020-08-10T07:32:00Z">
                    <w:rPr>
                      <w:rFonts w:ascii="Cambria Math" w:eastAsia="Cambria Math" w:hAnsi="Cambria Math" w:cs="Aparajita"/>
                      <w:i/>
                      <w:highlight w:val="lightGray"/>
                    </w:rPr>
                  </w:ins>
                </m:ctrlPr>
              </m:dPr>
              <m:e>
                <m:r>
                  <w:rPr>
                    <w:rFonts w:ascii="Cambria Math" w:eastAsia="Cambria Math" w:hAnsi="Cambria Math" w:cs="Aparajita"/>
                    <w:highlight w:val="lightGray"/>
                    <w:rPrChange w:id="922" w:author="Emily Smith-Greenaway" w:date="2020-08-09T16:37:00Z">
                      <w:rPr>
                        <w:rFonts w:ascii="Cambria Math" w:eastAsia="Cambria Math" w:hAnsi="Cambria Math" w:cs="Aparajita"/>
                      </w:rPr>
                    </w:rPrChange>
                  </w:rPr>
                  <m:t>a,c</m:t>
                </m:r>
              </m:e>
            </m:d>
          </m:sub>
          <m:sup>
            <m:r>
              <w:rPr>
                <w:rFonts w:ascii="Cambria Math" w:eastAsia="Cambria Math" w:hAnsi="Cambria Math" w:cs="Aparajita"/>
                <w:highlight w:val="lightGray"/>
                <w:rPrChange w:id="923" w:author="Emily Smith-Greenaway" w:date="2020-08-09T16:37:00Z">
                  <w:rPr>
                    <w:rFonts w:ascii="Cambria Math" w:eastAsia="Cambria Math" w:hAnsi="Cambria Math" w:cs="Aparajita"/>
                  </w:rPr>
                </w:rPrChange>
              </w:rPr>
              <m:t>k</m:t>
            </m:r>
          </m:sup>
        </m:sSubSup>
      </m:oMath>
      <w:r w:rsidRPr="000A123F">
        <w:rPr>
          <w:rFonts w:ascii="Aparajita" w:eastAsiaTheme="minorEastAsia" w:hAnsi="Aparajita" w:cs="Aparajita"/>
          <w:highlight w:val="lightGray"/>
          <w:rPrChange w:id="924" w:author="Emily Smith-Greenaway" w:date="2020-08-09T16:37:00Z">
            <w:rPr>
              <w:rFonts w:ascii="Aparajita" w:eastAsiaTheme="minorEastAsia" w:hAnsi="Aparajita" w:cs="Aparajita"/>
            </w:rPr>
          </w:rPrChange>
        </w:rPr>
        <w:t xml:space="preserve"> is the hazard rate of experiencing the death of a child younger than </w:t>
      </w:r>
      <w:r w:rsidRPr="000A123F">
        <w:rPr>
          <w:rFonts w:ascii="Aparajita" w:eastAsiaTheme="minorEastAsia" w:hAnsi="Aparajita" w:cs="Aparajita"/>
          <w:i/>
          <w:highlight w:val="lightGray"/>
          <w:rPrChange w:id="925" w:author="Emily Smith-Greenaway" w:date="2020-08-09T16:37:00Z">
            <w:rPr>
              <w:rFonts w:ascii="Aparajita" w:eastAsiaTheme="minorEastAsia" w:hAnsi="Aparajita" w:cs="Aparajita"/>
              <w:i/>
            </w:rPr>
          </w:rPrChange>
        </w:rPr>
        <w:t>k</w:t>
      </w:r>
      <w:r w:rsidRPr="000A123F">
        <w:rPr>
          <w:rFonts w:ascii="Aparajita" w:eastAsiaTheme="minorEastAsia" w:hAnsi="Aparajita" w:cs="Aparajita"/>
          <w:highlight w:val="lightGray"/>
          <w:rPrChange w:id="926" w:author="Emily Smith-Greenaway" w:date="2020-08-09T16:37:00Z">
            <w:rPr>
              <w:rFonts w:ascii="Aparajita" w:eastAsiaTheme="minorEastAsia" w:hAnsi="Aparajita" w:cs="Aparajita"/>
            </w:rPr>
          </w:rPrChange>
        </w:rPr>
        <w:t xml:space="preserve"> </w:t>
      </w:r>
      <w:r w:rsidRPr="000A123F">
        <w:rPr>
          <w:rFonts w:ascii="Aparajita" w:hAnsi="Aparajita" w:cs="Aparajita"/>
          <w:highlight w:val="lightGray"/>
          <w:rPrChange w:id="927" w:author="Emily Smith-Greenaway" w:date="2020-08-09T16:37:00Z">
            <w:rPr>
              <w:rFonts w:ascii="Aparajita" w:hAnsi="Aparajita" w:cs="Aparajita"/>
            </w:rPr>
          </w:rPrChange>
        </w:rPr>
        <w:fldChar w:fldCharType="begin"/>
      </w:r>
      <w:r w:rsidR="007E564F" w:rsidRPr="000A123F">
        <w:rPr>
          <w:rFonts w:ascii="Aparajita" w:hAnsi="Aparajita" w:cs="Aparajita"/>
          <w:highlight w:val="lightGray"/>
          <w:rPrChange w:id="928" w:author="Emily Smith-Greenaway" w:date="2020-08-09T16:37:00Z">
            <w:rPr>
              <w:rFonts w:ascii="Aparajita" w:hAnsi="Aparajita" w:cs="Aparajita"/>
            </w:rPr>
          </w:rPrChange>
        </w:rPr>
        <w:instrText xml:space="preserve"> ADDIN ZOTERO_ITEM CSL_CITATION {"citationID":"cT4xChNH","properties":{"formattedCitation":"\\super 17\\nosupersub{}","plainCitation":"17","noteIndex":0},"citationItems":[{"id":"765vahno/lFOiAx4s","uris":["http://zotero.org/groups/2241996/items/XHBET453"],"uri":["http://zotero.org/groups/2241996/items/XHBET453"],"itemData":{"id":477,"type":"book","title":"Essential demographic methods","publisher":"Harvard Univ. Press","publisher-place":"Cambridge, Mass.","number-of-pages":"288","source":"Gemeinsamer Bibliotheksverbund ISBN","event-place":"Cambridge, Mass.","ISBN":"978-0-674-04557-6","note":"OCLC: 931410976","language":"eng","author":[{"family":"Wachter","given":"Kenneth W."}],"issued":{"date-parts":[["2014"]]}}}],"schema":"https://github.com/citation-style-language/schema/raw/master/csl-citation.json"} </w:instrText>
      </w:r>
      <w:r w:rsidRPr="000A123F">
        <w:rPr>
          <w:rFonts w:ascii="Aparajita" w:hAnsi="Aparajita" w:cs="Aparajita"/>
          <w:highlight w:val="lightGray"/>
          <w:rPrChange w:id="929" w:author="Emily Smith-Greenaway" w:date="2020-08-09T16:37:00Z">
            <w:rPr>
              <w:rFonts w:ascii="Aparajita" w:hAnsi="Aparajita" w:cs="Aparajita"/>
            </w:rPr>
          </w:rPrChange>
        </w:rPr>
        <w:fldChar w:fldCharType="separate"/>
      </w:r>
      <w:r w:rsidR="007E564F" w:rsidRPr="000A123F">
        <w:rPr>
          <w:rFonts w:ascii="Aparajita" w:hAnsi="Aparajita" w:cs="Aparajita"/>
          <w:highlight w:val="lightGray"/>
          <w:vertAlign w:val="superscript"/>
          <w:rPrChange w:id="930" w:author="Emily Smith-Greenaway" w:date="2020-08-09T16:37:00Z">
            <w:rPr>
              <w:rFonts w:ascii="Aparajita" w:hAnsi="Aparajita" w:cs="Aparajita"/>
              <w:vertAlign w:val="superscript"/>
            </w:rPr>
          </w:rPrChange>
        </w:rPr>
        <w:t>17</w:t>
      </w:r>
      <w:r w:rsidRPr="000A123F">
        <w:rPr>
          <w:rFonts w:ascii="Aparajita" w:hAnsi="Aparajita" w:cs="Aparajita"/>
          <w:highlight w:val="lightGray"/>
          <w:rPrChange w:id="931" w:author="Emily Smith-Greenaway" w:date="2020-08-09T16:37:00Z">
            <w:rPr>
              <w:rFonts w:ascii="Aparajita" w:hAnsi="Aparajita" w:cs="Aparajita"/>
            </w:rPr>
          </w:rPrChange>
        </w:rPr>
        <w:fldChar w:fldCharType="end"/>
      </w:r>
      <w:r w:rsidRPr="000A123F">
        <w:rPr>
          <w:rFonts w:ascii="Aparajita" w:hAnsi="Aparajita" w:cs="Aparajita"/>
          <w:highlight w:val="lightGray"/>
          <w:rPrChange w:id="932" w:author="Emily Smith-Greenaway" w:date="2020-08-09T16:37:00Z">
            <w:rPr>
              <w:rFonts w:ascii="Aparajita" w:hAnsi="Aparajita" w:cs="Aparajita"/>
            </w:rPr>
          </w:rPrChange>
        </w:rPr>
        <w:t xml:space="preserve">. We create a life table </w:t>
      </w:r>
      <w:r w:rsidRPr="000A123F">
        <w:rPr>
          <w:rFonts w:ascii="Aparajita" w:hAnsi="Aparajita" w:cs="Aparajita"/>
          <w:highlight w:val="lightGray"/>
          <w:rPrChange w:id="933" w:author="Emily Smith-Greenaway" w:date="2020-08-09T16:37:00Z">
            <w:rPr>
              <w:rFonts w:ascii="Aparajita" w:hAnsi="Aparajita" w:cs="Aparajita"/>
            </w:rPr>
          </w:rPrChange>
        </w:rPr>
        <w:fldChar w:fldCharType="begin"/>
      </w:r>
      <w:r w:rsidR="007E564F" w:rsidRPr="000A123F">
        <w:rPr>
          <w:rFonts w:ascii="Aparajita" w:hAnsi="Aparajita" w:cs="Aparajita"/>
          <w:highlight w:val="lightGray"/>
          <w:rPrChange w:id="934" w:author="Emily Smith-Greenaway" w:date="2020-08-09T16:37:00Z">
            <w:rPr>
              <w:rFonts w:ascii="Aparajita" w:hAnsi="Aparajita" w:cs="Aparajita"/>
            </w:rPr>
          </w:rPrChange>
        </w:rPr>
        <w:instrText xml:space="preserve"> ADDIN ZOTERO_ITEM CSL_CITATION {"citationID":"F6EFS4e3","properties":{"formattedCitation":"\\super 16\\nosupersub{}","plainCitation":"16","noteIndex":0},"citationItems":[{"id":"765vahno/kCeJnae4","uris":["http://zotero.org/groups/2241996/items/A88IZKYU"],"uri":["http://zotero.org/groups/2241996/items/A88IZKYU"],"itemData":{"id":601,"type":"book","title":"Demography: measuring and modeling population processes","publisher":"Blackwell Publishers","publisher-place":"Malden, MA","number-of-pages":"291","source":"Library of Congress ISBN","event-place":"Malden, MA","ISBN":"978-1-55786-214-3","call-number":"HB849.4 .P73 2001","shortTitle":"Demography","author":[{"family":"Preston","given":"Samuel H."},{"family":"Heuveline","given":"Patrick"},{"family":"Guillot","given":"Michel"}],"issued":{"date-parts":[["2001"]]}}}],"schema":"https://github.com/citation-style-language/schema/raw/master/csl-citation.json"} </w:instrText>
      </w:r>
      <w:r w:rsidRPr="000A123F">
        <w:rPr>
          <w:rFonts w:ascii="Aparajita" w:hAnsi="Aparajita" w:cs="Aparajita"/>
          <w:highlight w:val="lightGray"/>
          <w:rPrChange w:id="935" w:author="Emily Smith-Greenaway" w:date="2020-08-09T16:37:00Z">
            <w:rPr>
              <w:rFonts w:ascii="Aparajita" w:hAnsi="Aparajita" w:cs="Aparajita"/>
            </w:rPr>
          </w:rPrChange>
        </w:rPr>
        <w:fldChar w:fldCharType="separate"/>
      </w:r>
      <w:r w:rsidR="007E564F" w:rsidRPr="000A123F">
        <w:rPr>
          <w:rFonts w:ascii="Aparajita" w:hAnsi="Aparajita" w:cs="Aparajita"/>
          <w:highlight w:val="lightGray"/>
          <w:vertAlign w:val="superscript"/>
          <w:rPrChange w:id="936" w:author="Emily Smith-Greenaway" w:date="2020-08-09T16:37:00Z">
            <w:rPr>
              <w:rFonts w:ascii="Aparajita" w:hAnsi="Aparajita" w:cs="Aparajita"/>
              <w:vertAlign w:val="superscript"/>
            </w:rPr>
          </w:rPrChange>
        </w:rPr>
        <w:t>16</w:t>
      </w:r>
      <w:r w:rsidRPr="000A123F">
        <w:rPr>
          <w:rFonts w:ascii="Aparajita" w:hAnsi="Aparajita" w:cs="Aparajita"/>
          <w:highlight w:val="lightGray"/>
          <w:rPrChange w:id="937" w:author="Emily Smith-Greenaway" w:date="2020-08-09T16:37:00Z">
            <w:rPr>
              <w:rFonts w:ascii="Aparajita" w:hAnsi="Aparajita" w:cs="Aparajita"/>
            </w:rPr>
          </w:rPrChange>
        </w:rPr>
        <w:fldChar w:fldCharType="end"/>
      </w:r>
      <w:r w:rsidRPr="000A123F">
        <w:rPr>
          <w:rFonts w:ascii="Aparajita" w:hAnsi="Aparajita" w:cs="Aparajita"/>
          <w:highlight w:val="lightGray"/>
          <w:rPrChange w:id="938" w:author="Emily Smith-Greenaway" w:date="2020-08-09T16:37:00Z">
            <w:rPr>
              <w:rFonts w:ascii="Aparajita" w:hAnsi="Aparajita" w:cs="Aparajita"/>
            </w:rPr>
          </w:rPrChange>
        </w:rPr>
        <w:t xml:space="preserve"> with </w:t>
      </w:r>
      <w:r w:rsidRPr="000A123F">
        <w:rPr>
          <w:rFonts w:ascii="Aparajita" w:eastAsiaTheme="minorEastAsia" w:hAnsi="Aparajita" w:cs="Aparajita"/>
          <w:highlight w:val="lightGray"/>
          <w:rPrChange w:id="939" w:author="Emily Smith-Greenaway" w:date="2020-08-09T16:37:00Z">
            <w:rPr>
              <w:rFonts w:ascii="Aparajita" w:eastAsiaTheme="minorEastAsia" w:hAnsi="Aparajita" w:cs="Aparajita"/>
            </w:rPr>
          </w:rPrChange>
        </w:rPr>
        <w:t xml:space="preserve">a unit radix </w:t>
      </w:r>
      <m:oMath>
        <m:sSubSup>
          <m:sSubSupPr>
            <m:ctrlPr>
              <w:ins w:id="940" w:author="Emily Smith-Greenaway" w:date="2020-08-10T07:32:00Z">
                <w:rPr>
                  <w:rFonts w:ascii="Cambria Math" w:hAnsi="Cambria Math" w:cs="Aparajita"/>
                  <w:i/>
                  <w:highlight w:val="lightGray"/>
                </w:rPr>
              </w:ins>
            </m:ctrlPr>
          </m:sSubSupPr>
          <m:e>
            <m:sPre>
              <m:sPrePr>
                <m:ctrlPr>
                  <w:ins w:id="941" w:author="Emily Smith-Greenaway" w:date="2020-08-10T07:32:00Z">
                    <w:rPr>
                      <w:rFonts w:ascii="Cambria Math" w:hAnsi="Cambria Math" w:cs="Aparajita"/>
                      <w:i/>
                      <w:highlight w:val="lightGray"/>
                    </w:rPr>
                  </w:ins>
                </m:ctrlPr>
              </m:sPrePr>
              <m:sub/>
              <m:sup/>
              <m:e>
                <m:r>
                  <w:rPr>
                    <w:rFonts w:ascii="Cambria Math" w:hAnsi="Cambria Math" w:cs="Aparajita"/>
                    <w:highlight w:val="lightGray"/>
                    <w:rPrChange w:id="942" w:author="Emily Smith-Greenaway" w:date="2020-08-09T16:37:00Z">
                      <w:rPr>
                        <w:rFonts w:ascii="Cambria Math" w:hAnsi="Cambria Math" w:cs="Aparajita"/>
                      </w:rPr>
                    </w:rPrChange>
                  </w:rPr>
                  <m:t>l</m:t>
                </m:r>
              </m:e>
            </m:sPre>
          </m:e>
          <m:sub>
            <m:r>
              <w:rPr>
                <w:rFonts w:ascii="Cambria Math" w:hAnsi="Cambria Math" w:cs="Aparajita"/>
                <w:highlight w:val="lightGray"/>
                <w:rPrChange w:id="943" w:author="Emily Smith-Greenaway" w:date="2020-08-09T16:37:00Z">
                  <w:rPr>
                    <w:rFonts w:ascii="Cambria Math" w:hAnsi="Cambria Math" w:cs="Aparajita"/>
                  </w:rPr>
                </w:rPrChange>
              </w:rPr>
              <m:t>0</m:t>
            </m:r>
          </m:sub>
          <m:sup>
            <m:r>
              <w:rPr>
                <w:rFonts w:ascii="Cambria Math" w:hAnsi="Cambria Math" w:cs="Aparajita"/>
                <w:highlight w:val="lightGray"/>
                <w:rPrChange w:id="944" w:author="Emily Smith-Greenaway" w:date="2020-08-09T16:37:00Z">
                  <w:rPr>
                    <w:rFonts w:ascii="Cambria Math" w:hAnsi="Cambria Math" w:cs="Aparajita"/>
                  </w:rPr>
                </w:rPrChange>
              </w:rPr>
              <m:t>k</m:t>
            </m:r>
          </m:sup>
        </m:sSubSup>
        <m:r>
          <w:rPr>
            <w:rFonts w:ascii="Cambria Math" w:hAnsi="Cambria Math" w:cs="Aparajita"/>
            <w:highlight w:val="lightGray"/>
            <w:rPrChange w:id="945" w:author="Emily Smith-Greenaway" w:date="2020-08-09T16:37:00Z">
              <w:rPr>
                <w:rFonts w:ascii="Cambria Math" w:hAnsi="Cambria Math" w:cs="Aparajita"/>
              </w:rPr>
            </w:rPrChange>
          </w:rPr>
          <m:t>=1</m:t>
        </m:r>
      </m:oMath>
      <w:r w:rsidRPr="000A123F">
        <w:rPr>
          <w:rFonts w:ascii="Aparajita" w:eastAsiaTheme="minorEastAsia" w:hAnsi="Aparajita" w:cs="Aparajita"/>
          <w:highlight w:val="lightGray"/>
          <w:rPrChange w:id="946" w:author="Emily Smith-Greenaway" w:date="2020-08-09T16:37:00Z">
            <w:rPr>
              <w:rFonts w:ascii="Aparajita" w:eastAsiaTheme="minorEastAsia" w:hAnsi="Aparajita" w:cs="Aparajita"/>
            </w:rPr>
          </w:rPrChange>
        </w:rPr>
        <w:t xml:space="preserve"> </w:t>
      </w:r>
      <w:r w:rsidRPr="000A123F">
        <w:rPr>
          <w:rFonts w:ascii="Aparajita" w:hAnsi="Aparajita" w:cs="Aparajita"/>
          <w:highlight w:val="lightGray"/>
          <w:rPrChange w:id="947" w:author="Emily Smith-Greenaway" w:date="2020-08-09T16:37:00Z">
            <w:rPr>
              <w:rFonts w:ascii="Aparajita" w:hAnsi="Aparajita" w:cs="Aparajita"/>
            </w:rPr>
          </w:rPrChange>
        </w:rPr>
        <w:t xml:space="preserve">where </w:t>
      </w:r>
      <m:oMath>
        <m:sSubSup>
          <m:sSubSupPr>
            <m:ctrlPr>
              <w:ins w:id="948" w:author="Emily Smith-Greenaway" w:date="2020-08-10T07:32:00Z">
                <w:rPr>
                  <w:rFonts w:ascii="Cambria Math" w:eastAsia="Cambria Math" w:hAnsi="Cambria Math" w:cs="Aparajita"/>
                  <w:i/>
                  <w:highlight w:val="lightGray"/>
                </w:rPr>
              </w:ins>
            </m:ctrlPr>
          </m:sSubSupPr>
          <m:e>
            <m:sPre>
              <m:sPrePr>
                <m:ctrlPr>
                  <w:ins w:id="949" w:author="Emily Smith-Greenaway" w:date="2020-08-10T07:32:00Z">
                    <w:rPr>
                      <w:rFonts w:ascii="Cambria Math" w:eastAsia="Cambria Math" w:hAnsi="Cambria Math" w:cs="Aparajita"/>
                      <w:i/>
                      <w:highlight w:val="lightGray"/>
                    </w:rPr>
                  </w:ins>
                </m:ctrlPr>
              </m:sPrePr>
              <m:sub>
                <m:r>
                  <w:rPr>
                    <w:rFonts w:ascii="Cambria Math" w:eastAsia="Cambria Math" w:hAnsi="Cambria Math" w:cs="Aparajita"/>
                    <w:highlight w:val="lightGray"/>
                    <w:rPrChange w:id="950" w:author="Emily Smith-Greenaway" w:date="2020-08-09T16:37:00Z">
                      <w:rPr>
                        <w:rFonts w:ascii="Cambria Math" w:eastAsia="Cambria Math" w:hAnsi="Cambria Math" w:cs="Aparajita"/>
                      </w:rPr>
                    </w:rPrChange>
                  </w:rPr>
                  <m:t>1</m:t>
                </m:r>
              </m:sub>
              <m:sup/>
              <m:e>
                <m:r>
                  <w:rPr>
                    <w:rFonts w:ascii="Cambria Math" w:eastAsia="Cambria Math" w:hAnsi="Cambria Math" w:cs="Aparajita"/>
                    <w:highlight w:val="lightGray"/>
                    <w:rPrChange w:id="951" w:author="Emily Smith-Greenaway" w:date="2020-08-09T16:37:00Z">
                      <w:rPr>
                        <w:rFonts w:ascii="Cambria Math" w:eastAsia="Cambria Math" w:hAnsi="Cambria Math" w:cs="Aparajita"/>
                      </w:rPr>
                    </w:rPrChange>
                  </w:rPr>
                  <m:t>q</m:t>
                </m:r>
              </m:e>
            </m:sPre>
          </m:e>
          <m:sub>
            <m:d>
              <m:dPr>
                <m:ctrlPr>
                  <w:ins w:id="952" w:author="Emily Smith-Greenaway" w:date="2020-08-10T07:32:00Z">
                    <w:rPr>
                      <w:rFonts w:ascii="Cambria Math" w:eastAsia="Cambria Math" w:hAnsi="Cambria Math" w:cs="Aparajita"/>
                      <w:i/>
                      <w:highlight w:val="lightGray"/>
                    </w:rPr>
                  </w:ins>
                </m:ctrlPr>
              </m:dPr>
              <m:e>
                <m:r>
                  <w:rPr>
                    <w:rFonts w:ascii="Cambria Math" w:eastAsia="Cambria Math" w:hAnsi="Cambria Math" w:cs="Aparajita"/>
                    <w:highlight w:val="lightGray"/>
                    <w:rPrChange w:id="953" w:author="Emily Smith-Greenaway" w:date="2020-08-09T16:37:00Z">
                      <w:rPr>
                        <w:rFonts w:ascii="Cambria Math" w:eastAsia="Cambria Math" w:hAnsi="Cambria Math" w:cs="Aparajita"/>
                      </w:rPr>
                    </w:rPrChange>
                  </w:rPr>
                  <m:t>a,c</m:t>
                </m:r>
              </m:e>
            </m:d>
          </m:sub>
          <m:sup>
            <m:r>
              <w:rPr>
                <w:rFonts w:ascii="Cambria Math" w:eastAsia="Cambria Math" w:hAnsi="Cambria Math" w:cs="Aparajita"/>
                <w:highlight w:val="lightGray"/>
                <w:rPrChange w:id="954" w:author="Emily Smith-Greenaway" w:date="2020-08-09T16:37:00Z">
                  <w:rPr>
                    <w:rFonts w:ascii="Cambria Math" w:eastAsia="Cambria Math" w:hAnsi="Cambria Math" w:cs="Aparajita"/>
                  </w:rPr>
                </w:rPrChange>
              </w:rPr>
              <m:t>k</m:t>
            </m:r>
          </m:sup>
        </m:sSubSup>
      </m:oMath>
      <w:r w:rsidRPr="000A123F">
        <w:rPr>
          <w:rFonts w:ascii="Aparajita" w:eastAsiaTheme="minorEastAsia" w:hAnsi="Aparajita" w:cs="Aparajita"/>
          <w:highlight w:val="lightGray"/>
          <w:rPrChange w:id="955" w:author="Emily Smith-Greenaway" w:date="2020-08-09T16:37:00Z">
            <w:rPr>
              <w:rFonts w:ascii="Aparajita" w:eastAsiaTheme="minorEastAsia" w:hAnsi="Aparajita" w:cs="Aparajita"/>
            </w:rPr>
          </w:rPrChange>
        </w:rPr>
        <w:t xml:space="preserve">  is the probability of losing a child. We define </w:t>
      </w:r>
      <w:r w:rsidR="00454D42" w:rsidRPr="000A123F">
        <w:rPr>
          <w:rFonts w:ascii="Aparajita" w:eastAsiaTheme="minorEastAsia" w:hAnsi="Aparajita" w:cs="Aparajita"/>
          <w:highlight w:val="lightGray"/>
          <w:rPrChange w:id="956" w:author="Emily Smith-Greenaway" w:date="2020-08-09T16:37:00Z">
            <w:rPr>
              <w:rFonts w:ascii="Aparajita" w:eastAsiaTheme="minorEastAsia" w:hAnsi="Aparajita" w:cs="Aparajita"/>
            </w:rPr>
          </w:rPrChange>
        </w:rPr>
        <w:t xml:space="preserve">the fraction of women aged </w:t>
      </w:r>
      <w:r w:rsidR="00454D42" w:rsidRPr="000A123F">
        <w:rPr>
          <w:rFonts w:ascii="Aparajita" w:eastAsiaTheme="minorEastAsia" w:hAnsi="Aparajita" w:cs="Aparajita"/>
          <w:i/>
          <w:highlight w:val="lightGray"/>
          <w:rPrChange w:id="957" w:author="Emily Smith-Greenaway" w:date="2020-08-09T16:37:00Z">
            <w:rPr>
              <w:rFonts w:ascii="Aparajita" w:eastAsiaTheme="minorEastAsia" w:hAnsi="Aparajita" w:cs="Aparajita"/>
              <w:i/>
            </w:rPr>
          </w:rPrChange>
        </w:rPr>
        <w:t>a</w:t>
      </w:r>
      <w:r w:rsidR="00454D42" w:rsidRPr="000A123F">
        <w:rPr>
          <w:rFonts w:ascii="Aparajita" w:eastAsiaTheme="minorEastAsia" w:hAnsi="Aparajita" w:cs="Aparajita"/>
          <w:highlight w:val="lightGray"/>
          <w:rPrChange w:id="958" w:author="Emily Smith-Greenaway" w:date="2020-08-09T16:37:00Z">
            <w:rPr>
              <w:rFonts w:ascii="Aparajita" w:eastAsiaTheme="minorEastAsia" w:hAnsi="Aparajita" w:cs="Aparajita"/>
            </w:rPr>
          </w:rPrChange>
        </w:rPr>
        <w:t xml:space="preserve"> in cohort </w:t>
      </w:r>
      <w:r w:rsidR="00454D42" w:rsidRPr="000A123F">
        <w:rPr>
          <w:rFonts w:ascii="Aparajita" w:eastAsiaTheme="minorEastAsia" w:hAnsi="Aparajita" w:cs="Aparajita"/>
          <w:i/>
          <w:highlight w:val="lightGray"/>
          <w:rPrChange w:id="959" w:author="Emily Smith-Greenaway" w:date="2020-08-09T16:37:00Z">
            <w:rPr>
              <w:rFonts w:ascii="Aparajita" w:eastAsiaTheme="minorEastAsia" w:hAnsi="Aparajita" w:cs="Aparajita"/>
              <w:i/>
            </w:rPr>
          </w:rPrChange>
        </w:rPr>
        <w:t>c</w:t>
      </w:r>
      <w:r w:rsidR="00454D42" w:rsidRPr="000A123F">
        <w:rPr>
          <w:rFonts w:ascii="Aparajita" w:eastAsiaTheme="minorEastAsia" w:hAnsi="Aparajita" w:cs="Aparajita"/>
          <w:highlight w:val="lightGray"/>
          <w:rPrChange w:id="960" w:author="Emily Smith-Greenaway" w:date="2020-08-09T16:37:00Z">
            <w:rPr>
              <w:rFonts w:ascii="Aparajita" w:eastAsiaTheme="minorEastAsia" w:hAnsi="Aparajita" w:cs="Aparajita"/>
            </w:rPr>
          </w:rPrChange>
        </w:rPr>
        <w:t xml:space="preserve"> who ever experienced the death of a child younger than </w:t>
      </w:r>
      <w:r w:rsidR="00454D42" w:rsidRPr="000A123F">
        <w:rPr>
          <w:rFonts w:ascii="Aparajita" w:eastAsiaTheme="minorEastAsia" w:hAnsi="Aparajita" w:cs="Aparajita"/>
          <w:i/>
          <w:highlight w:val="lightGray"/>
          <w:rPrChange w:id="961" w:author="Emily Smith-Greenaway" w:date="2020-08-09T16:37:00Z">
            <w:rPr>
              <w:rFonts w:ascii="Aparajita" w:eastAsiaTheme="minorEastAsia" w:hAnsi="Aparajita" w:cs="Aparajita"/>
              <w:i/>
            </w:rPr>
          </w:rPrChange>
        </w:rPr>
        <w:t xml:space="preserve">k </w:t>
      </w:r>
      <w:r w:rsidR="00454D42" w:rsidRPr="000A123F">
        <w:rPr>
          <w:rFonts w:ascii="Aparajita" w:eastAsiaTheme="minorEastAsia" w:hAnsi="Aparajita" w:cs="Aparajita"/>
          <w:highlight w:val="lightGray"/>
          <w:rPrChange w:id="962" w:author="Emily Smith-Greenaway" w:date="2020-08-09T16:37:00Z">
            <w:rPr>
              <w:rFonts w:ascii="Aparajita" w:eastAsiaTheme="minorEastAsia" w:hAnsi="Aparajita" w:cs="Aparajita"/>
            </w:rPr>
          </w:rPrChange>
        </w:rPr>
        <w:t>as</w:t>
      </w:r>
      <w:r w:rsidR="00454D42" w:rsidRPr="000A123F">
        <w:rPr>
          <w:rFonts w:ascii="Aparajita" w:eastAsiaTheme="minorEastAsia" w:hAnsi="Aparajita" w:cs="Aparajita"/>
          <w:i/>
          <w:highlight w:val="lightGray"/>
          <w:rPrChange w:id="963" w:author="Emily Smith-Greenaway" w:date="2020-08-09T16:37:00Z">
            <w:rPr>
              <w:rFonts w:ascii="Aparajita" w:eastAsiaTheme="minorEastAsia" w:hAnsi="Aparajita" w:cs="Aparajita"/>
              <w:i/>
            </w:rPr>
          </w:rPrChange>
        </w:rPr>
        <w:t xml:space="preserve"> </w:t>
      </w:r>
      <m:oMath>
        <m:sSubSup>
          <m:sSubSupPr>
            <m:ctrlPr>
              <w:ins w:id="964" w:author="Emily Smith-Greenaway" w:date="2020-08-10T07:32:00Z">
                <w:rPr>
                  <w:rFonts w:ascii="Cambria Math" w:eastAsia="Cambria Math" w:hAnsi="Cambria Math" w:cs="Aparajita"/>
                  <w:i/>
                  <w:highlight w:val="lightGray"/>
                </w:rPr>
              </w:ins>
            </m:ctrlPr>
          </m:sSubSupPr>
          <m:e>
            <m:r>
              <w:rPr>
                <w:rFonts w:ascii="Cambria Math" w:eastAsia="Cambria Math" w:hAnsi="Cambria Math" w:cs="Aparajita"/>
                <w:highlight w:val="lightGray"/>
                <w:rPrChange w:id="965" w:author="Emily Smith-Greenaway" w:date="2020-08-09T16:37:00Z">
                  <w:rPr>
                    <w:rFonts w:ascii="Cambria Math" w:eastAsia="Cambria Math" w:hAnsi="Cambria Math" w:cs="Aparajita"/>
                  </w:rPr>
                </w:rPrChange>
              </w:rPr>
              <m:t>FOD</m:t>
            </m:r>
          </m:e>
          <m:sub>
            <m:r>
              <w:rPr>
                <w:rFonts w:ascii="Cambria Math" w:eastAsia="Cambria Math" w:hAnsi="Cambria Math" w:cs="Aparajita"/>
                <w:highlight w:val="lightGray"/>
                <w:rPrChange w:id="966" w:author="Emily Smith-Greenaway" w:date="2020-08-09T16:37:00Z">
                  <w:rPr>
                    <w:rFonts w:ascii="Cambria Math" w:eastAsia="Cambria Math" w:hAnsi="Cambria Math" w:cs="Aparajita"/>
                  </w:rPr>
                </w:rPrChange>
              </w:rPr>
              <m:t>(a,c)</m:t>
            </m:r>
          </m:sub>
          <m:sup>
            <m:r>
              <w:rPr>
                <w:rFonts w:ascii="Cambria Math" w:eastAsia="Cambria Math" w:hAnsi="Cambria Math" w:cs="Aparajita"/>
                <w:highlight w:val="lightGray"/>
                <w:rPrChange w:id="967" w:author="Emily Smith-Greenaway" w:date="2020-08-09T16:37:00Z">
                  <w:rPr>
                    <w:rFonts w:ascii="Cambria Math" w:eastAsia="Cambria Math" w:hAnsi="Cambria Math" w:cs="Aparajita"/>
                  </w:rPr>
                </w:rPrChange>
              </w:rPr>
              <m:t>k</m:t>
            </m:r>
          </m:sup>
        </m:sSubSup>
        <m:r>
          <w:rPr>
            <w:rFonts w:ascii="Cambria Math" w:eastAsiaTheme="minorEastAsia" w:hAnsi="Cambria Math" w:cs="Aparajita"/>
            <w:highlight w:val="lightGray"/>
            <w:rPrChange w:id="968" w:author="Emily Smith-Greenaway" w:date="2020-08-09T16:37:00Z">
              <w:rPr>
                <w:rFonts w:ascii="Cambria Math" w:eastAsiaTheme="minorEastAsia" w:hAnsi="Cambria Math" w:cs="Aparajita"/>
              </w:rPr>
            </w:rPrChange>
          </w:rPr>
          <m:t>=1-</m:t>
        </m:r>
        <m:sSubSup>
          <m:sSubSupPr>
            <m:ctrlPr>
              <w:ins w:id="969" w:author="Emily Smith-Greenaway" w:date="2020-08-10T07:32:00Z">
                <w:rPr>
                  <w:rFonts w:ascii="Cambria Math" w:hAnsi="Cambria Math" w:cs="Aparajita"/>
                  <w:i/>
                  <w:highlight w:val="lightGray"/>
                </w:rPr>
              </w:ins>
            </m:ctrlPr>
          </m:sSubSupPr>
          <m:e>
            <m:sPre>
              <m:sPrePr>
                <m:ctrlPr>
                  <w:ins w:id="970" w:author="Emily Smith-Greenaway" w:date="2020-08-10T07:32:00Z">
                    <w:rPr>
                      <w:rFonts w:ascii="Cambria Math" w:hAnsi="Cambria Math" w:cs="Aparajita"/>
                      <w:i/>
                      <w:highlight w:val="lightGray"/>
                    </w:rPr>
                  </w:ins>
                </m:ctrlPr>
              </m:sPrePr>
              <m:sub>
                <m:r>
                  <w:rPr>
                    <w:rFonts w:ascii="Cambria Math" w:hAnsi="Cambria Math" w:cs="Aparajita"/>
                    <w:highlight w:val="lightGray"/>
                    <w:rPrChange w:id="971" w:author="Emily Smith-Greenaway" w:date="2020-08-09T16:37:00Z">
                      <w:rPr>
                        <w:rFonts w:ascii="Cambria Math" w:hAnsi="Cambria Math" w:cs="Aparajita"/>
                      </w:rPr>
                    </w:rPrChange>
                  </w:rPr>
                  <m:t>1</m:t>
                </m:r>
              </m:sub>
              <m:sup/>
              <m:e>
                <m:r>
                  <w:rPr>
                    <w:rFonts w:ascii="Cambria Math" w:hAnsi="Cambria Math" w:cs="Aparajita"/>
                    <w:highlight w:val="lightGray"/>
                    <w:rPrChange w:id="972" w:author="Emily Smith-Greenaway" w:date="2020-08-09T16:37:00Z">
                      <w:rPr>
                        <w:rFonts w:ascii="Cambria Math" w:hAnsi="Cambria Math" w:cs="Aparajita"/>
                      </w:rPr>
                    </w:rPrChange>
                  </w:rPr>
                  <m:t>l</m:t>
                </m:r>
              </m:e>
            </m:sPre>
          </m:e>
          <m:sub>
            <m:d>
              <m:dPr>
                <m:ctrlPr>
                  <w:ins w:id="973" w:author="Emily Smith-Greenaway" w:date="2020-08-10T07:32:00Z">
                    <w:rPr>
                      <w:rFonts w:ascii="Cambria Math" w:hAnsi="Cambria Math" w:cs="Aparajita"/>
                      <w:i/>
                      <w:highlight w:val="lightGray"/>
                    </w:rPr>
                  </w:ins>
                </m:ctrlPr>
              </m:dPr>
              <m:e>
                <m:r>
                  <w:rPr>
                    <w:rFonts w:ascii="Cambria Math" w:hAnsi="Cambria Math" w:cs="Aparajita"/>
                    <w:highlight w:val="lightGray"/>
                    <w:rPrChange w:id="974" w:author="Emily Smith-Greenaway" w:date="2020-08-09T16:37:00Z">
                      <w:rPr>
                        <w:rFonts w:ascii="Cambria Math" w:hAnsi="Cambria Math" w:cs="Aparajita"/>
                      </w:rPr>
                    </w:rPrChange>
                  </w:rPr>
                  <m:t>a,c</m:t>
                </m:r>
              </m:e>
            </m:d>
          </m:sub>
          <m:sup>
            <m:r>
              <w:rPr>
                <w:rFonts w:ascii="Cambria Math" w:hAnsi="Cambria Math" w:cs="Aparajita"/>
                <w:highlight w:val="lightGray"/>
                <w:rPrChange w:id="975" w:author="Emily Smith-Greenaway" w:date="2020-08-09T16:37:00Z">
                  <w:rPr>
                    <w:rFonts w:ascii="Cambria Math" w:hAnsi="Cambria Math" w:cs="Aparajita"/>
                  </w:rPr>
                </w:rPrChange>
              </w:rPr>
              <m:t>k</m:t>
            </m:r>
          </m:sup>
        </m:sSubSup>
        <m:r>
          <w:rPr>
            <w:rFonts w:ascii="Cambria Math" w:hAnsi="Cambria Math" w:cs="Aparajita"/>
            <w:highlight w:val="lightGray"/>
            <w:rPrChange w:id="976" w:author="Emily Smith-Greenaway" w:date="2020-08-09T16:37:00Z">
              <w:rPr>
                <w:rFonts w:ascii="Cambria Math" w:hAnsi="Cambria Math" w:cs="Aparajita"/>
              </w:rPr>
            </w:rPrChange>
          </w:rPr>
          <m:t>.</m:t>
        </m:r>
      </m:oMath>
      <w:r w:rsidRPr="000A123F">
        <w:rPr>
          <w:rFonts w:ascii="Aparajita" w:eastAsiaTheme="minorEastAsia" w:hAnsi="Aparajita" w:cs="Aparajita"/>
          <w:highlight w:val="lightGray"/>
          <w:rPrChange w:id="977" w:author="Emily Smith-Greenaway" w:date="2020-08-09T16:37:00Z">
            <w:rPr>
              <w:rFonts w:ascii="Aparajita" w:eastAsiaTheme="minorEastAsia" w:hAnsi="Aparajita" w:cs="Aparajita"/>
            </w:rPr>
          </w:rPrChange>
        </w:rPr>
        <w:t xml:space="preserve">. </w:t>
      </w:r>
    </w:p>
    <w:p w14:paraId="3287E34A" w14:textId="150175BB" w:rsidR="005E1FE4" w:rsidRPr="000A123F" w:rsidRDefault="00697299" w:rsidP="006D2A78">
      <w:pPr>
        <w:ind w:firstLine="720"/>
        <w:rPr>
          <w:rFonts w:ascii="Aparajita" w:eastAsiaTheme="minorEastAsia" w:hAnsi="Aparajita" w:cs="Aparajita"/>
          <w:highlight w:val="lightGray"/>
          <w:rPrChange w:id="978" w:author="Emily Smith-Greenaway" w:date="2020-08-09T16:37:00Z">
            <w:rPr>
              <w:rFonts w:ascii="Aparajita" w:eastAsiaTheme="minorEastAsia" w:hAnsi="Aparajita" w:cs="Aparajita"/>
            </w:rPr>
          </w:rPrChange>
        </w:rPr>
      </w:pPr>
      <w:del w:id="979" w:author="Emily Smith-Greenaway" w:date="2020-08-08T07:21:00Z">
        <w:r w:rsidRPr="000A123F" w:rsidDel="00A02870">
          <w:rPr>
            <w:rFonts w:ascii="Aparajita" w:eastAsiaTheme="minorEastAsia" w:hAnsi="Aparajita" w:cs="Aparajita"/>
            <w:highlight w:val="lightGray"/>
            <w:rPrChange w:id="980" w:author="Emily Smith-Greenaway" w:date="2020-08-09T16:37:00Z">
              <w:rPr>
                <w:rFonts w:ascii="Aparajita" w:eastAsiaTheme="minorEastAsia" w:hAnsi="Aparajita" w:cs="Aparajita"/>
              </w:rPr>
            </w:rPrChange>
          </w:rPr>
          <w:delText>Next,</w:delText>
        </w:r>
      </w:del>
      <w:ins w:id="981" w:author="Emily Smith-Greenaway" w:date="2020-08-08T07:21:00Z">
        <w:r w:rsidR="00A02870" w:rsidRPr="000A123F">
          <w:rPr>
            <w:rFonts w:ascii="Aparajita" w:eastAsiaTheme="minorEastAsia" w:hAnsi="Aparajita" w:cs="Aparajita"/>
            <w:highlight w:val="lightGray"/>
            <w:rPrChange w:id="982" w:author="Emily Smith-Greenaway" w:date="2020-08-09T16:37:00Z">
              <w:rPr>
                <w:rFonts w:ascii="Aparajita" w:eastAsiaTheme="minorEastAsia" w:hAnsi="Aparajita" w:cs="Aparajita"/>
              </w:rPr>
            </w:rPrChange>
          </w:rPr>
          <w:t>In doing so,</w:t>
        </w:r>
      </w:ins>
      <w:r w:rsidRPr="000A123F">
        <w:rPr>
          <w:rFonts w:ascii="Aparajita" w:eastAsiaTheme="minorEastAsia" w:hAnsi="Aparajita" w:cs="Aparajita"/>
          <w:highlight w:val="lightGray"/>
          <w:rPrChange w:id="983" w:author="Emily Smith-Greenaway" w:date="2020-08-09T16:37:00Z">
            <w:rPr>
              <w:rFonts w:ascii="Aparajita" w:eastAsiaTheme="minorEastAsia" w:hAnsi="Aparajita" w:cs="Aparajita"/>
            </w:rPr>
          </w:rPrChange>
        </w:rPr>
        <w:t xml:space="preserve"> we account for the mortality of women</w:t>
      </w:r>
      <w:del w:id="984" w:author="Emily Smith-Greenaway" w:date="2020-08-08T07:22:00Z">
        <w:r w:rsidRPr="000A123F" w:rsidDel="00A02870">
          <w:rPr>
            <w:rFonts w:ascii="Aparajita" w:eastAsiaTheme="minorEastAsia" w:hAnsi="Aparajita" w:cs="Aparajita"/>
            <w:highlight w:val="lightGray"/>
            <w:rPrChange w:id="985" w:author="Emily Smith-Greenaway" w:date="2020-08-09T16:37:00Z">
              <w:rPr>
                <w:rFonts w:ascii="Aparajita" w:eastAsiaTheme="minorEastAsia" w:hAnsi="Aparajita" w:cs="Aparajita"/>
              </w:rPr>
            </w:rPrChange>
          </w:rPr>
          <w:delText xml:space="preserve"> </w:delText>
        </w:r>
      </w:del>
      <w:del w:id="986" w:author="Emily Smith-Greenaway" w:date="2020-08-08T07:21:00Z">
        <w:r w:rsidRPr="000A123F" w:rsidDel="00A02870">
          <w:rPr>
            <w:rFonts w:ascii="Aparajita" w:eastAsiaTheme="minorEastAsia" w:hAnsi="Aparajita" w:cs="Aparajita"/>
            <w:highlight w:val="lightGray"/>
            <w:rPrChange w:id="987" w:author="Emily Smith-Greenaway" w:date="2020-08-09T16:37:00Z">
              <w:rPr>
                <w:rFonts w:ascii="Aparajita" w:eastAsiaTheme="minorEastAsia" w:hAnsi="Aparajita" w:cs="Aparajita"/>
              </w:rPr>
            </w:rPrChange>
          </w:rPr>
          <w:delText xml:space="preserve">with the help of </w:delText>
        </w:r>
        <w:r w:rsidR="00EB460A" w:rsidRPr="000A123F" w:rsidDel="00A02870">
          <w:rPr>
            <w:rFonts w:ascii="Aparajita" w:eastAsiaTheme="minorEastAsia" w:hAnsi="Aparajita" w:cs="Aparajita"/>
            <w:highlight w:val="lightGray"/>
            <w:rPrChange w:id="988" w:author="Emily Smith-Greenaway" w:date="2020-08-09T16:37:00Z">
              <w:rPr>
                <w:rFonts w:ascii="Aparajita" w:eastAsiaTheme="minorEastAsia" w:hAnsi="Aparajita" w:cs="Aparajita"/>
              </w:rPr>
            </w:rPrChange>
          </w:rPr>
          <w:delText xml:space="preserve">the </w:delText>
        </w:r>
        <w:r w:rsidR="00ED4673" w:rsidRPr="000A123F" w:rsidDel="00A02870">
          <w:rPr>
            <w:rFonts w:ascii="Aparajita" w:eastAsiaTheme="minorEastAsia" w:hAnsi="Aparajita" w:cs="Aparajita"/>
            <w:highlight w:val="lightGray"/>
            <w:rPrChange w:id="989" w:author="Emily Smith-Greenaway" w:date="2020-08-09T16:37:00Z">
              <w:rPr>
                <w:rFonts w:ascii="Aparajita" w:eastAsiaTheme="minorEastAsia" w:hAnsi="Aparajita" w:cs="Aparajita"/>
              </w:rPr>
            </w:rPrChange>
          </w:rPr>
          <w:delText xml:space="preserve">parameters </w:delText>
        </w:r>
      </w:del>
      <m:oMath>
        <m:sSubSup>
          <m:sSubSupPr>
            <m:ctrlPr>
              <w:ins w:id="990" w:author="Emily Smith-Greenaway" w:date="2020-08-10T07:32:00Z">
                <w:del w:id="991" w:author="Emily Smith-Greenaway" w:date="2020-08-08T07:21:00Z">
                  <w:rPr>
                    <w:rFonts w:ascii="Cambria Math" w:eastAsiaTheme="minorEastAsia" w:hAnsi="Cambria Math" w:cs="Aparajita"/>
                    <w:i/>
                    <w:highlight w:val="lightGray"/>
                  </w:rPr>
                </w:del>
              </w:ins>
            </m:ctrlPr>
          </m:sSubSupPr>
          <m:e>
            <m:r>
              <w:del w:id="992" w:author="Emily Smith-Greenaway" w:date="2020-08-08T07:21:00Z">
                <m:rPr>
                  <m:sty m:val="p"/>
                </m:rPr>
                <w:rPr>
                  <w:rFonts w:ascii="Cambria Math" w:eastAsiaTheme="minorEastAsia" w:hAnsi="Cambria Math" w:cs="Aparajita"/>
                  <w:highlight w:val="lightGray"/>
                  <w:rPrChange w:id="993" w:author="Emily Smith-Greenaway" w:date="2020-08-09T16:37:00Z">
                    <w:rPr>
                      <w:rFonts w:ascii="Cambria Math" w:eastAsiaTheme="minorEastAsia" w:hAnsi="Cambria Math" w:cs="Aparajita"/>
                    </w:rPr>
                  </w:rPrChange>
                </w:rPr>
                <m:t>FWS</m:t>
              </w:del>
            </m:r>
          </m:e>
          <m:sub>
            <m:r>
              <w:del w:id="994" w:author="Emily Smith-Greenaway" w:date="2020-08-08T07:21:00Z">
                <w:rPr>
                  <w:rFonts w:ascii="Cambria Math" w:eastAsiaTheme="minorEastAsia" w:hAnsi="Cambria Math" w:cs="Aparajita"/>
                  <w:highlight w:val="lightGray"/>
                  <w:rPrChange w:id="995" w:author="Emily Smith-Greenaway" w:date="2020-08-09T16:37:00Z">
                    <w:rPr>
                      <w:rFonts w:ascii="Cambria Math" w:eastAsiaTheme="minorEastAsia" w:hAnsi="Cambria Math" w:cs="Aparajita"/>
                    </w:rPr>
                  </w:rPrChange>
                </w:rPr>
                <m:t>(a,c)</m:t>
              </w:del>
            </m:r>
          </m:sub>
          <m:sup/>
        </m:sSubSup>
      </m:oMath>
      <w:ins w:id="996" w:author="Emily Smith-Greenaway" w:date="2020-08-08T23:40:00Z">
        <w:r w:rsidR="009C383D" w:rsidRPr="000A123F">
          <w:rPr>
            <w:rFonts w:ascii="Aparajita" w:eastAsiaTheme="minorEastAsia" w:hAnsi="Aparajita" w:cs="Aparajita"/>
            <w:highlight w:val="lightGray"/>
            <w:rPrChange w:id="997" w:author="Emily Smith-Greenaway" w:date="2020-08-09T16:37:00Z">
              <w:rPr>
                <w:rFonts w:ascii="Aparajita" w:eastAsiaTheme="minorEastAsia" w:hAnsi="Aparajita" w:cs="Aparajita"/>
              </w:rPr>
            </w:rPrChange>
          </w:rPr>
          <w:t>,</w:t>
        </w:r>
      </w:ins>
      <m:oMath>
        <m:r>
          <w:del w:id="998" w:author="Emily Smith-Greenaway" w:date="2020-08-08T23:40:00Z">
            <w:rPr>
              <w:rFonts w:ascii="Cambria Math" w:eastAsiaTheme="minorEastAsia" w:hAnsi="Cambria Math" w:cs="Aparajita"/>
              <w:highlight w:val="lightGray"/>
              <w:rPrChange w:id="999" w:author="Emily Smith-Greenaway" w:date="2020-08-09T16:37:00Z">
                <w:rPr>
                  <w:rFonts w:ascii="Cambria Math" w:eastAsiaTheme="minorEastAsia" w:hAnsi="Cambria Math" w:cs="Aparajita"/>
                </w:rPr>
              </w:rPrChange>
            </w:rPr>
            <m:t>,</m:t>
          </w:del>
        </m:r>
      </m:oMath>
      <w:r w:rsidRPr="000A123F">
        <w:rPr>
          <w:rFonts w:ascii="Aparajita" w:eastAsiaTheme="minorEastAsia" w:hAnsi="Aparajita" w:cs="Aparajita"/>
          <w:highlight w:val="lightGray"/>
          <w:rPrChange w:id="1000" w:author="Emily Smith-Greenaway" w:date="2020-08-09T16:37:00Z">
            <w:rPr>
              <w:rFonts w:ascii="Aparajita" w:eastAsiaTheme="minorEastAsia" w:hAnsi="Aparajita" w:cs="Aparajita"/>
            </w:rPr>
          </w:rPrChange>
        </w:rPr>
        <w:t xml:space="preserve"> </w:t>
      </w:r>
      <w:ins w:id="1001" w:author="Emily Smith-Greenaway" w:date="2020-08-08T07:22:00Z">
        <w:r w:rsidR="00A02870" w:rsidRPr="000A123F">
          <w:rPr>
            <w:rFonts w:ascii="Aparajita" w:eastAsiaTheme="minorEastAsia" w:hAnsi="Aparajita" w:cs="Aparajita"/>
            <w:highlight w:val="lightGray"/>
            <w:rPrChange w:id="1002" w:author="Emily Smith-Greenaway" w:date="2020-08-09T16:37:00Z">
              <w:rPr>
                <w:rFonts w:ascii="Aparajita" w:eastAsiaTheme="minorEastAsia" w:hAnsi="Aparajita" w:cs="Aparajita"/>
              </w:rPr>
            </w:rPrChange>
          </w:rPr>
          <w:t xml:space="preserve">specifically </w:t>
        </w:r>
      </w:ins>
      <w:r w:rsidRPr="000A123F">
        <w:rPr>
          <w:rFonts w:ascii="Aparajita" w:eastAsiaTheme="minorEastAsia" w:hAnsi="Aparajita" w:cs="Aparajita"/>
          <w:highlight w:val="lightGray"/>
          <w:rPrChange w:id="1003" w:author="Emily Smith-Greenaway" w:date="2020-08-09T16:37:00Z">
            <w:rPr>
              <w:rFonts w:ascii="Aparajita" w:eastAsiaTheme="minorEastAsia" w:hAnsi="Aparajita" w:cs="Aparajita"/>
            </w:rPr>
          </w:rPrChange>
        </w:rPr>
        <w:t xml:space="preserve">the fraction of women that survived up to </w:t>
      </w:r>
      <w:del w:id="1004" w:author="Emily Smith-Greenaway" w:date="2020-08-08T07:40:00Z">
        <w:r w:rsidRPr="000A123F" w:rsidDel="00BB762D">
          <w:rPr>
            <w:rFonts w:ascii="Aparajita" w:eastAsiaTheme="minorEastAsia" w:hAnsi="Aparajita" w:cs="Aparajita"/>
            <w:highlight w:val="lightGray"/>
            <w:rPrChange w:id="1005" w:author="Emily Smith-Greenaway" w:date="2020-08-09T16:37:00Z">
              <w:rPr>
                <w:rFonts w:ascii="Aparajita" w:eastAsiaTheme="minorEastAsia" w:hAnsi="Aparajita" w:cs="Aparajita"/>
              </w:rPr>
            </w:rPrChange>
          </w:rPr>
          <w:delText xml:space="preserve">age </w:delText>
        </w:r>
        <w:r w:rsidRPr="000A123F" w:rsidDel="00BB762D">
          <w:rPr>
            <w:rFonts w:ascii="Aparajita" w:eastAsiaTheme="minorEastAsia" w:hAnsi="Aparajita" w:cs="Aparajita"/>
            <w:i/>
            <w:highlight w:val="lightGray"/>
            <w:rPrChange w:id="1006" w:author="Emily Smith-Greenaway" w:date="2020-08-09T16:37:00Z">
              <w:rPr>
                <w:rFonts w:ascii="Aparajita" w:eastAsiaTheme="minorEastAsia" w:hAnsi="Aparajita" w:cs="Aparajita"/>
                <w:i/>
              </w:rPr>
            </w:rPrChange>
          </w:rPr>
          <w:delText>a</w:delText>
        </w:r>
      </w:del>
      <w:ins w:id="1007" w:author="Emily Smith-Greenaway" w:date="2020-08-08T07:40:00Z">
        <w:r w:rsidR="00BB762D" w:rsidRPr="000A123F">
          <w:rPr>
            <w:rFonts w:ascii="Aparajita" w:eastAsiaTheme="minorEastAsia" w:hAnsi="Aparajita" w:cs="Aparajita"/>
            <w:highlight w:val="lightGray"/>
            <w:rPrChange w:id="1008" w:author="Emily Smith-Greenaway" w:date="2020-08-09T16:37:00Z">
              <w:rPr>
                <w:rFonts w:ascii="Aparajita" w:eastAsiaTheme="minorEastAsia" w:hAnsi="Aparajita" w:cs="Aparajita"/>
              </w:rPr>
            </w:rPrChange>
          </w:rPr>
          <w:t>the age</w:t>
        </w:r>
      </w:ins>
      <w:r w:rsidRPr="000A123F">
        <w:rPr>
          <w:rFonts w:ascii="Aparajita" w:eastAsiaTheme="minorEastAsia" w:hAnsi="Aparajita" w:cs="Aparajita"/>
          <w:highlight w:val="lightGray"/>
          <w:rPrChange w:id="1009" w:author="Emily Smith-Greenaway" w:date="2020-08-09T16:37:00Z">
            <w:rPr>
              <w:rFonts w:ascii="Aparajita" w:eastAsiaTheme="minorEastAsia" w:hAnsi="Aparajita" w:cs="Aparajita"/>
            </w:rPr>
          </w:rPrChange>
        </w:rPr>
        <w:t xml:space="preserve"> after the start of reproductive age </w:t>
      </w:r>
      <m:oMath>
        <m:r>
          <w:del w:id="1010" w:author="Emily Smith-Greenaway" w:date="2020-08-08T07:40:00Z">
            <w:rPr>
              <w:rFonts w:ascii="Cambria Math" w:eastAsiaTheme="minorEastAsia" w:hAnsi="Cambria Math" w:cs="Aparajita"/>
              <w:highlight w:val="lightGray"/>
              <w:rPrChange w:id="1011" w:author="Emily Smith-Greenaway" w:date="2020-08-09T16:37:00Z">
                <w:rPr>
                  <w:rFonts w:ascii="Cambria Math" w:eastAsiaTheme="minorEastAsia" w:hAnsi="Cambria Math" w:cs="Aparajita"/>
                </w:rPr>
              </w:rPrChange>
            </w:rPr>
            <m:t>α</m:t>
          </w:del>
        </m:r>
      </m:oMath>
      <w:del w:id="1012" w:author="Emily Smith-Greenaway" w:date="2020-08-08T07:40:00Z">
        <w:r w:rsidRPr="000A123F" w:rsidDel="00BB762D">
          <w:rPr>
            <w:rFonts w:ascii="Aparajita" w:eastAsiaTheme="minorEastAsia" w:hAnsi="Aparajita" w:cs="Aparajita"/>
            <w:highlight w:val="lightGray"/>
            <w:rPrChange w:id="1013" w:author="Emily Smith-Greenaway" w:date="2020-08-09T16:37:00Z">
              <w:rPr>
                <w:rFonts w:ascii="Aparajita" w:eastAsiaTheme="minorEastAsia" w:hAnsi="Aparajita" w:cs="Aparajita"/>
              </w:rPr>
            </w:rPrChange>
          </w:rPr>
          <w:delText xml:space="preserve"> </w:delText>
        </w:r>
      </w:del>
      <w:r w:rsidRPr="000A123F">
        <w:rPr>
          <w:rFonts w:ascii="Aparajita" w:eastAsiaTheme="minorEastAsia" w:hAnsi="Aparajita" w:cs="Aparajita"/>
          <w:highlight w:val="lightGray"/>
          <w:rPrChange w:id="1014" w:author="Emily Smith-Greenaway" w:date="2020-08-09T16:37:00Z">
            <w:rPr>
              <w:rFonts w:ascii="Aparajita" w:eastAsiaTheme="minorEastAsia" w:hAnsi="Aparajita" w:cs="Aparajita"/>
            </w:rPr>
          </w:rPrChange>
        </w:rPr>
        <w:t xml:space="preserve">in each birth cohort (where </w:t>
      </w:r>
      <m:oMath>
        <m:r>
          <w:rPr>
            <w:rFonts w:ascii="Cambria Math" w:eastAsiaTheme="minorEastAsia" w:hAnsi="Cambria Math" w:cs="Aparajita"/>
            <w:highlight w:val="lightGray"/>
            <w:rPrChange w:id="1015" w:author="Emily Smith-Greenaway" w:date="2020-08-09T16:37:00Z">
              <w:rPr>
                <w:rFonts w:ascii="Cambria Math" w:eastAsiaTheme="minorEastAsia" w:hAnsi="Cambria Math" w:cs="Aparajita"/>
              </w:rPr>
            </w:rPrChange>
          </w:rPr>
          <m:t>α&lt;a</m:t>
        </m:r>
      </m:oMath>
      <w:r w:rsidRPr="000A123F">
        <w:rPr>
          <w:rFonts w:ascii="Aparajita" w:eastAsiaTheme="minorEastAsia" w:hAnsi="Aparajita" w:cs="Aparajita"/>
          <w:highlight w:val="lightGray"/>
          <w:rPrChange w:id="1016" w:author="Emily Smith-Greenaway" w:date="2020-08-09T16:37:00Z">
            <w:rPr>
              <w:rFonts w:ascii="Aparajita" w:eastAsiaTheme="minorEastAsia" w:hAnsi="Aparajita" w:cs="Aparajita"/>
            </w:rPr>
          </w:rPrChange>
        </w:rPr>
        <w:t xml:space="preserve">). </w:t>
      </w:r>
      <w:ins w:id="1017" w:author="Emily Smith-Greenaway" w:date="2020-08-08T07:41:00Z">
        <w:r w:rsidR="00BB762D" w:rsidRPr="000A123F">
          <w:rPr>
            <w:rFonts w:ascii="Aparajita" w:eastAsiaTheme="minorEastAsia" w:hAnsi="Aparajita" w:cs="Aparajita"/>
            <w:highlight w:val="lightGray"/>
            <w:rPrChange w:id="1018" w:author="Emily Smith-Greenaway" w:date="2020-08-09T16:37:00Z">
              <w:rPr>
                <w:rFonts w:ascii="Aparajita" w:eastAsiaTheme="minorEastAsia" w:hAnsi="Aparajita" w:cs="Aparajita"/>
              </w:rPr>
            </w:rPrChange>
          </w:rPr>
          <w:t>With this information, we can solve t</w:t>
        </w:r>
      </w:ins>
      <w:del w:id="1019" w:author="Emily Smith-Greenaway" w:date="2020-08-08T07:41:00Z">
        <w:r w:rsidRPr="000A123F" w:rsidDel="00BB762D">
          <w:rPr>
            <w:rFonts w:ascii="Aparajita" w:eastAsiaTheme="minorEastAsia" w:hAnsi="Aparajita" w:cs="Aparajita"/>
            <w:highlight w:val="lightGray"/>
            <w:rPrChange w:id="1020" w:author="Emily Smith-Greenaway" w:date="2020-08-09T16:37:00Z">
              <w:rPr>
                <w:rFonts w:ascii="Aparajita" w:eastAsiaTheme="minorEastAsia" w:hAnsi="Aparajita" w:cs="Aparajita"/>
              </w:rPr>
            </w:rPrChange>
          </w:rPr>
          <w:delText>T</w:delText>
        </w:r>
      </w:del>
      <w:r w:rsidRPr="000A123F">
        <w:rPr>
          <w:rFonts w:ascii="Aparajita" w:hAnsi="Aparajita" w:cs="Aparajita"/>
          <w:highlight w:val="lightGray"/>
          <w:rPrChange w:id="1021" w:author="Emily Smith-Greenaway" w:date="2020-08-09T16:37:00Z">
            <w:rPr>
              <w:rFonts w:ascii="Aparajita" w:hAnsi="Aparajita" w:cs="Aparajita"/>
            </w:rPr>
          </w:rPrChange>
        </w:rPr>
        <w:t xml:space="preserve">he </w:t>
      </w:r>
      <w:del w:id="1022" w:author="Emily Smith-Greenaway" w:date="2020-08-08T13:53:00Z">
        <w:r w:rsidRPr="000A123F" w:rsidDel="00DB2752">
          <w:rPr>
            <w:rFonts w:ascii="Aparajita" w:hAnsi="Aparajita" w:cs="Aparajita"/>
            <w:highlight w:val="lightGray"/>
            <w:rPrChange w:id="1023" w:author="Emily Smith-Greenaway" w:date="2020-08-09T16:37:00Z">
              <w:rPr>
                <w:rFonts w:ascii="Aparajita" w:hAnsi="Aparajita" w:cs="Aparajita"/>
              </w:rPr>
            </w:rPrChange>
          </w:rPr>
          <w:delText>proportion</w:delText>
        </w:r>
      </w:del>
      <w:ins w:id="1024" w:author="Emily Smith-Greenaway" w:date="2020-08-08T13:53:00Z">
        <w:r w:rsidR="00DB2752" w:rsidRPr="000A123F">
          <w:rPr>
            <w:rFonts w:ascii="Aparajita" w:hAnsi="Aparajita" w:cs="Aparajita"/>
            <w:highlight w:val="lightGray"/>
            <w:rPrChange w:id="1025" w:author="Emily Smith-Greenaway" w:date="2020-08-09T16:37:00Z">
              <w:rPr>
                <w:rFonts w:ascii="Aparajita" w:hAnsi="Aparajita" w:cs="Aparajita"/>
              </w:rPr>
            </w:rPrChange>
          </w:rPr>
          <w:t>proportions</w:t>
        </w:r>
      </w:ins>
      <w:r w:rsidRPr="000A123F">
        <w:rPr>
          <w:rFonts w:ascii="Aparajita" w:hAnsi="Aparajita" w:cs="Aparajita"/>
          <w:highlight w:val="lightGray"/>
          <w:rPrChange w:id="1026" w:author="Emily Smith-Greenaway" w:date="2020-08-09T16:37:00Z">
            <w:rPr>
              <w:rFonts w:ascii="Aparajita" w:hAnsi="Aparajita" w:cs="Aparajita"/>
            </w:rPr>
          </w:rPrChange>
        </w:rPr>
        <w:t xml:space="preserve"> of women (per 1,000 mothers) who have ever lost one or more children younger than </w:t>
      </w:r>
      <w:r w:rsidRPr="000A123F">
        <w:rPr>
          <w:rFonts w:ascii="Aparajita" w:hAnsi="Aparajita" w:cs="Aparajita"/>
          <w:i/>
          <w:highlight w:val="lightGray"/>
          <w:rPrChange w:id="1027" w:author="Emily Smith-Greenaway" w:date="2020-08-09T16:37:00Z">
            <w:rPr>
              <w:rFonts w:ascii="Aparajita" w:hAnsi="Aparajita" w:cs="Aparajita"/>
              <w:i/>
            </w:rPr>
          </w:rPrChange>
        </w:rPr>
        <w:t>k</w:t>
      </w:r>
      <w:r w:rsidRPr="000A123F">
        <w:rPr>
          <w:rFonts w:ascii="Aparajita" w:hAnsi="Aparajita" w:cs="Aparajita"/>
          <w:highlight w:val="lightGray"/>
          <w:rPrChange w:id="1028" w:author="Emily Smith-Greenaway" w:date="2020-08-09T16:37:00Z">
            <w:rPr>
              <w:rFonts w:ascii="Aparajita" w:hAnsi="Aparajita" w:cs="Aparajita"/>
            </w:rPr>
          </w:rPrChange>
        </w:rPr>
        <w:t xml:space="preserve"> is:</w:t>
      </w:r>
    </w:p>
    <w:p w14:paraId="40864A52" w14:textId="69AF50EA" w:rsidR="005E1FE4" w:rsidRPr="000A123F" w:rsidRDefault="002D061A" w:rsidP="00202EA7">
      <w:pPr>
        <w:jc w:val="center"/>
        <w:rPr>
          <w:rFonts w:ascii="Aparajita" w:eastAsiaTheme="minorEastAsia" w:hAnsi="Aparajita" w:cs="Aparajita"/>
          <w:highlight w:val="lightGray"/>
          <w:rPrChange w:id="1029" w:author="Emily Smith-Greenaway" w:date="2020-08-09T16:37:00Z">
            <w:rPr>
              <w:rFonts w:ascii="Aparajita" w:eastAsiaTheme="minorEastAsia" w:hAnsi="Aparajita" w:cs="Aparajita"/>
            </w:rPr>
          </w:rPrChange>
        </w:rPr>
      </w:pPr>
      <m:oMath>
        <m:sSubSup>
          <m:sSubSupPr>
            <m:ctrlPr>
              <w:ins w:id="1030" w:author="Emily Smith-Greenaway" w:date="2020-08-10T07:32:00Z">
                <w:rPr>
                  <w:rFonts w:ascii="Cambria Math" w:eastAsia="Cambria Math" w:hAnsi="Cambria Math" w:cs="Aparajita"/>
                  <w:i/>
                  <w:highlight w:val="lightGray"/>
                </w:rPr>
              </w:ins>
            </m:ctrlPr>
          </m:sSubSupPr>
          <m:e>
            <m:r>
              <w:rPr>
                <w:rFonts w:ascii="Cambria Math" w:eastAsia="Cambria Math" w:hAnsi="Cambria Math" w:cs="Aparajita"/>
                <w:highlight w:val="lightGray"/>
                <w:rPrChange w:id="1031" w:author="Emily Smith-Greenaway" w:date="2020-08-09T16:37:00Z">
                  <w:rPr>
                    <w:rFonts w:ascii="Cambria Math" w:eastAsia="Cambria Math" w:hAnsi="Cambria Math" w:cs="Aparajita"/>
                  </w:rPr>
                </w:rPrChange>
              </w:rPr>
              <m:t>wOM</m:t>
            </m:r>
          </m:e>
          <m:sub>
            <m:r>
              <w:rPr>
                <w:rFonts w:ascii="Cambria Math" w:eastAsia="Cambria Math" w:hAnsi="Cambria Math" w:cs="Aparajita"/>
                <w:highlight w:val="lightGray"/>
                <w:rPrChange w:id="1032" w:author="Emily Smith-Greenaway" w:date="2020-08-09T16:37:00Z">
                  <w:rPr>
                    <w:rFonts w:ascii="Cambria Math" w:eastAsia="Cambria Math" w:hAnsi="Cambria Math" w:cs="Aparajita"/>
                  </w:rPr>
                </w:rPrChange>
              </w:rPr>
              <m:t>(a,c)</m:t>
            </m:r>
          </m:sub>
          <m:sup>
            <m:r>
              <w:rPr>
                <w:rFonts w:ascii="Cambria Math" w:eastAsia="Cambria Math" w:hAnsi="Cambria Math" w:cs="Aparajita"/>
                <w:highlight w:val="lightGray"/>
                <w:rPrChange w:id="1033" w:author="Emily Smith-Greenaway" w:date="2020-08-09T16:37:00Z">
                  <w:rPr>
                    <w:rFonts w:ascii="Cambria Math" w:eastAsia="Cambria Math" w:hAnsi="Cambria Math" w:cs="Aparajita"/>
                  </w:rPr>
                </w:rPrChange>
              </w:rPr>
              <m:t>k</m:t>
            </m:r>
          </m:sup>
        </m:sSubSup>
        <m:r>
          <w:rPr>
            <w:rFonts w:ascii="Cambria Math" w:hAnsi="Cambria Math" w:cs="Aparajita"/>
            <w:highlight w:val="lightGray"/>
            <w:rPrChange w:id="1034" w:author="Emily Smith-Greenaway" w:date="2020-08-09T16:37:00Z">
              <w:rPr>
                <w:rFonts w:ascii="Cambria Math" w:hAnsi="Cambria Math" w:cs="Aparajita"/>
              </w:rPr>
            </w:rPrChange>
          </w:rPr>
          <m:t>=</m:t>
        </m:r>
        <m:sSubSup>
          <m:sSubSupPr>
            <m:ctrlPr>
              <w:ins w:id="1035" w:author="Emily Smith-Greenaway" w:date="2020-08-10T07:32:00Z">
                <w:rPr>
                  <w:rFonts w:ascii="Cambria Math" w:eastAsia="Cambria Math" w:hAnsi="Cambria Math" w:cs="Aparajita"/>
                  <w:i/>
                  <w:highlight w:val="lightGray"/>
                </w:rPr>
              </w:ins>
            </m:ctrlPr>
          </m:sSubSupPr>
          <m:e>
            <m:r>
              <w:rPr>
                <w:rFonts w:ascii="Cambria Math" w:eastAsia="Cambria Math" w:hAnsi="Cambria Math" w:cs="Aparajita"/>
                <w:highlight w:val="lightGray"/>
                <w:rPrChange w:id="1036" w:author="Emily Smith-Greenaway" w:date="2020-08-09T16:37:00Z">
                  <w:rPr>
                    <w:rFonts w:ascii="Cambria Math" w:eastAsia="Cambria Math" w:hAnsi="Cambria Math" w:cs="Aparajita"/>
                  </w:rPr>
                </w:rPrChange>
              </w:rPr>
              <m:t>FOD</m:t>
            </m:r>
          </m:e>
          <m:sub>
            <m:r>
              <w:rPr>
                <w:rFonts w:ascii="Cambria Math" w:eastAsia="Cambria Math" w:hAnsi="Cambria Math" w:cs="Aparajita"/>
                <w:highlight w:val="lightGray"/>
                <w:rPrChange w:id="1037" w:author="Emily Smith-Greenaway" w:date="2020-08-09T16:37:00Z">
                  <w:rPr>
                    <w:rFonts w:ascii="Cambria Math" w:eastAsia="Cambria Math" w:hAnsi="Cambria Math" w:cs="Aparajita"/>
                  </w:rPr>
                </w:rPrChange>
              </w:rPr>
              <m:t>(a,c)</m:t>
            </m:r>
          </m:sub>
          <m:sup>
            <m:r>
              <w:rPr>
                <w:rFonts w:ascii="Cambria Math" w:eastAsia="Cambria Math" w:hAnsi="Cambria Math" w:cs="Aparajita"/>
                <w:highlight w:val="lightGray"/>
                <w:rPrChange w:id="1038" w:author="Emily Smith-Greenaway" w:date="2020-08-09T16:37:00Z">
                  <w:rPr>
                    <w:rFonts w:ascii="Cambria Math" w:eastAsia="Cambria Math" w:hAnsi="Cambria Math" w:cs="Aparajita"/>
                  </w:rPr>
                </w:rPrChange>
              </w:rPr>
              <m:t>k</m:t>
            </m:r>
          </m:sup>
        </m:sSubSup>
        <m:r>
          <w:rPr>
            <w:rFonts w:ascii="Cambria Math" w:hAnsi="Cambria Math" w:cs="Aparajita"/>
            <w:highlight w:val="lightGray"/>
            <w:rPrChange w:id="1039" w:author="Emily Smith-Greenaway" w:date="2020-08-09T16:37:00Z">
              <w:rPr>
                <w:rFonts w:ascii="Cambria Math" w:hAnsi="Cambria Math" w:cs="Aparajita"/>
              </w:rPr>
            </w:rPrChange>
          </w:rPr>
          <m:t>*</m:t>
        </m:r>
        <m:sSubSup>
          <m:sSubSupPr>
            <m:ctrlPr>
              <w:ins w:id="1040" w:author="Emily Smith-Greenaway" w:date="2020-08-10T07:32:00Z">
                <w:rPr>
                  <w:rFonts w:ascii="Cambria Math" w:eastAsiaTheme="minorEastAsia" w:hAnsi="Cambria Math" w:cs="Aparajita"/>
                  <w:i/>
                  <w:highlight w:val="lightGray"/>
                </w:rPr>
              </w:ins>
            </m:ctrlPr>
          </m:sSubSupPr>
          <m:e>
            <m:r>
              <w:rPr>
                <w:rFonts w:ascii="Cambria Math" w:eastAsiaTheme="minorEastAsia" w:hAnsi="Cambria Math" w:cs="Aparajita"/>
                <w:highlight w:val="lightGray"/>
                <w:rPrChange w:id="1041" w:author="Emily Smith-Greenaway" w:date="2020-08-09T16:37:00Z">
                  <w:rPr>
                    <w:rFonts w:ascii="Cambria Math" w:eastAsiaTheme="minorEastAsia" w:hAnsi="Cambria Math" w:cs="Aparajita"/>
                  </w:rPr>
                </w:rPrChange>
              </w:rPr>
              <m:t>FWS</m:t>
            </m:r>
          </m:e>
          <m:sub>
            <m:r>
              <w:rPr>
                <w:rFonts w:ascii="Cambria Math" w:eastAsiaTheme="minorEastAsia" w:hAnsi="Cambria Math" w:cs="Aparajita"/>
                <w:highlight w:val="lightGray"/>
                <w:rPrChange w:id="1042" w:author="Emily Smith-Greenaway" w:date="2020-08-09T16:37:00Z">
                  <w:rPr>
                    <w:rFonts w:ascii="Cambria Math" w:eastAsiaTheme="minorEastAsia" w:hAnsi="Cambria Math" w:cs="Aparajita"/>
                  </w:rPr>
                </w:rPrChange>
              </w:rPr>
              <m:t>(a,c)</m:t>
            </m:r>
          </m:sub>
          <m:sup/>
        </m:sSubSup>
        <m:r>
          <w:rPr>
            <w:rFonts w:ascii="Cambria Math" w:hAnsi="Cambria Math" w:cs="Aparajita"/>
            <w:highlight w:val="lightGray"/>
            <w:rPrChange w:id="1043" w:author="Emily Smith-Greenaway" w:date="2020-08-09T16:37:00Z">
              <w:rPr>
                <w:rFonts w:ascii="Cambria Math" w:hAnsi="Cambria Math" w:cs="Aparajita"/>
              </w:rPr>
            </w:rPrChange>
          </w:rPr>
          <m:t>*1000</m:t>
        </m:r>
      </m:oMath>
      <w:r w:rsidR="00697299" w:rsidRPr="000A123F">
        <w:rPr>
          <w:rFonts w:ascii="Aparajita" w:eastAsiaTheme="minorEastAsia" w:hAnsi="Aparajita" w:cs="Aparajita"/>
          <w:highlight w:val="lightGray"/>
          <w:rPrChange w:id="1044" w:author="Emily Smith-Greenaway" w:date="2020-08-09T16:37:00Z">
            <w:rPr>
              <w:rFonts w:ascii="Aparajita" w:eastAsiaTheme="minorEastAsia" w:hAnsi="Aparajita" w:cs="Aparajita"/>
            </w:rPr>
          </w:rPrChange>
        </w:rPr>
        <w:t>.                                    (3)</w:t>
      </w:r>
    </w:p>
    <w:p w14:paraId="59F602C1" w14:textId="7202B404" w:rsidR="00697299" w:rsidRPr="000A123F" w:rsidDel="00D424AC" w:rsidRDefault="00B336AC" w:rsidP="009C383D">
      <w:pPr>
        <w:ind w:firstLine="720"/>
        <w:rPr>
          <w:del w:id="1045" w:author="Emily Smith-Greenaway" w:date="2020-08-09T11:55:00Z"/>
          <w:rFonts w:ascii="Aparajita" w:hAnsi="Aparajita" w:cs="Aparajita"/>
          <w:highlight w:val="lightGray"/>
          <w:rPrChange w:id="1046" w:author="Emily Smith-Greenaway" w:date="2020-08-09T16:37:00Z">
            <w:rPr>
              <w:del w:id="1047" w:author="Emily Smith-Greenaway" w:date="2020-08-09T11:55:00Z"/>
              <w:rFonts w:ascii="Aparajita" w:hAnsi="Aparajita" w:cs="Aparajita"/>
            </w:rPr>
          </w:rPrChange>
        </w:rPr>
      </w:pPr>
      <w:r w:rsidRPr="000A123F">
        <w:rPr>
          <w:rFonts w:ascii="Aparajita" w:eastAsiaTheme="minorEastAsia" w:hAnsi="Aparajita" w:cs="Aparajita"/>
          <w:highlight w:val="lightGray"/>
          <w:rPrChange w:id="1048" w:author="Emily Smith-Greenaway" w:date="2020-08-09T16:37:00Z">
            <w:rPr>
              <w:rFonts w:ascii="Aparajita" w:eastAsiaTheme="minorEastAsia" w:hAnsi="Aparajita" w:cs="Aparajita"/>
            </w:rPr>
          </w:rPrChange>
        </w:rPr>
        <w:t xml:space="preserve">To </w:t>
      </w:r>
      <w:r w:rsidR="00A6548D" w:rsidRPr="000A123F">
        <w:rPr>
          <w:rFonts w:ascii="Aparajita" w:eastAsiaTheme="minorEastAsia" w:hAnsi="Aparajita" w:cs="Aparajita"/>
          <w:highlight w:val="lightGray"/>
          <w:rPrChange w:id="1049" w:author="Emily Smith-Greenaway" w:date="2020-08-09T16:37:00Z">
            <w:rPr>
              <w:rFonts w:ascii="Aparajita" w:eastAsiaTheme="minorEastAsia" w:hAnsi="Aparajita" w:cs="Aparajita"/>
            </w:rPr>
          </w:rPrChange>
        </w:rPr>
        <w:t>tailor the estimate to reflect an</w:t>
      </w:r>
      <w:r w:rsidR="00697299" w:rsidRPr="000A123F">
        <w:rPr>
          <w:rFonts w:ascii="Aparajita" w:eastAsiaTheme="minorEastAsia" w:hAnsi="Aparajita" w:cs="Aparajita"/>
          <w:highlight w:val="lightGray"/>
          <w:rPrChange w:id="1050" w:author="Emily Smith-Greenaway" w:date="2020-08-09T16:37:00Z">
            <w:rPr>
              <w:rFonts w:ascii="Aparajita" w:eastAsiaTheme="minorEastAsia" w:hAnsi="Aparajita" w:cs="Aparajita"/>
            </w:rPr>
          </w:rPrChange>
        </w:rPr>
        <w:t xml:space="preserve"> equivalent measure for mothers</w:t>
      </w:r>
      <w:r w:rsidR="00824348" w:rsidRPr="000A123F">
        <w:rPr>
          <w:rFonts w:ascii="Aparajita" w:eastAsiaTheme="minorEastAsia" w:hAnsi="Aparajita" w:cs="Aparajita"/>
          <w:highlight w:val="lightGray"/>
          <w:rPrChange w:id="1051" w:author="Emily Smith-Greenaway" w:date="2020-08-09T16:37:00Z">
            <w:rPr>
              <w:rFonts w:ascii="Aparajita" w:eastAsiaTheme="minorEastAsia" w:hAnsi="Aparajita" w:cs="Aparajita"/>
            </w:rPr>
          </w:rPrChange>
        </w:rPr>
        <w:t>,</w:t>
      </w:r>
      <w:r w:rsidR="00697299" w:rsidRPr="000A123F">
        <w:rPr>
          <w:rFonts w:ascii="Aparajita" w:eastAsiaTheme="minorEastAsia" w:hAnsi="Aparajita" w:cs="Aparajita"/>
          <w:highlight w:val="lightGray"/>
          <w:rPrChange w:id="1052" w:author="Emily Smith-Greenaway" w:date="2020-08-09T16:37:00Z">
            <w:rPr>
              <w:rFonts w:ascii="Aparajita" w:eastAsiaTheme="minorEastAsia" w:hAnsi="Aparajita" w:cs="Aparajita"/>
            </w:rPr>
          </w:rPrChange>
        </w:rPr>
        <w:t xml:space="preserve"> </w:t>
      </w:r>
      <w:r w:rsidR="00824348" w:rsidRPr="000A123F">
        <w:rPr>
          <w:rFonts w:ascii="Aparajita" w:eastAsiaTheme="minorEastAsia" w:hAnsi="Aparajita" w:cs="Aparajita"/>
          <w:highlight w:val="lightGray"/>
          <w:rPrChange w:id="1053" w:author="Emily Smith-Greenaway" w:date="2020-08-09T16:37:00Z">
            <w:rPr>
              <w:rFonts w:ascii="Aparajita" w:eastAsiaTheme="minorEastAsia" w:hAnsi="Aparajita" w:cs="Aparajita"/>
            </w:rPr>
          </w:rPrChange>
        </w:rPr>
        <w:t>we</w:t>
      </w:r>
      <w:r w:rsidR="00697299" w:rsidRPr="000A123F">
        <w:rPr>
          <w:rFonts w:ascii="Aparajita" w:eastAsiaTheme="minorEastAsia" w:hAnsi="Aparajita" w:cs="Aparajita"/>
          <w:highlight w:val="lightGray"/>
          <w:rPrChange w:id="1054" w:author="Emily Smith-Greenaway" w:date="2020-08-09T16:37:00Z">
            <w:rPr>
              <w:rFonts w:ascii="Aparajita" w:eastAsiaTheme="minorEastAsia" w:hAnsi="Aparajita" w:cs="Aparajita"/>
            </w:rPr>
          </w:rPrChange>
        </w:rPr>
        <w:t xml:space="preserve"> rescal</w:t>
      </w:r>
      <w:r w:rsidR="00824348" w:rsidRPr="000A123F">
        <w:rPr>
          <w:rFonts w:ascii="Aparajita" w:eastAsiaTheme="minorEastAsia" w:hAnsi="Aparajita" w:cs="Aparajita"/>
          <w:highlight w:val="lightGray"/>
          <w:rPrChange w:id="1055" w:author="Emily Smith-Greenaway" w:date="2020-08-09T16:37:00Z">
            <w:rPr>
              <w:rFonts w:ascii="Aparajita" w:eastAsiaTheme="minorEastAsia" w:hAnsi="Aparajita" w:cs="Aparajita"/>
            </w:rPr>
          </w:rPrChange>
        </w:rPr>
        <w:t>e</w:t>
      </w:r>
      <w:r w:rsidR="00697299" w:rsidRPr="000A123F">
        <w:rPr>
          <w:rFonts w:ascii="Aparajita" w:eastAsiaTheme="minorEastAsia" w:hAnsi="Aparajita" w:cs="Aparajita"/>
          <w:highlight w:val="lightGray"/>
          <w:rPrChange w:id="1056" w:author="Emily Smith-Greenaway" w:date="2020-08-09T16:37:00Z">
            <w:rPr>
              <w:rFonts w:ascii="Aparajita" w:eastAsiaTheme="minorEastAsia" w:hAnsi="Aparajita" w:cs="Aparajita"/>
            </w:rPr>
          </w:rPrChange>
        </w:rPr>
        <w:t xml:space="preserve"> </w:t>
      </w:r>
      <w:r w:rsidR="00697299" w:rsidRPr="000A123F">
        <w:rPr>
          <w:rFonts w:ascii="Aparajita" w:hAnsi="Aparajita" w:cs="Aparajita"/>
          <w:highlight w:val="lightGray"/>
          <w:rPrChange w:id="1057" w:author="Emily Smith-Greenaway" w:date="2020-08-09T16:37:00Z">
            <w:rPr>
              <w:rFonts w:ascii="Aparajita" w:hAnsi="Aparajita" w:cs="Aparajita"/>
            </w:rPr>
          </w:rPrChange>
        </w:rPr>
        <w:t>our estimates using a similar life</w:t>
      </w:r>
      <w:r w:rsidR="002A009B" w:rsidRPr="000A123F">
        <w:rPr>
          <w:rFonts w:ascii="Aparajita" w:hAnsi="Aparajita" w:cs="Aparajita"/>
          <w:highlight w:val="lightGray"/>
          <w:rPrChange w:id="1058" w:author="Emily Smith-Greenaway" w:date="2020-08-09T16:37:00Z">
            <w:rPr>
              <w:rFonts w:ascii="Aparajita" w:hAnsi="Aparajita" w:cs="Aparajita"/>
            </w:rPr>
          </w:rPrChange>
        </w:rPr>
        <w:t>-</w:t>
      </w:r>
      <w:r w:rsidR="00697299" w:rsidRPr="000A123F">
        <w:rPr>
          <w:rFonts w:ascii="Aparajita" w:hAnsi="Aparajita" w:cs="Aparajita"/>
          <w:highlight w:val="lightGray"/>
          <w:rPrChange w:id="1059" w:author="Emily Smith-Greenaway" w:date="2020-08-09T16:37:00Z">
            <w:rPr>
              <w:rFonts w:ascii="Aparajita" w:hAnsi="Aparajita" w:cs="Aparajita"/>
            </w:rPr>
          </w:rPrChange>
        </w:rPr>
        <w:t xml:space="preserve">table approach. We consider fertility as a “hazard rate” to approximate the number of women that “survive” </w:t>
      </w:r>
      <w:r w:rsidRPr="000A123F">
        <w:rPr>
          <w:rFonts w:ascii="Aparajita" w:hAnsi="Aparajita" w:cs="Aparajita"/>
          <w:highlight w:val="lightGray"/>
          <w:rPrChange w:id="1060" w:author="Emily Smith-Greenaway" w:date="2020-08-09T16:37:00Z">
            <w:rPr>
              <w:rFonts w:ascii="Aparajita" w:hAnsi="Aparajita" w:cs="Aparajita"/>
            </w:rPr>
          </w:rPrChange>
        </w:rPr>
        <w:t xml:space="preserve">without </w:t>
      </w:r>
      <w:r w:rsidR="00697299" w:rsidRPr="000A123F">
        <w:rPr>
          <w:rFonts w:ascii="Aparajita" w:hAnsi="Aparajita" w:cs="Aparajita"/>
          <w:highlight w:val="lightGray"/>
          <w:rPrChange w:id="1061" w:author="Emily Smith-Greenaway" w:date="2020-08-09T16:37:00Z">
            <w:rPr>
              <w:rFonts w:ascii="Aparajita" w:hAnsi="Aparajita" w:cs="Aparajita"/>
            </w:rPr>
          </w:rPrChange>
        </w:rPr>
        <w:t xml:space="preserve">having children </w:t>
      </w:r>
      <w:commentRangeStart w:id="1062"/>
      <w:r w:rsidR="00697299" w:rsidRPr="000A123F">
        <w:rPr>
          <w:rFonts w:ascii="Aparajita" w:hAnsi="Aparajita" w:cs="Aparajita"/>
          <w:highlight w:val="lightGray"/>
          <w:rPrChange w:id="1063" w:author="Emily Smith-Greenaway" w:date="2020-08-09T16:37:00Z">
            <w:rPr>
              <w:rFonts w:ascii="Aparajita" w:hAnsi="Aparajita" w:cs="Aparajita"/>
            </w:rPr>
          </w:rPrChange>
        </w:rPr>
        <w:t>(i.e. remain childless) after experiencing a set of age-specific fertility rates</w:t>
      </w:r>
      <w:commentRangeEnd w:id="1062"/>
      <w:r w:rsidR="00792B2D" w:rsidRPr="000A123F">
        <w:rPr>
          <w:rStyle w:val="CommentReference"/>
          <w:rFonts w:asciiTheme="minorHAnsi" w:eastAsiaTheme="minorHAnsi" w:hAnsiTheme="minorHAnsi" w:cstheme="minorBidi"/>
          <w:highlight w:val="lightGray"/>
          <w:rPrChange w:id="1064" w:author="Emily Smith-Greenaway" w:date="2020-08-09T16:37:00Z">
            <w:rPr>
              <w:rStyle w:val="CommentReference"/>
              <w:rFonts w:asciiTheme="minorHAnsi" w:eastAsiaTheme="minorHAnsi" w:hAnsiTheme="minorHAnsi" w:cstheme="minorBidi"/>
            </w:rPr>
          </w:rPrChange>
        </w:rPr>
        <w:commentReference w:id="1062"/>
      </w:r>
      <w:r w:rsidR="00697299" w:rsidRPr="000A123F">
        <w:rPr>
          <w:rFonts w:ascii="Aparajita" w:hAnsi="Aparajita" w:cs="Aparajita"/>
          <w:highlight w:val="lightGray"/>
          <w:rPrChange w:id="1065" w:author="Emily Smith-Greenaway" w:date="2020-08-09T16:37:00Z">
            <w:rPr>
              <w:rFonts w:ascii="Aparajita" w:hAnsi="Aparajita" w:cs="Aparajita"/>
            </w:rPr>
          </w:rPrChange>
        </w:rPr>
        <w:t xml:space="preserve">. The fraction of women who have ever been mothers </w:t>
      </w:r>
      <m:oMath>
        <m:sSub>
          <m:sSubPr>
            <m:ctrlPr>
              <w:ins w:id="1066" w:author="Emily Smith-Greenaway" w:date="2020-08-10T07:32:00Z">
                <w:rPr>
                  <w:rFonts w:ascii="Cambria Math" w:hAnsi="Cambria Math" w:cs="Aparajita"/>
                  <w:i/>
                  <w:highlight w:val="lightGray"/>
                </w:rPr>
              </w:ins>
            </m:ctrlPr>
          </m:sSubPr>
          <m:e>
            <m:r>
              <w:rPr>
                <w:rFonts w:ascii="Cambria Math" w:hAnsi="Cambria Math" w:cs="Aparajita"/>
                <w:highlight w:val="lightGray"/>
                <w:rPrChange w:id="1067" w:author="Emily Smith-Greenaway" w:date="2020-08-09T16:37:00Z">
                  <w:rPr>
                    <w:rFonts w:ascii="Cambria Math" w:hAnsi="Cambria Math" w:cs="Aparajita"/>
                  </w:rPr>
                </w:rPrChange>
              </w:rPr>
              <m:t>FM</m:t>
            </m:r>
          </m:e>
          <m:sub>
            <m:r>
              <w:rPr>
                <w:rFonts w:ascii="Cambria Math" w:hAnsi="Cambria Math" w:cs="Aparajita"/>
                <w:highlight w:val="lightGray"/>
                <w:rPrChange w:id="1068" w:author="Emily Smith-Greenaway" w:date="2020-08-09T16:37:00Z">
                  <w:rPr>
                    <w:rFonts w:ascii="Cambria Math" w:hAnsi="Cambria Math" w:cs="Aparajita"/>
                  </w:rPr>
                </w:rPrChange>
              </w:rPr>
              <m:t>(a,c)</m:t>
            </m:r>
          </m:sub>
        </m:sSub>
      </m:oMath>
      <w:r w:rsidR="00697299" w:rsidRPr="000A123F">
        <w:rPr>
          <w:rFonts w:ascii="Aparajita" w:hAnsi="Aparajita" w:cs="Aparajita"/>
          <w:highlight w:val="lightGray"/>
          <w:rPrChange w:id="1069" w:author="Emily Smith-Greenaway" w:date="2020-08-09T16:37:00Z">
            <w:rPr>
              <w:rFonts w:ascii="Aparajita" w:hAnsi="Aparajita" w:cs="Aparajita"/>
            </w:rPr>
          </w:rPrChange>
        </w:rPr>
        <w:t xml:space="preserve"> is approximated as 1 minus the fraction of childless women. We can now define, for a given cohort, the proportion of mothers (per 1,000 mothers) who have ever lost one or more children younger than </w:t>
      </w:r>
      <w:r w:rsidR="00697299" w:rsidRPr="000A123F">
        <w:rPr>
          <w:rFonts w:ascii="Aparajita" w:hAnsi="Aparajita" w:cs="Aparajita"/>
          <w:i/>
          <w:highlight w:val="lightGray"/>
          <w:rPrChange w:id="1070" w:author="Emily Smith-Greenaway" w:date="2020-08-09T16:37:00Z">
            <w:rPr>
              <w:rFonts w:ascii="Aparajita" w:hAnsi="Aparajita" w:cs="Aparajita"/>
              <w:i/>
            </w:rPr>
          </w:rPrChange>
        </w:rPr>
        <w:t>k</w:t>
      </w:r>
      <w:r w:rsidR="00697299" w:rsidRPr="000A123F">
        <w:rPr>
          <w:rFonts w:ascii="Aparajita" w:hAnsi="Aparajita" w:cs="Aparajita"/>
          <w:highlight w:val="lightGray"/>
          <w:rPrChange w:id="1071" w:author="Emily Smith-Greenaway" w:date="2020-08-09T16:37:00Z">
            <w:rPr>
              <w:rFonts w:ascii="Aparajita" w:hAnsi="Aparajita" w:cs="Aparajita"/>
            </w:rPr>
          </w:rPrChange>
        </w:rPr>
        <w:t>:</w:t>
      </w:r>
    </w:p>
    <w:bookmarkEnd w:id="894"/>
    <w:p w14:paraId="3D566149" w14:textId="38CB512A" w:rsidR="005E1FE4" w:rsidRPr="000A123F" w:rsidRDefault="005E1FE4" w:rsidP="0050243A">
      <w:pPr>
        <w:ind w:firstLine="720"/>
        <w:rPr>
          <w:rFonts w:ascii="Aparajita" w:eastAsiaTheme="minorEastAsia" w:hAnsi="Aparajita" w:cs="Aparajita"/>
          <w:highlight w:val="lightGray"/>
          <w:rPrChange w:id="1072" w:author="Emily Smith-Greenaway" w:date="2020-08-09T16:37:00Z">
            <w:rPr>
              <w:rFonts w:ascii="Aparajita" w:eastAsiaTheme="minorEastAsia" w:hAnsi="Aparajita" w:cs="Aparajita"/>
            </w:rPr>
          </w:rPrChange>
        </w:rPr>
      </w:pPr>
    </w:p>
    <w:p w14:paraId="4DD48DE3" w14:textId="541546E1" w:rsidR="00697299" w:rsidRPr="000A123F" w:rsidRDefault="002D061A" w:rsidP="00202EA7">
      <w:pPr>
        <w:jc w:val="center"/>
        <w:rPr>
          <w:rFonts w:ascii="Aparajita" w:hAnsi="Aparajita" w:cs="Aparajita"/>
          <w:highlight w:val="lightGray"/>
          <w:rPrChange w:id="1073" w:author="Emily Smith-Greenaway" w:date="2020-08-09T16:37:00Z">
            <w:rPr>
              <w:rFonts w:ascii="Aparajita" w:hAnsi="Aparajita" w:cs="Aparajita"/>
            </w:rPr>
          </w:rPrChange>
        </w:rPr>
      </w:pPr>
      <m:oMath>
        <m:sSubSup>
          <m:sSubSupPr>
            <m:ctrlPr>
              <w:ins w:id="1074" w:author="Emily Smith-Greenaway" w:date="2020-08-10T07:32:00Z">
                <w:rPr>
                  <w:rFonts w:ascii="Cambria Math" w:eastAsia="Cambria Math" w:hAnsi="Cambria Math" w:cs="Aparajita"/>
                  <w:i/>
                  <w:highlight w:val="lightGray"/>
                </w:rPr>
              </w:ins>
            </m:ctrlPr>
          </m:sSubSupPr>
          <m:e>
            <m:r>
              <w:rPr>
                <w:rFonts w:ascii="Cambria Math" w:eastAsia="Cambria Math" w:hAnsi="Cambria Math" w:cs="Aparajita"/>
                <w:highlight w:val="lightGray"/>
                <w:rPrChange w:id="1075" w:author="Emily Smith-Greenaway" w:date="2020-08-09T16:37:00Z">
                  <w:rPr>
                    <w:rFonts w:ascii="Cambria Math" w:eastAsia="Cambria Math" w:hAnsi="Cambria Math" w:cs="Aparajita"/>
                  </w:rPr>
                </w:rPrChange>
              </w:rPr>
              <m:t>mOM</m:t>
            </m:r>
          </m:e>
          <m:sub>
            <m:r>
              <w:rPr>
                <w:rFonts w:ascii="Cambria Math" w:eastAsia="Cambria Math" w:hAnsi="Cambria Math" w:cs="Aparajita"/>
                <w:highlight w:val="lightGray"/>
                <w:rPrChange w:id="1076" w:author="Emily Smith-Greenaway" w:date="2020-08-09T16:37:00Z">
                  <w:rPr>
                    <w:rFonts w:ascii="Cambria Math" w:eastAsia="Cambria Math" w:hAnsi="Cambria Math" w:cs="Aparajita"/>
                  </w:rPr>
                </w:rPrChange>
              </w:rPr>
              <m:t>(a,c)</m:t>
            </m:r>
          </m:sub>
          <m:sup>
            <m:r>
              <w:rPr>
                <w:rFonts w:ascii="Cambria Math" w:eastAsia="Cambria Math" w:hAnsi="Cambria Math" w:cs="Aparajita"/>
                <w:highlight w:val="lightGray"/>
                <w:rPrChange w:id="1077" w:author="Emily Smith-Greenaway" w:date="2020-08-09T16:37:00Z">
                  <w:rPr>
                    <w:rFonts w:ascii="Cambria Math" w:eastAsia="Cambria Math" w:hAnsi="Cambria Math" w:cs="Aparajita"/>
                  </w:rPr>
                </w:rPrChange>
              </w:rPr>
              <m:t>k</m:t>
            </m:r>
          </m:sup>
        </m:sSubSup>
        <m:r>
          <w:rPr>
            <w:rFonts w:ascii="Cambria Math" w:hAnsi="Cambria Math" w:cs="Aparajita"/>
            <w:highlight w:val="lightGray"/>
            <w:rPrChange w:id="1078" w:author="Emily Smith-Greenaway" w:date="2020-08-09T16:37:00Z">
              <w:rPr>
                <w:rFonts w:ascii="Cambria Math" w:hAnsi="Cambria Math" w:cs="Aparajita"/>
              </w:rPr>
            </w:rPrChange>
          </w:rPr>
          <m:t>=</m:t>
        </m:r>
        <m:sSubSup>
          <m:sSubSupPr>
            <m:ctrlPr>
              <w:ins w:id="1079" w:author="Emily Smith-Greenaway" w:date="2020-08-10T07:32:00Z">
                <w:rPr>
                  <w:rFonts w:ascii="Cambria Math" w:eastAsia="Cambria Math" w:hAnsi="Cambria Math" w:cs="Aparajita"/>
                  <w:i/>
                  <w:highlight w:val="lightGray"/>
                </w:rPr>
              </w:ins>
            </m:ctrlPr>
          </m:sSubSupPr>
          <m:e>
            <m:r>
              <w:rPr>
                <w:rFonts w:ascii="Cambria Math" w:eastAsia="Cambria Math" w:hAnsi="Cambria Math" w:cs="Aparajita"/>
                <w:highlight w:val="lightGray"/>
                <w:rPrChange w:id="1080" w:author="Emily Smith-Greenaway" w:date="2020-08-09T16:37:00Z">
                  <w:rPr>
                    <w:rFonts w:ascii="Cambria Math" w:eastAsia="Cambria Math" w:hAnsi="Cambria Math" w:cs="Aparajita"/>
                  </w:rPr>
                </w:rPrChange>
              </w:rPr>
              <m:t>wOM</m:t>
            </m:r>
          </m:e>
          <m:sub>
            <m:r>
              <w:rPr>
                <w:rFonts w:ascii="Cambria Math" w:eastAsia="Cambria Math" w:hAnsi="Cambria Math" w:cs="Aparajita"/>
                <w:highlight w:val="lightGray"/>
                <w:rPrChange w:id="1081" w:author="Emily Smith-Greenaway" w:date="2020-08-09T16:37:00Z">
                  <w:rPr>
                    <w:rFonts w:ascii="Cambria Math" w:eastAsia="Cambria Math" w:hAnsi="Cambria Math" w:cs="Aparajita"/>
                  </w:rPr>
                </w:rPrChange>
              </w:rPr>
              <m:t>(a,c)</m:t>
            </m:r>
          </m:sub>
          <m:sup>
            <m:r>
              <w:rPr>
                <w:rFonts w:ascii="Cambria Math" w:eastAsia="Cambria Math" w:hAnsi="Cambria Math" w:cs="Aparajita"/>
                <w:highlight w:val="lightGray"/>
                <w:rPrChange w:id="1082" w:author="Emily Smith-Greenaway" w:date="2020-08-09T16:37:00Z">
                  <w:rPr>
                    <w:rFonts w:ascii="Cambria Math" w:eastAsia="Cambria Math" w:hAnsi="Cambria Math" w:cs="Aparajita"/>
                  </w:rPr>
                </w:rPrChange>
              </w:rPr>
              <m:t>k</m:t>
            </m:r>
          </m:sup>
        </m:sSubSup>
        <m:r>
          <w:rPr>
            <w:rFonts w:ascii="Cambria Math" w:hAnsi="Cambria Math" w:cs="Aparajita"/>
            <w:highlight w:val="lightGray"/>
            <w:rPrChange w:id="1083" w:author="Emily Smith-Greenaway" w:date="2020-08-09T16:37:00Z">
              <w:rPr>
                <w:rFonts w:ascii="Cambria Math" w:hAnsi="Cambria Math" w:cs="Aparajita"/>
              </w:rPr>
            </w:rPrChange>
          </w:rPr>
          <m:t>*</m:t>
        </m:r>
        <m:sSub>
          <m:sSubPr>
            <m:ctrlPr>
              <w:ins w:id="1084" w:author="Emily Smith-Greenaway" w:date="2020-08-10T07:32:00Z">
                <w:rPr>
                  <w:rFonts w:ascii="Cambria Math" w:hAnsi="Cambria Math" w:cs="Aparajita"/>
                  <w:i/>
                  <w:highlight w:val="lightGray"/>
                </w:rPr>
              </w:ins>
            </m:ctrlPr>
          </m:sSubPr>
          <m:e>
            <m:r>
              <w:rPr>
                <w:rFonts w:ascii="Cambria Math" w:hAnsi="Cambria Math" w:cs="Aparajita"/>
                <w:highlight w:val="lightGray"/>
                <w:rPrChange w:id="1085" w:author="Emily Smith-Greenaway" w:date="2020-08-09T16:37:00Z">
                  <w:rPr>
                    <w:rFonts w:ascii="Cambria Math" w:hAnsi="Cambria Math" w:cs="Aparajita"/>
                  </w:rPr>
                </w:rPrChange>
              </w:rPr>
              <m:t>FM</m:t>
            </m:r>
          </m:e>
          <m:sub>
            <m:d>
              <m:dPr>
                <m:ctrlPr>
                  <w:ins w:id="1086" w:author="Emily Smith-Greenaway" w:date="2020-08-10T07:32:00Z">
                    <w:rPr>
                      <w:rFonts w:ascii="Cambria Math" w:hAnsi="Cambria Math" w:cs="Aparajita"/>
                      <w:i/>
                      <w:highlight w:val="lightGray"/>
                    </w:rPr>
                  </w:ins>
                </m:ctrlPr>
              </m:dPr>
              <m:e>
                <m:r>
                  <w:rPr>
                    <w:rFonts w:ascii="Cambria Math" w:hAnsi="Cambria Math" w:cs="Aparajita"/>
                    <w:highlight w:val="lightGray"/>
                    <w:rPrChange w:id="1087" w:author="Emily Smith-Greenaway" w:date="2020-08-09T16:37:00Z">
                      <w:rPr>
                        <w:rFonts w:ascii="Cambria Math" w:hAnsi="Cambria Math" w:cs="Aparajita"/>
                      </w:rPr>
                    </w:rPrChange>
                  </w:rPr>
                  <m:t>a,c,</m:t>
                </m:r>
              </m:e>
            </m:d>
          </m:sub>
        </m:sSub>
      </m:oMath>
      <w:r w:rsidR="00697299" w:rsidRPr="000A123F">
        <w:rPr>
          <w:rFonts w:ascii="Aparajita" w:eastAsiaTheme="minorEastAsia" w:hAnsi="Aparajita" w:cs="Aparajita"/>
          <w:highlight w:val="lightGray"/>
          <w:rPrChange w:id="1088" w:author="Emily Smith-Greenaway" w:date="2020-08-09T16:37:00Z">
            <w:rPr>
              <w:rFonts w:ascii="Aparajita" w:eastAsiaTheme="minorEastAsia" w:hAnsi="Aparajita" w:cs="Aparajita"/>
            </w:rPr>
          </w:rPrChange>
        </w:rPr>
        <w:t>.                                                 (4)</w:t>
      </w:r>
    </w:p>
    <w:p w14:paraId="375B10AD" w14:textId="5F849BCB" w:rsidR="00BB762D" w:rsidRDefault="004539A4" w:rsidP="00202EA7">
      <w:pPr>
        <w:ind w:firstLine="720"/>
        <w:rPr>
          <w:ins w:id="1089" w:author="Emily Smith-Greenaway" w:date="2020-08-09T11:42:00Z"/>
          <w:rFonts w:ascii="Aparajita" w:hAnsi="Aparajita" w:cs="Aparajita"/>
        </w:rPr>
      </w:pPr>
      <w:r w:rsidRPr="000A123F">
        <w:rPr>
          <w:rFonts w:ascii="Aparajita" w:hAnsi="Aparajita" w:cs="Aparajita"/>
          <w:highlight w:val="lightGray"/>
          <w:rPrChange w:id="1090" w:author="Emily Smith-Greenaway" w:date="2020-08-09T16:37:00Z">
            <w:rPr>
              <w:rFonts w:ascii="Aparajita" w:hAnsi="Aparajita" w:cs="Aparajita"/>
            </w:rPr>
          </w:rPrChange>
        </w:rPr>
        <w:t>Eq.4 provides single-age cohort estimates of the prevalence of bereaved mothers.</w:t>
      </w:r>
      <w:r>
        <w:rPr>
          <w:rFonts w:ascii="Aparajita" w:hAnsi="Aparajita" w:cs="Aparajita"/>
        </w:rPr>
        <w:t xml:space="preserve"> </w:t>
      </w:r>
      <w:del w:id="1091" w:author="Emily Smith-Greenaway" w:date="2020-08-09T11:41:00Z">
        <w:r w:rsidR="00EA5C3B" w:rsidDel="00202EA7">
          <w:rPr>
            <w:rFonts w:ascii="Aparajita" w:hAnsi="Aparajita" w:cs="Aparajita"/>
          </w:rPr>
          <w:delText>As a last step of the indirect estimation, w</w:delText>
        </w:r>
        <w:r w:rsidDel="00202EA7">
          <w:rPr>
            <w:rFonts w:ascii="Aparajita" w:hAnsi="Aparajita" w:cs="Aparajita"/>
          </w:rPr>
          <w:delText xml:space="preserve">e approximate period </w:delText>
        </w:r>
        <w:r w:rsidR="001275EB" w:rsidDel="00202EA7">
          <w:rPr>
            <w:rFonts w:ascii="Aparajita" w:hAnsi="Aparajita" w:cs="Aparajita"/>
          </w:rPr>
          <w:delText xml:space="preserve">values </w:delText>
        </w:r>
        <w:r w:rsidR="00EA5C3B" w:rsidDel="00202EA7">
          <w:rPr>
            <w:rFonts w:ascii="Aparajita" w:hAnsi="Aparajita" w:cs="Aparajita"/>
          </w:rPr>
          <w:delText xml:space="preserve">which are </w:delText>
        </w:r>
        <w:r w:rsidRPr="00266175" w:rsidDel="00202EA7">
          <w:rPr>
            <w:rFonts w:ascii="Aparajita" w:hAnsi="Aparajita" w:cs="Aparajita"/>
          </w:rPr>
          <w:delText>comparable to the direct estimates derived from surveys</w:delText>
        </w:r>
        <w:r w:rsidR="001275EB" w:rsidDel="00202EA7">
          <w:rPr>
            <w:rFonts w:ascii="Aparajita" w:hAnsi="Aparajita" w:cs="Aparajita"/>
          </w:rPr>
          <w:delText>.</w:delText>
        </w:r>
      </w:del>
    </w:p>
    <w:p w14:paraId="70970794" w14:textId="18594D57" w:rsidR="00202EA7" w:rsidRDefault="00654E23" w:rsidP="00202EA7">
      <w:pPr>
        <w:ind w:firstLine="720"/>
        <w:rPr>
          <w:ins w:id="1092" w:author="Emily Smith-Greenaway" w:date="2020-08-08T07:46:00Z"/>
          <w:rFonts w:ascii="Aparajita" w:hAnsi="Aparajita" w:cs="Aparajita"/>
        </w:rPr>
      </w:pPr>
      <w:ins w:id="1093" w:author="Emily Smith-Greenaway" w:date="2020-08-09T13:15:00Z">
        <w:r w:rsidRPr="00654E23">
          <w:rPr>
            <w:rFonts w:ascii="Aparajita" w:hAnsi="Aparajita" w:cs="Aparajita"/>
            <w:highlight w:val="yellow"/>
            <w:rPrChange w:id="1094" w:author="Emily Smith-Greenaway" w:date="2020-08-09T13:15:00Z">
              <w:rPr>
                <w:rFonts w:ascii="Aparajita" w:hAnsi="Aparajita" w:cs="Aparajita"/>
              </w:rPr>
            </w:rPrChange>
          </w:rPr>
          <w:t xml:space="preserve">[Note: regardless of whether we </w:t>
        </w:r>
      </w:ins>
      <w:ins w:id="1095" w:author="Emily Smith-Greenaway" w:date="2020-08-09T14:48:00Z">
        <w:r w:rsidR="00055738">
          <w:rPr>
            <w:rFonts w:ascii="Aparajita" w:hAnsi="Aparajita" w:cs="Aparajita"/>
            <w:highlight w:val="yellow"/>
          </w:rPr>
          <w:t xml:space="preserve">adopt </w:t>
        </w:r>
      </w:ins>
      <w:ins w:id="1096" w:author="Emily Smith-Greenaway" w:date="2020-08-09T13:15:00Z">
        <w:r w:rsidRPr="00654E23">
          <w:rPr>
            <w:rFonts w:ascii="Aparajita" w:hAnsi="Aparajita" w:cs="Aparajita"/>
            <w:highlight w:val="yellow"/>
            <w:rPrChange w:id="1097" w:author="Emily Smith-Greenaway" w:date="2020-08-09T13:15:00Z">
              <w:rPr>
                <w:rFonts w:ascii="Aparajita" w:hAnsi="Aparajita" w:cs="Aparajita"/>
              </w:rPr>
            </w:rPrChange>
          </w:rPr>
          <w:t>abbreviate</w:t>
        </w:r>
      </w:ins>
      <w:ins w:id="1098" w:author="Emily Smith-Greenaway" w:date="2020-08-09T14:48:00Z">
        <w:r w:rsidR="00055738">
          <w:rPr>
            <w:rFonts w:ascii="Aparajita" w:hAnsi="Aparajita" w:cs="Aparajita"/>
            <w:highlight w:val="yellow"/>
          </w:rPr>
          <w:t>d</w:t>
        </w:r>
      </w:ins>
      <w:ins w:id="1099" w:author="Emily Smith-Greenaway" w:date="2020-08-09T13:15:00Z">
        <w:r w:rsidRPr="00654E23">
          <w:rPr>
            <w:rFonts w:ascii="Aparajita" w:hAnsi="Aparajita" w:cs="Aparajita"/>
            <w:highlight w:val="yellow"/>
            <w:rPrChange w:id="1100" w:author="Emily Smith-Greenaway" w:date="2020-08-09T13:15:00Z">
              <w:rPr>
                <w:rFonts w:ascii="Aparajita" w:hAnsi="Aparajita" w:cs="Aparajita"/>
              </w:rPr>
            </w:rPrChange>
          </w:rPr>
          <w:t xml:space="preserve"> tex</w:t>
        </w:r>
        <w:r>
          <w:rPr>
            <w:rFonts w:ascii="Aparajita" w:hAnsi="Aparajita" w:cs="Aparajita"/>
            <w:highlight w:val="yellow"/>
          </w:rPr>
          <w:t xml:space="preserve">t, </w:t>
        </w:r>
      </w:ins>
      <w:ins w:id="1101" w:author="Emily Smith-Greenaway" w:date="2020-08-09T14:48:00Z">
        <w:r w:rsidR="00055738">
          <w:rPr>
            <w:rFonts w:ascii="Aparajita" w:hAnsi="Aparajita" w:cs="Aparajita"/>
            <w:highlight w:val="yellow"/>
          </w:rPr>
          <w:t xml:space="preserve">this is where </w:t>
        </w:r>
        <w:proofErr w:type="gramStart"/>
        <w:r w:rsidR="00055738">
          <w:rPr>
            <w:rFonts w:ascii="Aparajita" w:hAnsi="Aparajita" w:cs="Aparajita"/>
            <w:highlight w:val="yellow"/>
          </w:rPr>
          <w:t>we’d</w:t>
        </w:r>
        <w:proofErr w:type="gramEnd"/>
        <w:r w:rsidR="00055738">
          <w:rPr>
            <w:rFonts w:ascii="Aparajita" w:hAnsi="Aparajita" w:cs="Aparajita"/>
            <w:highlight w:val="yellow"/>
          </w:rPr>
          <w:t xml:space="preserve"> pick back up…</w:t>
        </w:r>
      </w:ins>
      <w:ins w:id="1102" w:author="Emily Smith-Greenaway" w:date="2020-08-09T13:15:00Z">
        <w:r w:rsidRPr="00654E23">
          <w:rPr>
            <w:rFonts w:ascii="Aparajita" w:hAnsi="Aparajita" w:cs="Aparajita"/>
            <w:highlight w:val="yellow"/>
            <w:rPrChange w:id="1103" w:author="Emily Smith-Greenaway" w:date="2020-08-09T13:15:00Z">
              <w:rPr>
                <w:rFonts w:ascii="Aparajita" w:hAnsi="Aparajita" w:cs="Aparajita"/>
              </w:rPr>
            </w:rPrChange>
          </w:rPr>
          <w:t>]</w:t>
        </w:r>
      </w:ins>
    </w:p>
    <w:p w14:paraId="45DBBC18" w14:textId="58411CE9" w:rsidR="00B05C04" w:rsidDel="004731AD" w:rsidRDefault="00055738" w:rsidP="00DF05F6">
      <w:pPr>
        <w:autoSpaceDE w:val="0"/>
        <w:autoSpaceDN w:val="0"/>
        <w:adjustRightInd w:val="0"/>
        <w:ind w:firstLine="720"/>
        <w:rPr>
          <w:del w:id="1104" w:author="Emily Smith-Greenaway" w:date="2020-08-08T23:50:00Z"/>
          <w:rFonts w:ascii="Aparajita" w:hAnsi="Aparajita" w:cs="Aparajita"/>
        </w:rPr>
      </w:pPr>
      <w:ins w:id="1105" w:author="Emily Smith-Greenaway" w:date="2020-08-09T14:50:00Z">
        <w:r>
          <w:rPr>
            <w:rFonts w:ascii="Aparajita" w:hAnsi="Aparajita" w:cs="Aparajita"/>
          </w:rPr>
          <w:t xml:space="preserve">In addition </w:t>
        </w:r>
      </w:ins>
      <w:ins w:id="1106" w:author="Emily Smith-Greenaway" w:date="2020-08-09T22:54:00Z">
        <w:r w:rsidR="0026199B">
          <w:rPr>
            <w:rFonts w:ascii="Aparajita" w:hAnsi="Aparajita" w:cs="Aparajita"/>
          </w:rPr>
          <w:t xml:space="preserve">to </w:t>
        </w:r>
      </w:ins>
      <w:ins w:id="1107" w:author="Emily Smith-Greenaway" w:date="2020-08-10T07:56:00Z">
        <w:r w:rsidR="0064282D">
          <w:rPr>
            <w:rFonts w:ascii="Aparajita" w:hAnsi="Aparajita" w:cs="Aparajita"/>
          </w:rPr>
          <w:t>evidence validating</w:t>
        </w:r>
      </w:ins>
      <w:ins w:id="1108" w:author="Emily Smith-Greenaway" w:date="2020-08-09T22:54:00Z">
        <w:r w:rsidR="0026199B">
          <w:rPr>
            <w:rFonts w:ascii="Aparajita" w:hAnsi="Aparajita" w:cs="Aparajita"/>
          </w:rPr>
          <w:t xml:space="preserve"> the</w:t>
        </w:r>
      </w:ins>
      <w:ins w:id="1109" w:author="Emily Smith-Greenaway" w:date="2020-08-09T14:50:00Z">
        <w:r>
          <w:rPr>
            <w:rFonts w:ascii="Aparajita" w:hAnsi="Aparajita" w:cs="Aparajita"/>
          </w:rPr>
          <w:t xml:space="preserve"> accuracy of this approach</w:t>
        </w:r>
      </w:ins>
      <w:ins w:id="1110" w:author="Emily Smith-Greenaway" w:date="2020-08-10T07:57:00Z">
        <w:r w:rsidR="0064282D">
          <w:rPr>
            <w:rFonts w:ascii="Aparajita" w:hAnsi="Aparajita" w:cs="Aparajita"/>
          </w:rPr>
          <w:t xml:space="preserve"> using registry data from Sweden</w:t>
        </w:r>
      </w:ins>
      <w:r w:rsidR="00C32813">
        <w:rPr>
          <w:rFonts w:ascii="Aparajita" w:hAnsi="Aparajita" w:cs="Aparajita"/>
        </w:rPr>
        <w:fldChar w:fldCharType="begin"/>
      </w:r>
      <w:r w:rsidR="00C32813">
        <w:rPr>
          <w:rFonts w:ascii="Aparajita" w:hAnsi="Aparajita" w:cs="Aparajita"/>
        </w:rPr>
        <w:instrText xml:space="preserve"> ADDIN ZOTERO_ITEM CSL_CITATION {"citationID":"hpXJUHy7","properties":{"formattedCitation":"\\super 4\\nosupersub{}","plainCitation":"4","noteIndex":0},"citationItems":[{"id":164,"uris":["http://zotero.org/users/local/6aiRCPll/items/QD5IF5WU"],"uri":["http://zotero.org/users/local/6aiRCPll/items/QD5IF5WU"],"itemData":{"id":164,"type":"article-journal","note":"publisher: SocArXiv","title":"Women's experience of child death over the life course: A global demographic perspective","author":[{"family":"Alburez-Gutierrez","given":"Diego"},{"family":"Kolk","given":"Martin"},{"family":"Zagheni","given":"Emilio"}],"issued":{"date-parts":[["2019"]]}}}],"schema":"https://github.com/citation-style-language/schema/raw/master/csl-citation.json"} </w:instrText>
      </w:r>
      <w:r w:rsidR="00C32813">
        <w:rPr>
          <w:rFonts w:ascii="Aparajita" w:hAnsi="Aparajita" w:cs="Aparajita"/>
        </w:rPr>
        <w:fldChar w:fldCharType="separate"/>
      </w:r>
      <w:r w:rsidR="00C32813" w:rsidRPr="00C32813">
        <w:rPr>
          <w:rFonts w:ascii="Aparajita" w:hAnsi="Aparajita" w:cs="Aparajita"/>
          <w:vertAlign w:val="superscript"/>
        </w:rPr>
        <w:t>4</w:t>
      </w:r>
      <w:r w:rsidR="00C32813">
        <w:rPr>
          <w:rFonts w:ascii="Aparajita" w:hAnsi="Aparajita" w:cs="Aparajita"/>
        </w:rPr>
        <w:fldChar w:fldCharType="end"/>
      </w:r>
      <w:ins w:id="1111" w:author="Emily Smith-Greenaway" w:date="2020-08-09T14:51:00Z">
        <w:r w:rsidR="00C32813">
          <w:rPr>
            <w:rFonts w:ascii="Aparajita" w:hAnsi="Aparajita" w:cs="Aparajita"/>
          </w:rPr>
          <w:t>, in this study, w</w:t>
        </w:r>
      </w:ins>
      <w:ins w:id="1112" w:author="Emily Smith-Greenaway" w:date="2020-08-08T23:40:00Z">
        <w:r w:rsidR="009C383D">
          <w:rPr>
            <w:rFonts w:ascii="Aparajita" w:hAnsi="Aparajita" w:cs="Aparajita"/>
          </w:rPr>
          <w:t xml:space="preserve">e demonstrate the accuracy of </w:t>
        </w:r>
      </w:ins>
      <w:ins w:id="1113" w:author="Emily Smith-Greenaway" w:date="2020-08-09T14:48:00Z">
        <w:r>
          <w:rPr>
            <w:rFonts w:ascii="Aparajita" w:hAnsi="Aparajita" w:cs="Aparajita"/>
          </w:rPr>
          <w:t xml:space="preserve">our indirect </w:t>
        </w:r>
      </w:ins>
      <w:ins w:id="1114" w:author="Emily Smith-Greenaway" w:date="2020-08-08T23:40:00Z">
        <w:r w:rsidR="009C383D">
          <w:rPr>
            <w:rFonts w:ascii="Aparajita" w:hAnsi="Aparajita" w:cs="Aparajita"/>
          </w:rPr>
          <w:t>approach in countries where survey data are also available</w:t>
        </w:r>
      </w:ins>
      <w:ins w:id="1115" w:author="Emily Smith-Greenaway" w:date="2020-08-10T07:57:00Z">
        <w:r w:rsidR="0064282D">
          <w:rPr>
            <w:rFonts w:ascii="Aparajita" w:hAnsi="Aparajita" w:cs="Aparajita"/>
          </w:rPr>
          <w:t xml:space="preserve"> by comparing the two estimates.</w:t>
        </w:r>
      </w:ins>
      <w:ins w:id="1116" w:author="Emily Smith-Greenaway" w:date="2020-08-08T23:42:00Z">
        <w:r w:rsidR="00B05C04">
          <w:rPr>
            <w:rFonts w:ascii="Aparajita" w:hAnsi="Aparajita" w:cs="Aparajita"/>
          </w:rPr>
          <w:t xml:space="preserve"> </w:t>
        </w:r>
      </w:ins>
      <w:del w:id="1117" w:author="Emily Smith-Greenaway" w:date="2020-08-09T14:52:00Z">
        <w:r w:rsidR="00A6548D" w:rsidDel="00C32813">
          <w:rPr>
            <w:rFonts w:ascii="Aparajita" w:hAnsi="Aparajita" w:cs="Aparajita"/>
          </w:rPr>
          <w:delText>S</w:delText>
        </w:r>
        <w:r w:rsidR="00E351B4" w:rsidRPr="00266175" w:rsidDel="00C32813">
          <w:rPr>
            <w:rFonts w:ascii="Aparajita" w:hAnsi="Aparajita" w:cs="Aparajita"/>
          </w:rPr>
          <w:delText>upplementary analyses wherein we</w:delText>
        </w:r>
      </w:del>
      <w:ins w:id="1118" w:author="Emily Smith-Greenaway" w:date="2020-08-09T22:55:00Z">
        <w:r w:rsidR="0026199B">
          <w:rPr>
            <w:rFonts w:ascii="Aparajita" w:hAnsi="Aparajita" w:cs="Aparajita"/>
          </w:rPr>
          <w:t>Figure 1</w:t>
        </w:r>
      </w:ins>
      <w:ins w:id="1119" w:author="Emily Smith-Greenaway" w:date="2020-08-09T16:43:00Z">
        <w:r w:rsidR="00764291">
          <w:rPr>
            <w:rFonts w:ascii="Aparajita" w:hAnsi="Aparajita" w:cs="Aparajita"/>
          </w:rPr>
          <w:t xml:space="preserve"> in the online supplement</w:t>
        </w:r>
      </w:ins>
      <w:ins w:id="1120" w:author="Emily Smith-Greenaway" w:date="2020-08-09T14:52:00Z">
        <w:r w:rsidR="00C32813">
          <w:rPr>
            <w:rFonts w:ascii="Aparajita" w:hAnsi="Aparajita" w:cs="Aparajita"/>
          </w:rPr>
          <w:t xml:space="preserve"> shows the correlation between the</w:t>
        </w:r>
      </w:ins>
      <w:r w:rsidR="00E351B4" w:rsidRPr="00266175">
        <w:rPr>
          <w:rFonts w:ascii="Aparajita" w:hAnsi="Aparajita" w:cs="Aparajita"/>
        </w:rPr>
        <w:t xml:space="preserve"> indirectly generated </w:t>
      </w:r>
      <w:del w:id="1121" w:author="Emily Smith-Greenaway" w:date="2020-08-09T14:52:00Z">
        <w:r w:rsidR="00E351B4" w:rsidRPr="00266175" w:rsidDel="00C32813">
          <w:rPr>
            <w:rFonts w:ascii="Aparajita" w:hAnsi="Aparajita" w:cs="Aparajita"/>
          </w:rPr>
          <w:delText xml:space="preserve">the </w:delText>
        </w:r>
      </w:del>
      <w:r w:rsidR="00E351B4" w:rsidRPr="00266175">
        <w:rPr>
          <w:rFonts w:ascii="Aparajita" w:hAnsi="Aparajita" w:cs="Aparajita"/>
        </w:rPr>
        <w:t xml:space="preserve">mIM, mU5M, and </w:t>
      </w:r>
      <w:proofErr w:type="spellStart"/>
      <w:r w:rsidR="00E351B4" w:rsidRPr="00266175">
        <w:rPr>
          <w:rFonts w:ascii="Aparajita" w:hAnsi="Aparajita" w:cs="Aparajita"/>
        </w:rPr>
        <w:t>mOM</w:t>
      </w:r>
      <w:proofErr w:type="spellEnd"/>
      <w:r w:rsidR="00E351B4" w:rsidRPr="00266175">
        <w:rPr>
          <w:rFonts w:ascii="Aparajita" w:hAnsi="Aparajita" w:cs="Aparajita"/>
        </w:rPr>
        <w:t xml:space="preserve"> </w:t>
      </w:r>
      <w:del w:id="1122" w:author="Emily Smith-Greenaway" w:date="2020-08-09T14:52:00Z">
        <w:r w:rsidR="00E351B4" w:rsidRPr="00266175" w:rsidDel="00C32813">
          <w:rPr>
            <w:rFonts w:ascii="Aparajita" w:hAnsi="Aparajita" w:cs="Aparajita"/>
          </w:rPr>
          <w:delText>for the same survey years in which we have</w:delText>
        </w:r>
      </w:del>
      <w:ins w:id="1123" w:author="Emily Smith-Greenaway" w:date="2020-08-09T14:52:00Z">
        <w:r w:rsidR="00C32813">
          <w:rPr>
            <w:rFonts w:ascii="Aparajita" w:hAnsi="Aparajita" w:cs="Aparajita"/>
          </w:rPr>
          <w:t>and the</w:t>
        </w:r>
      </w:ins>
      <w:r w:rsidR="00E351B4" w:rsidRPr="00266175">
        <w:rPr>
          <w:rFonts w:ascii="Aparajita" w:hAnsi="Aparajita" w:cs="Aparajita"/>
        </w:rPr>
        <w:t xml:space="preserve"> direct </w:t>
      </w:r>
      <w:ins w:id="1124" w:author="Emily Smith-Greenaway" w:date="2020-08-09T14:52:00Z">
        <w:r w:rsidR="00C32813">
          <w:rPr>
            <w:rFonts w:ascii="Aparajita" w:hAnsi="Aparajita" w:cs="Aparajita"/>
          </w:rPr>
          <w:t xml:space="preserve">survey </w:t>
        </w:r>
      </w:ins>
      <w:r w:rsidR="00E351B4" w:rsidRPr="00266175">
        <w:rPr>
          <w:rFonts w:ascii="Aparajita" w:hAnsi="Aparajita" w:cs="Aparajita"/>
        </w:rPr>
        <w:t>estimates for</w:t>
      </w:r>
      <w:ins w:id="1125" w:author="Emily Smith-Greenaway" w:date="2020-08-09T14:52:00Z">
        <w:r w:rsidR="00C32813">
          <w:rPr>
            <w:rFonts w:ascii="Aparajita" w:hAnsi="Aparajita" w:cs="Aparajita"/>
          </w:rPr>
          <w:t xml:space="preserve"> the 89 countries where we can estimate both</w:t>
        </w:r>
      </w:ins>
      <w:del w:id="1126" w:author="Emily Smith-Greenaway" w:date="2020-08-09T14:52:00Z">
        <w:r w:rsidR="00E351B4" w:rsidRPr="00266175" w:rsidDel="00C32813">
          <w:rPr>
            <w:rFonts w:ascii="Aparajita" w:hAnsi="Aparajita" w:cs="Aparajita"/>
          </w:rPr>
          <w:delText xml:space="preserve"> each country</w:delText>
        </w:r>
        <w:r w:rsidR="00A6548D" w:rsidDel="00C32813">
          <w:rPr>
            <w:rFonts w:ascii="Aparajita" w:hAnsi="Aparajita" w:cs="Aparajita"/>
          </w:rPr>
          <w:delText xml:space="preserve"> show a strong </w:delText>
        </w:r>
        <w:r w:rsidR="00F50ADB" w:rsidRPr="00266175" w:rsidDel="00C32813">
          <w:rPr>
            <w:rFonts w:ascii="Aparajita" w:hAnsi="Aparajita" w:cs="Aparajita"/>
          </w:rPr>
          <w:delText xml:space="preserve">correlation between estimates </w:delText>
        </w:r>
        <w:r w:rsidR="00A6548D" w:rsidDel="00C32813">
          <w:rPr>
            <w:rFonts w:ascii="Aparajita" w:hAnsi="Aparajita" w:cs="Aparajita"/>
          </w:rPr>
          <w:delText>(see Appendix B)</w:delText>
        </w:r>
      </w:del>
      <w:r w:rsidR="00F50ADB" w:rsidRPr="00266175">
        <w:rPr>
          <w:rFonts w:ascii="Aparajita" w:hAnsi="Aparajita" w:cs="Aparajita"/>
        </w:rPr>
        <w:t xml:space="preserve">. </w:t>
      </w:r>
      <w:r w:rsidR="00A6548D">
        <w:rPr>
          <w:rFonts w:ascii="Aparajita" w:hAnsi="Aparajita" w:cs="Aparajita"/>
        </w:rPr>
        <w:t>T</w:t>
      </w:r>
      <w:r w:rsidR="0052129C" w:rsidRPr="00266175">
        <w:rPr>
          <w:rFonts w:ascii="Aparajita" w:hAnsi="Aparajita" w:cs="Aparajita"/>
        </w:rPr>
        <w:t xml:space="preserve">he indirect approach </w:t>
      </w:r>
      <w:r w:rsidR="00A6548D" w:rsidRPr="00266175">
        <w:rPr>
          <w:rFonts w:ascii="Aparajita" w:hAnsi="Aparajita" w:cs="Aparajita"/>
        </w:rPr>
        <w:t>tend</w:t>
      </w:r>
      <w:r w:rsidR="00A6548D">
        <w:rPr>
          <w:rFonts w:ascii="Aparajita" w:hAnsi="Aparajita" w:cs="Aparajita"/>
        </w:rPr>
        <w:t xml:space="preserve">s </w:t>
      </w:r>
      <w:r w:rsidR="0052129C" w:rsidRPr="00266175">
        <w:rPr>
          <w:rFonts w:ascii="Aparajita" w:hAnsi="Aparajita" w:cs="Aparajita"/>
        </w:rPr>
        <w:t xml:space="preserve">to yield higher estimates than the direct </w:t>
      </w:r>
      <w:r w:rsidR="008D063A">
        <w:rPr>
          <w:rFonts w:ascii="Aparajita" w:hAnsi="Aparajita" w:cs="Aparajita"/>
        </w:rPr>
        <w:t>approach; the di</w:t>
      </w:r>
      <w:r w:rsidR="00C67F4A">
        <w:rPr>
          <w:rFonts w:ascii="Aparajita" w:hAnsi="Aparajita" w:cs="Aparajita"/>
        </w:rPr>
        <w:t>screpancy</w:t>
      </w:r>
      <w:r w:rsidR="008D063A">
        <w:rPr>
          <w:rFonts w:ascii="Aparajita" w:hAnsi="Aparajita" w:cs="Aparajita"/>
        </w:rPr>
        <w:t xml:space="preserve"> is </w:t>
      </w:r>
      <w:ins w:id="1127" w:author="Emily Smith-Greenaway" w:date="2020-08-10T07:58:00Z">
        <w:r w:rsidR="0064282D">
          <w:rPr>
            <w:rFonts w:ascii="Aparajita" w:hAnsi="Aparajita" w:cs="Aparajita"/>
          </w:rPr>
          <w:t xml:space="preserve">likely </w:t>
        </w:r>
      </w:ins>
      <w:r w:rsidR="008A0317">
        <w:rPr>
          <w:rFonts w:ascii="Aparajita" w:hAnsi="Aparajita" w:cs="Aparajita"/>
        </w:rPr>
        <w:t xml:space="preserve">driven by </w:t>
      </w:r>
      <w:r w:rsidR="008D063A">
        <w:rPr>
          <w:rFonts w:ascii="Aparajita" w:hAnsi="Aparajita" w:cs="Aparajita"/>
        </w:rPr>
        <w:t xml:space="preserve">the fact that the </w:t>
      </w:r>
      <w:del w:id="1128" w:author="Emily Smith-Greenaway" w:date="2020-08-09T14:53:00Z">
        <w:r w:rsidR="008D063A" w:rsidDel="00C32813">
          <w:rPr>
            <w:rFonts w:ascii="Aparajita" w:hAnsi="Aparajita" w:cs="Aparajita"/>
          </w:rPr>
          <w:delText>direct method</w:delText>
        </w:r>
      </w:del>
      <w:ins w:id="1129" w:author="Emily Smith-Greenaway" w:date="2020-08-09T14:53:00Z">
        <w:r w:rsidR="00C32813">
          <w:rPr>
            <w:rFonts w:ascii="Aparajita" w:hAnsi="Aparajita" w:cs="Aparajita"/>
          </w:rPr>
          <w:t>indirect approach cannot address the</w:t>
        </w:r>
      </w:ins>
      <w:ins w:id="1130" w:author="Emily Smith-Greenaway" w:date="2020-08-09T14:52:00Z">
        <w:r w:rsidR="00C32813">
          <w:rPr>
            <w:rFonts w:ascii="Aparajita" w:hAnsi="Aparajita" w:cs="Aparajita"/>
          </w:rPr>
          <w:t xml:space="preserve"> </w:t>
        </w:r>
      </w:ins>
      <w:del w:id="1131" w:author="Emily Smith-Greenaway" w:date="2020-08-09T14:53:00Z">
        <w:r w:rsidR="008D063A" w:rsidDel="00C32813">
          <w:rPr>
            <w:rFonts w:ascii="Aparajita" w:hAnsi="Aparajita" w:cs="Aparajita"/>
          </w:rPr>
          <w:delText xml:space="preserve"> adjusts for the </w:delText>
        </w:r>
      </w:del>
      <w:r w:rsidR="008A0317">
        <w:rPr>
          <w:rFonts w:ascii="Aparajita" w:hAnsi="Aparajita" w:cs="Aparajita"/>
        </w:rPr>
        <w:t xml:space="preserve">clustering of deaths </w:t>
      </w:r>
      <w:del w:id="1132" w:author="Emily Smith-Greenaway" w:date="2020-08-09T14:53:00Z">
        <w:r w:rsidR="008A0317" w:rsidDel="00C32813">
          <w:rPr>
            <w:rFonts w:ascii="Aparajita" w:hAnsi="Aparajita" w:cs="Aparajita"/>
          </w:rPr>
          <w:delText>in high-risk families</w:delText>
        </w:r>
      </w:del>
      <w:ins w:id="1133" w:author="Emily Smith-Greenaway" w:date="2020-08-09T14:53:00Z">
        <w:r w:rsidR="00C32813">
          <w:rPr>
            <w:rFonts w:ascii="Aparajita" w:hAnsi="Aparajita" w:cs="Aparajita"/>
          </w:rPr>
          <w:t xml:space="preserve">to specific mothers—an issue that </w:t>
        </w:r>
      </w:ins>
      <w:ins w:id="1134" w:author="Emily Smith-Greenaway" w:date="2020-08-10T07:58:00Z">
        <w:r w:rsidR="0064282D">
          <w:rPr>
            <w:rFonts w:ascii="Aparajita" w:hAnsi="Aparajita" w:cs="Aparajita"/>
          </w:rPr>
          <w:t>a survey approach</w:t>
        </w:r>
      </w:ins>
      <w:ins w:id="1135" w:author="Emily Smith-Greenaway" w:date="2020-08-09T14:54:00Z">
        <w:r w:rsidR="00C32813">
          <w:rPr>
            <w:rFonts w:ascii="Aparajita" w:hAnsi="Aparajita" w:cs="Aparajita"/>
          </w:rPr>
          <w:t xml:space="preserve"> address</w:t>
        </w:r>
      </w:ins>
      <w:ins w:id="1136" w:author="Emily Smith-Greenaway" w:date="2020-08-10T07:58:00Z">
        <w:r w:rsidR="0064282D">
          <w:rPr>
            <w:rFonts w:ascii="Aparajita" w:hAnsi="Aparajita" w:cs="Aparajita"/>
          </w:rPr>
          <w:t>es</w:t>
        </w:r>
      </w:ins>
      <w:ins w:id="1137" w:author="Emily Smith-Greenaway" w:date="2020-08-09T14:54:00Z">
        <w:r w:rsidR="00C32813">
          <w:rPr>
            <w:rFonts w:ascii="Aparajita" w:hAnsi="Aparajita" w:cs="Aparajita"/>
          </w:rPr>
          <w:t xml:space="preserve">. </w:t>
        </w:r>
      </w:ins>
      <w:ins w:id="1138" w:author="Emily Smith-Greenaway" w:date="2020-08-10T08:01:00Z">
        <w:r w:rsidR="0064282D">
          <w:rPr>
            <w:rFonts w:ascii="Aparajita" w:hAnsi="Aparajita" w:cs="Aparajita"/>
          </w:rPr>
          <w:t xml:space="preserve">The clustering of child deaths occurs in countries with the highest levels of infant and child mortality—the precise countries where we have almost full survey coverage. Thus, when presenting results, we prioritize the survey estimates, and reference the </w:t>
        </w:r>
        <w:r w:rsidR="0064282D">
          <w:rPr>
            <w:rFonts w:ascii="Aparajita" w:hAnsi="Aparajita" w:cs="Aparajita"/>
          </w:rPr>
          <w:lastRenderedPageBreak/>
          <w:t xml:space="preserve">indirect estimate where appropriate; we only rely on indirectly generated estimates where survey-based ones are unavailable. </w:t>
        </w:r>
      </w:ins>
      <w:ins w:id="1139" w:author="Emily Smith-Greenaway" w:date="2020-08-09T14:56:00Z">
        <w:r w:rsidR="00330B82">
          <w:rPr>
            <w:rFonts w:ascii="Aparajita" w:hAnsi="Aparajita" w:cs="Aparajita"/>
          </w:rPr>
          <w:t>However, we also acknowledge that</w:t>
        </w:r>
      </w:ins>
      <w:ins w:id="1140" w:author="Emily Smith-Greenaway" w:date="2020-08-09T14:55:00Z">
        <w:r w:rsidR="00C32813">
          <w:rPr>
            <w:rFonts w:ascii="Aparajita" w:hAnsi="Aparajita" w:cs="Aparajita"/>
          </w:rPr>
          <w:t xml:space="preserve"> </w:t>
        </w:r>
      </w:ins>
      <w:del w:id="1141" w:author="Emily Smith-Greenaway" w:date="2020-08-09T14:54:00Z">
        <w:r w:rsidR="008A0317" w:rsidDel="00C32813">
          <w:rPr>
            <w:rFonts w:ascii="Aparajita" w:hAnsi="Aparajita" w:cs="Aparajita"/>
          </w:rPr>
          <w:delText xml:space="preserve"> in some countries</w:delText>
        </w:r>
      </w:del>
      <w:del w:id="1142" w:author="Emily Smith-Greenaway" w:date="2020-08-09T14:53:00Z">
        <w:r w:rsidR="008D063A" w:rsidDel="00C32813">
          <w:rPr>
            <w:rFonts w:ascii="Aparajita" w:hAnsi="Aparajita" w:cs="Aparajita"/>
          </w:rPr>
          <w:delText>, while the indirect approach does not</w:delText>
        </w:r>
      </w:del>
      <w:del w:id="1143" w:author="Emily Smith-Greenaway" w:date="2020-08-09T14:54:00Z">
        <w:r w:rsidR="008D063A" w:rsidDel="00C32813">
          <w:rPr>
            <w:rFonts w:ascii="Aparajita" w:hAnsi="Aparajita" w:cs="Aparajita"/>
          </w:rPr>
          <w:delText xml:space="preserve">. </w:delText>
        </w:r>
      </w:del>
      <w:del w:id="1144" w:author="Emily Smith-Greenaway" w:date="2020-08-09T14:56:00Z">
        <w:r w:rsidR="008D063A" w:rsidDel="00330B82">
          <w:rPr>
            <w:rFonts w:ascii="Aparajita" w:hAnsi="Aparajita" w:cs="Aparajita"/>
          </w:rPr>
          <w:delText>Where</w:delText>
        </w:r>
        <w:r w:rsidR="00DD58DD" w:rsidRPr="00FE0D45" w:rsidDel="00330B82">
          <w:rPr>
            <w:rFonts w:ascii="Aparajita" w:hAnsi="Aparajita" w:cs="Aparajita"/>
          </w:rPr>
          <w:delText xml:space="preserve"> child deaths are concentrated among a disadvantaged group of women, </w:delText>
        </w:r>
        <w:r w:rsidR="008D063A" w:rsidDel="00330B82">
          <w:rPr>
            <w:rFonts w:ascii="Aparajita" w:hAnsi="Aparajita" w:cs="Aparajita"/>
          </w:rPr>
          <w:delText xml:space="preserve">the two types of estimates </w:delText>
        </w:r>
      </w:del>
      <w:del w:id="1145" w:author="Emily Smith-Greenaway" w:date="2020-08-08T23:42:00Z">
        <w:r w:rsidR="008D063A" w:rsidDel="00B05C04">
          <w:rPr>
            <w:rFonts w:ascii="Aparajita" w:hAnsi="Aparajita" w:cs="Aparajita"/>
          </w:rPr>
          <w:delText xml:space="preserve">will  </w:delText>
        </w:r>
      </w:del>
      <w:del w:id="1146" w:author="Emily Smith-Greenaway" w:date="2020-08-09T14:56:00Z">
        <w:r w:rsidR="008D063A" w:rsidDel="00330B82">
          <w:rPr>
            <w:rFonts w:ascii="Aparajita" w:hAnsi="Aparajita" w:cs="Aparajita"/>
          </w:rPr>
          <w:delText xml:space="preserve">diverge, but in contexts wherein </w:delText>
        </w:r>
        <w:r w:rsidR="009A3160" w:rsidDel="00330B82">
          <w:rPr>
            <w:rFonts w:ascii="Aparajita" w:hAnsi="Aparajita" w:cs="Aparajita"/>
          </w:rPr>
          <w:delText>child deaths are evenly dispersed across mothers</w:delText>
        </w:r>
        <w:r w:rsidR="008D063A" w:rsidDel="00330B82">
          <w:rPr>
            <w:rFonts w:ascii="Aparajita" w:hAnsi="Aparajita" w:cs="Aparajita"/>
          </w:rPr>
          <w:delText>, the differences are negligible.</w:delText>
        </w:r>
        <w:r w:rsidR="00DD58DD" w:rsidRPr="00FE0D45" w:rsidDel="00330B82">
          <w:rPr>
            <w:rFonts w:ascii="Aparajita" w:hAnsi="Aparajita" w:cs="Aparajita"/>
          </w:rPr>
          <w:delText xml:space="preserve"> </w:delText>
        </w:r>
        <w:commentRangeStart w:id="1147"/>
        <w:commentRangeStart w:id="1148"/>
        <w:commentRangeStart w:id="1149"/>
        <w:commentRangeStart w:id="1150"/>
        <w:r w:rsidR="00AF7540" w:rsidDel="00330B82">
          <w:rPr>
            <w:rFonts w:ascii="Aparajita" w:hAnsi="Aparajita" w:cs="Aparajita"/>
          </w:rPr>
          <w:delText>I</w:delText>
        </w:r>
        <w:r w:rsidR="008A0317" w:rsidDel="00330B82">
          <w:rPr>
            <w:rFonts w:ascii="Aparajita" w:hAnsi="Aparajita" w:cs="Aparajita"/>
          </w:rPr>
          <w:delText xml:space="preserve">t is also possible that </w:delText>
        </w:r>
      </w:del>
      <w:r w:rsidR="008A0317">
        <w:rPr>
          <w:rFonts w:ascii="Aparajita" w:hAnsi="Aparajita" w:cs="Aparajita"/>
        </w:rPr>
        <w:t xml:space="preserve">where disparate, the indirect estimates </w:t>
      </w:r>
      <w:del w:id="1151" w:author="Emily Smith-Greenaway" w:date="2020-08-10T08:01:00Z">
        <w:r w:rsidR="008A0317" w:rsidDel="0064282D">
          <w:rPr>
            <w:rFonts w:ascii="Aparajita" w:hAnsi="Aparajita" w:cs="Aparajita"/>
          </w:rPr>
          <w:delText xml:space="preserve">are </w:delText>
        </w:r>
      </w:del>
      <w:ins w:id="1152" w:author="Emily Smith-Greenaway" w:date="2020-08-10T08:01:00Z">
        <w:r w:rsidR="0064282D">
          <w:rPr>
            <w:rFonts w:ascii="Aparajita" w:hAnsi="Aparajita" w:cs="Aparajita"/>
          </w:rPr>
          <w:t xml:space="preserve">could </w:t>
        </w:r>
      </w:ins>
      <w:ins w:id="1153" w:author="Emily Smith-Greenaway" w:date="2020-08-10T08:02:00Z">
        <w:r w:rsidR="0064282D">
          <w:rPr>
            <w:rFonts w:ascii="Aparajita" w:hAnsi="Aparajita" w:cs="Aparajita"/>
          </w:rPr>
          <w:t>be the result of</w:t>
        </w:r>
      </w:ins>
      <w:ins w:id="1154" w:author="Emily Smith-Greenaway" w:date="2020-08-10T08:01:00Z">
        <w:r w:rsidR="0064282D">
          <w:rPr>
            <w:rFonts w:ascii="Aparajita" w:hAnsi="Aparajita" w:cs="Aparajita"/>
          </w:rPr>
          <w:t xml:space="preserve"> </w:t>
        </w:r>
      </w:ins>
      <w:del w:id="1155" w:author="Emily Smith-Greenaway" w:date="2020-08-10T08:02:00Z">
        <w:r w:rsidR="008A0317" w:rsidDel="0064282D">
          <w:rPr>
            <w:rFonts w:ascii="Aparajita" w:hAnsi="Aparajita" w:cs="Aparajita"/>
          </w:rPr>
          <w:delText xml:space="preserve">more accurate than the direct ones due to </w:delText>
        </w:r>
      </w:del>
      <w:r w:rsidR="008A0317">
        <w:rPr>
          <w:rFonts w:ascii="Aparajita" w:hAnsi="Aparajita" w:cs="Aparajita"/>
        </w:rPr>
        <w:t xml:space="preserve">an underestimation of child loss in the survey data. </w:t>
      </w:r>
      <w:r w:rsidR="00A25B0A">
        <w:rPr>
          <w:rFonts w:ascii="Aparajita" w:hAnsi="Aparajita" w:cs="Aparajita"/>
        </w:rPr>
        <w:t xml:space="preserve">Even though </w:t>
      </w:r>
      <w:r w:rsidR="008A0317">
        <w:rPr>
          <w:rFonts w:ascii="Aparajita" w:hAnsi="Aparajita" w:cs="Aparajita"/>
        </w:rPr>
        <w:t xml:space="preserve">the survey </w:t>
      </w:r>
      <w:r w:rsidR="00A25B0A">
        <w:rPr>
          <w:rFonts w:ascii="Aparajita" w:hAnsi="Aparajita" w:cs="Aparajita"/>
        </w:rPr>
        <w:t>estimates are derived from</w:t>
      </w:r>
      <w:r w:rsidR="00266175" w:rsidRPr="00FE0D45">
        <w:rPr>
          <w:rFonts w:ascii="Aparajita" w:hAnsi="Aparajita" w:cs="Aparajita"/>
        </w:rPr>
        <w:t xml:space="preserve"> nationally</w:t>
      </w:r>
      <w:r w:rsidR="008A0317">
        <w:rPr>
          <w:rFonts w:ascii="Aparajita" w:hAnsi="Aparajita" w:cs="Aparajita"/>
        </w:rPr>
        <w:t xml:space="preserve"> </w:t>
      </w:r>
      <w:r w:rsidR="00266175" w:rsidRPr="00FE0D45">
        <w:rPr>
          <w:rFonts w:ascii="Aparajita" w:hAnsi="Aparajita" w:cs="Aparajita"/>
        </w:rPr>
        <w:t xml:space="preserve">representative samples, </w:t>
      </w:r>
      <w:ins w:id="1156" w:author="Emily Smith-Greenaway" w:date="2020-08-09T14:56:00Z">
        <w:r w:rsidR="00330B82">
          <w:rPr>
            <w:rFonts w:ascii="Aparajita" w:hAnsi="Aparajita" w:cs="Aparajita"/>
          </w:rPr>
          <w:t xml:space="preserve">mothers may underreport on the deaths of children. Moreover, some </w:t>
        </w:r>
      </w:ins>
      <w:r w:rsidR="008A0317">
        <w:rPr>
          <w:rFonts w:ascii="Aparajita" w:hAnsi="Aparajita" w:cs="Aparajita"/>
        </w:rPr>
        <w:t>hard to reach, especially disadvantaged populations</w:t>
      </w:r>
      <w:ins w:id="1157" w:author="Emily Smith-Greenaway" w:date="2020-08-09T14:56:00Z">
        <w:r w:rsidR="00330B82">
          <w:rPr>
            <w:rFonts w:ascii="Aparajita" w:hAnsi="Aparajita" w:cs="Aparajita"/>
          </w:rPr>
          <w:t>—including those affected by war</w:t>
        </w:r>
      </w:ins>
      <w:ins w:id="1158" w:author="Emily Smith-Greenaway" w:date="2020-08-09T14:57:00Z">
        <w:r w:rsidR="00330B82">
          <w:rPr>
            <w:rFonts w:ascii="Aparajita" w:hAnsi="Aparajita" w:cs="Aparajita"/>
          </w:rPr>
          <w:t xml:space="preserve"> or conflict and thus who are more likely to have higher levels of child loss—</w:t>
        </w:r>
      </w:ins>
      <w:del w:id="1159" w:author="Emily Smith-Greenaway" w:date="2020-08-09T14:57:00Z">
        <w:r w:rsidR="008A0317" w:rsidDel="00330B82">
          <w:rPr>
            <w:rFonts w:ascii="Aparajita" w:hAnsi="Aparajita" w:cs="Aparajita"/>
          </w:rPr>
          <w:delText xml:space="preserve"> </w:delText>
        </w:r>
      </w:del>
      <w:ins w:id="1160" w:author="Emily Smith-Greenaway" w:date="2020-08-09T14:57:00Z">
        <w:r w:rsidR="00330B82">
          <w:rPr>
            <w:rFonts w:ascii="Aparajita" w:hAnsi="Aparajita" w:cs="Aparajita"/>
          </w:rPr>
          <w:t>can be underrepresented in national surveys</w:t>
        </w:r>
      </w:ins>
      <w:del w:id="1161" w:author="Emily Smith-Greenaway" w:date="2020-08-09T14:57:00Z">
        <w:r w:rsidR="008A0317" w:rsidDel="00330B82">
          <w:rPr>
            <w:rFonts w:ascii="Aparajita" w:hAnsi="Aparajita" w:cs="Aparajita"/>
          </w:rPr>
          <w:delText>are often underrepresented</w:delText>
        </w:r>
      </w:del>
      <w:r w:rsidR="008A0317">
        <w:rPr>
          <w:rFonts w:ascii="Aparajita" w:hAnsi="Aparajita" w:cs="Aparajita"/>
        </w:rPr>
        <w:t>.</w:t>
      </w:r>
      <w:ins w:id="1162" w:author="Emily Smith-Greenaway" w:date="2020-08-09T14:57:00Z">
        <w:r w:rsidR="00330B82">
          <w:rPr>
            <w:rFonts w:ascii="Aparajita" w:hAnsi="Aparajita" w:cs="Aparajita"/>
          </w:rPr>
          <w:t xml:space="preserve"> </w:t>
        </w:r>
      </w:ins>
      <w:del w:id="1163" w:author="Emily Smith-Greenaway" w:date="2020-08-09T14:57:00Z">
        <w:r w:rsidR="008A0317" w:rsidDel="00540E97">
          <w:rPr>
            <w:rFonts w:ascii="Aparajita" w:hAnsi="Aparajita" w:cs="Aparajita"/>
          </w:rPr>
          <w:delText xml:space="preserve"> </w:delText>
        </w:r>
        <w:r w:rsidR="00F50ADB" w:rsidRPr="00266175" w:rsidDel="00540E97">
          <w:rPr>
            <w:rFonts w:ascii="Aparajita" w:hAnsi="Aparajita" w:cs="Aparajita"/>
          </w:rPr>
          <w:delText xml:space="preserve"> </w:delText>
        </w:r>
        <w:commentRangeEnd w:id="1147"/>
        <w:r w:rsidR="008D063A" w:rsidDel="00540E97">
          <w:rPr>
            <w:rStyle w:val="CommentReference"/>
            <w:rFonts w:asciiTheme="minorHAnsi" w:eastAsiaTheme="minorHAnsi" w:hAnsiTheme="minorHAnsi" w:cstheme="minorBidi"/>
          </w:rPr>
          <w:commentReference w:id="1147"/>
        </w:r>
        <w:commentRangeEnd w:id="1148"/>
        <w:commentRangeEnd w:id="1149"/>
        <w:commentRangeEnd w:id="1150"/>
        <w:r w:rsidR="00AF7540" w:rsidDel="00540E97">
          <w:rPr>
            <w:rStyle w:val="CommentReference"/>
            <w:rFonts w:asciiTheme="minorHAnsi" w:eastAsiaTheme="minorHAnsi" w:hAnsiTheme="minorHAnsi" w:cstheme="minorBidi"/>
          </w:rPr>
          <w:commentReference w:id="1148"/>
        </w:r>
        <w:r w:rsidR="00752D50" w:rsidDel="00540E97">
          <w:rPr>
            <w:rStyle w:val="CommentReference"/>
            <w:rFonts w:asciiTheme="minorHAnsi" w:eastAsiaTheme="minorHAnsi" w:hAnsiTheme="minorHAnsi" w:cstheme="minorBidi"/>
          </w:rPr>
          <w:commentReference w:id="1149"/>
        </w:r>
      </w:del>
      <w:del w:id="1164" w:author="Emily Smith-Greenaway" w:date="2020-08-10T08:01:00Z">
        <w:r w:rsidR="00FD2512" w:rsidDel="0064282D">
          <w:rPr>
            <w:rStyle w:val="CommentReference"/>
            <w:rFonts w:asciiTheme="minorHAnsi" w:eastAsiaTheme="minorHAnsi" w:hAnsiTheme="minorHAnsi" w:cstheme="minorBidi"/>
          </w:rPr>
          <w:commentReference w:id="1150"/>
        </w:r>
      </w:del>
    </w:p>
    <w:p w14:paraId="6F926CD1" w14:textId="77777777" w:rsidR="004731AD" w:rsidRPr="00B05C04" w:rsidRDefault="004731AD">
      <w:pPr>
        <w:autoSpaceDE w:val="0"/>
        <w:autoSpaceDN w:val="0"/>
        <w:adjustRightInd w:val="0"/>
        <w:ind w:firstLine="720"/>
        <w:rPr>
          <w:ins w:id="1165" w:author="Emily Smith-Greenaway" w:date="2020-08-09T16:38:00Z"/>
          <w:rFonts w:ascii="Aparajita" w:hAnsi="Aparajita" w:cs="Aparajita"/>
          <w:rPrChange w:id="1166" w:author="Emily Smith-Greenaway" w:date="2020-08-08T23:42:00Z">
            <w:rPr>
              <w:ins w:id="1167" w:author="Emily Smith-Greenaway" w:date="2020-08-09T16:38:00Z"/>
              <w:rFonts w:ascii="Aparajita" w:hAnsi="Aparajita" w:cs="Aparajita"/>
              <w:b/>
              <w:bCs/>
            </w:rPr>
          </w:rPrChange>
        </w:rPr>
        <w:pPrChange w:id="1168" w:author="Emily Smith-Greenaway" w:date="2020-08-09T14:58:00Z">
          <w:pPr>
            <w:ind w:firstLine="720"/>
          </w:pPr>
        </w:pPrChange>
      </w:pPr>
    </w:p>
    <w:p w14:paraId="55108132" w14:textId="77777777" w:rsidR="00266175" w:rsidRDefault="00266175">
      <w:pPr>
        <w:autoSpaceDE w:val="0"/>
        <w:autoSpaceDN w:val="0"/>
        <w:adjustRightInd w:val="0"/>
        <w:ind w:firstLine="720"/>
        <w:rPr>
          <w:rFonts w:ascii="Aparajita" w:hAnsi="Aparajita" w:cs="Aparajita"/>
          <w:b/>
          <w:bCs/>
        </w:rPr>
        <w:pPrChange w:id="1169" w:author="Emily Smith-Greenaway" w:date="2020-08-09T14:58:00Z">
          <w:pPr/>
        </w:pPrChange>
      </w:pPr>
    </w:p>
    <w:p w14:paraId="7F784CD6" w14:textId="60E269A8" w:rsidR="007E3CFD" w:rsidDel="006D57CB" w:rsidRDefault="00573D92" w:rsidP="00867191">
      <w:pPr>
        <w:rPr>
          <w:del w:id="1170" w:author="Emily Smith-Greenaway" w:date="2020-08-08T23:50:00Z"/>
          <w:rFonts w:ascii="Aparajita" w:hAnsi="Aparajita" w:cs="Aparajita"/>
          <w:b/>
          <w:bCs/>
        </w:rPr>
      </w:pPr>
      <w:del w:id="1171" w:author="Emily Smith-Greenaway" w:date="2020-08-08T23:54:00Z">
        <w:r w:rsidRPr="00266175" w:rsidDel="006D57CB">
          <w:rPr>
            <w:rFonts w:ascii="Aparajita" w:hAnsi="Aparajita" w:cs="Aparajita"/>
            <w:b/>
            <w:bCs/>
          </w:rPr>
          <w:delText xml:space="preserve">Results </w:delText>
        </w:r>
      </w:del>
      <w:ins w:id="1172" w:author="Emily Smith-Greenaway" w:date="2020-08-08T23:54:00Z">
        <w:r w:rsidR="006D57CB" w:rsidRPr="00266175">
          <w:rPr>
            <w:rFonts w:ascii="Aparajita" w:hAnsi="Aparajita" w:cs="Aparajita"/>
            <w:b/>
            <w:bCs/>
          </w:rPr>
          <w:t>R</w:t>
        </w:r>
        <w:r w:rsidR="006D57CB">
          <w:rPr>
            <w:rFonts w:ascii="Aparajita" w:hAnsi="Aparajita" w:cs="Aparajita"/>
            <w:b/>
            <w:bCs/>
          </w:rPr>
          <w:t xml:space="preserve">ESULTS </w:t>
        </w:r>
      </w:ins>
    </w:p>
    <w:p w14:paraId="2B4DEB49" w14:textId="77777777" w:rsidR="00114E0C" w:rsidRPr="00266175" w:rsidRDefault="00114E0C" w:rsidP="00867191">
      <w:pPr>
        <w:rPr>
          <w:rFonts w:ascii="Aparajita" w:hAnsi="Aparajita" w:cs="Aparajita"/>
        </w:rPr>
      </w:pPr>
    </w:p>
    <w:p w14:paraId="67662DF9" w14:textId="77777777" w:rsidR="002B27F1" w:rsidRDefault="005E2C4C" w:rsidP="003348A0">
      <w:pPr>
        <w:rPr>
          <w:ins w:id="1173" w:author="Emily Smith-Greenaway" w:date="2020-08-09T00:17:00Z"/>
          <w:rFonts w:ascii="Aparajita" w:hAnsi="Aparajita" w:cs="Aparajita"/>
          <w:b/>
          <w:bCs/>
        </w:rPr>
      </w:pPr>
      <w:ins w:id="1174" w:author="Emily Smith-Greenaway" w:date="2020-08-08T16:43:00Z">
        <w:r>
          <w:rPr>
            <w:rFonts w:ascii="Aparajita" w:hAnsi="Aparajita" w:cs="Aparajita"/>
            <w:b/>
            <w:bCs/>
          </w:rPr>
          <w:t>Mater</w:t>
        </w:r>
      </w:ins>
      <w:ins w:id="1175" w:author="Emily Smith-Greenaway" w:date="2020-08-08T16:44:00Z">
        <w:r>
          <w:rPr>
            <w:rFonts w:ascii="Aparajita" w:hAnsi="Aparajita" w:cs="Aparajita"/>
            <w:b/>
            <w:bCs/>
          </w:rPr>
          <w:t xml:space="preserve">nal Burden of Infant Mortality </w:t>
        </w:r>
      </w:ins>
    </w:p>
    <w:p w14:paraId="0FFBADD2" w14:textId="4F471D3B" w:rsidR="003B178E" w:rsidRPr="0010203F" w:rsidRDefault="00B429E5" w:rsidP="003348A0">
      <w:pPr>
        <w:rPr>
          <w:ins w:id="1176" w:author="Emily Smith-Greenaway" w:date="2020-08-08T09:00:00Z"/>
          <w:rFonts w:ascii="Aparajita" w:hAnsi="Aparajita" w:cs="Aparajita"/>
          <w:b/>
          <w:bCs/>
          <w:rPrChange w:id="1177" w:author="Emily Smith-Greenaway" w:date="2020-08-08T19:31:00Z">
            <w:rPr>
              <w:ins w:id="1178" w:author="Emily Smith-Greenaway" w:date="2020-08-08T09:00:00Z"/>
              <w:rFonts w:ascii="Aparajita" w:hAnsi="Aparajita" w:cs="Aparajita"/>
            </w:rPr>
          </w:rPrChange>
        </w:rPr>
      </w:pPr>
      <w:del w:id="1179" w:author="Emily Smith-Greenaway" w:date="2020-08-09T15:31:00Z">
        <w:r w:rsidRPr="00DC1A4D" w:rsidDel="00DC1A4D">
          <w:rPr>
            <w:rFonts w:ascii="Aparajita" w:hAnsi="Aparajita" w:cs="Aparajita"/>
            <w:b/>
            <w:bCs/>
            <w:rPrChange w:id="1180" w:author="Emily Smith-Greenaway" w:date="2020-08-09T15:31:00Z">
              <w:rPr>
                <w:rFonts w:ascii="Aparajita" w:hAnsi="Aparajita" w:cs="Aparajita"/>
              </w:rPr>
            </w:rPrChange>
          </w:rPr>
          <w:delText xml:space="preserve">Figure </w:delText>
        </w:r>
      </w:del>
      <w:ins w:id="1181" w:author="Emily Smith-Greenaway" w:date="2020-08-09T15:31:00Z">
        <w:r w:rsidR="00DC1A4D" w:rsidRPr="00DC1A4D">
          <w:rPr>
            <w:rFonts w:ascii="Aparajita" w:hAnsi="Aparajita" w:cs="Aparajita"/>
            <w:b/>
            <w:bCs/>
            <w:rPrChange w:id="1182" w:author="Emily Smith-Greenaway" w:date="2020-08-09T15:31:00Z">
              <w:rPr>
                <w:rFonts w:ascii="Aparajita" w:hAnsi="Aparajita" w:cs="Aparajita"/>
              </w:rPr>
            </w:rPrChange>
          </w:rPr>
          <w:t xml:space="preserve">Fig. </w:t>
        </w:r>
      </w:ins>
      <w:r w:rsidRPr="00DC1A4D">
        <w:rPr>
          <w:rFonts w:ascii="Aparajita" w:hAnsi="Aparajita" w:cs="Aparajita"/>
          <w:b/>
          <w:bCs/>
          <w:rPrChange w:id="1183" w:author="Emily Smith-Greenaway" w:date="2020-08-09T15:31:00Z">
            <w:rPr>
              <w:rFonts w:ascii="Aparajita" w:hAnsi="Aparajita" w:cs="Aparajita"/>
            </w:rPr>
          </w:rPrChange>
        </w:rPr>
        <w:t>1</w:t>
      </w:r>
      <w:r w:rsidRPr="00266175">
        <w:rPr>
          <w:rFonts w:ascii="Aparajita" w:hAnsi="Aparajita" w:cs="Aparajita"/>
        </w:rPr>
        <w:t xml:space="preserve"> </w:t>
      </w:r>
      <w:r w:rsidR="005637B6">
        <w:rPr>
          <w:rFonts w:ascii="Aparajita" w:hAnsi="Aparajita" w:cs="Aparajita"/>
        </w:rPr>
        <w:t>maps</w:t>
      </w:r>
      <w:r w:rsidR="005637B6" w:rsidRPr="00266175">
        <w:rPr>
          <w:rFonts w:ascii="Aparajita" w:hAnsi="Aparajita" w:cs="Aparajita"/>
        </w:rPr>
        <w:t xml:space="preserve"> </w:t>
      </w:r>
      <w:r w:rsidR="00A67263" w:rsidRPr="00266175">
        <w:rPr>
          <w:rFonts w:ascii="Aparajita" w:hAnsi="Aparajita" w:cs="Aparajita"/>
        </w:rPr>
        <w:t>the mIM</w:t>
      </w:r>
      <w:del w:id="1184" w:author="Emily Smith-Greenaway" w:date="2020-08-09T15:09:00Z">
        <w:r w:rsidR="00A67263" w:rsidRPr="00266175" w:rsidDel="00B00A7F">
          <w:rPr>
            <w:rFonts w:ascii="Aparajita" w:hAnsi="Aparajita" w:cs="Aparajita"/>
          </w:rPr>
          <w:delText xml:space="preserve"> </w:delText>
        </w:r>
        <w:r w:rsidR="005637B6" w:rsidDel="00B00A7F">
          <w:rPr>
            <w:rFonts w:ascii="Aparajita" w:hAnsi="Aparajita" w:cs="Aparajita"/>
          </w:rPr>
          <w:delText>across the globe</w:delText>
        </w:r>
      </w:del>
      <w:r w:rsidR="005637B6">
        <w:rPr>
          <w:rFonts w:ascii="Aparajita" w:hAnsi="Aparajita" w:cs="Aparajita"/>
        </w:rPr>
        <w:t xml:space="preserve">, </w:t>
      </w:r>
      <w:del w:id="1185" w:author="Emily Smith-Greenaway" w:date="2020-08-08T23:47:00Z">
        <w:r w:rsidR="005637B6" w:rsidDel="006D57CB">
          <w:rPr>
            <w:rFonts w:ascii="Aparajita" w:hAnsi="Aparajita" w:cs="Aparajita"/>
          </w:rPr>
          <w:delText xml:space="preserve">painting </w:delText>
        </w:r>
      </w:del>
      <w:ins w:id="1186" w:author="Emily Smith-Greenaway" w:date="2020-08-08T23:47:00Z">
        <w:r w:rsidR="006D57CB">
          <w:rPr>
            <w:rFonts w:ascii="Aparajita" w:hAnsi="Aparajita" w:cs="Aparajita"/>
          </w:rPr>
          <w:t xml:space="preserve">offering </w:t>
        </w:r>
      </w:ins>
      <w:r w:rsidR="005637B6">
        <w:rPr>
          <w:rFonts w:ascii="Aparajita" w:hAnsi="Aparajita" w:cs="Aparajita"/>
        </w:rPr>
        <w:t xml:space="preserve">a worldwide portrait of </w:t>
      </w:r>
      <w:r w:rsidR="00A67263" w:rsidRPr="00266175">
        <w:rPr>
          <w:rFonts w:ascii="Aparajita" w:hAnsi="Aparajita" w:cs="Aparajita"/>
        </w:rPr>
        <w:t xml:space="preserve">the prevalence of mothers who have experienced an infant </w:t>
      </w:r>
      <w:r w:rsidR="00014B37" w:rsidRPr="00266175">
        <w:rPr>
          <w:rFonts w:ascii="Aparajita" w:hAnsi="Aparajita" w:cs="Aparajita"/>
        </w:rPr>
        <w:t>de</w:t>
      </w:r>
      <w:r w:rsidR="005637B6">
        <w:rPr>
          <w:rFonts w:ascii="Aparajita" w:hAnsi="Aparajita" w:cs="Aparajita"/>
        </w:rPr>
        <w:t>ath</w:t>
      </w:r>
      <w:r w:rsidR="00A67263" w:rsidRPr="00266175">
        <w:rPr>
          <w:rFonts w:ascii="Aparajita" w:hAnsi="Aparajita" w:cs="Aparajita"/>
        </w:rPr>
        <w:t xml:space="preserve">. </w:t>
      </w:r>
      <w:r w:rsidR="00FE4D8D" w:rsidRPr="00266175">
        <w:rPr>
          <w:rFonts w:ascii="Aparajita" w:hAnsi="Aparajita" w:cs="Aparajita"/>
        </w:rPr>
        <w:t>The top panel</w:t>
      </w:r>
      <w:r w:rsidR="00E71065" w:rsidRPr="00266175">
        <w:rPr>
          <w:rFonts w:ascii="Aparajita" w:hAnsi="Aparajita" w:cs="Aparajita"/>
        </w:rPr>
        <w:t xml:space="preserve"> depicts the mIM values for </w:t>
      </w:r>
      <w:del w:id="1187" w:author="Emily Smith-Greenaway" w:date="2020-08-08T23:48:00Z">
        <w:r w:rsidR="00F16FB3" w:rsidRPr="00266175" w:rsidDel="006D57CB">
          <w:rPr>
            <w:rFonts w:ascii="Aparajita" w:hAnsi="Aparajita" w:cs="Aparajita"/>
          </w:rPr>
          <w:delText xml:space="preserve">younger </w:delText>
        </w:r>
      </w:del>
      <w:r w:rsidR="00F16FB3" w:rsidRPr="00266175">
        <w:rPr>
          <w:rFonts w:ascii="Aparajita" w:hAnsi="Aparajita" w:cs="Aparajita"/>
        </w:rPr>
        <w:t xml:space="preserve">mothers </w:t>
      </w:r>
      <w:del w:id="1188" w:author="Emily Smith-Greenaway" w:date="2020-08-08T23:48:00Z">
        <w:r w:rsidR="005637B6" w:rsidDel="006D57CB">
          <w:rPr>
            <w:rFonts w:ascii="Aparajita" w:hAnsi="Aparajita" w:cs="Aparajita"/>
          </w:rPr>
          <w:delText>(</w:delText>
        </w:r>
      </w:del>
      <w:r w:rsidR="00F16FB3" w:rsidRPr="00266175">
        <w:rPr>
          <w:rFonts w:ascii="Aparajita" w:hAnsi="Aparajita" w:cs="Aparajita"/>
        </w:rPr>
        <w:t>ages 20-44</w:t>
      </w:r>
      <w:del w:id="1189" w:author="Emily Smith-Greenaway" w:date="2020-08-08T23:48:00Z">
        <w:r w:rsidR="005637B6" w:rsidDel="006D57CB">
          <w:rPr>
            <w:rFonts w:ascii="Aparajita" w:hAnsi="Aparajita" w:cs="Aparajita"/>
          </w:rPr>
          <w:delText>)</w:delText>
        </w:r>
      </w:del>
      <w:r w:rsidR="00E71065" w:rsidRPr="00266175">
        <w:rPr>
          <w:rFonts w:ascii="Aparajita" w:hAnsi="Aparajita" w:cs="Aparajita"/>
        </w:rPr>
        <w:t xml:space="preserve">, </w:t>
      </w:r>
      <w:r w:rsidR="008B3271">
        <w:rPr>
          <w:rFonts w:ascii="Aparajita" w:hAnsi="Aparajita" w:cs="Aparajita"/>
        </w:rPr>
        <w:t>and</w:t>
      </w:r>
      <w:r w:rsidR="008B3271" w:rsidRPr="00266175">
        <w:rPr>
          <w:rFonts w:ascii="Aparajita" w:hAnsi="Aparajita" w:cs="Aparajita"/>
        </w:rPr>
        <w:t xml:space="preserve"> </w:t>
      </w:r>
      <w:r w:rsidR="00FE4D8D" w:rsidRPr="00266175">
        <w:rPr>
          <w:rFonts w:ascii="Aparajita" w:hAnsi="Aparajita" w:cs="Aparajita"/>
        </w:rPr>
        <w:t xml:space="preserve">the bottom panel </w:t>
      </w:r>
      <w:r w:rsidR="00E71065" w:rsidRPr="00266175">
        <w:rPr>
          <w:rFonts w:ascii="Aparajita" w:hAnsi="Aparajita" w:cs="Aparajita"/>
        </w:rPr>
        <w:t xml:space="preserve">presents mIM values for </w:t>
      </w:r>
      <w:del w:id="1190" w:author="Emily Smith-Greenaway" w:date="2020-08-08T23:48:00Z">
        <w:r w:rsidR="00F16FB3" w:rsidRPr="00266175" w:rsidDel="006D57CB">
          <w:rPr>
            <w:rFonts w:ascii="Aparajita" w:hAnsi="Aparajita" w:cs="Aparajita"/>
          </w:rPr>
          <w:delText xml:space="preserve">older </w:delText>
        </w:r>
      </w:del>
      <w:r w:rsidR="00F16FB3" w:rsidRPr="00266175">
        <w:rPr>
          <w:rFonts w:ascii="Aparajita" w:hAnsi="Aparajita" w:cs="Aparajita"/>
        </w:rPr>
        <w:t xml:space="preserve">mothers </w:t>
      </w:r>
      <w:del w:id="1191" w:author="Emily Smith-Greenaway" w:date="2020-08-08T23:48:00Z">
        <w:r w:rsidR="005637B6" w:rsidDel="006D57CB">
          <w:rPr>
            <w:rFonts w:ascii="Aparajita" w:hAnsi="Aparajita" w:cs="Aparajita"/>
          </w:rPr>
          <w:delText>(</w:delText>
        </w:r>
      </w:del>
      <w:r w:rsidR="00F16FB3" w:rsidRPr="00266175">
        <w:rPr>
          <w:rFonts w:ascii="Aparajita" w:hAnsi="Aparajita" w:cs="Aparajita"/>
        </w:rPr>
        <w:t>ages 45-49</w:t>
      </w:r>
      <w:del w:id="1192" w:author="Emily Smith-Greenaway" w:date="2020-08-08T23:48:00Z">
        <w:r w:rsidR="005637B6" w:rsidDel="006D57CB">
          <w:rPr>
            <w:rFonts w:ascii="Aparajita" w:hAnsi="Aparajita" w:cs="Aparajita"/>
          </w:rPr>
          <w:delText>)</w:delText>
        </w:r>
      </w:del>
      <w:r w:rsidR="00F16FB3" w:rsidRPr="00266175">
        <w:rPr>
          <w:rFonts w:ascii="Aparajita" w:hAnsi="Aparajita" w:cs="Aparajita"/>
        </w:rPr>
        <w:t>.</w:t>
      </w:r>
      <w:r w:rsidRPr="00266175">
        <w:rPr>
          <w:rFonts w:ascii="Aparajita" w:hAnsi="Aparajita" w:cs="Aparajita"/>
        </w:rPr>
        <w:t xml:space="preserve"> </w:t>
      </w:r>
      <w:del w:id="1193" w:author="Emily Smith-Greenaway" w:date="2020-08-09T15:34:00Z">
        <w:r w:rsidR="004715D7" w:rsidDel="00632182">
          <w:rPr>
            <w:rFonts w:ascii="Aparajita" w:hAnsi="Aparajita" w:cs="Aparajita"/>
          </w:rPr>
          <w:delText>T</w:delText>
        </w:r>
        <w:r w:rsidR="0094598E" w:rsidRPr="00266175" w:rsidDel="00632182">
          <w:rPr>
            <w:rFonts w:ascii="Aparajita" w:hAnsi="Aparajita" w:cs="Aparajita"/>
          </w:rPr>
          <w:delText>hroughout Europe</w:delText>
        </w:r>
        <w:r w:rsidR="004715D7" w:rsidDel="00632182">
          <w:rPr>
            <w:rFonts w:ascii="Aparajita" w:hAnsi="Aparajita" w:cs="Aparajita"/>
          </w:rPr>
          <w:delText xml:space="preserve"> </w:delText>
        </w:r>
        <w:r w:rsidR="0094598E" w:rsidRPr="00266175" w:rsidDel="00632182">
          <w:rPr>
            <w:rFonts w:ascii="Aparajita" w:hAnsi="Aparajita" w:cs="Aparajita"/>
          </w:rPr>
          <w:delText xml:space="preserve">and </w:delText>
        </w:r>
        <w:r w:rsidR="004715D7" w:rsidDel="00632182">
          <w:rPr>
            <w:rFonts w:ascii="Aparajita" w:hAnsi="Aparajita" w:cs="Aparajita"/>
          </w:rPr>
          <w:delText xml:space="preserve">much of </w:delText>
        </w:r>
        <w:r w:rsidR="0094598E" w:rsidRPr="00266175" w:rsidDel="00632182">
          <w:rPr>
            <w:rFonts w:ascii="Aparajita" w:hAnsi="Aparajita" w:cs="Aparajita"/>
          </w:rPr>
          <w:delText>Asia</w:delText>
        </w:r>
      </w:del>
      <w:ins w:id="1194" w:author="Emily Smith-Greenaway" w:date="2020-08-09T15:34:00Z">
        <w:r w:rsidR="00632182">
          <w:rPr>
            <w:rFonts w:ascii="Aparajita" w:hAnsi="Aparajita" w:cs="Aparajita"/>
          </w:rPr>
          <w:t>In select European and Asian countries</w:t>
        </w:r>
      </w:ins>
      <w:r w:rsidR="0094598E" w:rsidRPr="00266175">
        <w:rPr>
          <w:rFonts w:ascii="Aparajita" w:hAnsi="Aparajita" w:cs="Aparajita"/>
        </w:rPr>
        <w:t xml:space="preserve">, fewer than </w:t>
      </w:r>
      <w:del w:id="1195" w:author="Emily Smith-Greenaway" w:date="2020-08-08T08:42:00Z">
        <w:r w:rsidR="0094598E" w:rsidRPr="00266175" w:rsidDel="00AD1AE7">
          <w:rPr>
            <w:rFonts w:ascii="Aparajita" w:hAnsi="Aparajita" w:cs="Aparajita"/>
          </w:rPr>
          <w:delText>1%</w:delText>
        </w:r>
        <w:r w:rsidR="00A67263" w:rsidRPr="00266175" w:rsidDel="00AD1AE7">
          <w:rPr>
            <w:rFonts w:ascii="Aparajita" w:hAnsi="Aparajita" w:cs="Aparajita"/>
          </w:rPr>
          <w:delText xml:space="preserve"> (i.e., </w:delText>
        </w:r>
      </w:del>
      <w:del w:id="1196" w:author="Emily Smith-Greenaway" w:date="2020-08-08T08:45:00Z">
        <w:r w:rsidR="00A67263" w:rsidRPr="00266175" w:rsidDel="00AD1AE7">
          <w:rPr>
            <w:rFonts w:ascii="Aparajita" w:hAnsi="Aparajita" w:cs="Aparajita"/>
          </w:rPr>
          <w:delText>10</w:delText>
        </w:r>
      </w:del>
      <w:ins w:id="1197" w:author="Emily Smith-Greenaway" w:date="2020-08-09T15:34:00Z">
        <w:r w:rsidR="00632182">
          <w:rPr>
            <w:rFonts w:ascii="Aparajita" w:hAnsi="Aparajita" w:cs="Aparajita"/>
          </w:rPr>
          <w:t xml:space="preserve">5 </w:t>
        </w:r>
      </w:ins>
      <w:del w:id="1198" w:author="Emily Smith-Greenaway" w:date="2020-08-09T15:34:00Z">
        <w:r w:rsidR="00A67263" w:rsidRPr="00266175" w:rsidDel="00632182">
          <w:rPr>
            <w:rFonts w:ascii="Aparajita" w:hAnsi="Aparajita" w:cs="Aparajita"/>
          </w:rPr>
          <w:delText xml:space="preserve"> </w:delText>
        </w:r>
      </w:del>
      <w:r w:rsidR="00A67263" w:rsidRPr="00266175">
        <w:rPr>
          <w:rFonts w:ascii="Aparajita" w:hAnsi="Aparajita" w:cs="Aparajita"/>
        </w:rPr>
        <w:t>per 1,000</w:t>
      </w:r>
      <w:del w:id="1199" w:author="Emily Smith-Greenaway" w:date="2020-08-08T08:42:00Z">
        <w:r w:rsidR="00A67263" w:rsidRPr="00266175" w:rsidDel="00AD1AE7">
          <w:rPr>
            <w:rFonts w:ascii="Aparajita" w:hAnsi="Aparajita" w:cs="Aparajita"/>
          </w:rPr>
          <w:delText>)</w:delText>
        </w:r>
      </w:del>
      <w:r w:rsidR="00A67263" w:rsidRPr="00266175">
        <w:rPr>
          <w:rFonts w:ascii="Aparajita" w:hAnsi="Aparajita" w:cs="Aparajita"/>
        </w:rPr>
        <w:t xml:space="preserve"> of mothers 20-44 and </w:t>
      </w:r>
      <w:del w:id="1200" w:author="Emily Smith-Greenaway" w:date="2020-08-08T08:42:00Z">
        <w:r w:rsidR="00A67263" w:rsidRPr="00266175" w:rsidDel="00AD1AE7">
          <w:rPr>
            <w:rFonts w:ascii="Aparajita" w:hAnsi="Aparajita" w:cs="Aparajita"/>
          </w:rPr>
          <w:delText>2%</w:delText>
        </w:r>
      </w:del>
      <w:ins w:id="1201" w:author="Emily Smith-Greenaway" w:date="2020-08-08T13:42:00Z">
        <w:r w:rsidR="00D050D4">
          <w:rPr>
            <w:rFonts w:ascii="Aparajita" w:hAnsi="Aparajita" w:cs="Aparajita"/>
          </w:rPr>
          <w:t>20</w:t>
        </w:r>
      </w:ins>
      <w:ins w:id="1202" w:author="Emily Smith-Greenaway" w:date="2020-08-08T08:42:00Z">
        <w:r w:rsidR="00AD1AE7">
          <w:rPr>
            <w:rFonts w:ascii="Aparajita" w:hAnsi="Aparajita" w:cs="Aparajita"/>
          </w:rPr>
          <w:t xml:space="preserve"> per 1,000</w:t>
        </w:r>
      </w:ins>
      <w:r w:rsidR="00A67263" w:rsidRPr="00266175">
        <w:rPr>
          <w:rFonts w:ascii="Aparajita" w:hAnsi="Aparajita" w:cs="Aparajita"/>
        </w:rPr>
        <w:t xml:space="preserve"> </w:t>
      </w:r>
      <w:ins w:id="1203" w:author="Emily Smith-Greenaway" w:date="2020-08-08T08:42:00Z">
        <w:r w:rsidR="00AD1AE7">
          <w:rPr>
            <w:rFonts w:ascii="Aparajita" w:hAnsi="Aparajita" w:cs="Aparajita"/>
          </w:rPr>
          <w:t>m</w:t>
        </w:r>
      </w:ins>
      <w:del w:id="1204" w:author="Emily Smith-Greenaway" w:date="2020-08-08T08:42:00Z">
        <w:r w:rsidR="00A67263" w:rsidRPr="00266175" w:rsidDel="00AD1AE7">
          <w:rPr>
            <w:rFonts w:ascii="Aparajita" w:hAnsi="Aparajita" w:cs="Aparajita"/>
          </w:rPr>
          <w:delText>of m</w:delText>
        </w:r>
      </w:del>
      <w:r w:rsidR="00A67263" w:rsidRPr="00266175">
        <w:rPr>
          <w:rFonts w:ascii="Aparajita" w:hAnsi="Aparajita" w:cs="Aparajita"/>
        </w:rPr>
        <w:t xml:space="preserve">others 45-49 </w:t>
      </w:r>
      <w:del w:id="1205" w:author="Emily Smith-Greenaway" w:date="2020-08-08T08:42:00Z">
        <w:r w:rsidR="00A67263" w:rsidRPr="00266175" w:rsidDel="00AD1AE7">
          <w:rPr>
            <w:rFonts w:ascii="Aparajita" w:hAnsi="Aparajita" w:cs="Aparajita"/>
          </w:rPr>
          <w:delText xml:space="preserve">(i.e., 20 per 1,000 mothers ages 45-49) </w:delText>
        </w:r>
      </w:del>
      <w:r w:rsidR="00DC0D12" w:rsidRPr="00266175">
        <w:rPr>
          <w:rFonts w:ascii="Aparajita" w:hAnsi="Aparajita" w:cs="Aparajita"/>
        </w:rPr>
        <w:t>have ever lost an infan</w:t>
      </w:r>
      <w:r w:rsidR="00A67263" w:rsidRPr="00266175">
        <w:rPr>
          <w:rFonts w:ascii="Aparajita" w:hAnsi="Aparajita" w:cs="Aparajita"/>
        </w:rPr>
        <w:t>t</w:t>
      </w:r>
      <w:ins w:id="1206" w:author="Emily Smith-Greenaway" w:date="2020-08-09T15:34:00Z">
        <w:r w:rsidR="00632182">
          <w:rPr>
            <w:rFonts w:ascii="Aparajita" w:hAnsi="Aparajita" w:cs="Aparajita"/>
          </w:rPr>
          <w:t xml:space="preserve"> (Hong Kong, Singapore, Iceland, Japan, Fin</w:t>
        </w:r>
      </w:ins>
      <w:ins w:id="1207" w:author="Emily Smith-Greenaway" w:date="2020-08-09T15:35:00Z">
        <w:r w:rsidR="00632182">
          <w:rPr>
            <w:rFonts w:ascii="Aparajita" w:hAnsi="Aparajita" w:cs="Aparajita"/>
          </w:rPr>
          <w:t>land, Sweden, Slovenia, Spain, Republic of Korea, Czech Republic, Italy, Norway, Portugal)</w:t>
        </w:r>
      </w:ins>
      <w:r w:rsidR="00DC0D12" w:rsidRPr="00266175">
        <w:rPr>
          <w:rFonts w:ascii="Aparajita" w:hAnsi="Aparajita" w:cs="Aparajita"/>
        </w:rPr>
        <w:t xml:space="preserve">. </w:t>
      </w:r>
      <w:ins w:id="1208" w:author="Emily Smith-Greenaway" w:date="2020-08-08T13:41:00Z">
        <w:r w:rsidR="00D050D4">
          <w:rPr>
            <w:rFonts w:ascii="Aparajita" w:hAnsi="Aparajita" w:cs="Aparajita"/>
          </w:rPr>
          <w:t xml:space="preserve">The </w:t>
        </w:r>
      </w:ins>
      <w:ins w:id="1209" w:author="Emily Smith-Greenaway" w:date="2020-08-09T15:34:00Z">
        <w:r w:rsidR="00632182">
          <w:rPr>
            <w:rFonts w:ascii="Aparajita" w:hAnsi="Aparajita" w:cs="Aparajita"/>
          </w:rPr>
          <w:t>mIM is slightly higher in the</w:t>
        </w:r>
      </w:ins>
      <w:ins w:id="1210" w:author="Emily Smith-Greenaway" w:date="2020-08-08T13:41:00Z">
        <w:r w:rsidR="00D050D4">
          <w:rPr>
            <w:rFonts w:ascii="Aparajita" w:hAnsi="Aparajita" w:cs="Aparajita"/>
          </w:rPr>
          <w:t xml:space="preserve"> U</w:t>
        </w:r>
      </w:ins>
      <w:ins w:id="1211" w:author="Emily Smith-Greenaway" w:date="2020-08-08T13:42:00Z">
        <w:r w:rsidR="00D050D4">
          <w:rPr>
            <w:rFonts w:ascii="Aparajita" w:hAnsi="Aparajita" w:cs="Aparajita"/>
          </w:rPr>
          <w:t>nited States:</w:t>
        </w:r>
      </w:ins>
      <w:ins w:id="1212" w:author="Emily Smith-Greenaway" w:date="2020-08-08T07:56:00Z">
        <w:r w:rsidR="00371195">
          <w:rPr>
            <w:rFonts w:ascii="Aparajita" w:hAnsi="Aparajita" w:cs="Aparajita"/>
          </w:rPr>
          <w:t xml:space="preserve"> </w:t>
        </w:r>
      </w:ins>
      <w:ins w:id="1213" w:author="Emily Smith-Greenaway" w:date="2020-08-08T23:56:00Z">
        <w:r w:rsidR="00F13C9E">
          <w:rPr>
            <w:rFonts w:ascii="Aparajita" w:hAnsi="Aparajita" w:cs="Aparajita"/>
          </w:rPr>
          <w:t xml:space="preserve">NSFG survey estimates </w:t>
        </w:r>
      </w:ins>
      <w:ins w:id="1214" w:author="Emily Smith-Greenaway" w:date="2020-08-08T15:45:00Z">
        <w:r w:rsidR="00CA6B00" w:rsidRPr="00B8525F">
          <w:rPr>
            <w:rFonts w:ascii="Aparajita" w:hAnsi="Aparajita" w:cs="Aparajita"/>
          </w:rPr>
          <w:t>7.2 per 1,000 in US have lost a child</w:t>
        </w:r>
      </w:ins>
      <w:ins w:id="1215" w:author="Emily Smith-Greenaway" w:date="2020-08-08T23:56:00Z">
        <w:r w:rsidR="00190B34">
          <w:rPr>
            <w:rFonts w:ascii="Aparajita" w:hAnsi="Aparajita" w:cs="Aparajita"/>
          </w:rPr>
          <w:t>,</w:t>
        </w:r>
      </w:ins>
      <w:ins w:id="1216" w:author="Emily Smith-Greenaway" w:date="2020-08-08T15:45:00Z">
        <w:r w:rsidR="00CA6B00" w:rsidRPr="00B8525F">
          <w:rPr>
            <w:rFonts w:ascii="Aparajita" w:hAnsi="Aparajita" w:cs="Aparajita"/>
          </w:rPr>
          <w:t xml:space="preserve"> with the kin-cohort approach yielding a slightly higher estimate of 12.1 per 1,000, a difference </w:t>
        </w:r>
      </w:ins>
      <w:ins w:id="1217" w:author="Emily Smith-Greenaway" w:date="2020-08-09T15:15:00Z">
        <w:r w:rsidR="00B73AB2">
          <w:rPr>
            <w:rFonts w:ascii="Aparajita" w:hAnsi="Aparajita" w:cs="Aparajita"/>
          </w:rPr>
          <w:t xml:space="preserve">of </w:t>
        </w:r>
      </w:ins>
      <w:ins w:id="1218" w:author="Emily Smith-Greenaway" w:date="2020-08-09T15:16:00Z">
        <w:r w:rsidR="00DD5162">
          <w:rPr>
            <w:rFonts w:ascii="Aparajita" w:hAnsi="Aparajita" w:cs="Aparajita"/>
          </w:rPr>
          <w:t>0</w:t>
        </w:r>
      </w:ins>
      <w:ins w:id="1219" w:author="Emily Smith-Greenaway" w:date="2020-08-08T15:45:00Z">
        <w:r w:rsidR="00CA6B00" w:rsidRPr="00B8525F">
          <w:rPr>
            <w:rFonts w:ascii="Aparajita" w:hAnsi="Aparajita" w:cs="Aparajita"/>
          </w:rPr>
          <w:t>.5 percentage point</w:t>
        </w:r>
      </w:ins>
      <w:ins w:id="1220" w:author="Emily Smith-Greenaway" w:date="2020-08-09T15:09:00Z">
        <w:r w:rsidR="00B00A7F">
          <w:rPr>
            <w:rFonts w:ascii="Aparajita" w:hAnsi="Aparajita" w:cs="Aparajita"/>
          </w:rPr>
          <w:t>s</w:t>
        </w:r>
      </w:ins>
      <w:ins w:id="1221" w:author="Emily Smith-Greenaway" w:date="2020-08-08T15:45:00Z">
        <w:r w:rsidR="00CA6B00" w:rsidRPr="00B8525F">
          <w:rPr>
            <w:rFonts w:ascii="Aparajita" w:hAnsi="Aparajita" w:cs="Aparajita"/>
          </w:rPr>
          <w:t xml:space="preserve">. </w:t>
        </w:r>
      </w:ins>
    </w:p>
    <w:p w14:paraId="70BBEDB5" w14:textId="6179469F" w:rsidR="00ED51A4" w:rsidRPr="00266175" w:rsidDel="00B93C37" w:rsidRDefault="00D61E95">
      <w:pPr>
        <w:ind w:firstLine="720"/>
        <w:rPr>
          <w:del w:id="1222" w:author="Emily Smith-Greenaway" w:date="2020-08-09T00:07:00Z"/>
          <w:rFonts w:ascii="Aparajita" w:hAnsi="Aparajita" w:cs="Aparajita"/>
        </w:rPr>
        <w:pPrChange w:id="1223" w:author="Emily Smith-Greenaway" w:date="2020-08-09T15:22:00Z">
          <w:pPr/>
        </w:pPrChange>
      </w:pPr>
      <w:ins w:id="1224" w:author="Emily Smith-Greenaway" w:date="2020-08-10T08:03:00Z">
        <w:r>
          <w:rPr>
            <w:rFonts w:ascii="Aparajita" w:hAnsi="Aparajita" w:cs="Aparajita"/>
          </w:rPr>
          <w:t>A</w:t>
        </w:r>
      </w:ins>
      <w:ins w:id="1225" w:author="Emily Smith-Greenaway" w:date="2020-08-09T15:36:00Z">
        <w:r w:rsidR="00632182">
          <w:rPr>
            <w:rFonts w:ascii="Aparajita" w:hAnsi="Aparajita" w:cs="Aparajita"/>
          </w:rPr>
          <w:t xml:space="preserve">s many as </w:t>
        </w:r>
      </w:ins>
      <w:ins w:id="1226" w:author="Emily Smith-Greenaway" w:date="2020-08-08T09:00:00Z">
        <w:r w:rsidR="003B178E">
          <w:rPr>
            <w:rFonts w:ascii="Aparajita" w:hAnsi="Aparajita" w:cs="Aparajita"/>
          </w:rPr>
          <w:t xml:space="preserve">50 countries have mIM values </w:t>
        </w:r>
      </w:ins>
      <w:ins w:id="1227" w:author="Emily Smith-Greenaway" w:date="2020-08-08T23:58:00Z">
        <w:r w:rsidR="00197349">
          <w:rPr>
            <w:rFonts w:ascii="Aparajita" w:hAnsi="Aparajita" w:cs="Aparajita"/>
          </w:rPr>
          <w:t>exceeding 120 per 1,000 mothers ages 20-44 years old</w:t>
        </w:r>
      </w:ins>
      <w:ins w:id="1228" w:author="Emily Smith-Greenaway" w:date="2020-08-09T15:16:00Z">
        <w:r w:rsidR="00DD5162">
          <w:rPr>
            <w:rFonts w:ascii="Aparajita" w:hAnsi="Aparajita" w:cs="Aparajita"/>
          </w:rPr>
          <w:t>, meaning that ten or more</w:t>
        </w:r>
      </w:ins>
      <w:ins w:id="1229" w:author="Emily Smith-Greenaway" w:date="2020-08-09T15:17:00Z">
        <w:r w:rsidR="00DD5162">
          <w:rPr>
            <w:rFonts w:ascii="Aparajita" w:hAnsi="Aparajita" w:cs="Aparajita"/>
          </w:rPr>
          <w:t xml:space="preserve"> times as many mothers have experienced an infant death than in the US. </w:t>
        </w:r>
      </w:ins>
      <w:ins w:id="1230" w:author="Emily Smith-Greenaway" w:date="2020-08-09T00:05:00Z">
        <w:r w:rsidR="00FA0EBA">
          <w:rPr>
            <w:rFonts w:ascii="Aparajita" w:hAnsi="Aparajita" w:cs="Aparajita"/>
          </w:rPr>
          <w:t xml:space="preserve">In 16 countries in </w:t>
        </w:r>
      </w:ins>
      <w:ins w:id="1231" w:author="Emily Smith-Greenaway" w:date="2020-08-10T08:04:00Z">
        <w:r>
          <w:rPr>
            <w:rFonts w:ascii="Aparajita" w:hAnsi="Aparajita" w:cs="Aparajita"/>
          </w:rPr>
          <w:t xml:space="preserve">the Middle East </w:t>
        </w:r>
      </w:ins>
      <w:del w:id="1232" w:author="Emily Smith-Greenaway" w:date="2020-08-08T09:00:00Z">
        <w:r w:rsidR="00D84AE6" w:rsidRPr="00FA0EBA" w:rsidDel="003B178E">
          <w:rPr>
            <w:rFonts w:ascii="Aparajita" w:hAnsi="Aparajita" w:cs="Aparajita"/>
          </w:rPr>
          <w:delText>Yet, i</w:delText>
        </w:r>
      </w:del>
      <w:del w:id="1233" w:author="Emily Smith-Greenaway" w:date="2020-08-08T15:48:00Z">
        <w:r w:rsidR="00D84AE6" w:rsidRPr="00FA0EBA" w:rsidDel="00CA6B00">
          <w:rPr>
            <w:rFonts w:ascii="Aparajita" w:hAnsi="Aparajita" w:cs="Aparajita"/>
          </w:rPr>
          <w:delText>n more than half of the</w:delText>
        </w:r>
        <w:r w:rsidR="00A67263" w:rsidRPr="00FA0EBA" w:rsidDel="00CA6B00">
          <w:rPr>
            <w:rFonts w:ascii="Aparajita" w:hAnsi="Aparajita" w:cs="Aparajita"/>
          </w:rPr>
          <w:delText xml:space="preserve"> 168</w:delText>
        </w:r>
        <w:r w:rsidR="00D84AE6" w:rsidRPr="00FA0EBA" w:rsidDel="00CA6B00">
          <w:rPr>
            <w:rFonts w:ascii="Aparajita" w:hAnsi="Aparajita" w:cs="Aparajita"/>
          </w:rPr>
          <w:delText xml:space="preserve"> countries, over 4</w:delText>
        </w:r>
        <w:r w:rsidR="000142D1" w:rsidRPr="00FA0EBA" w:rsidDel="00CA6B00">
          <w:rPr>
            <w:rFonts w:ascii="Aparajita" w:hAnsi="Aparajita" w:cs="Aparajita"/>
          </w:rPr>
          <w:delText>5</w:delText>
        </w:r>
        <w:r w:rsidR="00D84AE6" w:rsidRPr="00FA0EBA" w:rsidDel="00CA6B00">
          <w:rPr>
            <w:rFonts w:ascii="Aparajita" w:hAnsi="Aparajita" w:cs="Aparajita"/>
          </w:rPr>
          <w:delText xml:space="preserve"> </w:delText>
        </w:r>
        <w:r w:rsidR="00A67263" w:rsidRPr="00FA0EBA" w:rsidDel="00CA6B00">
          <w:rPr>
            <w:rFonts w:ascii="Aparajita" w:hAnsi="Aparajita" w:cs="Aparajita"/>
          </w:rPr>
          <w:delText xml:space="preserve">per 1,000 </w:delText>
        </w:r>
        <w:r w:rsidR="00DC0D12" w:rsidRPr="00FA0EBA" w:rsidDel="00CA6B00">
          <w:rPr>
            <w:rFonts w:ascii="Aparajita" w:hAnsi="Aparajita" w:cs="Aparajita"/>
          </w:rPr>
          <w:delText xml:space="preserve">young </w:delText>
        </w:r>
        <w:r w:rsidR="00D84AE6" w:rsidRPr="00FA0EBA" w:rsidDel="00CA6B00">
          <w:rPr>
            <w:rFonts w:ascii="Aparajita" w:hAnsi="Aparajita" w:cs="Aparajita"/>
          </w:rPr>
          <w:delText xml:space="preserve">mothers </w:delText>
        </w:r>
        <w:r w:rsidR="00DC0D12" w:rsidRPr="00FA0EBA" w:rsidDel="00CA6B00">
          <w:rPr>
            <w:rFonts w:ascii="Aparajita" w:hAnsi="Aparajita" w:cs="Aparajita"/>
          </w:rPr>
          <w:delText xml:space="preserve">and 160 </w:delText>
        </w:r>
        <w:r w:rsidR="00A67263" w:rsidRPr="00FA0EBA" w:rsidDel="00CA6B00">
          <w:rPr>
            <w:rFonts w:ascii="Aparajita" w:hAnsi="Aparajita" w:cs="Aparajita"/>
          </w:rPr>
          <w:delText xml:space="preserve">per 1,000 </w:delText>
        </w:r>
        <w:r w:rsidR="00DC0D12" w:rsidRPr="00FA0EBA" w:rsidDel="00CA6B00">
          <w:rPr>
            <w:rFonts w:ascii="Aparajita" w:hAnsi="Aparajita" w:cs="Aparajita"/>
          </w:rPr>
          <w:delText xml:space="preserve">older mothers </w:delText>
        </w:r>
        <w:r w:rsidR="000142D1" w:rsidRPr="00FA0EBA" w:rsidDel="00CA6B00">
          <w:rPr>
            <w:rFonts w:ascii="Aparajita" w:hAnsi="Aparajita" w:cs="Aparajita"/>
          </w:rPr>
          <w:delText xml:space="preserve">have </w:delText>
        </w:r>
        <w:r w:rsidR="00A67263" w:rsidRPr="00FA0EBA" w:rsidDel="00CA6B00">
          <w:rPr>
            <w:rFonts w:ascii="Aparajita" w:hAnsi="Aparajita" w:cs="Aparajita"/>
          </w:rPr>
          <w:delText>experienced an infant die</w:delText>
        </w:r>
        <w:r w:rsidR="000142D1" w:rsidRPr="00FA0EBA" w:rsidDel="00CA6B00">
          <w:rPr>
            <w:rFonts w:ascii="Aparajita" w:hAnsi="Aparajita" w:cs="Aparajita"/>
          </w:rPr>
          <w:delText xml:space="preserve">. </w:delText>
        </w:r>
      </w:del>
      <w:del w:id="1234" w:author="Emily Smith-Greenaway" w:date="2020-08-09T00:05:00Z">
        <w:r w:rsidR="003106F3" w:rsidRPr="00FA0EBA" w:rsidDel="00FA0EBA">
          <w:rPr>
            <w:rFonts w:ascii="Aparajita" w:hAnsi="Aparajita" w:cs="Aparajita"/>
          </w:rPr>
          <w:delText>T</w:delText>
        </w:r>
        <w:r w:rsidR="001B3AD3" w:rsidRPr="00FA0EBA" w:rsidDel="00FA0EBA">
          <w:rPr>
            <w:rFonts w:ascii="Aparajita" w:hAnsi="Aparajita" w:cs="Aparajita"/>
          </w:rPr>
          <w:delText xml:space="preserve">hroughout the </w:delText>
        </w:r>
      </w:del>
      <w:del w:id="1235" w:author="Emily Smith-Greenaway" w:date="2020-08-09T15:17:00Z">
        <w:r w:rsidR="001B3AD3" w:rsidRPr="00FA0EBA" w:rsidDel="00DD5162">
          <w:rPr>
            <w:rFonts w:ascii="Aparajita" w:hAnsi="Aparajita" w:cs="Aparajita"/>
          </w:rPr>
          <w:delText>Middle East and Northern</w:delText>
        </w:r>
      </w:del>
      <w:del w:id="1236" w:author="Emily Smith-Greenaway" w:date="2020-08-10T08:04:00Z">
        <w:r w:rsidR="001B3AD3" w:rsidRPr="00FA0EBA" w:rsidDel="00D61E95">
          <w:rPr>
            <w:rFonts w:ascii="Aparajita" w:hAnsi="Aparajita" w:cs="Aparajita"/>
          </w:rPr>
          <w:delText xml:space="preserve"> </w:delText>
        </w:r>
      </w:del>
      <w:r w:rsidR="001B3AD3" w:rsidRPr="00FA0EBA">
        <w:rPr>
          <w:rFonts w:ascii="Aparajita" w:hAnsi="Aparajita" w:cs="Aparajita"/>
        </w:rPr>
        <w:t xml:space="preserve">and </w:t>
      </w:r>
      <w:ins w:id="1237" w:author="Emily Smith-Greenaway" w:date="2020-08-10T08:04:00Z">
        <w:r>
          <w:rPr>
            <w:rFonts w:ascii="Aparajita" w:hAnsi="Aparajita" w:cs="Aparajita"/>
          </w:rPr>
          <w:t xml:space="preserve">sub-Saharan </w:t>
        </w:r>
      </w:ins>
      <w:del w:id="1238" w:author="Emily Smith-Greenaway" w:date="2020-08-09T15:17:00Z">
        <w:r w:rsidR="001B3AD3" w:rsidRPr="00FA0EBA" w:rsidDel="00DD5162">
          <w:rPr>
            <w:rFonts w:ascii="Aparajita" w:hAnsi="Aparajita" w:cs="Aparajita"/>
          </w:rPr>
          <w:delText xml:space="preserve">sub-Saharan </w:delText>
        </w:r>
      </w:del>
      <w:r w:rsidR="001B3AD3" w:rsidRPr="00FA0EBA">
        <w:rPr>
          <w:rFonts w:ascii="Aparajita" w:hAnsi="Aparajita" w:cs="Aparajita"/>
        </w:rPr>
        <w:t>Africa,</w:t>
      </w:r>
      <w:r w:rsidR="000142D1" w:rsidRPr="00FA0EBA">
        <w:rPr>
          <w:rFonts w:ascii="Aparajita" w:hAnsi="Aparajita" w:cs="Aparajita"/>
        </w:rPr>
        <w:t xml:space="preserve"> more than </w:t>
      </w:r>
      <w:del w:id="1239" w:author="Emily Smith-Greenaway" w:date="2020-08-09T00:05:00Z">
        <w:r w:rsidR="000142D1" w:rsidRPr="00FA0EBA" w:rsidDel="00FA0EBA">
          <w:rPr>
            <w:rFonts w:ascii="Aparajita" w:hAnsi="Aparajita" w:cs="Aparajita"/>
          </w:rPr>
          <w:delText xml:space="preserve">150 </w:delText>
        </w:r>
      </w:del>
      <w:ins w:id="1240" w:author="Emily Smith-Greenaway" w:date="2020-08-09T00:05:00Z">
        <w:r w:rsidR="00FA0EBA" w:rsidRPr="00FA0EBA">
          <w:rPr>
            <w:rFonts w:ascii="Aparajita" w:hAnsi="Aparajita" w:cs="Aparajita"/>
            <w:rPrChange w:id="1241" w:author="Emily Smith-Greenaway" w:date="2020-08-09T00:06:00Z">
              <w:rPr>
                <w:rFonts w:ascii="Aparajita" w:hAnsi="Aparajita" w:cs="Aparajita"/>
                <w:highlight w:val="yellow"/>
              </w:rPr>
            </w:rPrChange>
          </w:rPr>
          <w:t>20</w:t>
        </w:r>
        <w:r w:rsidR="00FA0EBA" w:rsidRPr="006D2A78">
          <w:rPr>
            <w:rFonts w:ascii="Aparajita" w:hAnsi="Aparajita" w:cs="Aparajita"/>
          </w:rPr>
          <w:t xml:space="preserve">0 </w:t>
        </w:r>
      </w:ins>
      <w:r w:rsidR="00A67263" w:rsidRPr="006D2A78">
        <w:rPr>
          <w:rFonts w:ascii="Aparajita" w:hAnsi="Aparajita" w:cs="Aparajita"/>
        </w:rPr>
        <w:t xml:space="preserve">per 1,000 </w:t>
      </w:r>
      <w:r w:rsidR="00F23A15" w:rsidRPr="006D2A78">
        <w:rPr>
          <w:rFonts w:ascii="Aparajita" w:hAnsi="Aparajita" w:cs="Aparajita"/>
        </w:rPr>
        <w:t xml:space="preserve">younger mothers </w:t>
      </w:r>
      <w:del w:id="1242" w:author="Emily Smith-Greenaway" w:date="2020-08-09T00:06:00Z">
        <w:r w:rsidR="00F23A15" w:rsidRPr="00FA0EBA" w:rsidDel="00FA0EBA">
          <w:rPr>
            <w:rFonts w:ascii="Aparajita" w:hAnsi="Aparajita" w:cs="Aparajita"/>
          </w:rPr>
          <w:delText>and over 300</w:delText>
        </w:r>
        <w:r w:rsidR="00A67263" w:rsidRPr="00FA0EBA" w:rsidDel="00FA0EBA">
          <w:rPr>
            <w:rFonts w:ascii="Aparajita" w:hAnsi="Aparajita" w:cs="Aparajita"/>
          </w:rPr>
          <w:delText xml:space="preserve"> per 1,000</w:delText>
        </w:r>
        <w:r w:rsidR="00F23A15" w:rsidRPr="00FA0EBA" w:rsidDel="00FA0EBA">
          <w:rPr>
            <w:rFonts w:ascii="Aparajita" w:hAnsi="Aparajita" w:cs="Aparajita"/>
          </w:rPr>
          <w:delText xml:space="preserve"> older mothers </w:delText>
        </w:r>
      </w:del>
      <w:r w:rsidR="000142D1" w:rsidRPr="00FA0EBA">
        <w:rPr>
          <w:rFonts w:ascii="Aparajita" w:hAnsi="Aparajita" w:cs="Aparajita"/>
        </w:rPr>
        <w:t>have</w:t>
      </w:r>
      <w:r w:rsidR="008A0317" w:rsidRPr="00FA0EBA">
        <w:rPr>
          <w:rFonts w:ascii="Aparajita" w:hAnsi="Aparajita" w:cs="Aparajita"/>
        </w:rPr>
        <w:t xml:space="preserve"> ever</w:t>
      </w:r>
      <w:r w:rsidR="000142D1" w:rsidRPr="00FA0EBA">
        <w:rPr>
          <w:rFonts w:ascii="Aparajita" w:hAnsi="Aparajita" w:cs="Aparajita"/>
        </w:rPr>
        <w:t xml:space="preserve"> </w:t>
      </w:r>
      <w:r w:rsidR="00A67263" w:rsidRPr="00FA0EBA">
        <w:rPr>
          <w:rFonts w:ascii="Aparajita" w:hAnsi="Aparajita" w:cs="Aparajita"/>
        </w:rPr>
        <w:t>lost an infant</w:t>
      </w:r>
      <w:ins w:id="1243" w:author="Emily Smith-Greenaway" w:date="2020-08-09T15:18:00Z">
        <w:r w:rsidR="00DD5162">
          <w:rPr>
            <w:rFonts w:ascii="Aparajita" w:hAnsi="Aparajita" w:cs="Aparajita"/>
          </w:rPr>
          <w:t xml:space="preserve"> </w:t>
        </w:r>
      </w:ins>
      <w:ins w:id="1244" w:author="Emily Smith-Greenaway" w:date="2020-08-09T15:19:00Z">
        <w:r w:rsidR="00DD5162">
          <w:rPr>
            <w:rFonts w:ascii="Aparajita" w:hAnsi="Aparajita" w:cs="Aparajita"/>
          </w:rPr>
          <w:t>(</w:t>
        </w:r>
      </w:ins>
      <w:ins w:id="1245" w:author="Emily Smith-Greenaway" w:date="2020-08-10T08:04:00Z">
        <w:r>
          <w:rPr>
            <w:rFonts w:ascii="Aparajita" w:hAnsi="Aparajita" w:cs="Aparajita"/>
          </w:rPr>
          <w:t xml:space="preserve">i.e., </w:t>
        </w:r>
      </w:ins>
      <w:ins w:id="1246" w:author="Emily Smith-Greenaway" w:date="2020-08-09T15:19:00Z">
        <w:r w:rsidR="00DD5162">
          <w:rPr>
            <w:rFonts w:ascii="Aparajita" w:hAnsi="Aparajita" w:cs="Aparajita"/>
          </w:rPr>
          <w:t xml:space="preserve">Afghanistan, Burkina Faso, Central African </w:t>
        </w:r>
      </w:ins>
      <w:ins w:id="1247" w:author="Emily Smith-Greenaway" w:date="2020-08-09T15:20:00Z">
        <w:r w:rsidR="00DD5162">
          <w:rPr>
            <w:rFonts w:ascii="Aparajita" w:hAnsi="Aparajita" w:cs="Aparajita"/>
          </w:rPr>
          <w:t xml:space="preserve">Republic, Chad, </w:t>
        </w:r>
      </w:ins>
      <w:ins w:id="1248" w:author="Emily Smith-Greenaway" w:date="2020-08-09T15:19:00Z">
        <w:r w:rsidR="00DD5162">
          <w:rPr>
            <w:rFonts w:ascii="Aparajita" w:hAnsi="Aparajita" w:cs="Aparajita"/>
          </w:rPr>
          <w:t xml:space="preserve">Democratic Republic of the Congo, Ethiopia, Equatorial Guinea, </w:t>
        </w:r>
      </w:ins>
      <w:ins w:id="1249" w:author="Emily Smith-Greenaway" w:date="2020-08-09T15:20:00Z">
        <w:r w:rsidR="00DD5162">
          <w:rPr>
            <w:rFonts w:ascii="Aparajita" w:hAnsi="Aparajita" w:cs="Aparajita"/>
          </w:rPr>
          <w:t>Guinea ,</w:t>
        </w:r>
      </w:ins>
      <w:ins w:id="1250" w:author="Emily Smith-Greenaway" w:date="2020-08-09T15:19:00Z">
        <w:r w:rsidR="00DD5162">
          <w:rPr>
            <w:rFonts w:ascii="Aparajita" w:hAnsi="Aparajita" w:cs="Aparajita"/>
          </w:rPr>
          <w:t xml:space="preserve">Liberia, Niger, Nigeria, Guinea-Bissau, Mozambique, </w:t>
        </w:r>
      </w:ins>
      <w:ins w:id="1251" w:author="Emily Smith-Greenaway" w:date="2020-08-09T15:20:00Z">
        <w:r w:rsidR="00DD5162">
          <w:rPr>
            <w:rFonts w:ascii="Aparajita" w:hAnsi="Aparajita" w:cs="Aparajita"/>
          </w:rPr>
          <w:t xml:space="preserve">Sierra Leone, Somalia, </w:t>
        </w:r>
      </w:ins>
      <w:ins w:id="1252" w:author="Emily Smith-Greenaway" w:date="2020-08-09T15:19:00Z">
        <w:r w:rsidR="00DD5162">
          <w:rPr>
            <w:rFonts w:ascii="Aparajita" w:hAnsi="Aparajita" w:cs="Aparajita"/>
          </w:rPr>
          <w:t>South Sudan</w:t>
        </w:r>
      </w:ins>
      <w:ins w:id="1253" w:author="Emily Smith-Greenaway" w:date="2020-08-09T15:20:00Z">
        <w:r w:rsidR="00DD5162">
          <w:rPr>
            <w:rFonts w:ascii="Aparajita" w:hAnsi="Aparajita" w:cs="Aparajita"/>
          </w:rPr>
          <w:t>)</w:t>
        </w:r>
      </w:ins>
      <w:r w:rsidR="000142D1" w:rsidRPr="0050243A">
        <w:rPr>
          <w:rFonts w:ascii="Aparajita" w:hAnsi="Aparajita" w:cs="Aparajita"/>
        </w:rPr>
        <w:t>.</w:t>
      </w:r>
      <w:r w:rsidR="000142D1" w:rsidRPr="00266175">
        <w:rPr>
          <w:rFonts w:ascii="Aparajita" w:hAnsi="Aparajita" w:cs="Aparajita"/>
        </w:rPr>
        <w:t xml:space="preserve"> </w:t>
      </w:r>
      <w:ins w:id="1254" w:author="Emily Smith-Greenaway" w:date="2020-08-09T15:20:00Z">
        <w:r w:rsidR="00DD5162">
          <w:rPr>
            <w:rFonts w:ascii="Aparajita" w:hAnsi="Aparajita" w:cs="Aparajita"/>
          </w:rPr>
          <w:t>Several of these countries have among the highest infant mortality rates, yet, that 20% of</w:t>
        </w:r>
      </w:ins>
      <w:ins w:id="1255" w:author="Emily Smith-Greenaway" w:date="2020-08-09T15:21:00Z">
        <w:r w:rsidR="00DD5162">
          <w:rPr>
            <w:rFonts w:ascii="Aparajita" w:hAnsi="Aparajita" w:cs="Aparajita"/>
          </w:rPr>
          <w:t xml:space="preserve"> younger mothers have lost a</w:t>
        </w:r>
      </w:ins>
      <w:ins w:id="1256" w:author="Emily Smith-Greenaway" w:date="2020-08-10T08:05:00Z">
        <w:r>
          <w:rPr>
            <w:rFonts w:ascii="Aparajita" w:hAnsi="Aparajita" w:cs="Aparajita"/>
          </w:rPr>
          <w:t>n infant</w:t>
        </w:r>
      </w:ins>
      <w:ins w:id="1257" w:author="Emily Smith-Greenaway" w:date="2020-08-09T15:21:00Z">
        <w:r w:rsidR="00DD5162">
          <w:rPr>
            <w:rFonts w:ascii="Aparajita" w:hAnsi="Aparajita" w:cs="Aparajita"/>
          </w:rPr>
          <w:t xml:space="preserve"> is jarring. </w:t>
        </w:r>
      </w:ins>
      <w:ins w:id="1258" w:author="Emily Smith-Greenaway" w:date="2020-08-09T15:22:00Z">
        <w:r w:rsidR="00DD5162">
          <w:rPr>
            <w:rFonts w:ascii="Aparajita" w:hAnsi="Aparajita" w:cs="Aparajita"/>
          </w:rPr>
          <w:t>T</w:t>
        </w:r>
      </w:ins>
      <w:moveFromRangeStart w:id="1259" w:author="Emily Smith-Greenaway" w:date="2020-08-09T00:13:00Z" w:name="move47824416"/>
      <w:moveFrom w:id="1260" w:author="Emily Smith-Greenaway" w:date="2020-08-09T00:13:00Z">
        <w:del w:id="1261" w:author="Emily Smith-Greenaway" w:date="2020-08-09T15:22:00Z">
          <w:r w:rsidR="00064694" w:rsidRPr="00266175" w:rsidDel="00DD5162">
            <w:rPr>
              <w:rFonts w:ascii="Aparajita" w:hAnsi="Aparajita" w:cs="Aparajita"/>
            </w:rPr>
            <w:delText>The</w:delText>
          </w:r>
          <w:r w:rsidR="003106F3" w:rsidDel="00DD5162">
            <w:rPr>
              <w:rFonts w:ascii="Aparajita" w:hAnsi="Aparajita" w:cs="Aparajita"/>
            </w:rPr>
            <w:delText>se</w:delText>
          </w:r>
          <w:r w:rsidR="00064694" w:rsidRPr="00266175" w:rsidDel="00DD5162">
            <w:rPr>
              <w:rFonts w:ascii="Aparajita" w:hAnsi="Aparajita" w:cs="Aparajita"/>
            </w:rPr>
            <w:delText xml:space="preserve"> high levels of child loss among older mothers in the Middle East and Africa relative to younger mothers</w:delText>
          </w:r>
          <w:r w:rsidR="003106F3" w:rsidDel="00DD5162">
            <w:rPr>
              <w:rFonts w:ascii="Aparajita" w:hAnsi="Aparajita" w:cs="Aparajita"/>
            </w:rPr>
            <w:delText xml:space="preserve"> in those same countries</w:delText>
          </w:r>
          <w:r w:rsidR="00064694" w:rsidRPr="00266175" w:rsidDel="00DD5162">
            <w:rPr>
              <w:rFonts w:ascii="Aparajita" w:hAnsi="Aparajita" w:cs="Aparajita"/>
            </w:rPr>
            <w:delText xml:space="preserve"> </w:delText>
          </w:r>
          <w:r w:rsidR="003106F3" w:rsidDel="00DD5162">
            <w:rPr>
              <w:rFonts w:ascii="Aparajita" w:hAnsi="Aparajita" w:cs="Aparajita"/>
            </w:rPr>
            <w:delText>flows from</w:delText>
          </w:r>
          <w:r w:rsidR="00A6548D" w:rsidRPr="00266175" w:rsidDel="00DD5162">
            <w:rPr>
              <w:rFonts w:ascii="Aparajita" w:hAnsi="Aparajita" w:cs="Aparajita"/>
            </w:rPr>
            <w:delText xml:space="preserve"> </w:delText>
          </w:r>
          <w:r w:rsidR="00064694" w:rsidRPr="00266175" w:rsidDel="00DD5162">
            <w:rPr>
              <w:rFonts w:ascii="Aparajita" w:hAnsi="Aparajita" w:cs="Aparajita"/>
            </w:rPr>
            <w:delText xml:space="preserve">the </w:delText>
          </w:r>
          <w:r w:rsidR="00A6548D" w:rsidDel="00DD5162">
            <w:rPr>
              <w:rFonts w:ascii="Aparajita" w:hAnsi="Aparajita" w:cs="Aparajita"/>
            </w:rPr>
            <w:delText xml:space="preserve">swift </w:delText>
          </w:r>
          <w:r w:rsidR="003106F3" w:rsidDel="00DD5162">
            <w:rPr>
              <w:rFonts w:ascii="Aparajita" w:hAnsi="Aparajita" w:cs="Aparajita"/>
            </w:rPr>
            <w:delText xml:space="preserve">and recent </w:delText>
          </w:r>
          <w:r w:rsidR="00A6548D" w:rsidDel="00DD5162">
            <w:rPr>
              <w:rFonts w:ascii="Aparajita" w:hAnsi="Aparajita" w:cs="Aparajita"/>
            </w:rPr>
            <w:delText xml:space="preserve">improvements </w:delText>
          </w:r>
          <w:r w:rsidR="00064694" w:rsidRPr="00266175" w:rsidDel="00DD5162">
            <w:rPr>
              <w:rFonts w:ascii="Aparajita" w:hAnsi="Aparajita" w:cs="Aparajita"/>
            </w:rPr>
            <w:delText xml:space="preserve">in mortality conditions. </w:delText>
          </w:r>
        </w:del>
      </w:moveFrom>
      <w:moveFromRangeEnd w:id="1259"/>
      <w:del w:id="1262" w:author="Emily Smith-Greenaway" w:date="2020-08-08T23:59:00Z">
        <w:r w:rsidR="00064694" w:rsidRPr="00266175" w:rsidDel="00197349">
          <w:rPr>
            <w:rFonts w:ascii="Aparajita" w:hAnsi="Aparajita" w:cs="Aparajita"/>
          </w:rPr>
          <w:delText xml:space="preserve">Even so, the degree to which </w:delText>
        </w:r>
        <w:r w:rsidR="00A6548D" w:rsidDel="00197349">
          <w:rPr>
            <w:rFonts w:ascii="Aparajita" w:hAnsi="Aparajita" w:cs="Aparajita"/>
          </w:rPr>
          <w:delText>young</w:delText>
        </w:r>
        <w:r w:rsidR="00064694" w:rsidRPr="00266175" w:rsidDel="00197349">
          <w:rPr>
            <w:rFonts w:ascii="Aparajita" w:hAnsi="Aparajita" w:cs="Aparajita"/>
          </w:rPr>
          <w:delText xml:space="preserve"> mothers have experienced </w:delText>
        </w:r>
        <w:r w:rsidR="00A6548D" w:rsidDel="00197349">
          <w:rPr>
            <w:rFonts w:ascii="Aparajita" w:hAnsi="Aparajita" w:cs="Aparajita"/>
          </w:rPr>
          <w:delText>infant loss</w:delText>
        </w:r>
        <w:r w:rsidR="00064694" w:rsidRPr="00266175" w:rsidDel="00197349">
          <w:rPr>
            <w:rFonts w:ascii="Aparajita" w:hAnsi="Aparajita" w:cs="Aparajita"/>
          </w:rPr>
          <w:delText xml:space="preserve"> is striking. </w:delText>
        </w:r>
      </w:del>
      <w:del w:id="1263" w:author="Emily Smith-Greenaway" w:date="2020-08-08T15:49:00Z">
        <w:r w:rsidR="009A57FD" w:rsidRPr="00266175" w:rsidDel="00CA6B00">
          <w:rPr>
            <w:rFonts w:ascii="Aparajita" w:hAnsi="Aparajita" w:cs="Aparajita"/>
          </w:rPr>
          <w:delText>Angola has the highest mIM value for reproductive</w:delText>
        </w:r>
        <w:r w:rsidR="003106F3" w:rsidDel="00CA6B00">
          <w:rPr>
            <w:rFonts w:ascii="Aparajita" w:hAnsi="Aparajita" w:cs="Aparajita"/>
          </w:rPr>
          <w:delText>-</w:delText>
        </w:r>
        <w:r w:rsidR="00F21715" w:rsidRPr="00266175" w:rsidDel="00CA6B00">
          <w:rPr>
            <w:rFonts w:ascii="Aparajita" w:hAnsi="Aparajita" w:cs="Aparajita"/>
          </w:rPr>
          <w:delText>age mothers</w:delText>
        </w:r>
        <w:r w:rsidR="009A57FD" w:rsidRPr="00266175" w:rsidDel="00CA6B00">
          <w:rPr>
            <w:rFonts w:ascii="Aparajita" w:hAnsi="Aparajita" w:cs="Aparajita"/>
          </w:rPr>
          <w:delText xml:space="preserve"> </w:delText>
        </w:r>
        <w:commentRangeStart w:id="1264"/>
        <w:r w:rsidR="009A57FD" w:rsidRPr="00266175" w:rsidDel="00CA6B00">
          <w:rPr>
            <w:rFonts w:ascii="Aparajita" w:hAnsi="Aparajita" w:cs="Aparajita"/>
          </w:rPr>
          <w:delText>(33</w:delText>
        </w:r>
        <w:r w:rsidR="00ED51A4" w:rsidRPr="00266175" w:rsidDel="00CA6B00">
          <w:rPr>
            <w:rFonts w:ascii="Aparajita" w:hAnsi="Aparajita" w:cs="Aparajita"/>
          </w:rPr>
          <w:delText xml:space="preserve">6 </w:delText>
        </w:r>
        <w:r w:rsidR="009A57FD" w:rsidRPr="00266175" w:rsidDel="00CA6B00">
          <w:rPr>
            <w:rFonts w:ascii="Aparajita" w:hAnsi="Aparajita" w:cs="Aparajita"/>
          </w:rPr>
          <w:delText>per 1,000</w:delText>
        </w:r>
        <w:commentRangeEnd w:id="1264"/>
        <w:r w:rsidR="003106F3" w:rsidDel="00CA6B00">
          <w:rPr>
            <w:rStyle w:val="CommentReference"/>
            <w:rFonts w:asciiTheme="minorHAnsi" w:eastAsiaTheme="minorHAnsi" w:hAnsiTheme="minorHAnsi" w:cstheme="minorBidi"/>
          </w:rPr>
          <w:commentReference w:id="1264"/>
        </w:r>
        <w:r w:rsidR="009A57FD" w:rsidRPr="00266175" w:rsidDel="00CA6B00">
          <w:rPr>
            <w:rFonts w:ascii="Aparajita" w:hAnsi="Aparajita" w:cs="Aparajita"/>
          </w:rPr>
          <w:delText xml:space="preserve">). </w:delText>
        </w:r>
      </w:del>
    </w:p>
    <w:p w14:paraId="26CFA0E8" w14:textId="462F9855" w:rsidR="0002599D" w:rsidRDefault="00ED51A4" w:rsidP="0050243A">
      <w:pPr>
        <w:ind w:firstLine="720"/>
        <w:rPr>
          <w:ins w:id="1265" w:author="Emily Smith-Greenaway" w:date="2020-08-08T16:06:00Z"/>
          <w:rFonts w:ascii="Aparajita" w:hAnsi="Aparajita" w:cs="Aparajita"/>
        </w:rPr>
      </w:pPr>
      <w:del w:id="1266" w:author="Emily Smith-Greenaway" w:date="2020-08-09T15:21:00Z">
        <w:r w:rsidRPr="00266175" w:rsidDel="00DD5162">
          <w:rPr>
            <w:rFonts w:ascii="Aparajita" w:hAnsi="Aparajita" w:cs="Aparajita"/>
          </w:rPr>
          <w:delText xml:space="preserve">These </w:delText>
        </w:r>
      </w:del>
      <w:del w:id="1267" w:author="Emily Smith-Greenaway" w:date="2020-08-09T00:06:00Z">
        <w:r w:rsidRPr="00266175" w:rsidDel="00B93C37">
          <w:rPr>
            <w:rFonts w:ascii="Aparajita" w:hAnsi="Aparajita" w:cs="Aparajita"/>
          </w:rPr>
          <w:delText xml:space="preserve">findings demonstrate </w:delText>
        </w:r>
      </w:del>
      <w:del w:id="1268" w:author="Emily Smith-Greenaway" w:date="2020-08-08T23:59:00Z">
        <w:r w:rsidRPr="00266175" w:rsidDel="00487A65">
          <w:rPr>
            <w:rFonts w:ascii="Aparajita" w:hAnsi="Aparajita" w:cs="Aparajita"/>
          </w:rPr>
          <w:delText xml:space="preserve">not only the exceptionally high </w:delText>
        </w:r>
        <w:r w:rsidR="008A0317" w:rsidDel="00487A65">
          <w:rPr>
            <w:rFonts w:ascii="Aparajita" w:hAnsi="Aparajita" w:cs="Aparajita"/>
          </w:rPr>
          <w:delText xml:space="preserve">prevalence </w:delText>
        </w:r>
        <w:r w:rsidRPr="00266175" w:rsidDel="00487A65">
          <w:rPr>
            <w:rFonts w:ascii="Aparajita" w:hAnsi="Aparajita" w:cs="Aparajita"/>
          </w:rPr>
          <w:delText xml:space="preserve">of bereaved mothers across Asia and Africa, but also the </w:delText>
        </w:r>
      </w:del>
      <w:del w:id="1269" w:author="Emily Smith-Greenaway" w:date="2020-08-09T00:06:00Z">
        <w:r w:rsidRPr="00266175" w:rsidDel="00B93C37">
          <w:rPr>
            <w:rFonts w:ascii="Aparajita" w:hAnsi="Aparajita" w:cs="Aparajita"/>
          </w:rPr>
          <w:delText>tremendous</w:delText>
        </w:r>
      </w:del>
      <w:del w:id="1270" w:author="Emily Smith-Greenaway" w:date="2020-08-09T15:22:00Z">
        <w:r w:rsidRPr="00266175" w:rsidDel="00DD5162">
          <w:rPr>
            <w:rFonts w:ascii="Aparajita" w:hAnsi="Aparajita" w:cs="Aparajita"/>
          </w:rPr>
          <w:delText xml:space="preserve"> inequality in surviving mothers’ experience of child loss </w:delText>
        </w:r>
      </w:del>
      <w:del w:id="1271" w:author="Emily Smith-Greenaway" w:date="2020-08-09T00:07:00Z">
        <w:r w:rsidRPr="00266175" w:rsidDel="00B93C37">
          <w:rPr>
            <w:rFonts w:ascii="Aparajita" w:hAnsi="Aparajita" w:cs="Aparajita"/>
          </w:rPr>
          <w:delText xml:space="preserve">across countries. </w:delText>
        </w:r>
      </w:del>
      <w:del w:id="1272" w:author="Emily Smith-Greenaway" w:date="2020-08-08T09:11:00Z">
        <w:r w:rsidRPr="00266175" w:rsidDel="009914B9">
          <w:rPr>
            <w:rFonts w:ascii="Aparajita" w:hAnsi="Aparajita" w:cs="Aparajita"/>
          </w:rPr>
          <w:delText>T</w:delText>
        </w:r>
      </w:del>
      <w:del w:id="1273" w:author="Emily Smith-Greenaway" w:date="2020-08-09T00:07:00Z">
        <w:r w:rsidRPr="00266175" w:rsidDel="00B93C37">
          <w:rPr>
            <w:rFonts w:ascii="Aparajita" w:hAnsi="Aparajita" w:cs="Aparajita"/>
          </w:rPr>
          <w:delText xml:space="preserve">hese inequalities </w:delText>
        </w:r>
      </w:del>
      <w:del w:id="1274" w:author="Emily Smith-Greenaway" w:date="2020-08-09T15:22:00Z">
        <w:r w:rsidRPr="00266175" w:rsidDel="00DD5162">
          <w:rPr>
            <w:rFonts w:ascii="Aparajita" w:hAnsi="Aparajita" w:cs="Aparajita"/>
          </w:rPr>
          <w:delText>are significantly larger than comparable inequality in infant mortality rates across countries</w:delText>
        </w:r>
      </w:del>
      <w:del w:id="1275" w:author="Emily Smith-Greenaway" w:date="2020-08-09T00:00:00Z">
        <w:r w:rsidRPr="00266175" w:rsidDel="00487A65">
          <w:rPr>
            <w:rFonts w:ascii="Aparajita" w:hAnsi="Aparajita" w:cs="Aparajita"/>
          </w:rPr>
          <w:delText xml:space="preserve">, which are </w:delText>
        </w:r>
        <w:r w:rsidR="00D7757E" w:rsidRPr="00266175" w:rsidDel="00487A65">
          <w:rPr>
            <w:rFonts w:ascii="Aparajita" w:hAnsi="Aparajita" w:cs="Aparajita"/>
          </w:rPr>
          <w:delText xml:space="preserve">also </w:delText>
        </w:r>
        <w:r w:rsidRPr="00266175" w:rsidDel="00487A65">
          <w:rPr>
            <w:rFonts w:ascii="Aparajita" w:hAnsi="Aparajita" w:cs="Aparajita"/>
          </w:rPr>
          <w:delText xml:space="preserve">shown in the </w:delText>
        </w:r>
      </w:del>
      <w:del w:id="1276" w:author="Emily Smith-Greenaway" w:date="2020-08-09T15:22:00Z">
        <w:r w:rsidRPr="00266175" w:rsidDel="00DD5162">
          <w:rPr>
            <w:rFonts w:ascii="Aparajita" w:hAnsi="Aparajita" w:cs="Aparajita"/>
          </w:rPr>
          <w:delText>Appendix</w:delText>
        </w:r>
        <w:r w:rsidR="00A6548D" w:rsidDel="00DD5162">
          <w:rPr>
            <w:rFonts w:ascii="Aparajita" w:hAnsi="Aparajita" w:cs="Aparajita"/>
          </w:rPr>
          <w:delText xml:space="preserve"> A</w:delText>
        </w:r>
      </w:del>
      <w:del w:id="1277" w:author="Emily Smith-Greenaway" w:date="2020-08-09T00:07:00Z">
        <w:r w:rsidRPr="00266175" w:rsidDel="00B93C37">
          <w:rPr>
            <w:rFonts w:ascii="Aparajita" w:hAnsi="Aparajita" w:cs="Aparajita"/>
          </w:rPr>
          <w:delText>.</w:delText>
        </w:r>
      </w:del>
      <w:moveToRangeStart w:id="1278" w:author="Emily Smith-Greenaway" w:date="2020-08-08T15:56:00Z" w:name="move47794591"/>
      <w:moveTo w:id="1279" w:author="Emily Smith-Greenaway" w:date="2020-08-08T15:56:00Z">
        <w:del w:id="1280" w:author="Emily Smith-Greenaway" w:date="2020-08-08T15:56:00Z">
          <w:r w:rsidR="00F43EB7" w:rsidDel="00F43EB7">
            <w:rPr>
              <w:rFonts w:ascii="Aparajita" w:hAnsi="Aparajita" w:cs="Aparajita"/>
            </w:rPr>
            <w:delText>In this way,</w:delText>
          </w:r>
          <w:r w:rsidR="00F43EB7" w:rsidRPr="00266175" w:rsidDel="00F43EB7">
            <w:rPr>
              <w:rFonts w:ascii="Aparajita" w:hAnsi="Aparajita" w:cs="Aparajita"/>
            </w:rPr>
            <w:delText xml:space="preserve"> t</w:delText>
          </w:r>
        </w:del>
        <w:r w:rsidR="00F43EB7" w:rsidRPr="00266175">
          <w:rPr>
            <w:rFonts w:ascii="Aparajita" w:hAnsi="Aparajita" w:cs="Aparajita"/>
          </w:rPr>
          <w:t xml:space="preserve">he mIM </w:t>
        </w:r>
        <w:del w:id="1281" w:author="Emily Smith-Greenaway" w:date="2020-08-10T08:05:00Z">
          <w:r w:rsidR="00F43EB7" w:rsidDel="00D61E95">
            <w:rPr>
              <w:rFonts w:ascii="Aparajita" w:hAnsi="Aparajita" w:cs="Aparajita"/>
            </w:rPr>
            <w:delText xml:space="preserve">completely </w:delText>
          </w:r>
        </w:del>
        <w:r w:rsidR="00F43EB7">
          <w:rPr>
            <w:rFonts w:ascii="Aparajita" w:hAnsi="Aparajita" w:cs="Aparajita"/>
          </w:rPr>
          <w:t xml:space="preserve">re-scales </w:t>
        </w:r>
        <w:r w:rsidR="00F43EB7" w:rsidRPr="00266175">
          <w:rPr>
            <w:rFonts w:ascii="Aparajita" w:hAnsi="Aparajita" w:cs="Aparajita"/>
          </w:rPr>
          <w:t xml:space="preserve">the inequality </w:t>
        </w:r>
        <w:r w:rsidR="00F43EB7">
          <w:rPr>
            <w:rFonts w:ascii="Aparajita" w:hAnsi="Aparajita" w:cs="Aparajita"/>
          </w:rPr>
          <w:t xml:space="preserve">in maternal experiences that women in </w:t>
        </w:r>
        <w:del w:id="1282" w:author="Emily Smith-Greenaway" w:date="2020-08-10T08:05:00Z">
          <w:r w:rsidR="00F43EB7" w:rsidDel="00D61E95">
            <w:rPr>
              <w:rFonts w:ascii="Aparajita" w:hAnsi="Aparajita" w:cs="Aparajita"/>
            </w:rPr>
            <w:delText>these populations</w:delText>
          </w:r>
        </w:del>
      </w:moveTo>
      <w:ins w:id="1283" w:author="Emily Smith-Greenaway" w:date="2020-08-10T08:05:00Z">
        <w:r w:rsidR="00D61E95">
          <w:rPr>
            <w:rFonts w:ascii="Aparajita" w:hAnsi="Aparajita" w:cs="Aparajita"/>
          </w:rPr>
          <w:t>different countries</w:t>
        </w:r>
      </w:ins>
      <w:moveTo w:id="1284" w:author="Emily Smith-Greenaway" w:date="2020-08-08T15:56:00Z">
        <w:r w:rsidR="00F43EB7">
          <w:rPr>
            <w:rFonts w:ascii="Aparajita" w:hAnsi="Aparajita" w:cs="Aparajita"/>
          </w:rPr>
          <w:t xml:space="preserve"> have endured and shows </w:t>
        </w:r>
        <w:del w:id="1285" w:author="Emily Smith-Greenaway" w:date="2020-08-10T08:06:00Z">
          <w:r w:rsidR="00F43EB7" w:rsidDel="00D61E95">
            <w:rPr>
              <w:rFonts w:ascii="Aparajita" w:hAnsi="Aparajita" w:cs="Aparajita"/>
            </w:rPr>
            <w:delText xml:space="preserve">it </w:delText>
          </w:r>
        </w:del>
      </w:moveTo>
      <w:ins w:id="1286" w:author="Emily Smith-Greenaway" w:date="2020-08-10T08:06:00Z">
        <w:r w:rsidR="00D61E95">
          <w:rPr>
            <w:rFonts w:ascii="Aparajita" w:hAnsi="Aparajita" w:cs="Aparajita"/>
          </w:rPr>
          <w:t xml:space="preserve">this inequality </w:t>
        </w:r>
      </w:ins>
      <w:moveTo w:id="1287" w:author="Emily Smith-Greenaway" w:date="2020-08-08T15:56:00Z">
        <w:r w:rsidR="00F43EB7">
          <w:rPr>
            <w:rFonts w:ascii="Aparajita" w:hAnsi="Aparajita" w:cs="Aparajita"/>
          </w:rPr>
          <w:t xml:space="preserve">to be far vaster than the annualized, child-centered metrics suggest. </w:t>
        </w:r>
      </w:moveTo>
      <w:moveToRangeEnd w:id="1278"/>
      <w:ins w:id="1288" w:author="Emily Smith-Greenaway" w:date="2020-08-09T00:07:00Z">
        <w:r w:rsidR="00B93C37">
          <w:rPr>
            <w:rFonts w:ascii="Aparajita" w:hAnsi="Aparajita" w:cs="Aparajita"/>
          </w:rPr>
          <w:t xml:space="preserve">For example, </w:t>
        </w:r>
      </w:ins>
      <w:ins w:id="1289" w:author="Emily Smith-Greenaway" w:date="2020-08-09T00:09:00Z">
        <w:r w:rsidR="00B93C37">
          <w:rPr>
            <w:rFonts w:ascii="Aparajita" w:hAnsi="Aparajita" w:cs="Aparajita"/>
          </w:rPr>
          <w:t xml:space="preserve">in </w:t>
        </w:r>
      </w:ins>
      <w:ins w:id="1290" w:author="Emily Smith-Greenaway" w:date="2020-08-09T00:07:00Z">
        <w:r w:rsidR="00B93C37">
          <w:rPr>
            <w:rFonts w:ascii="Aparajita" w:hAnsi="Aparajita" w:cs="Aparajita"/>
          </w:rPr>
          <w:t>Sierra Leone, the country with the highest mIM</w:t>
        </w:r>
      </w:ins>
      <w:ins w:id="1291" w:author="Emily Smith-Greenaway" w:date="2020-08-09T00:08:00Z">
        <w:r w:rsidR="00B93C37">
          <w:rPr>
            <w:rFonts w:ascii="Aparajita" w:hAnsi="Aparajita" w:cs="Aparajita"/>
          </w:rPr>
          <w:t xml:space="preserve"> (</w:t>
        </w:r>
      </w:ins>
      <w:ins w:id="1292" w:author="Emily Smith-Greenaway" w:date="2020-08-08T15:57:00Z">
        <w:r w:rsidR="00F43EB7">
          <w:rPr>
            <w:rFonts w:ascii="Aparajita" w:hAnsi="Aparajita" w:cs="Aparajita"/>
          </w:rPr>
          <w:t>303 per 1,000 mothers</w:t>
        </w:r>
      </w:ins>
      <w:ins w:id="1293" w:author="Emily Smith-Greenaway" w:date="2020-08-09T00:08:00Z">
        <w:r w:rsidR="00B93C37">
          <w:rPr>
            <w:rFonts w:ascii="Aparajita" w:hAnsi="Aparajita" w:cs="Aparajita"/>
          </w:rPr>
          <w:t>),</w:t>
        </w:r>
      </w:ins>
      <w:ins w:id="1294" w:author="Emily Smith-Greenaway" w:date="2020-08-09T00:01:00Z">
        <w:r w:rsidR="00F71177">
          <w:rPr>
            <w:rFonts w:ascii="Aparajita" w:hAnsi="Aparajita" w:cs="Aparajita"/>
          </w:rPr>
          <w:t xml:space="preserve"> young mothers are </w:t>
        </w:r>
      </w:ins>
      <w:ins w:id="1295" w:author="Emily Smith-Greenaway" w:date="2020-08-08T15:56:00Z">
        <w:r w:rsidR="00F43EB7" w:rsidRPr="00B8525F">
          <w:rPr>
            <w:rFonts w:ascii="Aparajita" w:hAnsi="Aparajita" w:cs="Aparajita"/>
          </w:rPr>
          <w:t xml:space="preserve">46 times </w:t>
        </w:r>
      </w:ins>
      <w:ins w:id="1296" w:author="Emily Smith-Greenaway" w:date="2020-08-08T15:57:00Z">
        <w:r w:rsidR="00F43EB7">
          <w:rPr>
            <w:rFonts w:ascii="Aparajita" w:hAnsi="Aparajita" w:cs="Aparajita"/>
          </w:rPr>
          <w:t>more likely</w:t>
        </w:r>
      </w:ins>
      <w:ins w:id="1297" w:author="Emily Smith-Greenaway" w:date="2020-08-08T15:58:00Z">
        <w:r w:rsidR="00F43EB7">
          <w:rPr>
            <w:rFonts w:ascii="Aparajita" w:hAnsi="Aparajita" w:cs="Aparajita"/>
          </w:rPr>
          <w:t xml:space="preserve"> to have experienced a child die than</w:t>
        </w:r>
      </w:ins>
      <w:ins w:id="1298" w:author="Emily Smith-Greenaway" w:date="2020-08-09T00:09:00Z">
        <w:r w:rsidR="00B93C37">
          <w:rPr>
            <w:rFonts w:ascii="Aparajita" w:hAnsi="Aparajita" w:cs="Aparajita"/>
          </w:rPr>
          <w:t xml:space="preserve"> </w:t>
        </w:r>
      </w:ins>
      <w:ins w:id="1299" w:author="Emily Smith-Greenaway" w:date="2020-08-08T15:58:00Z">
        <w:r w:rsidR="00F43EB7">
          <w:rPr>
            <w:rFonts w:ascii="Aparajita" w:hAnsi="Aparajita" w:cs="Aparajita"/>
          </w:rPr>
          <w:t>mothers in the US.</w:t>
        </w:r>
      </w:ins>
      <w:ins w:id="1300" w:author="Emily Smith-Greenaway" w:date="2020-08-09T00:01:00Z">
        <w:r w:rsidR="00F71177">
          <w:rPr>
            <w:rFonts w:ascii="Aparajita" w:hAnsi="Aparajita" w:cs="Aparajita"/>
          </w:rPr>
          <w:t xml:space="preserve"> This </w:t>
        </w:r>
      </w:ins>
      <w:ins w:id="1301" w:author="Emily Smith-Greenaway" w:date="2020-08-10T08:06:00Z">
        <w:r w:rsidR="00D61E95">
          <w:rPr>
            <w:rFonts w:ascii="Aparajita" w:hAnsi="Aparajita" w:cs="Aparajita"/>
          </w:rPr>
          <w:t xml:space="preserve">enormous </w:t>
        </w:r>
      </w:ins>
      <w:ins w:id="1302" w:author="Emily Smith-Greenaway" w:date="2020-08-09T00:01:00Z">
        <w:r w:rsidR="00F71177">
          <w:rPr>
            <w:rFonts w:ascii="Aparajita" w:hAnsi="Aparajita" w:cs="Aparajita"/>
          </w:rPr>
          <w:t>differenc</w:t>
        </w:r>
      </w:ins>
      <w:ins w:id="1303" w:author="Emily Smith-Greenaway" w:date="2020-08-09T00:02:00Z">
        <w:r w:rsidR="00F71177">
          <w:rPr>
            <w:rFonts w:ascii="Aparajita" w:hAnsi="Aparajita" w:cs="Aparajita"/>
          </w:rPr>
          <w:t xml:space="preserve">e </w:t>
        </w:r>
      </w:ins>
      <w:ins w:id="1304" w:author="Emily Smith-Greenaway" w:date="2020-08-08T15:58:00Z">
        <w:r w:rsidR="00F43EB7">
          <w:rPr>
            <w:rFonts w:ascii="Aparajita" w:hAnsi="Aparajita" w:cs="Aparajita"/>
          </w:rPr>
          <w:t xml:space="preserve">far </w:t>
        </w:r>
      </w:ins>
      <w:ins w:id="1305" w:author="Emily Smith-Greenaway" w:date="2020-08-09T00:02:00Z">
        <w:r w:rsidR="00F71177">
          <w:rPr>
            <w:rFonts w:ascii="Aparajita" w:hAnsi="Aparajita" w:cs="Aparajita"/>
          </w:rPr>
          <w:t>exceeds the still large discrepancy in the countries’ infant mortality rates</w:t>
        </w:r>
      </w:ins>
      <w:ins w:id="1306" w:author="Emily Smith-Greenaway" w:date="2020-08-09T00:03:00Z">
        <w:r w:rsidR="00F71177">
          <w:rPr>
            <w:rFonts w:ascii="Aparajita" w:hAnsi="Aparajita" w:cs="Aparajita"/>
          </w:rPr>
          <w:t>:</w:t>
        </w:r>
      </w:ins>
      <w:ins w:id="1307" w:author="Emily Smith-Greenaway" w:date="2020-08-08T15:58:00Z">
        <w:r w:rsidR="00F43EB7">
          <w:rPr>
            <w:rFonts w:ascii="Aparajita" w:hAnsi="Aparajita" w:cs="Aparajita"/>
          </w:rPr>
          <w:t xml:space="preserve"> </w:t>
        </w:r>
      </w:ins>
      <w:ins w:id="1308" w:author="Emily Smith-Greenaway" w:date="2020-08-09T00:03:00Z">
        <w:r w:rsidR="00F71177">
          <w:rPr>
            <w:rFonts w:ascii="Aparajita" w:hAnsi="Aparajita" w:cs="Aparajita"/>
          </w:rPr>
          <w:t xml:space="preserve">infants born in Sierra Leone are 16 times more likely to die </w:t>
        </w:r>
      </w:ins>
      <w:ins w:id="1309" w:author="Emily Smith-Greenaway" w:date="2020-08-08T15:58:00Z">
        <w:r w:rsidR="00F43EB7">
          <w:rPr>
            <w:rFonts w:ascii="Aparajita" w:hAnsi="Aparajita" w:cs="Aparajita"/>
          </w:rPr>
          <w:t xml:space="preserve">(95.5 infant deaths per 1,000 live births) </w:t>
        </w:r>
      </w:ins>
      <w:ins w:id="1310" w:author="Emily Smith-Greenaway" w:date="2020-08-09T00:03:00Z">
        <w:r w:rsidR="00F71177">
          <w:rPr>
            <w:rFonts w:ascii="Aparajita" w:hAnsi="Aparajita" w:cs="Aparajita"/>
          </w:rPr>
          <w:t>than those born in the US</w:t>
        </w:r>
      </w:ins>
      <w:ins w:id="1311" w:author="Emily Smith-Greenaway" w:date="2020-08-08T15:59:00Z">
        <w:r w:rsidR="00F43EB7">
          <w:rPr>
            <w:rFonts w:ascii="Aparajita" w:hAnsi="Aparajita" w:cs="Aparajita"/>
          </w:rPr>
          <w:t xml:space="preserve"> (6 infant deaths per 1,000 live births). </w:t>
        </w:r>
      </w:ins>
      <w:ins w:id="1312" w:author="Emily Smith-Greenaway" w:date="2020-08-09T00:10:00Z">
        <w:r w:rsidR="00B93C37">
          <w:rPr>
            <w:rFonts w:ascii="Aparajita" w:hAnsi="Aparajita" w:cs="Aparajita"/>
          </w:rPr>
          <w:t>Overall, t</w:t>
        </w:r>
      </w:ins>
      <w:ins w:id="1313" w:author="Emily Smith-Greenaway" w:date="2020-08-08T15:52:00Z">
        <w:r w:rsidR="002221D2">
          <w:rPr>
            <w:rFonts w:ascii="Aparajita" w:hAnsi="Aparajita" w:cs="Aparajita"/>
          </w:rPr>
          <w:t xml:space="preserve">he </w:t>
        </w:r>
      </w:ins>
      <w:ins w:id="1314" w:author="Emily Smith-Greenaway" w:date="2020-08-09T00:10:00Z">
        <w:r w:rsidR="00B93C37">
          <w:rPr>
            <w:rFonts w:ascii="Aparajita" w:hAnsi="Aparajita" w:cs="Aparajita"/>
          </w:rPr>
          <w:t xml:space="preserve">global range of </w:t>
        </w:r>
      </w:ins>
      <w:ins w:id="1315" w:author="Emily Smith-Greenaway" w:date="2020-08-08T15:52:00Z">
        <w:r w:rsidR="002221D2">
          <w:rPr>
            <w:rFonts w:ascii="Aparajita" w:hAnsi="Aparajita" w:cs="Aparajita"/>
          </w:rPr>
          <w:t xml:space="preserve">mIM </w:t>
        </w:r>
      </w:ins>
      <w:ins w:id="1316" w:author="Emily Smith-Greenaway" w:date="2020-08-09T00:10:00Z">
        <w:r w:rsidR="00B93C37">
          <w:rPr>
            <w:rFonts w:ascii="Aparajita" w:hAnsi="Aparajita" w:cs="Aparajita"/>
          </w:rPr>
          <w:t>values for</w:t>
        </w:r>
      </w:ins>
      <w:ins w:id="1317" w:author="Emily Smith-Greenaway" w:date="2020-08-08T15:52:00Z">
        <w:r w:rsidR="002221D2">
          <w:rPr>
            <w:rFonts w:ascii="Aparajita" w:hAnsi="Aparajita" w:cs="Aparajita"/>
          </w:rPr>
          <w:t xml:space="preserve"> </w:t>
        </w:r>
      </w:ins>
      <w:ins w:id="1318" w:author="Emily Smith-Greenaway" w:date="2020-08-08T15:59:00Z">
        <w:r w:rsidR="00F43EB7">
          <w:rPr>
            <w:rFonts w:ascii="Aparajita" w:hAnsi="Aparajita" w:cs="Aparajita"/>
          </w:rPr>
          <w:t>mothers ages 20-</w:t>
        </w:r>
      </w:ins>
      <w:ins w:id="1319" w:author="Emily Smith-Greenaway" w:date="2020-08-08T16:00:00Z">
        <w:r w:rsidR="00F43EB7">
          <w:rPr>
            <w:rFonts w:ascii="Aparajita" w:hAnsi="Aparajita" w:cs="Aparajita"/>
          </w:rPr>
          <w:t>44</w:t>
        </w:r>
      </w:ins>
      <w:ins w:id="1320" w:author="Emily Smith-Greenaway" w:date="2020-08-08T15:52:00Z">
        <w:r w:rsidR="002221D2">
          <w:rPr>
            <w:rFonts w:ascii="Aparajita" w:hAnsi="Aparajita" w:cs="Aparajita"/>
          </w:rPr>
          <w:t xml:space="preserve"> </w:t>
        </w:r>
      </w:ins>
      <w:ins w:id="1321" w:author="Emily Smith-Greenaway" w:date="2020-08-09T00:10:00Z">
        <w:r w:rsidR="00B93C37">
          <w:rPr>
            <w:rFonts w:ascii="Aparajita" w:hAnsi="Aparajita" w:cs="Aparajita"/>
          </w:rPr>
          <w:t xml:space="preserve">stretches </w:t>
        </w:r>
      </w:ins>
      <w:ins w:id="1322" w:author="Emily Smith-Greenaway" w:date="2020-08-08T15:52:00Z">
        <w:r w:rsidR="002221D2">
          <w:rPr>
            <w:rFonts w:ascii="Aparajita" w:hAnsi="Aparajita" w:cs="Aparajita"/>
          </w:rPr>
          <w:t xml:space="preserve">from </w:t>
        </w:r>
      </w:ins>
      <w:ins w:id="1323" w:author="Emily Smith-Greenaway" w:date="2020-08-09T15:23:00Z">
        <w:r w:rsidR="00DD5162">
          <w:rPr>
            <w:rFonts w:ascii="Aparajita" w:hAnsi="Aparajita" w:cs="Aparajita"/>
          </w:rPr>
          <w:t xml:space="preserve">the </w:t>
        </w:r>
      </w:ins>
      <w:ins w:id="1324" w:author="Emily Smith-Greenaway" w:date="2020-08-08T15:52:00Z">
        <w:r w:rsidR="002221D2">
          <w:rPr>
            <w:rFonts w:ascii="Aparajita" w:hAnsi="Aparajita" w:cs="Aparajita"/>
          </w:rPr>
          <w:t xml:space="preserve">low of 2.29 per 1,000 mothers in Hong Kong to </w:t>
        </w:r>
      </w:ins>
      <w:ins w:id="1325" w:author="Emily Smith-Greenaway" w:date="2020-08-08T15:53:00Z">
        <w:r w:rsidR="002221D2">
          <w:rPr>
            <w:rFonts w:ascii="Aparajita" w:hAnsi="Aparajita" w:cs="Aparajita"/>
          </w:rPr>
          <w:t>303 per 1,000 mothers in Sierra Leone</w:t>
        </w:r>
      </w:ins>
      <w:ins w:id="1326" w:author="Emily Smith-Greenaway" w:date="2020-08-09T15:23:00Z">
        <w:r w:rsidR="00DD5162">
          <w:rPr>
            <w:rFonts w:ascii="Aparajita" w:hAnsi="Aparajita" w:cs="Aparajita"/>
          </w:rPr>
          <w:t>, meaning that y</w:t>
        </w:r>
      </w:ins>
      <w:ins w:id="1327" w:author="Emily Smith-Greenaway" w:date="2020-08-08T15:53:00Z">
        <w:r w:rsidR="00350116">
          <w:rPr>
            <w:rFonts w:ascii="Aparajita" w:hAnsi="Aparajita" w:cs="Aparajita"/>
          </w:rPr>
          <w:t xml:space="preserve">oung mothers in </w:t>
        </w:r>
      </w:ins>
      <w:ins w:id="1328" w:author="Emily Smith-Greenaway" w:date="2020-08-09T15:23:00Z">
        <w:r w:rsidR="00DD5162">
          <w:rPr>
            <w:rFonts w:ascii="Aparajita" w:hAnsi="Aparajita" w:cs="Aparajita"/>
          </w:rPr>
          <w:t>the latter are</w:t>
        </w:r>
      </w:ins>
      <w:ins w:id="1329" w:author="Emily Smith-Greenaway" w:date="2020-08-08T15:53:00Z">
        <w:r w:rsidR="00350116">
          <w:rPr>
            <w:rFonts w:ascii="Aparajita" w:hAnsi="Aparajita" w:cs="Aparajita"/>
          </w:rPr>
          <w:t xml:space="preserve"> 132 times </w:t>
        </w:r>
      </w:ins>
      <w:ins w:id="1330" w:author="Emily Smith-Greenaway" w:date="2020-08-09T15:23:00Z">
        <w:r w:rsidR="00DD5162">
          <w:rPr>
            <w:rFonts w:ascii="Aparajita" w:hAnsi="Aparajita" w:cs="Aparajita"/>
          </w:rPr>
          <w:t xml:space="preserve">more </w:t>
        </w:r>
      </w:ins>
      <w:ins w:id="1331" w:author="Emily Smith-Greenaway" w:date="2020-08-08T15:53:00Z">
        <w:r w:rsidR="00350116">
          <w:rPr>
            <w:rFonts w:ascii="Aparajita" w:hAnsi="Aparajita" w:cs="Aparajita"/>
          </w:rPr>
          <w:t xml:space="preserve">likely to have </w:t>
        </w:r>
      </w:ins>
      <w:ins w:id="1332" w:author="Emily Smith-Greenaway" w:date="2020-08-10T08:07:00Z">
        <w:r w:rsidR="00D61E95">
          <w:rPr>
            <w:rFonts w:ascii="Aparajita" w:hAnsi="Aparajita" w:cs="Aparajita"/>
          </w:rPr>
          <w:t>had</w:t>
        </w:r>
      </w:ins>
      <w:ins w:id="1333" w:author="Emily Smith-Greenaway" w:date="2020-08-08T15:53:00Z">
        <w:r w:rsidR="00350116">
          <w:rPr>
            <w:rFonts w:ascii="Aparajita" w:hAnsi="Aparajita" w:cs="Aparajita"/>
          </w:rPr>
          <w:t xml:space="preserve"> an infant die </w:t>
        </w:r>
      </w:ins>
      <w:ins w:id="1334" w:author="Emily Smith-Greenaway" w:date="2020-08-08T15:54:00Z">
        <w:r w:rsidR="00350116">
          <w:rPr>
            <w:rFonts w:ascii="Aparajita" w:hAnsi="Aparajita" w:cs="Aparajita"/>
          </w:rPr>
          <w:t xml:space="preserve">than </w:t>
        </w:r>
      </w:ins>
      <w:ins w:id="1335" w:author="Emily Smith-Greenaway" w:date="2020-08-10T08:07:00Z">
        <w:r w:rsidR="00A36998">
          <w:rPr>
            <w:rFonts w:ascii="Aparajita" w:hAnsi="Aparajita" w:cs="Aparajita"/>
          </w:rPr>
          <w:t>mothers</w:t>
        </w:r>
      </w:ins>
      <w:ins w:id="1336" w:author="Emily Smith-Greenaway" w:date="2020-08-08T15:54:00Z">
        <w:r w:rsidR="00350116">
          <w:rPr>
            <w:rFonts w:ascii="Aparajita" w:hAnsi="Aparajita" w:cs="Aparajita"/>
          </w:rPr>
          <w:t xml:space="preserve"> in Hong Kong</w:t>
        </w:r>
      </w:ins>
      <w:ins w:id="1337" w:author="Emily Smith-Greenaway" w:date="2020-08-09T15:24:00Z">
        <w:r w:rsidR="00DD5162">
          <w:rPr>
            <w:rFonts w:ascii="Aparajita" w:hAnsi="Aparajita" w:cs="Aparajita"/>
          </w:rPr>
          <w:t>.</w:t>
        </w:r>
      </w:ins>
      <w:del w:id="1338" w:author="Emily Smith-Greenaway" w:date="2020-08-08T15:55:00Z">
        <w:r w:rsidRPr="00266175" w:rsidDel="00F43EB7">
          <w:rPr>
            <w:rFonts w:ascii="Aparajita" w:hAnsi="Aparajita" w:cs="Aparajita"/>
          </w:rPr>
          <w:delText xml:space="preserve"> For instance, </w:delText>
        </w:r>
        <w:commentRangeStart w:id="1339"/>
        <w:r w:rsidR="00064694" w:rsidRPr="00266175" w:rsidDel="00F43EB7">
          <w:rPr>
            <w:rFonts w:ascii="Aparajita" w:hAnsi="Aparajita" w:cs="Aparajita"/>
          </w:rPr>
          <w:delText xml:space="preserve">the infant mortality rate is 20 times higher in Angola than it is in Hong Kong, with </w:delText>
        </w:r>
        <w:r w:rsidR="00160F75" w:rsidDel="00F43EB7">
          <w:rPr>
            <w:rFonts w:ascii="Aparajita" w:hAnsi="Aparajita" w:cs="Aparajita"/>
          </w:rPr>
          <w:delText>57.8</w:delText>
        </w:r>
        <w:r w:rsidR="00160F75" w:rsidRPr="00266175" w:rsidDel="00F43EB7">
          <w:rPr>
            <w:rFonts w:ascii="Aparajita" w:hAnsi="Aparajita" w:cs="Aparajita"/>
          </w:rPr>
          <w:delText xml:space="preserve"> </w:delText>
        </w:r>
        <w:r w:rsidR="00064694" w:rsidRPr="00266175" w:rsidDel="00F43EB7">
          <w:rPr>
            <w:rFonts w:ascii="Aparajita" w:hAnsi="Aparajita" w:cs="Aparajita"/>
          </w:rPr>
          <w:delText>infants dying before their first birthday in the former versus</w:delText>
        </w:r>
        <w:r w:rsidR="00160F75" w:rsidDel="00F43EB7">
          <w:rPr>
            <w:rFonts w:ascii="Aparajita" w:hAnsi="Aparajita" w:cs="Aparajita"/>
          </w:rPr>
          <w:delText xml:space="preserve"> 1.4</w:delText>
        </w:r>
        <w:commentRangeEnd w:id="1339"/>
        <w:r w:rsidR="00C150E7" w:rsidDel="00F43EB7">
          <w:rPr>
            <w:rStyle w:val="CommentReference"/>
            <w:rFonts w:asciiTheme="minorHAnsi" w:eastAsiaTheme="minorHAnsi" w:hAnsiTheme="minorHAnsi" w:cstheme="minorBidi"/>
          </w:rPr>
          <w:commentReference w:id="1339"/>
        </w:r>
        <w:r w:rsidR="00064694" w:rsidRPr="00266175" w:rsidDel="00F43EB7">
          <w:rPr>
            <w:rFonts w:ascii="Aparajita" w:hAnsi="Aparajita" w:cs="Aparajita"/>
          </w:rPr>
          <w:delText xml:space="preserve"> in the lat</w:delText>
        </w:r>
        <w:r w:rsidR="00A6548D" w:rsidDel="00F43EB7">
          <w:rPr>
            <w:rFonts w:ascii="Aparajita" w:hAnsi="Aparajita" w:cs="Aparajita"/>
          </w:rPr>
          <w:delText>t</w:delText>
        </w:r>
        <w:r w:rsidR="00064694" w:rsidRPr="00266175" w:rsidDel="00F43EB7">
          <w:rPr>
            <w:rFonts w:ascii="Aparajita" w:hAnsi="Aparajita" w:cs="Aparajita"/>
          </w:rPr>
          <w:delText>er</w:delText>
        </w:r>
        <w:r w:rsidR="00A6548D" w:rsidDel="00F43EB7">
          <w:rPr>
            <w:rFonts w:ascii="Aparajita" w:hAnsi="Aparajita" w:cs="Aparajita"/>
          </w:rPr>
          <w:delText xml:space="preserve"> (see Appendix A)</w:delText>
        </w:r>
        <w:r w:rsidR="00064694" w:rsidRPr="00266175" w:rsidDel="00F43EB7">
          <w:rPr>
            <w:rFonts w:ascii="Aparajita" w:hAnsi="Aparajita" w:cs="Aparajita"/>
          </w:rPr>
          <w:delText xml:space="preserve">. However, the mIM in Angola is </w:delText>
        </w:r>
        <w:r w:rsidR="00064694" w:rsidRPr="00A6548D" w:rsidDel="00F43EB7">
          <w:rPr>
            <w:rFonts w:ascii="Aparajita" w:hAnsi="Aparajita" w:cs="Aparajita"/>
            <w:i/>
            <w:iCs/>
          </w:rPr>
          <w:delText>124 times</w:delText>
        </w:r>
        <w:r w:rsidR="00064694" w:rsidRPr="00266175" w:rsidDel="00F43EB7">
          <w:rPr>
            <w:rFonts w:ascii="Aparajita" w:hAnsi="Aparajita" w:cs="Aparajita"/>
          </w:rPr>
          <w:delText xml:space="preserve"> higher than it is in Hong Kong: </w:delText>
        </w:r>
        <w:r w:rsidR="00C65650" w:rsidRPr="00266175" w:rsidDel="00F43EB7">
          <w:rPr>
            <w:rFonts w:ascii="Aparajita" w:hAnsi="Aparajita" w:cs="Aparajita"/>
          </w:rPr>
          <w:delText xml:space="preserve">2 out of 1,000 young mothers </w:delText>
        </w:r>
        <w:r w:rsidR="00064694" w:rsidRPr="00266175" w:rsidDel="00F43EB7">
          <w:rPr>
            <w:rFonts w:ascii="Aparajita" w:hAnsi="Aparajita" w:cs="Aparajita"/>
          </w:rPr>
          <w:delText xml:space="preserve">in Hong Kong </w:delText>
        </w:r>
        <w:r w:rsidR="00C65650" w:rsidRPr="00266175" w:rsidDel="00F43EB7">
          <w:rPr>
            <w:rFonts w:ascii="Aparajita" w:hAnsi="Aparajita" w:cs="Aparajita"/>
          </w:rPr>
          <w:delText>have lost an infant</w:delText>
        </w:r>
        <w:r w:rsidR="00C150E7" w:rsidDel="00F43EB7">
          <w:rPr>
            <w:rFonts w:ascii="Aparajita" w:hAnsi="Aparajita" w:cs="Aparajita"/>
          </w:rPr>
          <w:delText xml:space="preserve"> compared to </w:delText>
        </w:r>
        <w:commentRangeStart w:id="1340"/>
        <w:r w:rsidR="00680642" w:rsidDel="00F43EB7">
          <w:rPr>
            <w:rFonts w:ascii="Aparajita" w:hAnsi="Aparajita" w:cs="Aparajita"/>
          </w:rPr>
          <w:delText>168</w:delText>
        </w:r>
        <w:r w:rsidR="00C150E7" w:rsidDel="00F43EB7">
          <w:rPr>
            <w:rFonts w:ascii="Aparajita" w:hAnsi="Aparajita" w:cs="Aparajita"/>
          </w:rPr>
          <w:delText xml:space="preserve"> in</w:delText>
        </w:r>
        <w:r w:rsidR="009A57FD" w:rsidRPr="00266175" w:rsidDel="00F43EB7">
          <w:rPr>
            <w:rFonts w:ascii="Aparajita" w:hAnsi="Aparajita" w:cs="Aparajita"/>
          </w:rPr>
          <w:delText xml:space="preserve"> Angola</w:delText>
        </w:r>
        <w:commentRangeEnd w:id="1340"/>
        <w:r w:rsidR="00680642" w:rsidDel="00F43EB7">
          <w:rPr>
            <w:rStyle w:val="CommentReference"/>
            <w:rFonts w:asciiTheme="minorHAnsi" w:eastAsiaTheme="minorHAnsi" w:hAnsiTheme="minorHAnsi" w:cstheme="minorBidi"/>
          </w:rPr>
          <w:commentReference w:id="1340"/>
        </w:r>
        <w:r w:rsidR="00064694" w:rsidRPr="00266175" w:rsidDel="00F43EB7">
          <w:rPr>
            <w:rFonts w:ascii="Aparajita" w:hAnsi="Aparajita" w:cs="Aparajita"/>
          </w:rPr>
          <w:delText xml:space="preserve">. </w:delText>
        </w:r>
      </w:del>
      <w:moveFromRangeStart w:id="1341" w:author="Emily Smith-Greenaway" w:date="2020-08-08T15:56:00Z" w:name="move47794591"/>
      <w:moveFrom w:id="1342" w:author="Emily Smith-Greenaway" w:date="2020-08-08T15:56:00Z">
        <w:r w:rsidR="0092133C" w:rsidDel="00F43EB7">
          <w:rPr>
            <w:rFonts w:ascii="Aparajita" w:hAnsi="Aparajita" w:cs="Aparajita"/>
          </w:rPr>
          <w:t>In this way,</w:t>
        </w:r>
        <w:r w:rsidR="00064694" w:rsidRPr="00266175" w:rsidDel="00F43EB7">
          <w:rPr>
            <w:rFonts w:ascii="Aparajita" w:hAnsi="Aparajita" w:cs="Aparajita"/>
          </w:rPr>
          <w:t xml:space="preserve"> the mIM </w:t>
        </w:r>
        <w:r w:rsidR="0092133C" w:rsidDel="00F43EB7">
          <w:rPr>
            <w:rFonts w:ascii="Aparajita" w:hAnsi="Aparajita" w:cs="Aparajita"/>
          </w:rPr>
          <w:t xml:space="preserve">completely </w:t>
        </w:r>
        <w:r w:rsidR="00680642" w:rsidDel="00F43EB7">
          <w:rPr>
            <w:rFonts w:ascii="Aparajita" w:hAnsi="Aparajita" w:cs="Aparajita"/>
          </w:rPr>
          <w:t xml:space="preserve">re-scales </w:t>
        </w:r>
        <w:r w:rsidR="00064694" w:rsidRPr="00266175" w:rsidDel="00F43EB7">
          <w:rPr>
            <w:rFonts w:ascii="Aparajita" w:hAnsi="Aparajita" w:cs="Aparajita"/>
          </w:rPr>
          <w:t xml:space="preserve">the inequality </w:t>
        </w:r>
        <w:r w:rsidR="00A6548D" w:rsidDel="00F43EB7">
          <w:rPr>
            <w:rFonts w:ascii="Aparajita" w:hAnsi="Aparajita" w:cs="Aparajita"/>
          </w:rPr>
          <w:t>in maternal experiences that</w:t>
        </w:r>
        <w:r w:rsidR="008A0317" w:rsidDel="00F43EB7">
          <w:rPr>
            <w:rFonts w:ascii="Aparajita" w:hAnsi="Aparajita" w:cs="Aparajita"/>
          </w:rPr>
          <w:t xml:space="preserve"> women</w:t>
        </w:r>
        <w:r w:rsidR="00A6548D" w:rsidDel="00F43EB7">
          <w:rPr>
            <w:rFonts w:ascii="Aparajita" w:hAnsi="Aparajita" w:cs="Aparajita"/>
          </w:rPr>
          <w:t xml:space="preserve"> in these populations </w:t>
        </w:r>
        <w:r w:rsidR="008A0317" w:rsidDel="00F43EB7">
          <w:rPr>
            <w:rFonts w:ascii="Aparajita" w:hAnsi="Aparajita" w:cs="Aparajita"/>
          </w:rPr>
          <w:t>have endured</w:t>
        </w:r>
        <w:r w:rsidR="00FE0D0A" w:rsidDel="00F43EB7">
          <w:rPr>
            <w:rFonts w:ascii="Aparajita" w:hAnsi="Aparajita" w:cs="Aparajita"/>
          </w:rPr>
          <w:t xml:space="preserve"> and shows it to be far vast</w:t>
        </w:r>
        <w:r w:rsidR="005922C8" w:rsidDel="00F43EB7">
          <w:rPr>
            <w:rFonts w:ascii="Aparajita" w:hAnsi="Aparajita" w:cs="Aparajita"/>
          </w:rPr>
          <w:t>er</w:t>
        </w:r>
        <w:r w:rsidR="00FE0D0A" w:rsidDel="00F43EB7">
          <w:rPr>
            <w:rFonts w:ascii="Aparajita" w:hAnsi="Aparajita" w:cs="Aparajita"/>
          </w:rPr>
          <w:t xml:space="preserve"> than the annualized, child-centered metrics suggest.</w:t>
        </w:r>
      </w:moveFrom>
      <w:moveFromRangeEnd w:id="1341"/>
    </w:p>
    <w:p w14:paraId="350CE97B" w14:textId="47111056" w:rsidR="00AE57DA" w:rsidRPr="00266175" w:rsidRDefault="009D01D6" w:rsidP="009C383D">
      <w:pPr>
        <w:ind w:firstLine="720"/>
        <w:rPr>
          <w:rFonts w:ascii="Aparajita" w:hAnsi="Aparajita" w:cs="Aparajita"/>
        </w:rPr>
      </w:pPr>
      <w:ins w:id="1343" w:author="Emily Smith-Greenaway" w:date="2020-08-09T00:11:00Z">
        <w:r>
          <w:rPr>
            <w:rFonts w:ascii="Aparajita" w:hAnsi="Aparajita" w:cs="Aparajita"/>
          </w:rPr>
          <w:lastRenderedPageBreak/>
          <w:t>The bottom panel</w:t>
        </w:r>
      </w:ins>
      <w:ins w:id="1344" w:author="Emily Smith-Greenaway" w:date="2020-08-09T15:31:00Z">
        <w:r w:rsidR="00DC1A4D">
          <w:rPr>
            <w:rFonts w:ascii="Aparajita" w:hAnsi="Aparajita" w:cs="Aparajita"/>
          </w:rPr>
          <w:t xml:space="preserve"> of </w:t>
        </w:r>
        <w:r w:rsidR="00DC1A4D">
          <w:rPr>
            <w:rFonts w:ascii="Aparajita" w:hAnsi="Aparajita" w:cs="Aparajita"/>
            <w:b/>
            <w:bCs/>
          </w:rPr>
          <w:t>Fig. 1</w:t>
        </w:r>
      </w:ins>
      <w:ins w:id="1345" w:author="Emily Smith-Greenaway" w:date="2020-08-09T00:11:00Z">
        <w:r>
          <w:rPr>
            <w:rFonts w:ascii="Aparajita" w:hAnsi="Aparajita" w:cs="Aparajita"/>
          </w:rPr>
          <w:t xml:space="preserve"> presents the mIM estimates for older mothers.</w:t>
        </w:r>
      </w:ins>
      <w:ins w:id="1346" w:author="Emily Smith-Greenaway" w:date="2020-08-08T16:06:00Z">
        <w:r w:rsidR="00AE57DA">
          <w:rPr>
            <w:rFonts w:ascii="Aparajita" w:hAnsi="Aparajita" w:cs="Aparajita"/>
          </w:rPr>
          <w:t xml:space="preserve"> </w:t>
        </w:r>
      </w:ins>
      <w:ins w:id="1347" w:author="Emily Smith-Greenaway" w:date="2020-08-09T00:11:00Z">
        <w:r>
          <w:rPr>
            <w:rFonts w:ascii="Aparajita" w:hAnsi="Aparajita" w:cs="Aparajita"/>
          </w:rPr>
          <w:t>T</w:t>
        </w:r>
      </w:ins>
      <w:ins w:id="1348" w:author="Emily Smith-Greenaway" w:date="2020-08-08T16:06:00Z">
        <w:r w:rsidR="00AE57DA">
          <w:rPr>
            <w:rFonts w:ascii="Aparajita" w:hAnsi="Aparajita" w:cs="Aparajita"/>
          </w:rPr>
          <w:t>he US ranks 30</w:t>
        </w:r>
        <w:r w:rsidR="00AE57DA" w:rsidRPr="009D766B">
          <w:rPr>
            <w:rFonts w:ascii="Aparajita" w:hAnsi="Aparajita" w:cs="Aparajita"/>
            <w:vertAlign w:val="superscript"/>
          </w:rPr>
          <w:t>th</w:t>
        </w:r>
        <w:r w:rsidR="00AE57DA">
          <w:rPr>
            <w:rFonts w:ascii="Aparajita" w:hAnsi="Aparajita" w:cs="Aparajita"/>
          </w:rPr>
          <w:t xml:space="preserve"> in terms of the </w:t>
        </w:r>
      </w:ins>
      <w:ins w:id="1349" w:author="Emily Smith-Greenaway" w:date="2020-08-09T15:26:00Z">
        <w:r w:rsidR="00F24CBB">
          <w:rPr>
            <w:rFonts w:ascii="Aparajita" w:hAnsi="Aparajita" w:cs="Aparajita"/>
          </w:rPr>
          <w:t xml:space="preserve">mIM for older mothers: </w:t>
        </w:r>
      </w:ins>
      <w:ins w:id="1350" w:author="Emily Smith-Greenaway" w:date="2020-08-08T16:06:00Z">
        <w:r w:rsidR="00AE57DA">
          <w:rPr>
            <w:rFonts w:ascii="Aparajita" w:hAnsi="Aparajita" w:cs="Aparajita"/>
          </w:rPr>
          <w:t xml:space="preserve">20 per 1,000 mothers ages 45-49 </w:t>
        </w:r>
      </w:ins>
      <w:ins w:id="1351" w:author="Emily Smith-Greenaway" w:date="2020-08-09T15:26:00Z">
        <w:r w:rsidR="00F24CBB">
          <w:rPr>
            <w:rFonts w:ascii="Aparajita" w:hAnsi="Aparajita" w:cs="Aparajita"/>
          </w:rPr>
          <w:t xml:space="preserve">are estimated to </w:t>
        </w:r>
      </w:ins>
      <w:ins w:id="1352" w:author="Emily Smith-Greenaway" w:date="2020-08-08T16:06:00Z">
        <w:r w:rsidR="00AE57DA">
          <w:rPr>
            <w:rFonts w:ascii="Aparajita" w:hAnsi="Aparajita" w:cs="Aparajita"/>
          </w:rPr>
          <w:t>hav</w:t>
        </w:r>
      </w:ins>
      <w:ins w:id="1353" w:author="Emily Smith-Greenaway" w:date="2020-08-09T15:26:00Z">
        <w:r w:rsidR="00F24CBB">
          <w:rPr>
            <w:rFonts w:ascii="Aparajita" w:hAnsi="Aparajita" w:cs="Aparajita"/>
          </w:rPr>
          <w:t xml:space="preserve">e </w:t>
        </w:r>
      </w:ins>
      <w:ins w:id="1354" w:author="Emily Smith-Greenaway" w:date="2020-08-08T16:06:00Z">
        <w:r w:rsidR="00AE57DA">
          <w:rPr>
            <w:rFonts w:ascii="Aparajita" w:hAnsi="Aparajita" w:cs="Aparajita"/>
          </w:rPr>
          <w:t>lost an infant—a</w:t>
        </w:r>
      </w:ins>
      <w:ins w:id="1355" w:author="Emily Smith-Greenaway" w:date="2020-08-09T00:15:00Z">
        <w:r w:rsidR="00A702BB">
          <w:rPr>
            <w:rFonts w:ascii="Aparajita" w:hAnsi="Aparajita" w:cs="Aparajita"/>
          </w:rPr>
          <w:t xml:space="preserve"> </w:t>
        </w:r>
      </w:ins>
      <w:ins w:id="1356" w:author="Emily Smith-Greenaway" w:date="2020-08-09T15:26:00Z">
        <w:r w:rsidR="00F24CBB">
          <w:rPr>
            <w:rFonts w:ascii="Aparajita" w:hAnsi="Aparajita" w:cs="Aparajita"/>
          </w:rPr>
          <w:t>prevalence of maternal bereavement also documented in</w:t>
        </w:r>
      </w:ins>
      <w:ins w:id="1357" w:author="Emily Smith-Greenaway" w:date="2020-08-08T16:06:00Z">
        <w:r w:rsidR="00AE57DA">
          <w:rPr>
            <w:rFonts w:ascii="Aparajita" w:hAnsi="Aparajita" w:cs="Aparajita"/>
          </w:rPr>
          <w:t xml:space="preserve"> Cuba, Cyprus, and Israel.</w:t>
        </w:r>
        <w:r w:rsidR="00AE57DA" w:rsidRPr="00B8525F">
          <w:rPr>
            <w:rFonts w:ascii="Aparajita" w:hAnsi="Aparajita" w:cs="Aparajita"/>
          </w:rPr>
          <w:t xml:space="preserve"> </w:t>
        </w:r>
      </w:ins>
      <w:moveToRangeStart w:id="1358" w:author="Emily Smith-Greenaway" w:date="2020-08-09T00:13:00Z" w:name="move47824416"/>
      <w:moveTo w:id="1359" w:author="Emily Smith-Greenaway" w:date="2020-08-09T00:13:00Z">
        <w:del w:id="1360" w:author="Emily Smith-Greenaway" w:date="2020-08-09T00:13:00Z">
          <w:r w:rsidRPr="00266175" w:rsidDel="009D01D6">
            <w:rPr>
              <w:rFonts w:ascii="Aparajita" w:hAnsi="Aparajita" w:cs="Aparajita"/>
            </w:rPr>
            <w:delText>The</w:delText>
          </w:r>
          <w:r w:rsidDel="009D01D6">
            <w:rPr>
              <w:rFonts w:ascii="Aparajita" w:hAnsi="Aparajita" w:cs="Aparajita"/>
            </w:rPr>
            <w:delText>se</w:delText>
          </w:r>
          <w:r w:rsidRPr="00266175" w:rsidDel="009D01D6">
            <w:rPr>
              <w:rFonts w:ascii="Aparajita" w:hAnsi="Aparajita" w:cs="Aparajita"/>
            </w:rPr>
            <w:delText xml:space="preserve"> high levels of child loss among older mothers in the Middle East and Africa relative to younger mothers</w:delText>
          </w:r>
          <w:r w:rsidDel="009D01D6">
            <w:rPr>
              <w:rFonts w:ascii="Aparajita" w:hAnsi="Aparajita" w:cs="Aparajita"/>
            </w:rPr>
            <w:delText xml:space="preserve"> in those same countries</w:delText>
          </w:r>
          <w:r w:rsidRPr="00266175" w:rsidDel="009D01D6">
            <w:rPr>
              <w:rFonts w:ascii="Aparajita" w:hAnsi="Aparajita" w:cs="Aparajita"/>
            </w:rPr>
            <w:delText xml:space="preserve"> </w:delText>
          </w:r>
          <w:r w:rsidDel="009D01D6">
            <w:rPr>
              <w:rFonts w:ascii="Aparajita" w:hAnsi="Aparajita" w:cs="Aparajita"/>
            </w:rPr>
            <w:delText>flows from</w:delText>
          </w:r>
          <w:r w:rsidRPr="00266175" w:rsidDel="009D01D6">
            <w:rPr>
              <w:rFonts w:ascii="Aparajita" w:hAnsi="Aparajita" w:cs="Aparajita"/>
            </w:rPr>
            <w:delText xml:space="preserve"> the </w:delText>
          </w:r>
          <w:r w:rsidDel="009D01D6">
            <w:rPr>
              <w:rFonts w:ascii="Aparajita" w:hAnsi="Aparajita" w:cs="Aparajita"/>
            </w:rPr>
            <w:delText xml:space="preserve">swift and recent improvements </w:delText>
          </w:r>
          <w:r w:rsidRPr="00266175" w:rsidDel="009D01D6">
            <w:rPr>
              <w:rFonts w:ascii="Aparajita" w:hAnsi="Aparajita" w:cs="Aparajita"/>
            </w:rPr>
            <w:delText>in mortality conditions.</w:delText>
          </w:r>
        </w:del>
      </w:moveTo>
      <w:moveToRangeEnd w:id="1358"/>
      <w:ins w:id="1361" w:author="Emily Smith-Greenaway" w:date="2020-08-09T15:29:00Z">
        <w:r w:rsidR="00F24CBB">
          <w:rPr>
            <w:rFonts w:ascii="Aparajita" w:hAnsi="Aparajita" w:cs="Aparajita"/>
          </w:rPr>
          <w:t>I</w:t>
        </w:r>
      </w:ins>
      <w:ins w:id="1362" w:author="Emily Smith-Greenaway" w:date="2020-08-08T16:06:00Z">
        <w:r w:rsidR="00AE57DA">
          <w:rPr>
            <w:rFonts w:ascii="Aparajita" w:hAnsi="Aparajita" w:cs="Aparajita"/>
          </w:rPr>
          <w:t xml:space="preserve">n more than 50 countries, concentrated in </w:t>
        </w:r>
      </w:ins>
      <w:ins w:id="1363" w:author="Emily Smith-Greenaway" w:date="2020-08-10T08:07:00Z">
        <w:r w:rsidR="00A36998">
          <w:rPr>
            <w:rFonts w:ascii="Aparajita" w:hAnsi="Aparajita" w:cs="Aparajita"/>
          </w:rPr>
          <w:t xml:space="preserve">the Middle East </w:t>
        </w:r>
      </w:ins>
      <w:ins w:id="1364" w:author="Emily Smith-Greenaway" w:date="2020-08-09T15:29:00Z">
        <w:r w:rsidR="00F24CBB">
          <w:rPr>
            <w:rFonts w:ascii="Aparajita" w:hAnsi="Aparajita" w:cs="Aparajita"/>
          </w:rPr>
          <w:t xml:space="preserve">and </w:t>
        </w:r>
      </w:ins>
      <w:ins w:id="1365" w:author="Emily Smith-Greenaway" w:date="2020-08-10T08:07:00Z">
        <w:r w:rsidR="00A36998">
          <w:rPr>
            <w:rFonts w:ascii="Aparajita" w:hAnsi="Aparajita" w:cs="Aparajita"/>
          </w:rPr>
          <w:t>sub-Saharan Africa</w:t>
        </w:r>
      </w:ins>
      <w:ins w:id="1366" w:author="Emily Smith-Greenaway" w:date="2020-08-08T16:06:00Z">
        <w:r w:rsidR="00AE57DA">
          <w:rPr>
            <w:rFonts w:ascii="Aparajita" w:hAnsi="Aparajita" w:cs="Aparajita"/>
          </w:rPr>
          <w:t>, mothers ages 45-49 are more than ten times likely to have lost an infant than mothers in the US. Liberia has t</w:t>
        </w:r>
        <w:r w:rsidR="00AE57DA" w:rsidRPr="00B8525F">
          <w:rPr>
            <w:rFonts w:ascii="Aparajita" w:hAnsi="Aparajita" w:cs="Aparajita"/>
          </w:rPr>
          <w:t>he highest mIM</w:t>
        </w:r>
        <w:r w:rsidR="00AE57DA">
          <w:rPr>
            <w:rFonts w:ascii="Aparajita" w:hAnsi="Aparajita" w:cs="Aparajita"/>
          </w:rPr>
          <w:t xml:space="preserve"> for older mothers, with an estimated</w:t>
        </w:r>
        <w:r w:rsidR="00AE57DA" w:rsidRPr="00B8525F">
          <w:rPr>
            <w:rFonts w:ascii="Aparajita" w:hAnsi="Aparajita" w:cs="Aparajita"/>
          </w:rPr>
          <w:t xml:space="preserve"> 465 per 1,000 mothers</w:t>
        </w:r>
        <w:r w:rsidR="00AE57DA">
          <w:rPr>
            <w:rFonts w:ascii="Aparajita" w:hAnsi="Aparajita" w:cs="Aparajita"/>
          </w:rPr>
          <w:t xml:space="preserve"> age 45-49 having lost an infant</w:t>
        </w:r>
        <w:r w:rsidR="00AE57DA" w:rsidRPr="00B8525F">
          <w:rPr>
            <w:rFonts w:ascii="Aparajita" w:hAnsi="Aparajita" w:cs="Aparajita"/>
          </w:rPr>
          <w:t xml:space="preserve">. </w:t>
        </w:r>
      </w:ins>
      <w:ins w:id="1367" w:author="Emily Smith-Greenaway" w:date="2020-08-09T15:30:00Z">
        <w:r w:rsidR="00F24CBB">
          <w:rPr>
            <w:rFonts w:ascii="Aparajita" w:hAnsi="Aparajita" w:cs="Aparajita"/>
          </w:rPr>
          <w:t>An older mother in Liberia is</w:t>
        </w:r>
      </w:ins>
      <w:ins w:id="1368" w:author="Emily Smith-Greenaway" w:date="2020-08-08T16:06:00Z">
        <w:r w:rsidR="00AE57DA" w:rsidRPr="00B8525F">
          <w:rPr>
            <w:rFonts w:ascii="Aparajita" w:hAnsi="Aparajita" w:cs="Aparajita"/>
          </w:rPr>
          <w:t xml:space="preserve"> 76 times </w:t>
        </w:r>
      </w:ins>
      <w:ins w:id="1369" w:author="Emily Smith-Greenaway" w:date="2020-08-09T15:30:00Z">
        <w:r w:rsidR="00F24CBB">
          <w:rPr>
            <w:rFonts w:ascii="Aparajita" w:hAnsi="Aparajita" w:cs="Aparajita"/>
          </w:rPr>
          <w:t xml:space="preserve">more likely to have experienced an infant </w:t>
        </w:r>
      </w:ins>
      <w:ins w:id="1370" w:author="Emily Smith-Greenaway" w:date="2020-08-10T08:08:00Z">
        <w:r w:rsidR="00413DA8">
          <w:rPr>
            <w:rFonts w:ascii="Aparajita" w:hAnsi="Aparajita" w:cs="Aparajita"/>
          </w:rPr>
          <w:t xml:space="preserve">die than an older mother </w:t>
        </w:r>
      </w:ins>
      <w:ins w:id="1371" w:author="Emily Smith-Greenaway" w:date="2020-08-09T15:30:00Z">
        <w:r w:rsidR="00F24CBB">
          <w:rPr>
            <w:rFonts w:ascii="Aparajita" w:hAnsi="Aparajita" w:cs="Aparajita"/>
          </w:rPr>
          <w:t xml:space="preserve">in Hong Kong, the population with </w:t>
        </w:r>
      </w:ins>
      <w:ins w:id="1372" w:author="Emily Smith-Greenaway" w:date="2020-08-08T16:06:00Z">
        <w:r w:rsidR="00AE57DA" w:rsidRPr="00B8525F">
          <w:rPr>
            <w:rFonts w:ascii="Aparajita" w:hAnsi="Aparajita" w:cs="Aparajita"/>
          </w:rPr>
          <w:t xml:space="preserve">the </w:t>
        </w:r>
        <w:r w:rsidR="00AE57DA">
          <w:rPr>
            <w:rFonts w:ascii="Aparajita" w:hAnsi="Aparajita" w:cs="Aparajita"/>
          </w:rPr>
          <w:t xml:space="preserve">lowest recorded mIM for older mothers </w:t>
        </w:r>
      </w:ins>
      <w:ins w:id="1373" w:author="Emily Smith-Greenaway" w:date="2020-08-09T00:14:00Z">
        <w:r>
          <w:rPr>
            <w:rFonts w:ascii="Aparajita" w:hAnsi="Aparajita" w:cs="Aparajita"/>
          </w:rPr>
          <w:t>(</w:t>
        </w:r>
      </w:ins>
      <w:ins w:id="1374" w:author="Emily Smith-Greenaway" w:date="2020-08-08T16:06:00Z">
        <w:r w:rsidR="00AE57DA">
          <w:rPr>
            <w:rFonts w:ascii="Aparajita" w:hAnsi="Aparajita" w:cs="Aparajita"/>
          </w:rPr>
          <w:t>6 per 1,000)</w:t>
        </w:r>
      </w:ins>
      <w:ins w:id="1375" w:author="Emily Smith-Greenaway" w:date="2020-08-09T00:14:00Z">
        <w:r>
          <w:rPr>
            <w:rFonts w:ascii="Aparajita" w:hAnsi="Aparajita" w:cs="Aparajita"/>
          </w:rPr>
          <w:t>,</w:t>
        </w:r>
      </w:ins>
      <w:ins w:id="1376" w:author="Emily Smith-Greenaway" w:date="2020-08-08T16:06:00Z">
        <w:r w:rsidR="00AE57DA" w:rsidRPr="00B8525F">
          <w:rPr>
            <w:rFonts w:ascii="Aparajita" w:hAnsi="Aparajita" w:cs="Aparajita"/>
          </w:rPr>
          <w:t xml:space="preserve"> and</w:t>
        </w:r>
      </w:ins>
      <w:ins w:id="1377" w:author="Emily Smith-Greenaway" w:date="2020-08-09T15:30:00Z">
        <w:r w:rsidR="00F24CBB">
          <w:rPr>
            <w:rFonts w:ascii="Aparajita" w:hAnsi="Aparajita" w:cs="Aparajita"/>
          </w:rPr>
          <w:t xml:space="preserve"> are</w:t>
        </w:r>
      </w:ins>
      <w:ins w:id="1378" w:author="Emily Smith-Greenaway" w:date="2020-08-08T16:06:00Z">
        <w:r w:rsidR="00AE57DA" w:rsidRPr="00B8525F">
          <w:rPr>
            <w:rFonts w:ascii="Aparajita" w:hAnsi="Aparajita" w:cs="Aparajita"/>
          </w:rPr>
          <w:t xml:space="preserve"> 23 </w:t>
        </w:r>
      </w:ins>
      <w:ins w:id="1379" w:author="Emily Smith-Greenaway" w:date="2020-08-09T15:30:00Z">
        <w:r w:rsidR="00F24CBB">
          <w:rPr>
            <w:rFonts w:ascii="Aparajita" w:hAnsi="Aparajita" w:cs="Aparajita"/>
          </w:rPr>
          <w:t>times more l</w:t>
        </w:r>
      </w:ins>
      <w:ins w:id="1380" w:author="Emily Smith-Greenaway" w:date="2020-08-09T15:31:00Z">
        <w:r w:rsidR="00F24CBB">
          <w:rPr>
            <w:rFonts w:ascii="Aparajita" w:hAnsi="Aparajita" w:cs="Aparajita"/>
          </w:rPr>
          <w:t>ikely to than</w:t>
        </w:r>
      </w:ins>
      <w:ins w:id="1381" w:author="Emily Smith-Greenaway" w:date="2020-08-08T16:06:00Z">
        <w:r w:rsidR="00AE57DA" w:rsidRPr="00B8525F">
          <w:rPr>
            <w:rFonts w:ascii="Aparajita" w:hAnsi="Aparajita" w:cs="Aparajita"/>
          </w:rPr>
          <w:t xml:space="preserve"> </w:t>
        </w:r>
      </w:ins>
      <w:ins w:id="1382" w:author="Emily Smith-Greenaway" w:date="2020-08-09T15:31:00Z">
        <w:r w:rsidR="00F24CBB">
          <w:rPr>
            <w:rFonts w:ascii="Aparajita" w:hAnsi="Aparajita" w:cs="Aparajita"/>
          </w:rPr>
          <w:t>mothers in the US</w:t>
        </w:r>
      </w:ins>
      <w:ins w:id="1383" w:author="Emily Smith-Greenaway" w:date="2020-08-08T16:06:00Z">
        <w:r w:rsidR="00AE57DA" w:rsidRPr="00B8525F">
          <w:rPr>
            <w:rFonts w:ascii="Aparajita" w:hAnsi="Aparajita" w:cs="Aparajita"/>
          </w:rPr>
          <w:t xml:space="preserve"> (20</w:t>
        </w:r>
        <w:r w:rsidR="00AE57DA">
          <w:rPr>
            <w:rFonts w:ascii="Aparajita" w:hAnsi="Aparajita" w:cs="Aparajita"/>
          </w:rPr>
          <w:t xml:space="preserve"> per 1,000</w:t>
        </w:r>
        <w:r w:rsidR="00AE57DA" w:rsidRPr="00B8525F">
          <w:rPr>
            <w:rFonts w:ascii="Aparajita" w:hAnsi="Aparajita" w:cs="Aparajita"/>
          </w:rPr>
          <w:t>)</w:t>
        </w:r>
      </w:ins>
      <w:ins w:id="1384" w:author="Emily Smith-Greenaway" w:date="2020-08-09T00:14:00Z">
        <w:r>
          <w:rPr>
            <w:rFonts w:ascii="Aparajita" w:hAnsi="Aparajita" w:cs="Aparajita"/>
          </w:rPr>
          <w:t>. Again, this</w:t>
        </w:r>
      </w:ins>
      <w:ins w:id="1385" w:author="Emily Smith-Greenaway" w:date="2020-08-09T00:15:00Z">
        <w:r>
          <w:rPr>
            <w:rFonts w:ascii="Aparajita" w:hAnsi="Aparajita" w:cs="Aparajita"/>
          </w:rPr>
          <w:t xml:space="preserve"> difference is </w:t>
        </w:r>
      </w:ins>
      <w:ins w:id="1386" w:author="Emily Smith-Greenaway" w:date="2020-08-10T08:08:00Z">
        <w:r w:rsidR="00413DA8">
          <w:rPr>
            <w:rFonts w:ascii="Aparajita" w:hAnsi="Aparajita" w:cs="Aparajita"/>
          </w:rPr>
          <w:t>far greater than t</w:t>
        </w:r>
      </w:ins>
      <w:ins w:id="1387" w:author="Emily Smith-Greenaway" w:date="2020-08-10T08:09:00Z">
        <w:r w:rsidR="00413DA8">
          <w:rPr>
            <w:rFonts w:ascii="Aparajita" w:hAnsi="Aparajita" w:cs="Aparajita"/>
          </w:rPr>
          <w:t>he infant mortality rates:</w:t>
        </w:r>
      </w:ins>
      <w:ins w:id="1388" w:author="Emily Smith-Greenaway" w:date="2020-08-09T00:15:00Z">
        <w:r>
          <w:rPr>
            <w:rFonts w:ascii="Aparajita" w:hAnsi="Aparajita" w:cs="Aparajita"/>
          </w:rPr>
          <w:t xml:space="preserve"> </w:t>
        </w:r>
      </w:ins>
      <w:ins w:id="1389" w:author="Emily Smith-Greenaway" w:date="2020-08-10T08:09:00Z">
        <w:r w:rsidR="00413DA8">
          <w:rPr>
            <w:rFonts w:ascii="Aparajita" w:hAnsi="Aparajita" w:cs="Aparajita"/>
          </w:rPr>
          <w:t>infants</w:t>
        </w:r>
      </w:ins>
      <w:ins w:id="1390" w:author="Emily Smith-Greenaway" w:date="2020-08-08T16:06:00Z">
        <w:r w:rsidR="00AE57DA" w:rsidRPr="00B8525F">
          <w:rPr>
            <w:rFonts w:ascii="Aparajita" w:hAnsi="Aparajita" w:cs="Aparajita"/>
          </w:rPr>
          <w:t xml:space="preserve"> in Liberia </w:t>
        </w:r>
      </w:ins>
      <w:ins w:id="1391" w:author="Emily Smith-Greenaway" w:date="2020-08-10T08:09:00Z">
        <w:r w:rsidR="00413DA8">
          <w:rPr>
            <w:rFonts w:ascii="Aparajita" w:hAnsi="Aparajita" w:cs="Aparajita"/>
          </w:rPr>
          <w:t>are ten times more likely to die before than first birthday than inf</w:t>
        </w:r>
      </w:ins>
      <w:ins w:id="1392" w:author="Emily Smith-Greenaway" w:date="2020-08-10T08:10:00Z">
        <w:r w:rsidR="00413DA8">
          <w:rPr>
            <w:rFonts w:ascii="Aparajita" w:hAnsi="Aparajita" w:cs="Aparajita"/>
          </w:rPr>
          <w:t xml:space="preserve">ants in the US </w:t>
        </w:r>
      </w:ins>
      <w:ins w:id="1393" w:author="Emily Smith-Greenaway" w:date="2020-08-08T16:06:00Z">
        <w:r w:rsidR="00AE57DA" w:rsidRPr="00B8525F">
          <w:rPr>
            <w:rFonts w:ascii="Aparajita" w:hAnsi="Aparajita" w:cs="Aparajita"/>
          </w:rPr>
          <w:t>(62.5</w:t>
        </w:r>
        <w:r w:rsidR="00AE57DA">
          <w:rPr>
            <w:rFonts w:ascii="Aparajita" w:hAnsi="Aparajita" w:cs="Aparajita"/>
          </w:rPr>
          <w:t xml:space="preserve"> infant deaths </w:t>
        </w:r>
      </w:ins>
      <w:ins w:id="1394" w:author="Emily Smith-Greenaway" w:date="2020-08-10T08:10:00Z">
        <w:r w:rsidR="00413DA8">
          <w:rPr>
            <w:rFonts w:ascii="Aparajita" w:hAnsi="Aparajita" w:cs="Aparajita"/>
          </w:rPr>
          <w:t xml:space="preserve">versus 6 infant deaths </w:t>
        </w:r>
      </w:ins>
      <w:ins w:id="1395" w:author="Emily Smith-Greenaway" w:date="2020-08-08T16:06:00Z">
        <w:r w:rsidR="00AE57DA">
          <w:rPr>
            <w:rFonts w:ascii="Aparajita" w:hAnsi="Aparajita" w:cs="Aparajita"/>
          </w:rPr>
          <w:t>per 1,000 live births</w:t>
        </w:r>
        <w:r w:rsidR="00AE57DA" w:rsidRPr="00B8525F">
          <w:rPr>
            <w:rFonts w:ascii="Aparajita" w:hAnsi="Aparajita" w:cs="Aparajita"/>
          </w:rPr>
          <w:t>)</w:t>
        </w:r>
      </w:ins>
      <w:ins w:id="1396" w:author="Emily Smith-Greenaway" w:date="2020-08-09T00:15:00Z">
        <w:r>
          <w:rPr>
            <w:rFonts w:ascii="Aparajita" w:hAnsi="Aparajita" w:cs="Aparajita"/>
          </w:rPr>
          <w:t xml:space="preserve">. </w:t>
        </w:r>
      </w:ins>
      <w:ins w:id="1397" w:author="Emily Smith-Greenaway" w:date="2020-08-09T15:38:00Z">
        <w:r w:rsidR="001B6A70">
          <w:rPr>
            <w:rFonts w:ascii="Aparajita" w:hAnsi="Aparajita" w:cs="Aparajita"/>
          </w:rPr>
          <w:t xml:space="preserve">Overall, the mIM values for older mothers are higher, with the average across 168 countries at an estimated 145 mothers having lost an infant per 1,000. </w:t>
        </w:r>
      </w:ins>
      <w:ins w:id="1398" w:author="Emily Smith-Greenaway" w:date="2020-08-09T15:29:00Z">
        <w:r w:rsidR="00F24CBB">
          <w:rPr>
            <w:rFonts w:ascii="Aparajita" w:hAnsi="Aparajita" w:cs="Aparajita"/>
          </w:rPr>
          <w:t xml:space="preserve">In general, </w:t>
        </w:r>
      </w:ins>
      <w:ins w:id="1399" w:author="Emily Smith-Greenaway" w:date="2020-08-09T15:39:00Z">
        <w:r w:rsidR="001B6A70">
          <w:rPr>
            <w:rFonts w:ascii="Aparajita" w:hAnsi="Aparajita" w:cs="Aparajita"/>
          </w:rPr>
          <w:t xml:space="preserve">however, </w:t>
        </w:r>
      </w:ins>
      <w:ins w:id="1400" w:author="Emily Smith-Greenaway" w:date="2020-08-09T15:29:00Z">
        <w:r w:rsidR="00F24CBB">
          <w:rPr>
            <w:rFonts w:ascii="Aparajita" w:hAnsi="Aparajita" w:cs="Aparajita"/>
          </w:rPr>
          <w:t xml:space="preserve">global inequality in </w:t>
        </w:r>
      </w:ins>
      <w:ins w:id="1401" w:author="Emily Smith-Greenaway" w:date="2020-08-10T08:10:00Z">
        <w:r w:rsidR="00413DA8">
          <w:rPr>
            <w:rFonts w:ascii="Aparajita" w:hAnsi="Aparajita" w:cs="Aparajita"/>
          </w:rPr>
          <w:t>infant loss for</w:t>
        </w:r>
      </w:ins>
      <w:ins w:id="1402" w:author="Emily Smith-Greenaway" w:date="2020-08-09T15:29:00Z">
        <w:r w:rsidR="00F24CBB">
          <w:rPr>
            <w:rFonts w:ascii="Aparajita" w:hAnsi="Aparajita" w:cs="Aparajita"/>
          </w:rPr>
          <w:t xml:space="preserve"> older mothers is smaller than </w:t>
        </w:r>
      </w:ins>
      <w:ins w:id="1403" w:author="Emily Smith-Greenaway" w:date="2020-08-10T08:10:00Z">
        <w:r w:rsidR="00413DA8">
          <w:rPr>
            <w:rFonts w:ascii="Aparajita" w:hAnsi="Aparajita" w:cs="Aparajita"/>
          </w:rPr>
          <w:t xml:space="preserve">that </w:t>
        </w:r>
      </w:ins>
      <w:ins w:id="1404" w:author="Emily Smith-Greenaway" w:date="2020-08-09T15:29:00Z">
        <w:r w:rsidR="00F24CBB">
          <w:rPr>
            <w:rFonts w:ascii="Aparajita" w:hAnsi="Aparajita" w:cs="Aparajita"/>
          </w:rPr>
          <w:t>for younger mothers, possibly owing to the legacy of higher mortality worldwid</w:t>
        </w:r>
      </w:ins>
      <w:ins w:id="1405" w:author="Emily Smith-Greenaway" w:date="2020-08-10T08:11:00Z">
        <w:r w:rsidR="0040187D">
          <w:rPr>
            <w:rFonts w:ascii="Aparajita" w:hAnsi="Aparajita" w:cs="Aparajita"/>
          </w:rPr>
          <w:t>e. This could also be the result of</w:t>
        </w:r>
      </w:ins>
      <w:ins w:id="1406" w:author="Emily Smith-Greenaway" w:date="2020-08-09T15:29:00Z">
        <w:r w:rsidR="00F24CBB">
          <w:rPr>
            <w:rFonts w:ascii="Aparajita" w:hAnsi="Aparajita" w:cs="Aparajita"/>
          </w:rPr>
          <w:t xml:space="preserve"> bereaved mothers in the highest mortality contexts </w:t>
        </w:r>
      </w:ins>
      <w:ins w:id="1407" w:author="Emily Smith-Greenaway" w:date="2020-08-10T08:11:00Z">
        <w:r w:rsidR="0040187D">
          <w:rPr>
            <w:rFonts w:ascii="Aparajita" w:hAnsi="Aparajita" w:cs="Aparajita"/>
          </w:rPr>
          <w:t>having</w:t>
        </w:r>
      </w:ins>
      <w:ins w:id="1408" w:author="Emily Smith-Greenaway" w:date="2020-08-09T15:29:00Z">
        <w:r w:rsidR="00F24CBB">
          <w:rPr>
            <w:rFonts w:ascii="Aparajita" w:hAnsi="Aparajita" w:cs="Aparajita"/>
          </w:rPr>
          <w:t xml:space="preserve"> </w:t>
        </w:r>
      </w:ins>
      <w:ins w:id="1409" w:author="Emily Smith-Greenaway" w:date="2020-08-09T15:41:00Z">
        <w:r w:rsidR="00DD5A72">
          <w:rPr>
            <w:rFonts w:ascii="Aparajita" w:hAnsi="Aparajita" w:cs="Aparajita"/>
          </w:rPr>
          <w:t xml:space="preserve">also died prematurely, </w:t>
        </w:r>
      </w:ins>
      <w:ins w:id="1410" w:author="Emily Smith-Greenaway" w:date="2020-08-09T15:29:00Z">
        <w:r w:rsidR="00F24CBB">
          <w:rPr>
            <w:rFonts w:ascii="Aparajita" w:hAnsi="Aparajita" w:cs="Aparajita"/>
          </w:rPr>
          <w:t xml:space="preserve">resulting in </w:t>
        </w:r>
      </w:ins>
      <w:ins w:id="1411" w:author="Emily Smith-Greenaway" w:date="2020-08-09T15:41:00Z">
        <w:r w:rsidR="00DD5A72">
          <w:rPr>
            <w:rFonts w:ascii="Aparajita" w:hAnsi="Aparajita" w:cs="Aparajita"/>
          </w:rPr>
          <w:t xml:space="preserve">their omission and thus a </w:t>
        </w:r>
      </w:ins>
      <w:ins w:id="1412" w:author="Emily Smith-Greenaway" w:date="2020-08-10T08:17:00Z">
        <w:r w:rsidR="002D061A">
          <w:rPr>
            <w:rFonts w:ascii="Aparajita" w:hAnsi="Aparajita" w:cs="Aparajita"/>
          </w:rPr>
          <w:t>cap on the</w:t>
        </w:r>
      </w:ins>
      <w:ins w:id="1413" w:author="Emily Smith-Greenaway" w:date="2020-08-09T15:29:00Z">
        <w:r w:rsidR="00F24CBB">
          <w:rPr>
            <w:rFonts w:ascii="Aparajita" w:hAnsi="Aparajita" w:cs="Aparajita"/>
          </w:rPr>
          <w:t xml:space="preserve"> prevalence of bereaved mothers</w:t>
        </w:r>
      </w:ins>
      <w:ins w:id="1414" w:author="Emily Smith-Greenaway" w:date="2020-08-10T08:17:00Z">
        <w:r w:rsidR="002D061A">
          <w:rPr>
            <w:rFonts w:ascii="Aparajita" w:hAnsi="Aparajita" w:cs="Aparajita"/>
          </w:rPr>
          <w:t xml:space="preserve"> in the most affected countries</w:t>
        </w:r>
      </w:ins>
      <w:ins w:id="1415" w:author="Emily Smith-Greenaway" w:date="2020-08-09T15:29:00Z">
        <w:r w:rsidR="00F24CBB">
          <w:rPr>
            <w:rFonts w:ascii="Aparajita" w:hAnsi="Aparajita" w:cs="Aparajita"/>
          </w:rPr>
          <w:t xml:space="preserve">. </w:t>
        </w:r>
      </w:ins>
    </w:p>
    <w:p w14:paraId="4A5DAA87" w14:textId="58E68E2A" w:rsidR="002B27F1" w:rsidRPr="006D2A78" w:rsidRDefault="00F02934" w:rsidP="006A5F7C">
      <w:pPr>
        <w:rPr>
          <w:ins w:id="1416" w:author="Emily Smith-Greenaway" w:date="2020-08-09T00:18:00Z"/>
          <w:rFonts w:ascii="Aparajita" w:hAnsi="Aparajita" w:cs="Aparajita"/>
          <w:b/>
          <w:bCs/>
        </w:rPr>
      </w:pPr>
      <w:del w:id="1417" w:author="Emily Smith-Greenaway" w:date="2020-08-09T00:17:00Z">
        <w:r w:rsidRPr="006D2A78" w:rsidDel="002B27F1">
          <w:rPr>
            <w:rFonts w:ascii="Aparajita" w:hAnsi="Aparajita" w:cs="Aparajita"/>
          </w:rPr>
          <w:tab/>
        </w:r>
      </w:del>
      <w:ins w:id="1418" w:author="Emily Smith-Greenaway" w:date="2020-08-08T16:44:00Z">
        <w:r w:rsidR="005E2C4C" w:rsidRPr="006D2A78">
          <w:rPr>
            <w:rFonts w:ascii="Aparajita" w:hAnsi="Aparajita" w:cs="Aparajita"/>
            <w:b/>
            <w:bCs/>
          </w:rPr>
          <w:t>Maternal Burden of Under-Five Mortality (mU5M)</w:t>
        </w:r>
      </w:ins>
    </w:p>
    <w:p w14:paraId="18545965" w14:textId="39C006A6" w:rsidR="00C65650" w:rsidRPr="00266175" w:rsidDel="00EB493D" w:rsidRDefault="00064694" w:rsidP="006D2A78">
      <w:pPr>
        <w:rPr>
          <w:del w:id="1419" w:author="Emily Smith-Greenaway" w:date="2020-08-08T16:40:00Z"/>
          <w:rFonts w:ascii="Aparajita" w:hAnsi="Aparajita" w:cs="Aparajita"/>
        </w:rPr>
      </w:pPr>
      <w:del w:id="1420" w:author="Emily Smith-Greenaway" w:date="2020-08-09T00:18:00Z">
        <w:r w:rsidRPr="00011943" w:rsidDel="002B27F1">
          <w:rPr>
            <w:rFonts w:ascii="Aparajita" w:hAnsi="Aparajita" w:cs="Aparajita"/>
            <w:b/>
            <w:bCs/>
            <w:rPrChange w:id="1421" w:author="Emily Smith-Greenaway" w:date="2020-08-09T00:18:00Z">
              <w:rPr>
                <w:rFonts w:ascii="Aparajita" w:hAnsi="Aparajita" w:cs="Aparajita"/>
              </w:rPr>
            </w:rPrChange>
          </w:rPr>
          <w:delText>The estimates</w:delText>
        </w:r>
        <w:r w:rsidR="00D7757E" w:rsidRPr="00011943" w:rsidDel="002B27F1">
          <w:rPr>
            <w:rFonts w:ascii="Aparajita" w:hAnsi="Aparajita" w:cs="Aparajita"/>
            <w:b/>
            <w:bCs/>
            <w:rPrChange w:id="1422" w:author="Emily Smith-Greenaway" w:date="2020-08-09T00:18:00Z">
              <w:rPr>
                <w:rFonts w:ascii="Aparajita" w:hAnsi="Aparajita" w:cs="Aparajita"/>
              </w:rPr>
            </w:rPrChange>
          </w:rPr>
          <w:delText xml:space="preserve"> pertain only to the death of children before age one, offering no indication of the prevalence by which mothers have experienced the death of children</w:delText>
        </w:r>
        <w:r w:rsidR="00C150E7" w:rsidRPr="00011943" w:rsidDel="002B27F1">
          <w:rPr>
            <w:rFonts w:ascii="Aparajita" w:hAnsi="Aparajita" w:cs="Aparajita"/>
            <w:b/>
            <w:bCs/>
            <w:rPrChange w:id="1423" w:author="Emily Smith-Greenaway" w:date="2020-08-09T00:18:00Z">
              <w:rPr>
                <w:rFonts w:ascii="Aparajita" w:hAnsi="Aparajita" w:cs="Aparajita"/>
              </w:rPr>
            </w:rPrChange>
          </w:rPr>
          <w:delText xml:space="preserve"> under five or older children</w:delText>
        </w:r>
        <w:r w:rsidR="00D7757E" w:rsidRPr="00011943" w:rsidDel="002B27F1">
          <w:rPr>
            <w:rFonts w:ascii="Aparajita" w:hAnsi="Aparajita" w:cs="Aparajita"/>
            <w:b/>
            <w:bCs/>
            <w:rPrChange w:id="1424" w:author="Emily Smith-Greenaway" w:date="2020-08-09T00:18:00Z">
              <w:rPr>
                <w:rFonts w:ascii="Aparajita" w:hAnsi="Aparajita" w:cs="Aparajita"/>
              </w:rPr>
            </w:rPrChange>
          </w:rPr>
          <w:delText xml:space="preserve">. </w:delText>
        </w:r>
      </w:del>
      <w:r w:rsidR="00F02934" w:rsidRPr="00011943">
        <w:rPr>
          <w:rFonts w:ascii="Aparajita" w:hAnsi="Aparajita" w:cs="Aparajita"/>
          <w:b/>
          <w:bCs/>
          <w:rPrChange w:id="1425" w:author="Emily Smith-Greenaway" w:date="2020-08-09T00:18:00Z">
            <w:rPr>
              <w:rFonts w:ascii="Aparajita" w:hAnsi="Aparajita" w:cs="Aparajita"/>
            </w:rPr>
          </w:rPrChange>
        </w:rPr>
        <w:t>F</w:t>
      </w:r>
      <w:r w:rsidR="0002599D" w:rsidRPr="00011943">
        <w:rPr>
          <w:rFonts w:ascii="Aparajita" w:hAnsi="Aparajita" w:cs="Aparajita"/>
          <w:b/>
          <w:bCs/>
          <w:rPrChange w:id="1426" w:author="Emily Smith-Greenaway" w:date="2020-08-09T00:18:00Z">
            <w:rPr>
              <w:rFonts w:ascii="Aparajita" w:hAnsi="Aparajita" w:cs="Aparajita"/>
            </w:rPr>
          </w:rPrChange>
        </w:rPr>
        <w:t>ig</w:t>
      </w:r>
      <w:del w:id="1427" w:author="Emily Smith-Greenaway" w:date="2020-08-09T15:31:00Z">
        <w:r w:rsidR="0002599D" w:rsidRPr="00011943" w:rsidDel="00DC1A4D">
          <w:rPr>
            <w:rFonts w:ascii="Aparajita" w:hAnsi="Aparajita" w:cs="Aparajita"/>
            <w:b/>
            <w:bCs/>
            <w:rPrChange w:id="1428" w:author="Emily Smith-Greenaway" w:date="2020-08-09T00:18:00Z">
              <w:rPr>
                <w:rFonts w:ascii="Aparajita" w:hAnsi="Aparajita" w:cs="Aparajita"/>
              </w:rPr>
            </w:rPrChange>
          </w:rPr>
          <w:delText>ure</w:delText>
        </w:r>
      </w:del>
      <w:ins w:id="1429" w:author="Emily Smith-Greenaway" w:date="2020-08-09T15:31:00Z">
        <w:r w:rsidR="00DC1A4D">
          <w:rPr>
            <w:rFonts w:ascii="Aparajita" w:hAnsi="Aparajita" w:cs="Aparajita"/>
            <w:b/>
            <w:bCs/>
          </w:rPr>
          <w:t>.</w:t>
        </w:r>
      </w:ins>
      <w:r w:rsidR="0002599D" w:rsidRPr="00011943">
        <w:rPr>
          <w:rFonts w:ascii="Aparajita" w:hAnsi="Aparajita" w:cs="Aparajita"/>
          <w:b/>
          <w:bCs/>
          <w:rPrChange w:id="1430" w:author="Emily Smith-Greenaway" w:date="2020-08-09T00:18:00Z">
            <w:rPr>
              <w:rFonts w:ascii="Aparajita" w:hAnsi="Aparajita" w:cs="Aparajita"/>
            </w:rPr>
          </w:rPrChange>
        </w:rPr>
        <w:t xml:space="preserve"> </w:t>
      </w:r>
      <w:r w:rsidR="00DE30E5" w:rsidRPr="00011943">
        <w:rPr>
          <w:rFonts w:ascii="Aparajita" w:hAnsi="Aparajita" w:cs="Aparajita"/>
          <w:b/>
          <w:bCs/>
          <w:rPrChange w:id="1431" w:author="Emily Smith-Greenaway" w:date="2020-08-09T00:18:00Z">
            <w:rPr>
              <w:rFonts w:ascii="Aparajita" w:hAnsi="Aparajita" w:cs="Aparajita"/>
            </w:rPr>
          </w:rPrChange>
        </w:rPr>
        <w:t>2</w:t>
      </w:r>
      <w:r w:rsidR="0002599D" w:rsidRPr="00266175">
        <w:rPr>
          <w:rFonts w:ascii="Aparajita" w:hAnsi="Aparajita" w:cs="Aparajita"/>
        </w:rPr>
        <w:t xml:space="preserve"> </w:t>
      </w:r>
      <w:del w:id="1432" w:author="Emily Smith-Greenaway" w:date="2020-08-09T15:33:00Z">
        <w:r w:rsidR="0002599D" w:rsidRPr="00266175" w:rsidDel="003C014B">
          <w:rPr>
            <w:rFonts w:ascii="Aparajita" w:hAnsi="Aparajita" w:cs="Aparajita"/>
          </w:rPr>
          <w:delText xml:space="preserve">depicts the </w:delText>
        </w:r>
        <w:r w:rsidR="00C150E7" w:rsidDel="003C014B">
          <w:rPr>
            <w:rFonts w:ascii="Aparajita" w:hAnsi="Aparajita" w:cs="Aparajita"/>
          </w:rPr>
          <w:delText>global</w:delText>
        </w:r>
      </w:del>
      <w:ins w:id="1433" w:author="Emily Smith-Greenaway" w:date="2020-08-09T15:33:00Z">
        <w:r w:rsidR="003C014B">
          <w:rPr>
            <w:rFonts w:ascii="Aparajita" w:hAnsi="Aparajita" w:cs="Aparajita"/>
          </w:rPr>
          <w:t>maps the</w:t>
        </w:r>
      </w:ins>
      <w:r w:rsidR="00C150E7">
        <w:rPr>
          <w:rFonts w:ascii="Aparajita" w:hAnsi="Aparajita" w:cs="Aparajita"/>
        </w:rPr>
        <w:t xml:space="preserve"> </w:t>
      </w:r>
      <w:r w:rsidR="00305828" w:rsidRPr="00266175">
        <w:rPr>
          <w:rFonts w:ascii="Aparajita" w:hAnsi="Aparajita" w:cs="Aparajita"/>
        </w:rPr>
        <w:t>m</w:t>
      </w:r>
      <w:r w:rsidR="00DE30E5" w:rsidRPr="00266175">
        <w:rPr>
          <w:rFonts w:ascii="Aparajita" w:hAnsi="Aparajita" w:cs="Aparajita"/>
        </w:rPr>
        <w:t>U5</w:t>
      </w:r>
      <w:r w:rsidR="00305828" w:rsidRPr="00266175">
        <w:rPr>
          <w:rFonts w:ascii="Aparajita" w:hAnsi="Aparajita" w:cs="Aparajita"/>
        </w:rPr>
        <w:t>M</w:t>
      </w:r>
      <w:r w:rsidR="00C150E7">
        <w:rPr>
          <w:rFonts w:ascii="Aparajita" w:hAnsi="Aparajita" w:cs="Aparajita"/>
        </w:rPr>
        <w:t xml:space="preserve">, summarizing </w:t>
      </w:r>
      <w:r w:rsidR="00D7757E" w:rsidRPr="00266175">
        <w:rPr>
          <w:rFonts w:ascii="Aparajita" w:hAnsi="Aparajita" w:cs="Aparajita"/>
        </w:rPr>
        <w:t xml:space="preserve">the prevalence of mothers who have experienced a </w:t>
      </w:r>
      <w:del w:id="1434" w:author="Emily Smith-Greenaway" w:date="2020-08-09T08:29:00Z">
        <w:r w:rsidR="00D7757E" w:rsidRPr="00266175" w:rsidDel="006B2C1C">
          <w:rPr>
            <w:rFonts w:ascii="Aparajita" w:hAnsi="Aparajita" w:cs="Aparajita"/>
          </w:rPr>
          <w:delText xml:space="preserve">young </w:delText>
        </w:r>
      </w:del>
      <w:r w:rsidR="00D7757E" w:rsidRPr="00266175">
        <w:rPr>
          <w:rFonts w:ascii="Aparajita" w:hAnsi="Aparajita" w:cs="Aparajita"/>
        </w:rPr>
        <w:t xml:space="preserve">child </w:t>
      </w:r>
      <w:ins w:id="1435" w:author="Emily Smith-Greenaway" w:date="2020-08-09T08:29:00Z">
        <w:r w:rsidR="006B2C1C">
          <w:rPr>
            <w:rFonts w:ascii="Aparajita" w:hAnsi="Aparajita" w:cs="Aparajita"/>
          </w:rPr>
          <w:t>die between birth and age five</w:t>
        </w:r>
      </w:ins>
      <w:del w:id="1436" w:author="Emily Smith-Greenaway" w:date="2020-08-09T08:29:00Z">
        <w:r w:rsidR="00D7757E" w:rsidRPr="00266175" w:rsidDel="006B2C1C">
          <w:rPr>
            <w:rFonts w:ascii="Aparajita" w:hAnsi="Aparajita" w:cs="Aparajita"/>
          </w:rPr>
          <w:delText>die</w:delText>
        </w:r>
      </w:del>
      <w:r w:rsidR="00D7757E" w:rsidRPr="00266175">
        <w:rPr>
          <w:rFonts w:ascii="Aparajita" w:hAnsi="Aparajita" w:cs="Aparajita"/>
        </w:rPr>
        <w:t xml:space="preserve">. </w:t>
      </w:r>
      <w:ins w:id="1437" w:author="Emily Smith-Greenaway" w:date="2020-08-09T15:44:00Z">
        <w:r w:rsidR="008414C0">
          <w:rPr>
            <w:rFonts w:ascii="Aparajita" w:hAnsi="Aparajita" w:cs="Aparajita"/>
          </w:rPr>
          <w:t>Starting with younger mothers (top panel), i</w:t>
        </w:r>
      </w:ins>
      <w:del w:id="1438" w:author="Emily Smith-Greenaway" w:date="2020-08-09T15:44:00Z">
        <w:r w:rsidR="000C55D6" w:rsidDel="008414C0">
          <w:rPr>
            <w:rFonts w:ascii="Aparajita" w:hAnsi="Aparajita" w:cs="Aparajita"/>
          </w:rPr>
          <w:delText>I</w:delText>
        </w:r>
      </w:del>
      <w:r w:rsidR="000C55D6">
        <w:rPr>
          <w:rFonts w:ascii="Aparajita" w:hAnsi="Aparajita" w:cs="Aparajita"/>
        </w:rPr>
        <w:t xml:space="preserve">n </w:t>
      </w:r>
      <w:del w:id="1439" w:author="Emily Smith-Greenaway" w:date="2020-08-09T15:37:00Z">
        <w:r w:rsidR="000C55D6" w:rsidDel="001B6A70">
          <w:rPr>
            <w:rFonts w:ascii="Aparajita" w:hAnsi="Aparajita" w:cs="Aparajita"/>
          </w:rPr>
          <w:delText xml:space="preserve">several </w:delText>
        </w:r>
      </w:del>
      <w:ins w:id="1440" w:author="Emily Smith-Greenaway" w:date="2020-08-09T15:37:00Z">
        <w:r w:rsidR="001B6A70">
          <w:rPr>
            <w:rFonts w:ascii="Aparajita" w:hAnsi="Aparajita" w:cs="Aparajita"/>
          </w:rPr>
          <w:t xml:space="preserve">select </w:t>
        </w:r>
      </w:ins>
      <w:r w:rsidR="000C55D6">
        <w:rPr>
          <w:rFonts w:ascii="Aparajita" w:hAnsi="Aparajita" w:cs="Aparajita"/>
        </w:rPr>
        <w:t>countrie</w:t>
      </w:r>
      <w:ins w:id="1441" w:author="Emily Smith-Greenaway" w:date="2020-08-09T15:37:00Z">
        <w:r w:rsidR="001B6A70">
          <w:rPr>
            <w:rFonts w:ascii="Aparajita" w:hAnsi="Aparajita" w:cs="Aparajita"/>
          </w:rPr>
          <w:t xml:space="preserve">s, </w:t>
        </w:r>
      </w:ins>
      <w:del w:id="1442" w:author="Emily Smith-Greenaway" w:date="2020-08-09T15:37:00Z">
        <w:r w:rsidR="000C55D6" w:rsidDel="001B6A70">
          <w:rPr>
            <w:rFonts w:ascii="Aparajita" w:hAnsi="Aparajita" w:cs="Aparajita"/>
          </w:rPr>
          <w:delText>s across Europe and Asia,</w:delText>
        </w:r>
      </w:del>
      <w:del w:id="1443" w:author="Emily Smith-Greenaway" w:date="2020-08-09T15:44:00Z">
        <w:r w:rsidR="000C55D6" w:rsidDel="008414C0">
          <w:rPr>
            <w:rFonts w:ascii="Aparajita" w:hAnsi="Aparajita" w:cs="Aparajita"/>
          </w:rPr>
          <w:delText xml:space="preserve"> </w:delText>
        </w:r>
      </w:del>
      <w:r w:rsidR="000C55D6">
        <w:rPr>
          <w:rFonts w:ascii="Aparajita" w:hAnsi="Aparajita" w:cs="Aparajita"/>
        </w:rPr>
        <w:t xml:space="preserve">fewer than </w:t>
      </w:r>
      <w:del w:id="1444" w:author="Emily Smith-Greenaway" w:date="2020-08-08T16:17:00Z">
        <w:r w:rsidR="000C55D6" w:rsidDel="004D032E">
          <w:rPr>
            <w:rFonts w:ascii="Aparajita" w:hAnsi="Aparajita" w:cs="Aparajita"/>
          </w:rPr>
          <w:delText xml:space="preserve">10 </w:delText>
        </w:r>
      </w:del>
      <w:ins w:id="1445" w:author="Emily Smith-Greenaway" w:date="2020-08-08T16:17:00Z">
        <w:r w:rsidR="004D032E">
          <w:rPr>
            <w:rFonts w:ascii="Aparajita" w:hAnsi="Aparajita" w:cs="Aparajita"/>
          </w:rPr>
          <w:t xml:space="preserve">5 </w:t>
        </w:r>
      </w:ins>
      <w:r w:rsidR="000C55D6">
        <w:rPr>
          <w:rFonts w:ascii="Aparajita" w:hAnsi="Aparajita" w:cs="Aparajita"/>
        </w:rPr>
        <w:t>per 1,000 young mothers had experienced a child die before age five</w:t>
      </w:r>
      <w:ins w:id="1446" w:author="Emily Smith-Greenaway" w:date="2020-08-09T15:37:00Z">
        <w:r w:rsidR="001B6A70">
          <w:rPr>
            <w:rFonts w:ascii="Aparajita" w:hAnsi="Aparajita" w:cs="Aparajita"/>
          </w:rPr>
          <w:t xml:space="preserve"> (Hong Kong, Singapore, Iceland, Japan, Finland, Sweden, Slovenia, Spain)</w:t>
        </w:r>
      </w:ins>
      <w:del w:id="1447" w:author="Emily Smith-Greenaway" w:date="2020-08-08T16:35:00Z">
        <w:r w:rsidR="000C55D6" w:rsidDel="00BA01A6">
          <w:rPr>
            <w:rFonts w:ascii="Aparajita" w:hAnsi="Aparajita" w:cs="Aparajita"/>
          </w:rPr>
          <w:delText xml:space="preserve">, whereas upwards of </w:delText>
        </w:r>
      </w:del>
      <w:del w:id="1448" w:author="Emily Smith-Greenaway" w:date="2020-08-08T16:18:00Z">
        <w:r w:rsidR="000C55D6" w:rsidDel="004D032E">
          <w:rPr>
            <w:rFonts w:ascii="Aparajita" w:hAnsi="Aparajita" w:cs="Aparajita"/>
          </w:rPr>
          <w:delText xml:space="preserve">35 </w:delText>
        </w:r>
      </w:del>
      <w:del w:id="1449" w:author="Emily Smith-Greenaway" w:date="2020-08-08T16:35:00Z">
        <w:r w:rsidR="000C55D6" w:rsidDel="00BA01A6">
          <w:rPr>
            <w:rFonts w:ascii="Aparajita" w:hAnsi="Aparajita" w:cs="Aparajita"/>
          </w:rPr>
          <w:delText>per 1,000 older mothers had</w:delText>
        </w:r>
      </w:del>
      <w:r w:rsidR="000C55D6">
        <w:rPr>
          <w:rFonts w:ascii="Aparajita" w:hAnsi="Aparajita" w:cs="Aparajita"/>
        </w:rPr>
        <w:t>.</w:t>
      </w:r>
      <w:ins w:id="1450" w:author="Emily Smith-Greenaway" w:date="2020-08-08T16:18:00Z">
        <w:r w:rsidR="004D032E">
          <w:rPr>
            <w:rFonts w:ascii="Aparajita" w:hAnsi="Aparajita" w:cs="Aparajita"/>
          </w:rPr>
          <w:t xml:space="preserve"> The estimates are higher in the US: NSFG survey estimate</w:t>
        </w:r>
      </w:ins>
      <w:ins w:id="1451" w:author="Emily Smith-Greenaway" w:date="2020-08-08T16:19:00Z">
        <w:r w:rsidR="004D032E">
          <w:rPr>
            <w:rFonts w:ascii="Aparajita" w:hAnsi="Aparajita" w:cs="Aparajita"/>
          </w:rPr>
          <w:t xml:space="preserve"> that 9.3 per 1,000 mothers age 20-44 have lost a child</w:t>
        </w:r>
      </w:ins>
      <w:ins w:id="1452" w:author="Emily Smith-Greenaway" w:date="2020-08-08T16:20:00Z">
        <w:r w:rsidR="004D032E">
          <w:rPr>
            <w:rFonts w:ascii="Aparajita" w:hAnsi="Aparajita" w:cs="Aparajita"/>
          </w:rPr>
          <w:t>, whereas the kin-cohort method estimates 13.9 per 1,000 mothers have</w:t>
        </w:r>
      </w:ins>
      <w:ins w:id="1453" w:author="Emily Smith-Greenaway" w:date="2020-08-09T08:35:00Z">
        <w:r w:rsidR="006B2C1C">
          <w:rPr>
            <w:rFonts w:ascii="Aparajita" w:hAnsi="Aparajita" w:cs="Aparajita"/>
          </w:rPr>
          <w:t xml:space="preserve"> (</w:t>
        </w:r>
      </w:ins>
      <w:ins w:id="1454" w:author="Emily Smith-Greenaway" w:date="2020-08-08T16:20:00Z">
        <w:r w:rsidR="004D032E">
          <w:rPr>
            <w:rFonts w:ascii="Aparajita" w:hAnsi="Aparajita" w:cs="Aparajita"/>
          </w:rPr>
          <w:t>a difference of less than 0.5 percentage points</w:t>
        </w:r>
      </w:ins>
      <w:ins w:id="1455" w:author="Emily Smith-Greenaway" w:date="2020-08-09T08:35:00Z">
        <w:r w:rsidR="006B2C1C">
          <w:rPr>
            <w:rFonts w:ascii="Aparajita" w:hAnsi="Aparajita" w:cs="Aparajita"/>
          </w:rPr>
          <w:t>)</w:t>
        </w:r>
      </w:ins>
      <w:ins w:id="1456" w:author="Emily Smith-Greenaway" w:date="2020-08-08T16:20:00Z">
        <w:r w:rsidR="004D032E">
          <w:rPr>
            <w:rFonts w:ascii="Aparajita" w:hAnsi="Aparajita" w:cs="Aparajita"/>
          </w:rPr>
          <w:t>.</w:t>
        </w:r>
      </w:ins>
      <w:ins w:id="1457" w:author="Emily Smith-Greenaway" w:date="2020-08-08T16:33:00Z">
        <w:r w:rsidR="00BA01A6">
          <w:rPr>
            <w:rFonts w:ascii="Aparajita" w:hAnsi="Aparajita" w:cs="Aparajita"/>
          </w:rPr>
          <w:t xml:space="preserve"> </w:t>
        </w:r>
      </w:ins>
      <w:ins w:id="1458" w:author="Emily Smith-Greenaway" w:date="2020-08-09T08:39:00Z">
        <w:r w:rsidR="009255A9">
          <w:rPr>
            <w:rFonts w:ascii="Aparajita" w:hAnsi="Aparajita" w:cs="Aparajita"/>
          </w:rPr>
          <w:t>Even so,</w:t>
        </w:r>
      </w:ins>
      <w:ins w:id="1459" w:author="Emily Smith-Greenaway" w:date="2020-08-09T15:39:00Z">
        <w:r w:rsidR="00DD5A72">
          <w:rPr>
            <w:rFonts w:ascii="Aparajita" w:hAnsi="Aparajita" w:cs="Aparajita"/>
          </w:rPr>
          <w:t xml:space="preserve"> in nearly 70 countries,</w:t>
        </w:r>
      </w:ins>
      <w:ins w:id="1460" w:author="Emily Smith-Greenaway" w:date="2020-08-09T08:39:00Z">
        <w:r w:rsidR="009255A9">
          <w:rPr>
            <w:rFonts w:ascii="Aparajita" w:hAnsi="Aparajita" w:cs="Aparajita"/>
          </w:rPr>
          <w:t xml:space="preserve"> </w:t>
        </w:r>
      </w:ins>
      <w:ins w:id="1461" w:author="Emily Smith-Greenaway" w:date="2020-08-08T16:34:00Z">
        <w:r w:rsidR="00BA01A6" w:rsidRPr="00B8525F">
          <w:rPr>
            <w:rFonts w:ascii="Aparajita" w:hAnsi="Aparajita" w:cs="Aparajita"/>
          </w:rPr>
          <w:t xml:space="preserve">the mU5M for young moms is ten or more times </w:t>
        </w:r>
      </w:ins>
      <w:ins w:id="1462" w:author="Emily Smith-Greenaway" w:date="2020-08-09T15:39:00Z">
        <w:r w:rsidR="00DD5A72">
          <w:rPr>
            <w:rFonts w:ascii="Aparajita" w:hAnsi="Aparajita" w:cs="Aparajita"/>
          </w:rPr>
          <w:t>higher than in the</w:t>
        </w:r>
      </w:ins>
      <w:ins w:id="1463" w:author="Emily Smith-Greenaway" w:date="2020-08-08T16:34:00Z">
        <w:r w:rsidR="00BA01A6" w:rsidRPr="00B8525F">
          <w:rPr>
            <w:rFonts w:ascii="Aparajita" w:hAnsi="Aparajita" w:cs="Aparajita"/>
          </w:rPr>
          <w:t xml:space="preserve"> US.</w:t>
        </w:r>
      </w:ins>
      <w:r w:rsidR="000C55D6">
        <w:rPr>
          <w:rFonts w:ascii="Aparajita" w:hAnsi="Aparajita" w:cs="Aparajita"/>
        </w:rPr>
        <w:t xml:space="preserve"> In as many as 15 countries across the Middle East and West and Central Africa, more than 300 per 1,000 </w:t>
      </w:r>
      <w:del w:id="1464" w:author="Emily Smith-Greenaway" w:date="2020-08-10T08:18:00Z">
        <w:r w:rsidR="000C55D6" w:rsidDel="002D061A">
          <w:rPr>
            <w:rFonts w:ascii="Aparajita" w:hAnsi="Aparajita" w:cs="Aparajita"/>
          </w:rPr>
          <w:delText xml:space="preserve">reproductive age </w:delText>
        </w:r>
      </w:del>
      <w:r w:rsidR="000C55D6">
        <w:rPr>
          <w:rFonts w:ascii="Aparajita" w:hAnsi="Aparajita" w:cs="Aparajita"/>
        </w:rPr>
        <w:t>mothers ha</w:t>
      </w:r>
      <w:ins w:id="1465" w:author="Emily Smith-Greenaway" w:date="2020-08-09T08:39:00Z">
        <w:r w:rsidR="009255A9">
          <w:rPr>
            <w:rFonts w:ascii="Aparajita" w:hAnsi="Aparajita" w:cs="Aparajita"/>
          </w:rPr>
          <w:t>ve</w:t>
        </w:r>
      </w:ins>
      <w:del w:id="1466" w:author="Emily Smith-Greenaway" w:date="2020-08-09T08:39:00Z">
        <w:r w:rsidR="000C55D6" w:rsidDel="009255A9">
          <w:rPr>
            <w:rFonts w:ascii="Aparajita" w:hAnsi="Aparajita" w:cs="Aparajita"/>
          </w:rPr>
          <w:delText>d</w:delText>
        </w:r>
      </w:del>
      <w:r w:rsidR="000C55D6">
        <w:rPr>
          <w:rFonts w:ascii="Aparajita" w:hAnsi="Aparajita" w:cs="Aparajita"/>
        </w:rPr>
        <w:t xml:space="preserve"> lost a child</w:t>
      </w:r>
      <w:del w:id="1467" w:author="Emily Smith-Greenaway" w:date="2020-08-09T08:39:00Z">
        <w:r w:rsidR="000C55D6" w:rsidDel="009255A9">
          <w:rPr>
            <w:rFonts w:ascii="Aparajita" w:hAnsi="Aparajita" w:cs="Aparajita"/>
          </w:rPr>
          <w:delText xml:space="preserve">, whereas </w:delText>
        </w:r>
        <w:r w:rsidR="00737092" w:rsidDel="009255A9">
          <w:rPr>
            <w:rFonts w:ascii="Aparajita" w:hAnsi="Aparajita" w:cs="Aparajita"/>
          </w:rPr>
          <w:delText>more than half of all older mothers had in most of these countries</w:delText>
        </w:r>
      </w:del>
      <w:r w:rsidR="00737092">
        <w:rPr>
          <w:rFonts w:ascii="Aparajita" w:hAnsi="Aparajita" w:cs="Aparajita"/>
        </w:rPr>
        <w:t>.</w:t>
      </w:r>
      <w:r w:rsidR="000C55D6">
        <w:rPr>
          <w:rFonts w:ascii="Aparajita" w:hAnsi="Aparajita" w:cs="Aparajita"/>
        </w:rPr>
        <w:t xml:space="preserve"> </w:t>
      </w:r>
      <w:ins w:id="1468" w:author="Emily Smith-Greenaway" w:date="2020-08-08T16:35:00Z">
        <w:r w:rsidR="00BA01A6">
          <w:rPr>
            <w:rFonts w:ascii="Aparajita" w:hAnsi="Aparajita" w:cs="Aparajita"/>
          </w:rPr>
          <w:t>The mU5M</w:t>
        </w:r>
        <w:r w:rsidR="00BA01A6" w:rsidRPr="00B8525F">
          <w:rPr>
            <w:rFonts w:ascii="Aparajita" w:hAnsi="Aparajita" w:cs="Aparajita"/>
          </w:rPr>
          <w:t xml:space="preserve"> range</w:t>
        </w:r>
      </w:ins>
      <w:ins w:id="1469" w:author="Emily Smith-Greenaway" w:date="2020-08-10T08:18:00Z">
        <w:r w:rsidR="002D061A">
          <w:rPr>
            <w:rFonts w:ascii="Aparajita" w:hAnsi="Aparajita" w:cs="Aparajita"/>
          </w:rPr>
          <w:t>s</w:t>
        </w:r>
      </w:ins>
      <w:ins w:id="1470" w:author="Emily Smith-Greenaway" w:date="2020-08-08T16:35:00Z">
        <w:r w:rsidR="00BA01A6" w:rsidRPr="00B8525F">
          <w:rPr>
            <w:rFonts w:ascii="Aparajita" w:hAnsi="Aparajita" w:cs="Aparajita"/>
          </w:rPr>
          <w:t xml:space="preserve"> from </w:t>
        </w:r>
      </w:ins>
      <w:ins w:id="1471" w:author="Emily Smith-Greenaway" w:date="2020-08-09T15:40:00Z">
        <w:r w:rsidR="00DD5A72">
          <w:rPr>
            <w:rFonts w:ascii="Aparajita" w:hAnsi="Aparajita" w:cs="Aparajita"/>
          </w:rPr>
          <w:t xml:space="preserve">a low of </w:t>
        </w:r>
      </w:ins>
      <w:ins w:id="1472" w:author="Emily Smith-Greenaway" w:date="2020-08-08T16:35:00Z">
        <w:r w:rsidR="00BA01A6" w:rsidRPr="00B8525F">
          <w:rPr>
            <w:rFonts w:ascii="Aparajita" w:hAnsi="Aparajita" w:cs="Aparajita"/>
          </w:rPr>
          <w:t xml:space="preserve">3.28 </w:t>
        </w:r>
      </w:ins>
      <w:ins w:id="1473" w:author="Emily Smith-Greenaway" w:date="2020-08-08T16:37:00Z">
        <w:r w:rsidR="00BA01A6">
          <w:rPr>
            <w:rFonts w:ascii="Aparajita" w:hAnsi="Aparajita" w:cs="Aparajita"/>
          </w:rPr>
          <w:t>per 1,000 mothers ages 2</w:t>
        </w:r>
      </w:ins>
      <w:ins w:id="1474" w:author="Emily Smith-Greenaway" w:date="2020-08-09T15:40:00Z">
        <w:r w:rsidR="00DD5A72">
          <w:rPr>
            <w:rFonts w:ascii="Aparajita" w:hAnsi="Aparajita" w:cs="Aparajita"/>
          </w:rPr>
          <w:t>0</w:t>
        </w:r>
      </w:ins>
      <w:ins w:id="1475" w:author="Emily Smith-Greenaway" w:date="2020-08-08T16:37:00Z">
        <w:r w:rsidR="00BA01A6">
          <w:rPr>
            <w:rFonts w:ascii="Aparajita" w:hAnsi="Aparajita" w:cs="Aparajita"/>
          </w:rPr>
          <w:t xml:space="preserve">-44 </w:t>
        </w:r>
      </w:ins>
      <w:ins w:id="1476" w:author="Emily Smith-Greenaway" w:date="2020-08-08T16:35:00Z">
        <w:r w:rsidR="00BA01A6" w:rsidRPr="00B8525F">
          <w:rPr>
            <w:rFonts w:ascii="Aparajita" w:hAnsi="Aparajita" w:cs="Aparajita"/>
          </w:rPr>
          <w:t xml:space="preserve">(Hong Kong) to 437 </w:t>
        </w:r>
      </w:ins>
      <w:ins w:id="1477" w:author="Emily Smith-Greenaway" w:date="2020-08-08T16:37:00Z">
        <w:r w:rsidR="00BA01A6">
          <w:rPr>
            <w:rFonts w:ascii="Aparajita" w:hAnsi="Aparajita" w:cs="Aparajita"/>
          </w:rPr>
          <w:t xml:space="preserve">per 1,000 mothers </w:t>
        </w:r>
      </w:ins>
      <w:ins w:id="1478" w:author="Emily Smith-Greenaway" w:date="2020-08-08T16:35:00Z">
        <w:r w:rsidR="00BA01A6" w:rsidRPr="00B8525F">
          <w:rPr>
            <w:rFonts w:ascii="Aparajita" w:hAnsi="Aparajita" w:cs="Aparajita"/>
          </w:rPr>
          <w:t>(Niger).</w:t>
        </w:r>
      </w:ins>
      <w:ins w:id="1479" w:author="Emily Smith-Greenaway" w:date="2020-08-08T16:36:00Z">
        <w:r w:rsidR="00BA01A6" w:rsidRPr="00BA01A6">
          <w:rPr>
            <w:rFonts w:ascii="Aparajita" w:hAnsi="Aparajita" w:cs="Aparajita"/>
          </w:rPr>
          <w:t xml:space="preserve"> </w:t>
        </w:r>
      </w:ins>
      <w:ins w:id="1480" w:author="Emily Smith-Greenaway" w:date="2020-08-08T16:39:00Z">
        <w:r w:rsidR="00EB493D">
          <w:rPr>
            <w:rFonts w:ascii="Aparajita" w:hAnsi="Aparajita" w:cs="Aparajita"/>
          </w:rPr>
          <w:t xml:space="preserve">As with </w:t>
        </w:r>
        <w:r w:rsidR="00EB493D" w:rsidRPr="00266175">
          <w:rPr>
            <w:rFonts w:ascii="Aparajita" w:hAnsi="Aparajita" w:cs="Aparajita"/>
          </w:rPr>
          <w:t xml:space="preserve">the mIM, </w:t>
        </w:r>
        <w:r w:rsidR="00EB493D">
          <w:rPr>
            <w:rFonts w:ascii="Aparajita" w:hAnsi="Aparajita" w:cs="Aparajita"/>
          </w:rPr>
          <w:t xml:space="preserve">the </w:t>
        </w:r>
        <w:r w:rsidR="00EB493D" w:rsidRPr="00266175">
          <w:rPr>
            <w:rFonts w:ascii="Aparajita" w:hAnsi="Aparajita" w:cs="Aparajita"/>
          </w:rPr>
          <w:t>inequalit</w:t>
        </w:r>
        <w:r w:rsidR="00EB493D">
          <w:rPr>
            <w:rFonts w:ascii="Aparajita" w:hAnsi="Aparajita" w:cs="Aparajita"/>
          </w:rPr>
          <w:t>y</w:t>
        </w:r>
        <w:r w:rsidR="00EB493D" w:rsidRPr="00266175">
          <w:rPr>
            <w:rFonts w:ascii="Aparajita" w:hAnsi="Aparajita" w:cs="Aparajita"/>
          </w:rPr>
          <w:t xml:space="preserve"> in mothers’ experiences of under-five mortality </w:t>
        </w:r>
        <w:r w:rsidR="00EB493D">
          <w:rPr>
            <w:rFonts w:ascii="Aparajita" w:hAnsi="Aparajita" w:cs="Aparajita"/>
          </w:rPr>
          <w:t xml:space="preserve">far exceeds both </w:t>
        </w:r>
        <w:r w:rsidR="00EB493D" w:rsidRPr="00266175">
          <w:rPr>
            <w:rFonts w:ascii="Aparajita" w:hAnsi="Aparajita" w:cs="Aparajita"/>
          </w:rPr>
          <w:t xml:space="preserve">current </w:t>
        </w:r>
        <w:r w:rsidR="00EB493D">
          <w:rPr>
            <w:rFonts w:ascii="Aparajita" w:hAnsi="Aparajita" w:cs="Aparajita"/>
          </w:rPr>
          <w:t xml:space="preserve">and historical differences in the </w:t>
        </w:r>
        <w:r w:rsidR="00EB493D" w:rsidRPr="00266175">
          <w:rPr>
            <w:rFonts w:ascii="Aparajita" w:hAnsi="Aparajita" w:cs="Aparajita"/>
          </w:rPr>
          <w:t>under-five mortality rates</w:t>
        </w:r>
        <w:r w:rsidR="00EB493D">
          <w:rPr>
            <w:rFonts w:ascii="Aparajita" w:hAnsi="Aparajita" w:cs="Aparajita"/>
          </w:rPr>
          <w:t xml:space="preserve"> themselves</w:t>
        </w:r>
        <w:r w:rsidR="00EB493D" w:rsidRPr="00266175">
          <w:rPr>
            <w:rFonts w:ascii="Aparajita" w:hAnsi="Aparajita" w:cs="Aparajita"/>
          </w:rPr>
          <w:t xml:space="preserve">. </w:t>
        </w:r>
      </w:ins>
      <w:ins w:id="1481" w:author="Emily Smith-Greenaway" w:date="2020-08-08T16:40:00Z">
        <w:r w:rsidR="00EB493D">
          <w:rPr>
            <w:rFonts w:ascii="Aparajita" w:hAnsi="Aparajita" w:cs="Aparajita"/>
          </w:rPr>
          <w:t>By way of example, t</w:t>
        </w:r>
      </w:ins>
      <w:ins w:id="1482" w:author="Emily Smith-Greenaway" w:date="2020-08-08T16:36:00Z">
        <w:r w:rsidR="00BA01A6" w:rsidRPr="00B8525F">
          <w:rPr>
            <w:rFonts w:ascii="Aparajita" w:hAnsi="Aparajita" w:cs="Aparajita"/>
          </w:rPr>
          <w:t xml:space="preserve">he mU5M in </w:t>
        </w:r>
      </w:ins>
      <w:ins w:id="1483" w:author="Emily Smith-Greenaway" w:date="2020-08-08T16:37:00Z">
        <w:r w:rsidR="00BA01A6">
          <w:rPr>
            <w:rFonts w:ascii="Aparajita" w:hAnsi="Aparajita" w:cs="Aparajita"/>
          </w:rPr>
          <w:t xml:space="preserve">Niger </w:t>
        </w:r>
      </w:ins>
      <w:ins w:id="1484" w:author="Emily Smith-Greenaway" w:date="2020-08-08T16:36:00Z">
        <w:r w:rsidR="00BA01A6" w:rsidRPr="00B8525F">
          <w:rPr>
            <w:rFonts w:ascii="Aparajita" w:hAnsi="Aparajita" w:cs="Aparajita"/>
          </w:rPr>
          <w:t xml:space="preserve">is 133 times that of Hong Kong, even as the </w:t>
        </w:r>
      </w:ins>
      <w:ins w:id="1485" w:author="Emily Smith-Greenaway" w:date="2020-08-08T16:38:00Z">
        <w:r w:rsidR="00BA01A6">
          <w:rPr>
            <w:rFonts w:ascii="Aparajita" w:hAnsi="Aparajita" w:cs="Aparajita"/>
          </w:rPr>
          <w:t>under-five mortality rate</w:t>
        </w:r>
      </w:ins>
      <w:ins w:id="1486" w:author="Emily Smith-Greenaway" w:date="2020-08-08T16:36:00Z">
        <w:r w:rsidR="00BA01A6" w:rsidRPr="00B8525F">
          <w:rPr>
            <w:rFonts w:ascii="Aparajita" w:hAnsi="Aparajita" w:cs="Aparajita"/>
          </w:rPr>
          <w:t xml:space="preserve"> </w:t>
        </w:r>
      </w:ins>
      <w:ins w:id="1487" w:author="Emily Smith-Greenaway" w:date="2020-08-08T16:37:00Z">
        <w:r w:rsidR="00BA01A6">
          <w:rPr>
            <w:rFonts w:ascii="Aparajita" w:hAnsi="Aparajita" w:cs="Aparajita"/>
          </w:rPr>
          <w:t xml:space="preserve">in the former </w:t>
        </w:r>
      </w:ins>
      <w:ins w:id="1488" w:author="Emily Smith-Greenaway" w:date="2020-08-08T16:36:00Z">
        <w:r w:rsidR="00BA01A6" w:rsidRPr="00B8525F">
          <w:rPr>
            <w:rFonts w:ascii="Aparajita" w:hAnsi="Aparajita" w:cs="Aparajita"/>
          </w:rPr>
          <w:t>is only 49 times higher</w:t>
        </w:r>
      </w:ins>
      <w:ins w:id="1489" w:author="Emily Smith-Greenaway" w:date="2020-08-08T16:37:00Z">
        <w:r w:rsidR="00BA01A6">
          <w:rPr>
            <w:rFonts w:ascii="Aparajita" w:hAnsi="Aparajita" w:cs="Aparajita"/>
          </w:rPr>
          <w:t xml:space="preserve"> than the latter (</w:t>
        </w:r>
      </w:ins>
      <w:ins w:id="1490" w:author="Emily Smith-Greenaway" w:date="2020-08-08T16:38:00Z">
        <w:r w:rsidR="00BA01A6">
          <w:rPr>
            <w:rFonts w:ascii="Aparajita" w:hAnsi="Aparajita" w:cs="Aparajita"/>
          </w:rPr>
          <w:t xml:space="preserve">2.22 child deaths </w:t>
        </w:r>
      </w:ins>
      <w:ins w:id="1491" w:author="Emily Smith-Greenaway" w:date="2020-08-08T16:39:00Z">
        <w:r w:rsidR="00BA01A6">
          <w:rPr>
            <w:rFonts w:ascii="Aparajita" w:hAnsi="Aparajita" w:cs="Aparajita"/>
          </w:rPr>
          <w:t xml:space="preserve">per 1,000 in Hong Kong </w:t>
        </w:r>
      </w:ins>
      <w:ins w:id="1492" w:author="Emily Smith-Greenaway" w:date="2020-08-08T16:38:00Z">
        <w:r w:rsidR="00BA01A6">
          <w:rPr>
            <w:rFonts w:ascii="Aparajita" w:hAnsi="Aparajita" w:cs="Aparajita"/>
          </w:rPr>
          <w:t xml:space="preserve">versus </w:t>
        </w:r>
      </w:ins>
      <w:ins w:id="1493" w:author="Emily Smith-Greenaway" w:date="2020-08-08T16:39:00Z">
        <w:r w:rsidR="00BA01A6">
          <w:rPr>
            <w:rFonts w:ascii="Aparajita" w:hAnsi="Aparajita" w:cs="Aparajita"/>
          </w:rPr>
          <w:t>108.7 child deaths per 1,000 in Niger)</w:t>
        </w:r>
      </w:ins>
      <w:ins w:id="1494" w:author="Emily Smith-Greenaway" w:date="2020-08-08T16:36:00Z">
        <w:r w:rsidR="00BA01A6" w:rsidRPr="00B8525F">
          <w:rPr>
            <w:rFonts w:ascii="Aparajita" w:hAnsi="Aparajita" w:cs="Aparajita"/>
          </w:rPr>
          <w:t>.</w:t>
        </w:r>
        <w:r w:rsidR="00BA01A6" w:rsidRPr="00BA01A6">
          <w:rPr>
            <w:rFonts w:ascii="Aparajita" w:hAnsi="Aparajita" w:cs="Aparajita"/>
          </w:rPr>
          <w:t xml:space="preserve"> </w:t>
        </w:r>
      </w:ins>
    </w:p>
    <w:p w14:paraId="6958CC59" w14:textId="77777777" w:rsidR="00DD5A72" w:rsidRDefault="00626F84" w:rsidP="009255A9">
      <w:pPr>
        <w:rPr>
          <w:ins w:id="1495" w:author="Emily Smith-Greenaway" w:date="2020-08-09T15:40:00Z"/>
          <w:rFonts w:ascii="Aparajita" w:hAnsi="Aparajita" w:cs="Aparajita"/>
        </w:rPr>
      </w:pPr>
      <w:del w:id="1496" w:author="Emily Smith-Greenaway" w:date="2020-08-08T16:39:00Z">
        <w:r w:rsidDel="00EB493D">
          <w:rPr>
            <w:rFonts w:ascii="Aparajita" w:hAnsi="Aparajita" w:cs="Aparajita"/>
          </w:rPr>
          <w:delText xml:space="preserve">As with </w:delText>
        </w:r>
        <w:r w:rsidR="00D7757E" w:rsidRPr="00266175" w:rsidDel="00EB493D">
          <w:rPr>
            <w:rFonts w:ascii="Aparajita" w:hAnsi="Aparajita" w:cs="Aparajita"/>
          </w:rPr>
          <w:delText xml:space="preserve">the mIM, </w:delText>
        </w:r>
        <w:r w:rsidR="00C150E7" w:rsidDel="00EB493D">
          <w:rPr>
            <w:rFonts w:ascii="Aparajita" w:hAnsi="Aparajita" w:cs="Aparajita"/>
          </w:rPr>
          <w:delText xml:space="preserve">the </w:delText>
        </w:r>
        <w:r w:rsidR="00D7757E" w:rsidRPr="00266175" w:rsidDel="00EB493D">
          <w:rPr>
            <w:rFonts w:ascii="Aparajita" w:hAnsi="Aparajita" w:cs="Aparajita"/>
          </w:rPr>
          <w:delText>inequalit</w:delText>
        </w:r>
        <w:r w:rsidDel="00EB493D">
          <w:rPr>
            <w:rFonts w:ascii="Aparajita" w:hAnsi="Aparajita" w:cs="Aparajita"/>
          </w:rPr>
          <w:delText>y</w:delText>
        </w:r>
        <w:r w:rsidR="00D7757E" w:rsidRPr="00266175" w:rsidDel="00EB493D">
          <w:rPr>
            <w:rFonts w:ascii="Aparajita" w:hAnsi="Aparajita" w:cs="Aparajita"/>
          </w:rPr>
          <w:delText xml:space="preserve"> in mothers’ experiences of under-five mortality </w:delText>
        </w:r>
        <w:r w:rsidDel="00EB493D">
          <w:rPr>
            <w:rFonts w:ascii="Aparajita" w:hAnsi="Aparajita" w:cs="Aparajita"/>
          </w:rPr>
          <w:delText>far</w:delText>
        </w:r>
        <w:r w:rsidR="00C150E7" w:rsidDel="00EB493D">
          <w:rPr>
            <w:rFonts w:ascii="Aparajita" w:hAnsi="Aparajita" w:cs="Aparajita"/>
          </w:rPr>
          <w:delText xml:space="preserve"> </w:delText>
        </w:r>
        <w:r w:rsidDel="00EB493D">
          <w:rPr>
            <w:rFonts w:ascii="Aparajita" w:hAnsi="Aparajita" w:cs="Aparajita"/>
          </w:rPr>
          <w:delText xml:space="preserve">exceeds both </w:delText>
        </w:r>
        <w:r w:rsidR="00D7757E" w:rsidRPr="00266175" w:rsidDel="00EB493D">
          <w:rPr>
            <w:rFonts w:ascii="Aparajita" w:hAnsi="Aparajita" w:cs="Aparajita"/>
          </w:rPr>
          <w:delText xml:space="preserve">current </w:delText>
        </w:r>
        <w:r w:rsidDel="00EB493D">
          <w:rPr>
            <w:rFonts w:ascii="Aparajita" w:hAnsi="Aparajita" w:cs="Aparajita"/>
          </w:rPr>
          <w:delText>and</w:delText>
        </w:r>
        <w:r w:rsidR="00C150E7" w:rsidDel="00EB493D">
          <w:rPr>
            <w:rFonts w:ascii="Aparajita" w:hAnsi="Aparajita" w:cs="Aparajita"/>
          </w:rPr>
          <w:delText xml:space="preserve"> historical differences in the </w:delText>
        </w:r>
        <w:r w:rsidR="00D7757E" w:rsidRPr="00266175" w:rsidDel="00EB493D">
          <w:rPr>
            <w:rFonts w:ascii="Aparajita" w:hAnsi="Aparajita" w:cs="Aparajita"/>
          </w:rPr>
          <w:delText>under-five mortality rates</w:delText>
        </w:r>
        <w:r w:rsidR="00C150E7" w:rsidDel="00EB493D">
          <w:rPr>
            <w:rFonts w:ascii="Aparajita" w:hAnsi="Aparajita" w:cs="Aparajita"/>
          </w:rPr>
          <w:delText xml:space="preserve"> themselves</w:delText>
        </w:r>
        <w:r w:rsidR="00D7757E" w:rsidRPr="00266175" w:rsidDel="00EB493D">
          <w:rPr>
            <w:rFonts w:ascii="Aparajita" w:hAnsi="Aparajita" w:cs="Aparajita"/>
          </w:rPr>
          <w:delText xml:space="preserve">. </w:delText>
        </w:r>
      </w:del>
      <w:del w:id="1497" w:author="Emily Smith-Greenaway" w:date="2020-08-08T16:40:00Z">
        <w:r w:rsidR="00431960" w:rsidDel="00EB493D">
          <w:rPr>
            <w:rFonts w:ascii="Aparajita" w:hAnsi="Aparajita" w:cs="Aparajita"/>
          </w:rPr>
          <w:delText>By way of</w:delText>
        </w:r>
        <w:r w:rsidR="00737092" w:rsidDel="00EB493D">
          <w:rPr>
            <w:rFonts w:ascii="Aparajita" w:hAnsi="Aparajita" w:cs="Aparajita"/>
          </w:rPr>
          <w:delText xml:space="preserve"> </w:delText>
        </w:r>
        <w:r w:rsidR="00A6548D" w:rsidDel="00EB493D">
          <w:rPr>
            <w:rFonts w:ascii="Aparajita" w:hAnsi="Aparajita" w:cs="Aparajita"/>
          </w:rPr>
          <w:delText>example</w:delText>
        </w:r>
        <w:r w:rsidR="00737092" w:rsidDel="00EB493D">
          <w:rPr>
            <w:rFonts w:ascii="Aparajita" w:hAnsi="Aparajita" w:cs="Aparajita"/>
          </w:rPr>
          <w:delText xml:space="preserve">, </w:delText>
        </w:r>
        <w:r w:rsidR="004C09DE" w:rsidDel="00EB493D">
          <w:rPr>
            <w:rFonts w:ascii="Aparajita" w:hAnsi="Aparajita" w:cs="Aparajita"/>
          </w:rPr>
          <w:delText xml:space="preserve">according to current levels of child mortality, </w:delText>
        </w:r>
        <w:r w:rsidR="00564989" w:rsidRPr="00266175" w:rsidDel="00EB493D">
          <w:rPr>
            <w:rFonts w:ascii="Aparajita" w:hAnsi="Aparajita" w:cs="Aparajita"/>
          </w:rPr>
          <w:delText xml:space="preserve">a child born in </w:delText>
        </w:r>
        <w:commentRangeStart w:id="1498"/>
        <w:r w:rsidR="00564989" w:rsidRPr="00266175" w:rsidDel="00EB493D">
          <w:rPr>
            <w:rFonts w:ascii="Aparajita" w:hAnsi="Aparajita" w:cs="Aparajita"/>
          </w:rPr>
          <w:delText xml:space="preserve">Niger </w:delText>
        </w:r>
        <w:r w:rsidR="00431960" w:rsidDel="00EB493D">
          <w:rPr>
            <w:rFonts w:ascii="Aparajita" w:hAnsi="Aparajita" w:cs="Aparajita"/>
          </w:rPr>
          <w:delText xml:space="preserve">today </w:delText>
        </w:r>
        <w:commentRangeEnd w:id="1498"/>
        <w:r w:rsidDel="00EB493D">
          <w:rPr>
            <w:rStyle w:val="CommentReference"/>
            <w:rFonts w:asciiTheme="minorHAnsi" w:eastAsiaTheme="minorHAnsi" w:hAnsiTheme="minorHAnsi" w:cstheme="minorBidi"/>
          </w:rPr>
          <w:commentReference w:id="1498"/>
        </w:r>
        <w:r w:rsidR="00564989" w:rsidRPr="00266175" w:rsidDel="00EB493D">
          <w:rPr>
            <w:rFonts w:ascii="Aparajita" w:hAnsi="Aparajita" w:cs="Aparajita"/>
          </w:rPr>
          <w:delText xml:space="preserve">is roughly 41 times more likely to die before their fifth birthday than a child </w:delText>
        </w:r>
        <w:r w:rsidR="00A6548D" w:rsidDel="00EB493D">
          <w:rPr>
            <w:rFonts w:ascii="Aparajita" w:hAnsi="Aparajita" w:cs="Aparajita"/>
          </w:rPr>
          <w:delText xml:space="preserve">born in Hong Kong (see Appendix A). </w:delText>
        </w:r>
        <w:r w:rsidR="00737092" w:rsidDel="00EB493D">
          <w:rPr>
            <w:rFonts w:ascii="Aparajita" w:hAnsi="Aparajita" w:cs="Aparajita"/>
          </w:rPr>
          <w:delText xml:space="preserve">Yet, </w:delText>
        </w:r>
        <w:r w:rsidR="008A0317" w:rsidDel="00EB493D">
          <w:rPr>
            <w:rFonts w:ascii="Aparajita" w:hAnsi="Aparajita" w:cs="Aparajita"/>
          </w:rPr>
          <w:delText xml:space="preserve">the </w:delText>
        </w:r>
        <w:r w:rsidR="00737092" w:rsidDel="00EB493D">
          <w:rPr>
            <w:rFonts w:ascii="Aparajita" w:hAnsi="Aparajita" w:cs="Aparajita"/>
          </w:rPr>
          <w:delText xml:space="preserve">difference </w:delText>
        </w:r>
        <w:r w:rsidR="00C65650" w:rsidRPr="00266175" w:rsidDel="00EB493D">
          <w:rPr>
            <w:rFonts w:ascii="Aparajita" w:hAnsi="Aparajita" w:cs="Aparajita"/>
          </w:rPr>
          <w:delText>in mothers</w:delText>
        </w:r>
        <w:r w:rsidR="00C97DB8" w:rsidDel="00EB493D">
          <w:rPr>
            <w:rFonts w:ascii="Aparajita" w:hAnsi="Aparajita" w:cs="Aparajita"/>
          </w:rPr>
          <w:delText xml:space="preserve">’ accumulated </w:delText>
        </w:r>
        <w:r w:rsidR="00C65650" w:rsidRPr="00266175" w:rsidDel="00EB493D">
          <w:rPr>
            <w:rFonts w:ascii="Aparajita" w:hAnsi="Aparajita" w:cs="Aparajita"/>
          </w:rPr>
          <w:delText>experience</w:delText>
        </w:r>
        <w:r w:rsidR="00C97DB8" w:rsidDel="00EB493D">
          <w:rPr>
            <w:rFonts w:ascii="Aparajita" w:hAnsi="Aparajita" w:cs="Aparajita"/>
          </w:rPr>
          <w:delText>s</w:delText>
        </w:r>
        <w:r w:rsidR="00C65650" w:rsidRPr="00266175" w:rsidDel="00EB493D">
          <w:rPr>
            <w:rFonts w:ascii="Aparajita" w:hAnsi="Aparajita" w:cs="Aparajita"/>
          </w:rPr>
          <w:delText xml:space="preserve"> of los</w:delText>
        </w:r>
        <w:r w:rsidR="00A615F0" w:rsidRPr="00266175" w:rsidDel="00EB493D">
          <w:rPr>
            <w:rFonts w:ascii="Aparajita" w:hAnsi="Aparajita" w:cs="Aparajita"/>
          </w:rPr>
          <w:delText>s</w:delText>
        </w:r>
        <w:r w:rsidR="008A0317" w:rsidDel="00EB493D">
          <w:rPr>
            <w:rFonts w:ascii="Aparajita" w:hAnsi="Aparajita" w:cs="Aparajita"/>
          </w:rPr>
          <w:delText xml:space="preserve"> is far greater</w:delText>
        </w:r>
        <w:r w:rsidR="00C65650" w:rsidRPr="00266175" w:rsidDel="00EB493D">
          <w:rPr>
            <w:rFonts w:ascii="Aparajita" w:hAnsi="Aparajita" w:cs="Aparajita"/>
          </w:rPr>
          <w:delText>:</w:delText>
        </w:r>
        <w:r w:rsidR="00F02934" w:rsidRPr="00266175" w:rsidDel="00EB493D">
          <w:rPr>
            <w:rFonts w:ascii="Aparajita" w:hAnsi="Aparajita" w:cs="Aparajita"/>
          </w:rPr>
          <w:delText xml:space="preserve"> a mother </w:delText>
        </w:r>
        <w:r w:rsidR="00C65650" w:rsidRPr="00266175" w:rsidDel="00EB493D">
          <w:rPr>
            <w:rFonts w:ascii="Aparajita" w:hAnsi="Aparajita" w:cs="Aparajita"/>
          </w:rPr>
          <w:delText xml:space="preserve">in Niger </w:delText>
        </w:r>
        <w:r w:rsidR="00F02934" w:rsidRPr="00266175" w:rsidDel="00EB493D">
          <w:rPr>
            <w:rFonts w:ascii="Aparajita" w:hAnsi="Aparajita" w:cs="Aparajita"/>
          </w:rPr>
          <w:delText xml:space="preserve">is roughly </w:delText>
        </w:r>
        <w:r w:rsidR="003116C1" w:rsidRPr="00C97DB8" w:rsidDel="00EB493D">
          <w:rPr>
            <w:rFonts w:ascii="Aparajita" w:hAnsi="Aparajita" w:cs="Aparajita"/>
            <w:i/>
            <w:iCs/>
          </w:rPr>
          <w:delText xml:space="preserve">157 </w:delText>
        </w:r>
        <w:r w:rsidR="00F02934" w:rsidRPr="00C97DB8" w:rsidDel="00EB493D">
          <w:rPr>
            <w:rFonts w:ascii="Aparajita" w:hAnsi="Aparajita" w:cs="Aparajita"/>
            <w:i/>
            <w:iCs/>
          </w:rPr>
          <w:delText>times</w:delText>
        </w:r>
        <w:r w:rsidR="00F02934" w:rsidRPr="00266175" w:rsidDel="00EB493D">
          <w:rPr>
            <w:rFonts w:ascii="Aparajita" w:hAnsi="Aparajita" w:cs="Aparajita"/>
          </w:rPr>
          <w:delText xml:space="preserve"> more likely to </w:delText>
        </w:r>
        <w:r w:rsidR="00C97DB8" w:rsidDel="00EB493D">
          <w:rPr>
            <w:rFonts w:ascii="Aparajita" w:hAnsi="Aparajita" w:cs="Aparajita"/>
          </w:rPr>
          <w:delText xml:space="preserve">have </w:delText>
        </w:r>
        <w:r w:rsidR="00F02934" w:rsidRPr="00266175" w:rsidDel="00EB493D">
          <w:rPr>
            <w:rFonts w:ascii="Aparajita" w:hAnsi="Aparajita" w:cs="Aparajita"/>
          </w:rPr>
          <w:delText>experience</w:delText>
        </w:r>
        <w:r w:rsidR="00C97DB8" w:rsidDel="00EB493D">
          <w:rPr>
            <w:rFonts w:ascii="Aparajita" w:hAnsi="Aparajita" w:cs="Aparajita"/>
          </w:rPr>
          <w:delText>d</w:delText>
        </w:r>
        <w:r w:rsidR="00F02934" w:rsidRPr="00266175" w:rsidDel="00EB493D">
          <w:rPr>
            <w:rFonts w:ascii="Aparajita" w:hAnsi="Aparajita" w:cs="Aparajita"/>
          </w:rPr>
          <w:delText xml:space="preserve"> </w:delText>
        </w:r>
        <w:r w:rsidR="004F1751" w:rsidDel="00EB493D">
          <w:rPr>
            <w:rFonts w:ascii="Aparajita" w:hAnsi="Aparajita" w:cs="Aparajita"/>
          </w:rPr>
          <w:delText xml:space="preserve">the death of </w:delText>
        </w:r>
        <w:r w:rsidR="003116C1" w:rsidRPr="00266175" w:rsidDel="00EB493D">
          <w:rPr>
            <w:rFonts w:ascii="Aparajita" w:hAnsi="Aparajita" w:cs="Aparajita"/>
          </w:rPr>
          <w:delText xml:space="preserve">a child </w:delText>
        </w:r>
        <w:r w:rsidR="004F1751" w:rsidDel="00EB493D">
          <w:rPr>
            <w:rFonts w:ascii="Aparajita" w:hAnsi="Aparajita" w:cs="Aparajita"/>
          </w:rPr>
          <w:delText xml:space="preserve">under </w:delText>
        </w:r>
        <w:r w:rsidR="003116C1" w:rsidRPr="00266175" w:rsidDel="00EB493D">
          <w:rPr>
            <w:rFonts w:ascii="Aparajita" w:hAnsi="Aparajita" w:cs="Aparajita"/>
          </w:rPr>
          <w:delText xml:space="preserve">age five </w:delText>
        </w:r>
        <w:r w:rsidR="00F02934" w:rsidRPr="00266175" w:rsidDel="00EB493D">
          <w:rPr>
            <w:rFonts w:ascii="Aparajita" w:hAnsi="Aparajita" w:cs="Aparajita"/>
          </w:rPr>
          <w:delText xml:space="preserve">than </w:delText>
        </w:r>
        <w:r w:rsidR="004F1751" w:rsidDel="00EB493D">
          <w:rPr>
            <w:rFonts w:ascii="Aparajita" w:hAnsi="Aparajita" w:cs="Aparajita"/>
          </w:rPr>
          <w:delText xml:space="preserve">is </w:delText>
        </w:r>
        <w:r w:rsidR="00F02934" w:rsidRPr="00266175" w:rsidDel="00EB493D">
          <w:rPr>
            <w:rFonts w:ascii="Aparajita" w:hAnsi="Aparajita" w:cs="Aparajita"/>
          </w:rPr>
          <w:delText xml:space="preserve">a mother in Hong Kong. </w:delText>
        </w:r>
      </w:del>
      <w:del w:id="1499" w:author="Emily Smith-Greenaway" w:date="2020-08-09T08:40:00Z">
        <w:r w:rsidR="004F1751" w:rsidDel="009255A9">
          <w:rPr>
            <w:rFonts w:ascii="Aparajita" w:hAnsi="Aparajita" w:cs="Aparajita"/>
          </w:rPr>
          <w:delText>Th</w:delText>
        </w:r>
        <w:r w:rsidDel="009255A9">
          <w:rPr>
            <w:rFonts w:ascii="Aparajita" w:hAnsi="Aparajita" w:cs="Aparajita"/>
          </w:rPr>
          <w:delText>is compounded</w:delText>
        </w:r>
        <w:r w:rsidR="004F1751" w:rsidDel="009255A9">
          <w:rPr>
            <w:rFonts w:ascii="Aparajita" w:hAnsi="Aparajita" w:cs="Aparajita"/>
          </w:rPr>
          <w:delText xml:space="preserve"> disparity result</w:delText>
        </w:r>
        <w:r w:rsidDel="009255A9">
          <w:rPr>
            <w:rFonts w:ascii="Aparajita" w:hAnsi="Aparajita" w:cs="Aparajita"/>
          </w:rPr>
          <w:delText xml:space="preserve">s from </w:delText>
        </w:r>
        <w:r w:rsidR="00C67F4A" w:rsidDel="009255A9">
          <w:rPr>
            <w:rFonts w:ascii="Aparajita" w:hAnsi="Aparajita" w:cs="Aparajita"/>
          </w:rPr>
          <w:delText>the</w:delText>
        </w:r>
        <w:r w:rsidDel="009255A9">
          <w:rPr>
            <w:rFonts w:ascii="Aparajita" w:hAnsi="Aparajita" w:cs="Aparajita"/>
          </w:rPr>
          <w:delText xml:space="preserve"> combined legacy of </w:delText>
        </w:r>
        <w:r w:rsidR="00DA697F" w:rsidDel="009255A9">
          <w:rPr>
            <w:rFonts w:ascii="Aparajita" w:hAnsi="Aparajita" w:cs="Aparajita"/>
          </w:rPr>
          <w:delText>the</w:delText>
        </w:r>
        <w:r w:rsidR="004F1751" w:rsidDel="009255A9">
          <w:rPr>
            <w:rFonts w:ascii="Aparajita" w:hAnsi="Aparajita" w:cs="Aparajita"/>
          </w:rPr>
          <w:delText xml:space="preserve"> mortality </w:delText>
        </w:r>
        <w:r w:rsidR="00DA697F" w:rsidDel="009255A9">
          <w:rPr>
            <w:rFonts w:ascii="Aparajita" w:hAnsi="Aparajita" w:cs="Aparajita"/>
          </w:rPr>
          <w:delText>and</w:delText>
        </w:r>
        <w:r w:rsidR="004F1751" w:rsidDel="009255A9">
          <w:rPr>
            <w:rFonts w:ascii="Aparajita" w:hAnsi="Aparajita" w:cs="Aparajita"/>
          </w:rPr>
          <w:delText xml:space="preserve"> fertility rates </w:delText>
        </w:r>
        <w:r w:rsidDel="009255A9">
          <w:rPr>
            <w:rFonts w:ascii="Aparajita" w:hAnsi="Aparajita" w:cs="Aparajita"/>
          </w:rPr>
          <w:delText>tha</w:delText>
        </w:r>
        <w:r w:rsidR="00C67F4A" w:rsidDel="009255A9">
          <w:rPr>
            <w:rFonts w:ascii="Aparajita" w:hAnsi="Aparajita" w:cs="Aparajita"/>
          </w:rPr>
          <w:delText>t</w:delText>
        </w:r>
        <w:r w:rsidR="00DA697F" w:rsidDel="009255A9">
          <w:rPr>
            <w:rFonts w:ascii="Aparajita" w:hAnsi="Aparajita" w:cs="Aparajita"/>
          </w:rPr>
          <w:delText xml:space="preserve"> characterize </w:delText>
        </w:r>
        <w:r w:rsidR="00C67F4A" w:rsidDel="009255A9">
          <w:rPr>
            <w:rFonts w:ascii="Aparajita" w:hAnsi="Aparajita" w:cs="Aparajita"/>
          </w:rPr>
          <w:delText>each</w:delText>
        </w:r>
        <w:r w:rsidR="00DA697F" w:rsidDel="009255A9">
          <w:rPr>
            <w:rFonts w:ascii="Aparajita" w:hAnsi="Aparajita" w:cs="Aparajita"/>
          </w:rPr>
          <w:delText xml:space="preserve"> countr</w:delText>
        </w:r>
        <w:r w:rsidR="00C67F4A" w:rsidDel="009255A9">
          <w:rPr>
            <w:rFonts w:ascii="Aparajita" w:hAnsi="Aparajita" w:cs="Aparajita"/>
          </w:rPr>
          <w:delText>y</w:delText>
        </w:r>
        <w:r w:rsidR="00A61A25" w:rsidDel="009255A9">
          <w:rPr>
            <w:rFonts w:ascii="Aparajita" w:hAnsi="Aparajita" w:cs="Aparajita"/>
          </w:rPr>
          <w:delText xml:space="preserve">. In </w:delText>
        </w:r>
        <w:r w:rsidR="00DA697F" w:rsidDel="009255A9">
          <w:rPr>
            <w:rFonts w:ascii="Aparajita" w:hAnsi="Aparajita" w:cs="Aparajita"/>
          </w:rPr>
          <w:delText xml:space="preserve">Niger, </w:delText>
        </w:r>
        <w:r w:rsidR="00A61A25" w:rsidDel="009255A9">
          <w:rPr>
            <w:rFonts w:ascii="Aparajita" w:hAnsi="Aparajita" w:cs="Aparajita"/>
          </w:rPr>
          <w:delText xml:space="preserve">not only is the child mortality rate high; women have high fertility, and </w:delText>
        </w:r>
        <w:r w:rsidR="00AF7540" w:rsidDel="009255A9">
          <w:rPr>
            <w:rFonts w:ascii="Aparajita" w:hAnsi="Aparajita" w:cs="Aparajita"/>
          </w:rPr>
          <w:delText>more offspring</w:delText>
        </w:r>
        <w:r w:rsidR="00A61A25" w:rsidDel="009255A9">
          <w:rPr>
            <w:rFonts w:ascii="Aparajita" w:hAnsi="Aparajita" w:cs="Aparajita"/>
          </w:rPr>
          <w:delText xml:space="preserve"> </w:delText>
        </w:r>
        <w:r w:rsidR="003662CE" w:rsidDel="009255A9">
          <w:rPr>
            <w:rFonts w:ascii="Aparajita" w:hAnsi="Aparajita" w:cs="Aparajita"/>
          </w:rPr>
          <w:delText>increases</w:delText>
        </w:r>
        <w:r w:rsidR="00A61A25" w:rsidDel="009255A9">
          <w:rPr>
            <w:rFonts w:ascii="Aparajita" w:hAnsi="Aparajita" w:cs="Aparajita"/>
          </w:rPr>
          <w:delText xml:space="preserve"> the mother’s </w:delText>
        </w:r>
        <w:r w:rsidR="00C67F4A" w:rsidDel="009255A9">
          <w:rPr>
            <w:rFonts w:ascii="Aparajita" w:hAnsi="Aparajita" w:cs="Aparajita"/>
          </w:rPr>
          <w:delText xml:space="preserve">overall </w:delText>
        </w:r>
        <w:r w:rsidR="00A61A25" w:rsidDel="009255A9">
          <w:rPr>
            <w:rFonts w:ascii="Aparajita" w:hAnsi="Aparajita" w:cs="Aparajita"/>
          </w:rPr>
          <w:delText xml:space="preserve">exposure </w:delText>
        </w:r>
        <w:r w:rsidR="00C67F4A" w:rsidDel="009255A9">
          <w:rPr>
            <w:rFonts w:ascii="Aparajita" w:hAnsi="Aparajita" w:cs="Aparajita"/>
          </w:rPr>
          <w:delText xml:space="preserve">to the risk of </w:delText>
        </w:r>
        <w:r w:rsidR="00A61A25" w:rsidDel="009255A9">
          <w:rPr>
            <w:rFonts w:ascii="Aparajita" w:hAnsi="Aparajita" w:cs="Aparajita"/>
          </w:rPr>
          <w:delText>experiencing a child’s death</w:delText>
        </w:r>
        <w:r w:rsidDel="009255A9">
          <w:rPr>
            <w:rFonts w:ascii="Aparajita" w:hAnsi="Aparajita" w:cs="Aparajita"/>
          </w:rPr>
          <w:delText xml:space="preserve">. </w:delText>
        </w:r>
      </w:del>
      <w:ins w:id="1500" w:author="Emily Smith-Greenaway" w:date="2020-08-09T08:40:00Z">
        <w:r w:rsidR="009255A9">
          <w:rPr>
            <w:rFonts w:ascii="Aparajita" w:hAnsi="Aparajita" w:cs="Aparajita"/>
          </w:rPr>
          <w:tab/>
        </w:r>
      </w:ins>
    </w:p>
    <w:p w14:paraId="4388D68B" w14:textId="542A3B6C" w:rsidR="00286B23" w:rsidRDefault="009255A9" w:rsidP="0050243A">
      <w:pPr>
        <w:ind w:firstLine="720"/>
        <w:rPr>
          <w:ins w:id="1501" w:author="Emily Smith-Greenaway" w:date="2020-08-08T19:31:00Z"/>
          <w:rFonts w:ascii="Aparajita" w:hAnsi="Aparajita" w:cs="Aparajita"/>
        </w:rPr>
      </w:pPr>
      <w:ins w:id="1502" w:author="Emily Smith-Greenaway" w:date="2020-08-09T08:42:00Z">
        <w:r>
          <w:rPr>
            <w:rFonts w:ascii="Aparajita" w:hAnsi="Aparajita" w:cs="Aparajita"/>
          </w:rPr>
          <w:t xml:space="preserve">As </w:t>
        </w:r>
      </w:ins>
      <w:ins w:id="1503" w:author="Emily Smith-Greenaway" w:date="2020-08-09T15:40:00Z">
        <w:r w:rsidR="00DD5A72">
          <w:rPr>
            <w:rFonts w:ascii="Aparajita" w:hAnsi="Aparajita" w:cs="Aparajita"/>
          </w:rPr>
          <w:t xml:space="preserve">expected, </w:t>
        </w:r>
      </w:ins>
      <w:ins w:id="1504" w:author="Emily Smith-Greenaway" w:date="2020-08-09T08:42:00Z">
        <w:r>
          <w:rPr>
            <w:rFonts w:ascii="Aparajita" w:hAnsi="Aparajita" w:cs="Aparajita"/>
          </w:rPr>
          <w:t>mU5M levels are higher among older mothers</w:t>
        </w:r>
      </w:ins>
      <w:ins w:id="1505" w:author="Emily Smith-Greenaway" w:date="2020-08-09T15:44:00Z">
        <w:r w:rsidR="008414C0">
          <w:rPr>
            <w:rFonts w:ascii="Aparajita" w:hAnsi="Aparajita" w:cs="Aparajita"/>
          </w:rPr>
          <w:t xml:space="preserve"> (bottom panel </w:t>
        </w:r>
        <w:r w:rsidR="008414C0">
          <w:rPr>
            <w:rFonts w:ascii="Aparajita" w:hAnsi="Aparajita" w:cs="Aparajita"/>
            <w:b/>
            <w:bCs/>
          </w:rPr>
          <w:t>Fig. 2)</w:t>
        </w:r>
      </w:ins>
      <w:ins w:id="1506" w:author="Emily Smith-Greenaway" w:date="2020-08-09T08:42:00Z">
        <w:r>
          <w:rPr>
            <w:rFonts w:ascii="Aparajita" w:hAnsi="Aparajita" w:cs="Aparajita"/>
          </w:rPr>
          <w:t>, who not only entered motherhood during higher mortality conditions, but</w:t>
        </w:r>
      </w:ins>
      <w:ins w:id="1507" w:author="Emily Smith-Greenaway" w:date="2020-08-09T08:44:00Z">
        <w:r>
          <w:rPr>
            <w:rFonts w:ascii="Aparajita" w:hAnsi="Aparajita" w:cs="Aparajita"/>
          </w:rPr>
          <w:t xml:space="preserve"> </w:t>
        </w:r>
      </w:ins>
      <w:ins w:id="1508" w:author="Emily Smith-Greenaway" w:date="2020-08-09T15:42:00Z">
        <w:r w:rsidR="00195BE7">
          <w:rPr>
            <w:rFonts w:ascii="Aparajita" w:hAnsi="Aparajita" w:cs="Aparajita"/>
          </w:rPr>
          <w:t>also have been more fully exposed to the risk of having lost a child over their entire reproductive career. A</w:t>
        </w:r>
      </w:ins>
      <w:ins w:id="1509" w:author="Emily Smith-Greenaway" w:date="2020-08-08T16:41:00Z">
        <w:r w:rsidR="00286B23" w:rsidRPr="00B8525F">
          <w:rPr>
            <w:rFonts w:ascii="Aparajita" w:hAnsi="Aparajita" w:cs="Aparajita"/>
          </w:rPr>
          <w:t>n estimate</w:t>
        </w:r>
        <w:r w:rsidR="00286B23">
          <w:rPr>
            <w:rFonts w:ascii="Aparajita" w:hAnsi="Aparajita" w:cs="Aparajita"/>
          </w:rPr>
          <w:t>d</w:t>
        </w:r>
        <w:r w:rsidR="00286B23" w:rsidRPr="00B8525F">
          <w:rPr>
            <w:rFonts w:ascii="Aparajita" w:hAnsi="Aparajita" w:cs="Aparajita"/>
          </w:rPr>
          <w:t xml:space="preserve"> 24</w:t>
        </w:r>
      </w:ins>
      <w:ins w:id="1510" w:author="Emily Smith-Greenaway" w:date="2020-08-09T15:42:00Z">
        <w:r w:rsidR="00195BE7">
          <w:rPr>
            <w:rFonts w:ascii="Aparajita" w:hAnsi="Aparajita" w:cs="Aparajita"/>
          </w:rPr>
          <w:t xml:space="preserve"> </w:t>
        </w:r>
      </w:ins>
      <w:ins w:id="1511" w:author="Emily Smith-Greenaway" w:date="2020-08-08T16:41:00Z">
        <w:r w:rsidR="00286B23" w:rsidRPr="00B8525F">
          <w:rPr>
            <w:rFonts w:ascii="Aparajita" w:hAnsi="Aparajita" w:cs="Aparajita"/>
          </w:rPr>
          <w:t xml:space="preserve">per 1,000 </w:t>
        </w:r>
      </w:ins>
      <w:ins w:id="1512" w:author="Emily Smith-Greenaway" w:date="2020-08-10T08:19:00Z">
        <w:r w:rsidR="002D061A">
          <w:rPr>
            <w:rFonts w:ascii="Aparajita" w:hAnsi="Aparajita" w:cs="Aparajita"/>
          </w:rPr>
          <w:t>mothers ages 45-49</w:t>
        </w:r>
        <w:r w:rsidR="002D061A" w:rsidRPr="00B8525F">
          <w:rPr>
            <w:rFonts w:ascii="Aparajita" w:hAnsi="Aparajita" w:cs="Aparajita"/>
          </w:rPr>
          <w:t xml:space="preserve"> </w:t>
        </w:r>
      </w:ins>
      <w:ins w:id="1513" w:author="Emily Smith-Greenaway" w:date="2020-08-09T08:47:00Z">
        <w:r w:rsidR="00866D87">
          <w:rPr>
            <w:rFonts w:ascii="Aparajita" w:hAnsi="Aparajita" w:cs="Aparajita"/>
          </w:rPr>
          <w:t>have</w:t>
        </w:r>
      </w:ins>
      <w:ins w:id="1514" w:author="Emily Smith-Greenaway" w:date="2020-08-08T16:41:00Z">
        <w:r w:rsidR="00286B23" w:rsidRPr="00B8525F">
          <w:rPr>
            <w:rFonts w:ascii="Aparajita" w:hAnsi="Aparajita" w:cs="Aparajita"/>
          </w:rPr>
          <w:t xml:space="preserve"> experienced a child die before </w:t>
        </w:r>
        <w:r w:rsidR="00286B23" w:rsidRPr="00B8525F">
          <w:rPr>
            <w:rFonts w:ascii="Aparajita" w:hAnsi="Aparajita" w:cs="Aparajita"/>
          </w:rPr>
          <w:lastRenderedPageBreak/>
          <w:t>age 5</w:t>
        </w:r>
        <w:r w:rsidR="00286B23">
          <w:rPr>
            <w:rFonts w:ascii="Aparajita" w:hAnsi="Aparajita" w:cs="Aparajita"/>
          </w:rPr>
          <w:t xml:space="preserve"> </w:t>
        </w:r>
      </w:ins>
      <w:ins w:id="1515" w:author="Emily Smith-Greenaway" w:date="2020-08-08T16:42:00Z">
        <w:r w:rsidR="00286B23">
          <w:rPr>
            <w:rFonts w:ascii="Aparajita" w:hAnsi="Aparajita" w:cs="Aparajita"/>
          </w:rPr>
          <w:t>in the US</w:t>
        </w:r>
      </w:ins>
      <w:ins w:id="1516" w:author="Emily Smith-Greenaway" w:date="2020-08-09T08:48:00Z">
        <w:r w:rsidR="00866D87">
          <w:rPr>
            <w:rFonts w:ascii="Aparajita" w:hAnsi="Aparajita" w:cs="Aparajita"/>
          </w:rPr>
          <w:t>, with similar levels of maternal loss in</w:t>
        </w:r>
      </w:ins>
      <w:ins w:id="1517" w:author="Emily Smith-Greenaway" w:date="2020-08-08T16:41:00Z">
        <w:r w:rsidR="00286B23" w:rsidRPr="00B8525F">
          <w:rPr>
            <w:rFonts w:ascii="Aparajita" w:hAnsi="Aparajita" w:cs="Aparajita"/>
          </w:rPr>
          <w:t xml:space="preserve"> Croatia, Cyprus, Cuba, and Israel.</w:t>
        </w:r>
      </w:ins>
      <w:ins w:id="1518" w:author="Emily Smith-Greenaway" w:date="2020-08-08T16:42:00Z">
        <w:r w:rsidR="00286B23">
          <w:rPr>
            <w:rFonts w:ascii="Aparajita" w:hAnsi="Aparajita" w:cs="Aparajita"/>
          </w:rPr>
          <w:t xml:space="preserve"> T</w:t>
        </w:r>
        <w:r w:rsidR="00286B23" w:rsidRPr="00B8525F">
          <w:rPr>
            <w:rFonts w:ascii="Aparajita" w:hAnsi="Aparajita" w:cs="Aparajita"/>
          </w:rPr>
          <w:t xml:space="preserve">he </w:t>
        </w:r>
      </w:ins>
      <w:ins w:id="1519" w:author="Emily Smith-Greenaway" w:date="2020-08-09T08:48:00Z">
        <w:r w:rsidR="00866D87">
          <w:rPr>
            <w:rFonts w:ascii="Aparajita" w:hAnsi="Aparajita" w:cs="Aparajita"/>
          </w:rPr>
          <w:t>US</w:t>
        </w:r>
      </w:ins>
      <w:ins w:id="1520" w:author="Emily Smith-Greenaway" w:date="2020-08-08T16:42:00Z">
        <w:r w:rsidR="00286B23" w:rsidRPr="00B8525F">
          <w:rPr>
            <w:rFonts w:ascii="Aparajita" w:hAnsi="Aparajita" w:cs="Aparajita"/>
          </w:rPr>
          <w:t xml:space="preserve"> rank</w:t>
        </w:r>
      </w:ins>
      <w:ins w:id="1521" w:author="Emily Smith-Greenaway" w:date="2020-08-09T15:43:00Z">
        <w:r w:rsidR="00195BE7">
          <w:rPr>
            <w:rFonts w:ascii="Aparajita" w:hAnsi="Aparajita" w:cs="Aparajita"/>
          </w:rPr>
          <w:t>s</w:t>
        </w:r>
      </w:ins>
      <w:ins w:id="1522" w:author="Emily Smith-Greenaway" w:date="2020-08-08T16:42:00Z">
        <w:r w:rsidR="00286B23" w:rsidRPr="00B8525F">
          <w:rPr>
            <w:rFonts w:ascii="Aparajita" w:hAnsi="Aparajita" w:cs="Aparajita"/>
          </w:rPr>
          <w:t xml:space="preserve"> 30</w:t>
        </w:r>
        <w:r w:rsidR="00286B23" w:rsidRPr="00B8525F">
          <w:rPr>
            <w:rFonts w:ascii="Aparajita" w:hAnsi="Aparajita" w:cs="Aparajita"/>
            <w:vertAlign w:val="superscript"/>
          </w:rPr>
          <w:t>th</w:t>
        </w:r>
      </w:ins>
      <w:ins w:id="1523" w:author="Emily Smith-Greenaway" w:date="2020-08-09T15:43:00Z">
        <w:r w:rsidR="00195BE7">
          <w:rPr>
            <w:rFonts w:ascii="Aparajita" w:hAnsi="Aparajita" w:cs="Aparajita"/>
            <w:vertAlign w:val="superscript"/>
          </w:rPr>
          <w:t xml:space="preserve"> </w:t>
        </w:r>
        <w:r w:rsidR="00195BE7">
          <w:rPr>
            <w:rFonts w:ascii="Aparajita" w:hAnsi="Aparajita" w:cs="Aparajita"/>
          </w:rPr>
          <w:t>in the mU5M values, with</w:t>
        </w:r>
      </w:ins>
      <w:ins w:id="1524" w:author="Emily Smith-Greenaway" w:date="2020-08-09T08:48:00Z">
        <w:r w:rsidR="00866D87">
          <w:rPr>
            <w:rFonts w:ascii="Aparajita" w:hAnsi="Aparajita" w:cs="Aparajita"/>
          </w:rPr>
          <w:t xml:space="preserve"> </w:t>
        </w:r>
      </w:ins>
      <w:ins w:id="1525" w:author="Emily Smith-Greenaway" w:date="2020-08-09T15:43:00Z">
        <w:r w:rsidR="00195BE7">
          <w:rPr>
            <w:rFonts w:ascii="Aparajita" w:hAnsi="Aparajita" w:cs="Aparajita"/>
          </w:rPr>
          <w:t xml:space="preserve">a lower prevalence of bereaved mothers in this age group in </w:t>
        </w:r>
      </w:ins>
      <w:ins w:id="1526" w:author="Emily Smith-Greenaway" w:date="2020-08-09T08:48:00Z">
        <w:r w:rsidR="00866D87">
          <w:rPr>
            <w:rFonts w:ascii="Aparajita" w:hAnsi="Aparajita" w:cs="Aparajita"/>
          </w:rPr>
          <w:t>29 countries</w:t>
        </w:r>
      </w:ins>
      <w:ins w:id="1527" w:author="Emily Smith-Greenaway" w:date="2020-08-09T08:49:00Z">
        <w:r w:rsidR="00866D87">
          <w:rPr>
            <w:rFonts w:ascii="Aparajita" w:hAnsi="Aparajita" w:cs="Aparajita"/>
          </w:rPr>
          <w:t>.</w:t>
        </w:r>
      </w:ins>
      <w:ins w:id="1528" w:author="Emily Smith-Greenaway" w:date="2020-08-08T16:44:00Z">
        <w:r w:rsidR="005E2C4C">
          <w:rPr>
            <w:rFonts w:ascii="Aparajita" w:hAnsi="Aparajita" w:cs="Aparajita"/>
          </w:rPr>
          <w:t xml:space="preserve"> </w:t>
        </w:r>
      </w:ins>
      <w:ins w:id="1529" w:author="Emily Smith-Greenaway" w:date="2020-08-08T16:45:00Z">
        <w:r w:rsidR="005E2C4C">
          <w:rPr>
            <w:rFonts w:ascii="Aparajita" w:hAnsi="Aparajita" w:cs="Aparajita"/>
          </w:rPr>
          <w:t>Even so, m</w:t>
        </w:r>
        <w:r w:rsidR="005E2C4C" w:rsidRPr="00B8525F">
          <w:rPr>
            <w:rFonts w:ascii="Aparajita" w:hAnsi="Aparajita" w:cs="Aparajita"/>
          </w:rPr>
          <w:t xml:space="preserve">ore than 50 countries have </w:t>
        </w:r>
      </w:ins>
      <w:ins w:id="1530" w:author="Emily Smith-Greenaway" w:date="2020-08-10T08:19:00Z">
        <w:r w:rsidR="002D061A">
          <w:rPr>
            <w:rFonts w:ascii="Aparajita" w:hAnsi="Aparajita" w:cs="Aparajita"/>
          </w:rPr>
          <w:t>levels</w:t>
        </w:r>
      </w:ins>
      <w:ins w:id="1531" w:author="Emily Smith-Greenaway" w:date="2020-08-08T16:45:00Z">
        <w:r w:rsidR="005E2C4C">
          <w:rPr>
            <w:rFonts w:ascii="Aparajita" w:hAnsi="Aparajita" w:cs="Aparajita"/>
          </w:rPr>
          <w:t xml:space="preserve"> of maternal loss of young children</w:t>
        </w:r>
        <w:r w:rsidR="005E2C4C" w:rsidRPr="00B8525F">
          <w:rPr>
            <w:rFonts w:ascii="Aparajita" w:hAnsi="Aparajita" w:cs="Aparajita"/>
          </w:rPr>
          <w:t xml:space="preserve"> that are </w:t>
        </w:r>
        <w:r w:rsidR="005E2C4C" w:rsidRPr="00866D87">
          <w:rPr>
            <w:rFonts w:ascii="Aparajita" w:hAnsi="Aparajita" w:cs="Aparajita"/>
            <w:i/>
            <w:iCs/>
            <w:rPrChange w:id="1532" w:author="Emily Smith-Greenaway" w:date="2020-08-09T08:49:00Z">
              <w:rPr>
                <w:rFonts w:ascii="Aparajita" w:hAnsi="Aparajita" w:cs="Aparajita"/>
              </w:rPr>
            </w:rPrChange>
          </w:rPr>
          <w:t>ten times</w:t>
        </w:r>
        <w:r w:rsidR="005E2C4C" w:rsidRPr="00B8525F">
          <w:rPr>
            <w:rFonts w:ascii="Aparajita" w:hAnsi="Aparajita" w:cs="Aparajita"/>
          </w:rPr>
          <w:t xml:space="preserve"> higher than the US.</w:t>
        </w:r>
        <w:r w:rsidR="005E2C4C">
          <w:rPr>
            <w:rFonts w:ascii="Aparajita" w:hAnsi="Aparajita" w:cs="Aparajita"/>
          </w:rPr>
          <w:t xml:space="preserve"> In total, </w:t>
        </w:r>
        <w:r w:rsidR="005E2C4C" w:rsidRPr="00B8525F">
          <w:rPr>
            <w:rFonts w:ascii="Aparajita" w:hAnsi="Aparajita" w:cs="Aparajita"/>
          </w:rPr>
          <w:t xml:space="preserve">the </w:t>
        </w:r>
        <w:r w:rsidR="005E2C4C">
          <w:rPr>
            <w:rFonts w:ascii="Aparajita" w:hAnsi="Aparajita" w:cs="Aparajita"/>
          </w:rPr>
          <w:t xml:space="preserve">estimates range from a low of </w:t>
        </w:r>
        <w:r w:rsidR="005E2C4C" w:rsidRPr="00B8525F">
          <w:rPr>
            <w:rFonts w:ascii="Aparajita" w:hAnsi="Aparajita" w:cs="Aparajita"/>
          </w:rPr>
          <w:t>from 8.2</w:t>
        </w:r>
        <w:r w:rsidR="005E2C4C">
          <w:rPr>
            <w:rFonts w:ascii="Aparajita" w:hAnsi="Aparajita" w:cs="Aparajita"/>
          </w:rPr>
          <w:t xml:space="preserve"> mothers per 1,000</w:t>
        </w:r>
        <w:r w:rsidR="005E2C4C" w:rsidRPr="00B8525F">
          <w:rPr>
            <w:rFonts w:ascii="Aparajita" w:hAnsi="Aparajita" w:cs="Aparajita"/>
          </w:rPr>
          <w:t xml:space="preserve"> (Hong Kong) to 705</w:t>
        </w:r>
      </w:ins>
      <w:ins w:id="1533" w:author="Emily Smith-Greenaway" w:date="2020-08-08T16:46:00Z">
        <w:r w:rsidR="005E2C4C">
          <w:rPr>
            <w:rFonts w:ascii="Aparajita" w:hAnsi="Aparajita" w:cs="Aparajita"/>
          </w:rPr>
          <w:t xml:space="preserve"> mothers per 1,000</w:t>
        </w:r>
      </w:ins>
      <w:ins w:id="1534" w:author="Emily Smith-Greenaway" w:date="2020-08-08T16:45:00Z">
        <w:r w:rsidR="005E2C4C" w:rsidRPr="00B8525F">
          <w:rPr>
            <w:rFonts w:ascii="Aparajita" w:hAnsi="Aparajita" w:cs="Aparajita"/>
          </w:rPr>
          <w:t xml:space="preserve"> (Niger)</w:t>
        </w:r>
      </w:ins>
      <w:ins w:id="1535" w:author="Emily Smith-Greenaway" w:date="2020-08-08T16:46:00Z">
        <w:r w:rsidR="005E2C4C">
          <w:rPr>
            <w:rFonts w:ascii="Aparajita" w:hAnsi="Aparajita" w:cs="Aparajita"/>
          </w:rPr>
          <w:t xml:space="preserve">: in Niger, </w:t>
        </w:r>
      </w:ins>
      <w:ins w:id="1536" w:author="Emily Smith-Greenaway" w:date="2020-08-09T08:49:00Z">
        <w:r w:rsidR="00866D87">
          <w:rPr>
            <w:rFonts w:ascii="Aparajita" w:hAnsi="Aparajita" w:cs="Aparajita"/>
          </w:rPr>
          <w:t xml:space="preserve">a </w:t>
        </w:r>
      </w:ins>
      <w:ins w:id="1537" w:author="Emily Smith-Greenaway" w:date="2020-08-08T16:46:00Z">
        <w:r w:rsidR="005E2C4C">
          <w:rPr>
            <w:rFonts w:ascii="Aparajita" w:hAnsi="Aparajita" w:cs="Aparajita"/>
          </w:rPr>
          <w:t xml:space="preserve">mother </w:t>
        </w:r>
      </w:ins>
      <w:ins w:id="1538" w:author="Emily Smith-Greenaway" w:date="2020-08-09T08:49:00Z">
        <w:r w:rsidR="00866D87">
          <w:rPr>
            <w:rFonts w:ascii="Aparajita" w:hAnsi="Aparajita" w:cs="Aparajita"/>
          </w:rPr>
          <w:t xml:space="preserve">ages  </w:t>
        </w:r>
      </w:ins>
      <w:ins w:id="1539" w:author="Emily Smith-Greenaway" w:date="2020-08-08T16:46:00Z">
        <w:r w:rsidR="005E2C4C">
          <w:rPr>
            <w:rFonts w:ascii="Aparajita" w:hAnsi="Aparajita" w:cs="Aparajita"/>
          </w:rPr>
          <w:t xml:space="preserve">45-49 </w:t>
        </w:r>
      </w:ins>
      <w:ins w:id="1540" w:author="Emily Smith-Greenaway" w:date="2020-08-09T08:50:00Z">
        <w:r w:rsidR="00866D87">
          <w:rPr>
            <w:rFonts w:ascii="Aparajita" w:hAnsi="Aparajita" w:cs="Aparajita"/>
          </w:rPr>
          <w:t>is</w:t>
        </w:r>
      </w:ins>
      <w:ins w:id="1541" w:author="Emily Smith-Greenaway" w:date="2020-08-08T16:46:00Z">
        <w:r w:rsidR="005E2C4C">
          <w:rPr>
            <w:rFonts w:ascii="Aparajita" w:hAnsi="Aparajita" w:cs="Aparajita"/>
          </w:rPr>
          <w:t xml:space="preserve"> more than 86 times likely to </w:t>
        </w:r>
        <w:r w:rsidR="00E3187D">
          <w:rPr>
            <w:rFonts w:ascii="Aparajita" w:hAnsi="Aparajita" w:cs="Aparajita"/>
          </w:rPr>
          <w:t xml:space="preserve">have lost </w:t>
        </w:r>
      </w:ins>
      <w:ins w:id="1542" w:author="Emily Smith-Greenaway" w:date="2020-08-09T08:49:00Z">
        <w:r w:rsidR="00866D87">
          <w:rPr>
            <w:rFonts w:ascii="Aparajita" w:hAnsi="Aparajita" w:cs="Aparajita"/>
          </w:rPr>
          <w:t>a young</w:t>
        </w:r>
      </w:ins>
      <w:ins w:id="1543" w:author="Emily Smith-Greenaway" w:date="2020-08-08T16:46:00Z">
        <w:r w:rsidR="00E3187D">
          <w:rPr>
            <w:rFonts w:ascii="Aparajita" w:hAnsi="Aparajita" w:cs="Aparajita"/>
          </w:rPr>
          <w:t xml:space="preserve"> child than </w:t>
        </w:r>
      </w:ins>
      <w:ins w:id="1544" w:author="Emily Smith-Greenaway" w:date="2020-08-09T08:50:00Z">
        <w:r w:rsidR="00866D87">
          <w:rPr>
            <w:rFonts w:ascii="Aparajita" w:hAnsi="Aparajita" w:cs="Aparajita"/>
          </w:rPr>
          <w:t xml:space="preserve">a </w:t>
        </w:r>
      </w:ins>
      <w:ins w:id="1545" w:author="Emily Smith-Greenaway" w:date="2020-08-08T16:46:00Z">
        <w:r w:rsidR="00E3187D">
          <w:rPr>
            <w:rFonts w:ascii="Aparajita" w:hAnsi="Aparajita" w:cs="Aparajita"/>
          </w:rPr>
          <w:t xml:space="preserve">mother in </w:t>
        </w:r>
      </w:ins>
      <w:ins w:id="1546" w:author="Emily Smith-Greenaway" w:date="2020-08-08T16:47:00Z">
        <w:r w:rsidR="00E3187D">
          <w:rPr>
            <w:rFonts w:ascii="Aparajita" w:hAnsi="Aparajita" w:cs="Aparajita"/>
          </w:rPr>
          <w:t xml:space="preserve">Hong Kong. </w:t>
        </w:r>
      </w:ins>
      <w:ins w:id="1547" w:author="Emily Smith-Greenaway" w:date="2020-08-08T16:45:00Z">
        <w:r w:rsidR="005E2C4C" w:rsidRPr="00B8525F">
          <w:rPr>
            <w:rFonts w:ascii="Aparajita" w:hAnsi="Aparajita" w:cs="Aparajita"/>
          </w:rPr>
          <w:t xml:space="preserve"> </w:t>
        </w:r>
      </w:ins>
    </w:p>
    <w:p w14:paraId="5CCBDE64" w14:textId="315A17AC" w:rsidR="0010203F" w:rsidRPr="00266175" w:rsidRDefault="002D061A" w:rsidP="009C383D">
      <w:pPr>
        <w:ind w:firstLine="720"/>
        <w:rPr>
          <w:rFonts w:ascii="Aparajita" w:hAnsi="Aparajita" w:cs="Aparajita"/>
        </w:rPr>
      </w:pPr>
      <w:ins w:id="1548" w:author="Emily Smith-Greenaway" w:date="2020-08-10T08:20:00Z">
        <w:r>
          <w:rPr>
            <w:rFonts w:ascii="Aparajita" w:hAnsi="Aparajita" w:cs="Aparajita"/>
          </w:rPr>
          <w:t xml:space="preserve">Additional </w:t>
        </w:r>
      </w:ins>
      <w:ins w:id="1549" w:author="Emily Smith-Greenaway" w:date="2020-08-09T15:47:00Z">
        <w:r w:rsidR="00A732E6">
          <w:rPr>
            <w:rFonts w:ascii="Aparajita" w:hAnsi="Aparajita" w:cs="Aparajita"/>
          </w:rPr>
          <w:t>analys</w:t>
        </w:r>
      </w:ins>
      <w:ins w:id="1550" w:author="Emily Smith-Greenaway" w:date="2020-08-10T08:20:00Z">
        <w:r>
          <w:rPr>
            <w:rFonts w:ascii="Aparajita" w:hAnsi="Aparajita" w:cs="Aparajita"/>
          </w:rPr>
          <w:t>i</w:t>
        </w:r>
      </w:ins>
      <w:ins w:id="1551" w:author="Emily Smith-Greenaway" w:date="2020-08-09T15:47:00Z">
        <w:r w:rsidR="00A732E6">
          <w:rPr>
            <w:rFonts w:ascii="Aparajita" w:hAnsi="Aparajita" w:cs="Aparajita"/>
          </w:rPr>
          <w:t xml:space="preserve">s of the mIM and </w:t>
        </w:r>
      </w:ins>
      <w:ins w:id="1552" w:author="Emily Smith-Greenaway" w:date="2020-08-10T08:20:00Z">
        <w:r>
          <w:rPr>
            <w:rFonts w:ascii="Aparajita" w:hAnsi="Aparajita" w:cs="Aparajita"/>
          </w:rPr>
          <w:t xml:space="preserve">mU5M </w:t>
        </w:r>
      </w:ins>
      <w:ins w:id="1553" w:author="Emily Smith-Greenaway" w:date="2020-08-10T08:21:00Z">
        <w:r>
          <w:rPr>
            <w:rFonts w:ascii="Aparajita" w:hAnsi="Aparajita" w:cs="Aparajita"/>
          </w:rPr>
          <w:t>demonstrates how</w:t>
        </w:r>
      </w:ins>
      <w:ins w:id="1554" w:author="Emily Smith-Greenaway" w:date="2020-08-09T15:47:00Z">
        <w:r w:rsidR="00A732E6">
          <w:rPr>
            <w:rFonts w:ascii="Aparajita" w:hAnsi="Aparajita" w:cs="Aparajita"/>
          </w:rPr>
          <w:t xml:space="preserve"> </w:t>
        </w:r>
      </w:ins>
      <w:ins w:id="1555" w:author="Emily Smith-Greenaway" w:date="2020-08-10T08:21:00Z">
        <w:r>
          <w:rPr>
            <w:rFonts w:ascii="Aparajita" w:hAnsi="Aparajita" w:cs="Aparajita"/>
          </w:rPr>
          <w:t>this explicitly</w:t>
        </w:r>
      </w:ins>
      <w:ins w:id="1556" w:author="Emily Smith-Greenaway" w:date="2020-08-09T15:47:00Z">
        <w:r w:rsidR="00A732E6">
          <w:rPr>
            <w:rFonts w:ascii="Aparajita" w:hAnsi="Aparajita" w:cs="Aparajita"/>
          </w:rPr>
          <w:t xml:space="preserve"> maternal perspective</w:t>
        </w:r>
      </w:ins>
      <w:ins w:id="1557" w:author="Emily Smith-Greenaway" w:date="2020-08-09T15:56:00Z">
        <w:r w:rsidR="00ED5B11">
          <w:rPr>
            <w:rFonts w:ascii="Aparajita" w:hAnsi="Aparajita" w:cs="Aparajita"/>
          </w:rPr>
          <w:t xml:space="preserve"> reveals</w:t>
        </w:r>
      </w:ins>
      <w:ins w:id="1558" w:author="Emily Smith-Greenaway" w:date="2020-08-09T15:57:00Z">
        <w:r w:rsidR="00ED5B11">
          <w:rPr>
            <w:rFonts w:ascii="Aparajita" w:hAnsi="Aparajita" w:cs="Aparajita"/>
          </w:rPr>
          <w:t xml:space="preserve"> realities</w:t>
        </w:r>
      </w:ins>
      <w:ins w:id="1559" w:author="Emily Smith-Greenaway" w:date="2020-08-09T15:56:00Z">
        <w:r w:rsidR="00ED5B11">
          <w:rPr>
            <w:rFonts w:ascii="Aparajita" w:hAnsi="Aparajita" w:cs="Aparajita"/>
          </w:rPr>
          <w:t xml:space="preserve"> that cannot be inferred based on </w:t>
        </w:r>
      </w:ins>
      <w:ins w:id="1560" w:author="Emily Smith-Greenaway" w:date="2020-08-09T15:48:00Z">
        <w:r w:rsidR="00A732E6">
          <w:rPr>
            <w:rFonts w:ascii="Aparajita" w:hAnsi="Aparajita" w:cs="Aparajita"/>
          </w:rPr>
          <w:t xml:space="preserve">current </w:t>
        </w:r>
      </w:ins>
      <w:ins w:id="1561" w:author="Emily Smith-Greenaway" w:date="2020-08-09T15:47:00Z">
        <w:r w:rsidR="00A732E6">
          <w:rPr>
            <w:rFonts w:ascii="Aparajita" w:hAnsi="Aparajita" w:cs="Aparajita"/>
          </w:rPr>
          <w:t>infant and child mortality rates.</w:t>
        </w:r>
      </w:ins>
      <w:ins w:id="1562" w:author="Emily Smith-Greenaway" w:date="2020-08-09T15:58:00Z">
        <w:r w:rsidR="00ED5B11">
          <w:rPr>
            <w:rFonts w:ascii="Aparajita" w:hAnsi="Aparajita" w:cs="Aparajita"/>
          </w:rPr>
          <w:t xml:space="preserve"> </w:t>
        </w:r>
      </w:ins>
      <w:ins w:id="1563" w:author="Emily Smith-Greenaway" w:date="2020-08-09T16:00:00Z">
        <w:r w:rsidR="00D245FE">
          <w:rPr>
            <w:rFonts w:ascii="Aparajita" w:hAnsi="Aparajita" w:cs="Aparajita"/>
          </w:rPr>
          <w:t>Among</w:t>
        </w:r>
      </w:ins>
      <w:ins w:id="1564" w:author="Emily Smith-Greenaway" w:date="2020-08-09T15:58:00Z">
        <w:r w:rsidR="00ED5B11">
          <w:rPr>
            <w:rFonts w:ascii="Aparajita" w:hAnsi="Aparajita" w:cs="Aparajita"/>
          </w:rPr>
          <w:t xml:space="preserve"> the</w:t>
        </w:r>
      </w:ins>
      <w:ins w:id="1565" w:author="Emily Smith-Greenaway" w:date="2020-08-09T15:59:00Z">
        <w:r w:rsidR="00D245FE">
          <w:rPr>
            <w:rFonts w:ascii="Aparajita" w:hAnsi="Aparajita" w:cs="Aparajita"/>
          </w:rPr>
          <w:t xml:space="preserve"> 20 countries with the lowest </w:t>
        </w:r>
      </w:ins>
      <w:ins w:id="1566" w:author="Emily Smith-Greenaway" w:date="2020-08-09T16:00:00Z">
        <w:r w:rsidR="00D245FE">
          <w:rPr>
            <w:rFonts w:ascii="Aparajita" w:hAnsi="Aparajita" w:cs="Aparajita"/>
          </w:rPr>
          <w:t>infant or child mortality rate</w:t>
        </w:r>
      </w:ins>
      <w:ins w:id="1567" w:author="Emily Smith-Greenaway" w:date="2020-08-09T16:01:00Z">
        <w:r w:rsidR="00D245FE">
          <w:rPr>
            <w:rFonts w:ascii="Aparajita" w:hAnsi="Aparajita" w:cs="Aparajita"/>
          </w:rPr>
          <w:t xml:space="preserve">, </w:t>
        </w:r>
      </w:ins>
      <w:ins w:id="1568" w:author="Emily Smith-Greenaway" w:date="2020-08-09T16:03:00Z">
        <w:r w:rsidR="003E34B8">
          <w:rPr>
            <w:rFonts w:ascii="Aparajita" w:hAnsi="Aparajita" w:cs="Aparajita"/>
          </w:rPr>
          <w:t xml:space="preserve">nine </w:t>
        </w:r>
      </w:ins>
      <w:ins w:id="1569" w:author="Emily Smith-Greenaway" w:date="2020-08-09T16:01:00Z">
        <w:r w:rsidR="00D245FE">
          <w:rPr>
            <w:rFonts w:ascii="Aparajita" w:hAnsi="Aparajita" w:cs="Aparajita"/>
          </w:rPr>
          <w:t xml:space="preserve">of these countries do </w:t>
        </w:r>
        <w:r w:rsidR="00D245FE">
          <w:rPr>
            <w:rFonts w:ascii="Aparajita" w:hAnsi="Aparajita" w:cs="Aparajita"/>
            <w:i/>
            <w:iCs/>
          </w:rPr>
          <w:t xml:space="preserve">not </w:t>
        </w:r>
        <w:r w:rsidR="00D245FE">
          <w:rPr>
            <w:rFonts w:ascii="Aparajita" w:hAnsi="Aparajita" w:cs="Aparajita"/>
          </w:rPr>
          <w:t xml:space="preserve">feature among the 20 countries with the lowest </w:t>
        </w:r>
        <w:proofErr w:type="spellStart"/>
        <w:r w:rsidR="00D245FE">
          <w:rPr>
            <w:rFonts w:ascii="Aparajita" w:hAnsi="Aparajita" w:cs="Aparajita"/>
          </w:rPr>
          <w:t>mIMs</w:t>
        </w:r>
        <w:proofErr w:type="spellEnd"/>
        <w:r w:rsidR="00D245FE">
          <w:rPr>
            <w:rFonts w:ascii="Aparajita" w:hAnsi="Aparajita" w:cs="Aparajita"/>
          </w:rPr>
          <w:t xml:space="preserve"> and </w:t>
        </w:r>
      </w:ins>
      <w:ins w:id="1570" w:author="Emily Smith-Greenaway" w:date="2020-08-10T08:21:00Z">
        <w:r>
          <w:rPr>
            <w:rFonts w:ascii="Aparajita" w:hAnsi="Aparajita" w:cs="Aparajita"/>
          </w:rPr>
          <w:t>mU</w:t>
        </w:r>
      </w:ins>
      <w:ins w:id="1571" w:author="Emily Smith-Greenaway" w:date="2020-08-09T16:01:00Z">
        <w:r w:rsidR="00D245FE">
          <w:rPr>
            <w:rFonts w:ascii="Aparajita" w:hAnsi="Aparajita" w:cs="Aparajita"/>
          </w:rPr>
          <w:t>5Ms</w:t>
        </w:r>
      </w:ins>
      <w:ins w:id="1572" w:author="Emily Smith-Greenaway" w:date="2020-08-10T08:22:00Z">
        <w:r>
          <w:rPr>
            <w:rFonts w:ascii="Aparajita" w:hAnsi="Aparajita" w:cs="Aparajita"/>
          </w:rPr>
          <w:t xml:space="preserve">, </w:t>
        </w:r>
      </w:ins>
      <w:ins w:id="1573" w:author="Emily Smith-Greenaway" w:date="2020-08-08T19:34:00Z">
        <w:r w:rsidR="0010203F">
          <w:rPr>
            <w:rFonts w:ascii="Aparajita" w:hAnsi="Aparajita" w:cs="Aparajita"/>
          </w:rPr>
          <w:t xml:space="preserve">suggesting that these countries could be viewed </w:t>
        </w:r>
      </w:ins>
      <w:ins w:id="1574" w:author="Emily Smith-Greenaway" w:date="2020-08-09T16:02:00Z">
        <w:r w:rsidR="00D245FE">
          <w:rPr>
            <w:rFonts w:ascii="Aparajita" w:hAnsi="Aparajita" w:cs="Aparajita"/>
          </w:rPr>
          <w:t xml:space="preserve">inappropriately </w:t>
        </w:r>
      </w:ins>
      <w:ins w:id="1575" w:author="Emily Smith-Greenaway" w:date="2020-08-08T19:34:00Z">
        <w:r w:rsidR="0010203F">
          <w:rPr>
            <w:rFonts w:ascii="Aparajita" w:hAnsi="Aparajita" w:cs="Aparajita"/>
          </w:rPr>
          <w:t>as co</w:t>
        </w:r>
      </w:ins>
      <w:ins w:id="1576" w:author="Emily Smith-Greenaway" w:date="2020-08-10T08:22:00Z">
        <w:r>
          <w:rPr>
            <w:rFonts w:ascii="Aparajita" w:hAnsi="Aparajita" w:cs="Aparajita"/>
          </w:rPr>
          <w:t>untries</w:t>
        </w:r>
      </w:ins>
      <w:ins w:id="1577" w:author="Emily Smith-Greenaway" w:date="2020-08-08T19:34:00Z">
        <w:r w:rsidR="0010203F">
          <w:rPr>
            <w:rFonts w:ascii="Aparajita" w:hAnsi="Aparajita" w:cs="Aparajita"/>
          </w:rPr>
          <w:t xml:space="preserve"> where the maternal burden of child loss </w:t>
        </w:r>
      </w:ins>
      <w:ins w:id="1578" w:author="Emily Smith-Greenaway" w:date="2020-08-10T08:28:00Z">
        <w:r w:rsidR="006F1D91">
          <w:rPr>
            <w:rFonts w:ascii="Aparajita" w:hAnsi="Aparajita" w:cs="Aparajita"/>
          </w:rPr>
          <w:t xml:space="preserve">is among the lowest </w:t>
        </w:r>
      </w:ins>
      <w:ins w:id="1579" w:author="Emily Smith-Greenaway" w:date="2020-08-10T08:29:00Z">
        <w:r w:rsidR="006F1D91">
          <w:rPr>
            <w:rFonts w:ascii="Aparajita" w:hAnsi="Aparajita" w:cs="Aparajita"/>
          </w:rPr>
          <w:t>globally</w:t>
        </w:r>
      </w:ins>
      <w:ins w:id="1580" w:author="Emily Smith-Greenaway" w:date="2020-08-08T19:35:00Z">
        <w:r w:rsidR="0010203F">
          <w:rPr>
            <w:rFonts w:ascii="Aparajita" w:hAnsi="Aparajita" w:cs="Aparajita"/>
          </w:rPr>
          <w:t xml:space="preserve">. </w:t>
        </w:r>
      </w:ins>
      <w:ins w:id="1581" w:author="Emily Smith-Greenaway" w:date="2020-08-09T16:03:00Z">
        <w:r w:rsidR="00D245FE">
          <w:rPr>
            <w:rFonts w:ascii="Aparajita" w:hAnsi="Aparajita" w:cs="Aparajita"/>
          </w:rPr>
          <w:t xml:space="preserve">Similarly, </w:t>
        </w:r>
      </w:ins>
      <w:ins w:id="1582" w:author="Emily Smith-Greenaway" w:date="2020-08-10T08:29:00Z">
        <w:r w:rsidR="006F1D91">
          <w:rPr>
            <w:rFonts w:ascii="Aparajita" w:hAnsi="Aparajita" w:cs="Aparajita"/>
          </w:rPr>
          <w:t xml:space="preserve">10 </w:t>
        </w:r>
      </w:ins>
      <w:ins w:id="1583" w:author="Emily Smith-Greenaway" w:date="2020-08-09T16:04:00Z">
        <w:r w:rsidR="003E34B8">
          <w:rPr>
            <w:rFonts w:ascii="Aparajita" w:hAnsi="Aparajita" w:cs="Aparajita"/>
          </w:rPr>
          <w:t xml:space="preserve">of the top 20 countries with the highest </w:t>
        </w:r>
        <w:proofErr w:type="spellStart"/>
        <w:r w:rsidR="003E34B8">
          <w:rPr>
            <w:rFonts w:ascii="Aparajita" w:hAnsi="Aparajita" w:cs="Aparajita"/>
          </w:rPr>
          <w:t>mIMS</w:t>
        </w:r>
        <w:proofErr w:type="spellEnd"/>
        <w:r w:rsidR="003E34B8">
          <w:rPr>
            <w:rFonts w:ascii="Aparajita" w:hAnsi="Aparajita" w:cs="Aparajita"/>
          </w:rPr>
          <w:t xml:space="preserve"> and mU5Ms do not feature </w:t>
        </w:r>
      </w:ins>
      <w:ins w:id="1584" w:author="Emily Smith-Greenaway" w:date="2020-08-09T16:05:00Z">
        <w:r w:rsidR="003E34B8">
          <w:rPr>
            <w:rFonts w:ascii="Aparajita" w:hAnsi="Aparajita" w:cs="Aparajita"/>
          </w:rPr>
          <w:t xml:space="preserve">the highest </w:t>
        </w:r>
      </w:ins>
      <w:ins w:id="1585" w:author="Emily Smith-Greenaway" w:date="2020-08-08T19:40:00Z">
        <w:r w:rsidR="0010203F">
          <w:rPr>
            <w:rFonts w:ascii="Aparajita" w:hAnsi="Aparajita" w:cs="Aparajita"/>
          </w:rPr>
          <w:t>infant and under-five mortality rates</w:t>
        </w:r>
      </w:ins>
      <w:ins w:id="1586" w:author="Emily Smith-Greenaway" w:date="2020-08-09T16:05:00Z">
        <w:r w:rsidR="003E34B8">
          <w:rPr>
            <w:rFonts w:ascii="Aparajita" w:hAnsi="Aparajita" w:cs="Aparajita"/>
          </w:rPr>
          <w:t>.</w:t>
        </w:r>
      </w:ins>
      <w:ins w:id="1587" w:author="Emily Smith-Greenaway" w:date="2020-08-09T16:03:00Z">
        <w:r w:rsidR="003E34B8">
          <w:rPr>
            <w:rFonts w:ascii="Aparajita" w:hAnsi="Aparajita" w:cs="Aparajita"/>
          </w:rPr>
          <w:t xml:space="preserve"> </w:t>
        </w:r>
      </w:ins>
      <w:ins w:id="1588" w:author="Emily Smith-Greenaway" w:date="2020-08-08T19:42:00Z">
        <w:r w:rsidR="00F624CD">
          <w:rPr>
            <w:rFonts w:ascii="Aparajita" w:hAnsi="Aparajita" w:cs="Aparajita"/>
          </w:rPr>
          <w:t xml:space="preserve">These are </w:t>
        </w:r>
      </w:ins>
      <w:ins w:id="1589" w:author="Emily Smith-Greenaway" w:date="2020-08-09T16:06:00Z">
        <w:r w:rsidR="00752C1D">
          <w:rPr>
            <w:rFonts w:ascii="Aparajita" w:hAnsi="Aparajita" w:cs="Aparajita"/>
          </w:rPr>
          <w:t>countries</w:t>
        </w:r>
      </w:ins>
      <w:ins w:id="1590" w:author="Emily Smith-Greenaway" w:date="2020-08-08T19:42:00Z">
        <w:r w:rsidR="00F624CD">
          <w:rPr>
            <w:rFonts w:ascii="Aparajita" w:hAnsi="Aparajita" w:cs="Aparajita"/>
          </w:rPr>
          <w:t xml:space="preserve"> where the maternal burden of child loss </w:t>
        </w:r>
      </w:ins>
      <w:ins w:id="1591" w:author="Emily Smith-Greenaway" w:date="2020-08-09T16:07:00Z">
        <w:r w:rsidR="00B50C78">
          <w:rPr>
            <w:rFonts w:ascii="Aparajita" w:hAnsi="Aparajita" w:cs="Aparajita"/>
          </w:rPr>
          <w:t xml:space="preserve">is not made apparent by contemporary child mortality conditions, </w:t>
        </w:r>
      </w:ins>
      <w:ins w:id="1592" w:author="Emily Smith-Greenaway" w:date="2020-08-08T19:42:00Z">
        <w:r w:rsidR="00F624CD">
          <w:rPr>
            <w:rFonts w:ascii="Aparajita" w:hAnsi="Aparajita" w:cs="Aparajita"/>
          </w:rPr>
          <w:t>even as the</w:t>
        </w:r>
      </w:ins>
      <w:ins w:id="1593" w:author="Emily Smith-Greenaway" w:date="2020-08-09T16:07:00Z">
        <w:r w:rsidR="00B50C78">
          <w:rPr>
            <w:rFonts w:ascii="Aparajita" w:hAnsi="Aparajita" w:cs="Aparajita"/>
          </w:rPr>
          <w:t>se</w:t>
        </w:r>
      </w:ins>
      <w:ins w:id="1594" w:author="Emily Smith-Greenaway" w:date="2020-08-08T19:42:00Z">
        <w:r w:rsidR="00F624CD">
          <w:rPr>
            <w:rFonts w:ascii="Aparajita" w:hAnsi="Aparajita" w:cs="Aparajita"/>
          </w:rPr>
          <w:t xml:space="preserve"> are settings with among the highest burdens </w:t>
        </w:r>
      </w:ins>
      <w:ins w:id="1595" w:author="Emily Smith-Greenaway" w:date="2020-08-09T16:07:00Z">
        <w:r w:rsidR="00B50C78">
          <w:rPr>
            <w:rFonts w:ascii="Aparajita" w:hAnsi="Aparajita" w:cs="Aparajita"/>
          </w:rPr>
          <w:t xml:space="preserve">of maternal bereavement </w:t>
        </w:r>
      </w:ins>
      <w:ins w:id="1596" w:author="Emily Smith-Greenaway" w:date="2020-08-08T19:42:00Z">
        <w:r w:rsidR="00F624CD">
          <w:rPr>
            <w:rFonts w:ascii="Aparajita" w:hAnsi="Aparajita" w:cs="Aparajita"/>
          </w:rPr>
          <w:t>in the wor</w:t>
        </w:r>
      </w:ins>
      <w:ins w:id="1597" w:author="Emily Smith-Greenaway" w:date="2020-08-08T19:43:00Z">
        <w:r w:rsidR="00F624CD">
          <w:rPr>
            <w:rFonts w:ascii="Aparajita" w:hAnsi="Aparajita" w:cs="Aparajita"/>
          </w:rPr>
          <w:t xml:space="preserve">ld. </w:t>
        </w:r>
      </w:ins>
    </w:p>
    <w:p w14:paraId="6C6B225A" w14:textId="77777777" w:rsidR="00011943" w:rsidRDefault="0010203F" w:rsidP="00011943">
      <w:pPr>
        <w:rPr>
          <w:ins w:id="1598" w:author="Emily Smith-Greenaway" w:date="2020-08-09T00:18:00Z"/>
          <w:rFonts w:ascii="Aparajita" w:hAnsi="Aparajita" w:cs="Aparajita"/>
          <w:b/>
          <w:bCs/>
        </w:rPr>
      </w:pPr>
      <w:ins w:id="1599" w:author="Emily Smith-Greenaway" w:date="2020-08-08T19:30:00Z">
        <w:r>
          <w:rPr>
            <w:rFonts w:ascii="Aparajita" w:hAnsi="Aparajita" w:cs="Aparajita"/>
            <w:b/>
            <w:bCs/>
          </w:rPr>
          <w:t>Maternal B</w:t>
        </w:r>
      </w:ins>
      <w:ins w:id="1600" w:author="Emily Smith-Greenaway" w:date="2020-08-08T19:31:00Z">
        <w:r>
          <w:rPr>
            <w:rFonts w:ascii="Aparajita" w:hAnsi="Aparajita" w:cs="Aparajita"/>
            <w:b/>
            <w:bCs/>
          </w:rPr>
          <w:t>urden of Offspring Mortality (</w:t>
        </w:r>
        <w:proofErr w:type="spellStart"/>
        <w:r>
          <w:rPr>
            <w:rFonts w:ascii="Aparajita" w:hAnsi="Aparajita" w:cs="Aparajita"/>
            <w:b/>
            <w:bCs/>
          </w:rPr>
          <w:t>mOM</w:t>
        </w:r>
        <w:proofErr w:type="spellEnd"/>
        <w:r>
          <w:rPr>
            <w:rFonts w:ascii="Aparajita" w:hAnsi="Aparajita" w:cs="Aparajita"/>
            <w:b/>
            <w:bCs/>
          </w:rPr>
          <w:t>)</w:t>
        </w:r>
      </w:ins>
    </w:p>
    <w:p w14:paraId="36DAD56C" w14:textId="31604B53" w:rsidR="000E2663" w:rsidDel="004731AD" w:rsidRDefault="00800E45" w:rsidP="00486C2D">
      <w:pPr>
        <w:rPr>
          <w:del w:id="1601" w:author="Emily Smith-Greenaway" w:date="2020-08-08T23:54:00Z"/>
          <w:rFonts w:ascii="Aparajita" w:hAnsi="Aparajita" w:cs="Aparajita"/>
        </w:rPr>
      </w:pPr>
      <w:del w:id="1602" w:author="Emily Smith-Greenaway" w:date="2020-08-09T16:09:00Z">
        <w:r w:rsidDel="008B15EE">
          <w:rPr>
            <w:rFonts w:ascii="Aparajita" w:hAnsi="Aparajita" w:cs="Aparajita"/>
          </w:rPr>
          <w:delText xml:space="preserve">The risk of child death for parents persists </w:delText>
        </w:r>
        <w:r w:rsidR="006B092D" w:rsidDel="008B15EE">
          <w:rPr>
            <w:rFonts w:ascii="Aparajita" w:hAnsi="Aparajita" w:cs="Aparajita"/>
          </w:rPr>
          <w:delText xml:space="preserve">well </w:delText>
        </w:r>
        <w:r w:rsidDel="008B15EE">
          <w:rPr>
            <w:rFonts w:ascii="Aparajita" w:hAnsi="Aparajita" w:cs="Aparajita"/>
          </w:rPr>
          <w:delText xml:space="preserve">beyond the </w:delText>
        </w:r>
      </w:del>
      <w:del w:id="1603" w:author="Emily Smith-Greenaway" w:date="2020-08-08T16:47:00Z">
        <w:r w:rsidDel="006F4FD7">
          <w:rPr>
            <w:rFonts w:ascii="Aparajita" w:hAnsi="Aparajita" w:cs="Aparajita"/>
          </w:rPr>
          <w:delText>60</w:delText>
        </w:r>
        <w:r w:rsidR="006B092D" w:rsidDel="006F4FD7">
          <w:rPr>
            <w:rFonts w:ascii="Aparajita" w:hAnsi="Aparajita" w:cs="Aparajita"/>
          </w:rPr>
          <w:delText>-</w:delText>
        </w:r>
        <w:r w:rsidDel="006F4FD7">
          <w:rPr>
            <w:rFonts w:ascii="Aparajita" w:hAnsi="Aparajita" w:cs="Aparajita"/>
          </w:rPr>
          <w:delText>month</w:delText>
        </w:r>
        <w:r w:rsidR="006B092D" w:rsidDel="006F4FD7">
          <w:rPr>
            <w:rFonts w:ascii="Aparajita" w:hAnsi="Aparajita" w:cs="Aparajita"/>
          </w:rPr>
          <w:delText xml:space="preserve"> </w:delText>
        </w:r>
        <w:r w:rsidDel="006F4FD7">
          <w:rPr>
            <w:rFonts w:ascii="Aparajita" w:hAnsi="Aparajita" w:cs="Aparajita"/>
          </w:rPr>
          <w:delText>mark</w:delText>
        </w:r>
      </w:del>
      <w:ins w:id="1604" w:author="Emily Smith-Greenaway" w:date="2020-08-09T16:08:00Z">
        <w:r w:rsidR="00524E60">
          <w:rPr>
            <w:rFonts w:ascii="Aparajita" w:hAnsi="Aparajita" w:cs="Aparajita"/>
          </w:rPr>
          <w:t>D</w:t>
        </w:r>
      </w:ins>
      <w:ins w:id="1605" w:author="Emily Smith-Greenaway" w:date="2020-08-08T16:47:00Z">
        <w:r w:rsidR="006F4FD7">
          <w:rPr>
            <w:rFonts w:ascii="Aparajita" w:hAnsi="Aparajita" w:cs="Aparajita"/>
          </w:rPr>
          <w:t xml:space="preserve">espite the global emphasis on </w:t>
        </w:r>
      </w:ins>
      <w:del w:id="1606" w:author="Emily Smith-Greenaway" w:date="2020-08-08T16:47:00Z">
        <w:r w:rsidDel="006F4FD7">
          <w:rPr>
            <w:rFonts w:ascii="Aparajita" w:hAnsi="Aparajita" w:cs="Aparajita"/>
          </w:rPr>
          <w:delText xml:space="preserve"> that so thoroughly permeates contemporary approaches to </w:delText>
        </w:r>
      </w:del>
      <w:r>
        <w:rPr>
          <w:rFonts w:ascii="Aparajita" w:hAnsi="Aparajita" w:cs="Aparajita"/>
        </w:rPr>
        <w:t xml:space="preserve">measuring and monitoring </w:t>
      </w:r>
      <w:del w:id="1607" w:author="Emily Smith-Greenaway" w:date="2020-08-08T16:47:00Z">
        <w:r w:rsidDel="006F4FD7">
          <w:rPr>
            <w:rFonts w:ascii="Aparajita" w:hAnsi="Aparajita" w:cs="Aparajita"/>
          </w:rPr>
          <w:delText>health in early childhood</w:delText>
        </w:r>
      </w:del>
      <w:ins w:id="1608" w:author="Emily Smith-Greenaway" w:date="2020-08-08T16:47:00Z">
        <w:r w:rsidR="006F4FD7">
          <w:rPr>
            <w:rFonts w:ascii="Aparajita" w:hAnsi="Aparajita" w:cs="Aparajita"/>
          </w:rPr>
          <w:t xml:space="preserve">mortality before </w:t>
        </w:r>
      </w:ins>
      <w:ins w:id="1609" w:author="Emily Smith-Greenaway" w:date="2020-08-09T16:08:00Z">
        <w:r w:rsidR="00524E60">
          <w:rPr>
            <w:rFonts w:ascii="Aparajita" w:hAnsi="Aparajita" w:cs="Aparajita"/>
          </w:rPr>
          <w:t xml:space="preserve">age five, </w:t>
        </w:r>
      </w:ins>
      <w:ins w:id="1610" w:author="Emily Smith-Greenaway" w:date="2020-08-09T16:09:00Z">
        <w:r w:rsidR="00524E60">
          <w:rPr>
            <w:rFonts w:ascii="Aparajita" w:hAnsi="Aparajita" w:cs="Aparajita"/>
          </w:rPr>
          <w:t>pa</w:t>
        </w:r>
        <w:r w:rsidR="008B15EE">
          <w:rPr>
            <w:rFonts w:ascii="Aparajita" w:hAnsi="Aparajita" w:cs="Aparajita"/>
          </w:rPr>
          <w:t>rents’ risk of losing a child persists beyond the child’s fifth birthday</w:t>
        </w:r>
      </w:ins>
      <w:r>
        <w:rPr>
          <w:rFonts w:ascii="Aparajita" w:hAnsi="Aparajita" w:cs="Aparajita"/>
        </w:rPr>
        <w:t xml:space="preserve">. </w:t>
      </w:r>
      <w:r w:rsidR="008A0317">
        <w:rPr>
          <w:rFonts w:ascii="Aparajita" w:hAnsi="Aparajita" w:cs="Aparajita"/>
        </w:rPr>
        <w:t>T</w:t>
      </w:r>
      <w:r w:rsidR="00F50ADB" w:rsidRPr="00266175">
        <w:rPr>
          <w:rFonts w:ascii="Aparajita" w:hAnsi="Aparajita" w:cs="Aparajita"/>
        </w:rPr>
        <w:t xml:space="preserve">o </w:t>
      </w:r>
      <w:del w:id="1611" w:author="Emily Smith-Greenaway" w:date="2020-08-09T00:18:00Z">
        <w:r w:rsidR="00F50ADB" w:rsidRPr="00266175" w:rsidDel="00011943">
          <w:rPr>
            <w:rFonts w:ascii="Aparajita" w:hAnsi="Aparajita" w:cs="Aparajita"/>
          </w:rPr>
          <w:delText>offer a comprehensive overview of</w:delText>
        </w:r>
      </w:del>
      <w:ins w:id="1612" w:author="Emily Smith-Greenaway" w:date="2020-08-09T00:18:00Z">
        <w:r w:rsidR="00011943">
          <w:rPr>
            <w:rFonts w:ascii="Aparajita" w:hAnsi="Aparajita" w:cs="Aparajita"/>
          </w:rPr>
          <w:t>understand</w:t>
        </w:r>
      </w:ins>
      <w:r w:rsidR="00F50ADB" w:rsidRPr="00266175">
        <w:rPr>
          <w:rFonts w:ascii="Aparajita" w:hAnsi="Aparajita" w:cs="Aparajita"/>
        </w:rPr>
        <w:t xml:space="preserve"> the </w:t>
      </w:r>
      <w:r w:rsidR="004F1751">
        <w:rPr>
          <w:rFonts w:ascii="Aparajita" w:hAnsi="Aparajita" w:cs="Aparajita"/>
        </w:rPr>
        <w:t xml:space="preserve">total </w:t>
      </w:r>
      <w:r w:rsidR="00F50ADB" w:rsidRPr="00266175">
        <w:rPr>
          <w:rFonts w:ascii="Aparajita" w:hAnsi="Aparajita" w:cs="Aparajita"/>
        </w:rPr>
        <w:t xml:space="preserve">burden of child loss </w:t>
      </w:r>
      <w:r w:rsidR="004F1751">
        <w:rPr>
          <w:rFonts w:ascii="Aparajita" w:hAnsi="Aparajita" w:cs="Aparajita"/>
        </w:rPr>
        <w:t xml:space="preserve">(i.e., </w:t>
      </w:r>
      <w:commentRangeStart w:id="1613"/>
      <w:commentRangeStart w:id="1614"/>
      <w:r w:rsidR="00F50ADB" w:rsidRPr="00266175">
        <w:rPr>
          <w:rFonts w:ascii="Aparajita" w:hAnsi="Aparajita" w:cs="Aparajita"/>
        </w:rPr>
        <w:t>regardless of the child’s age at the time of death</w:t>
      </w:r>
      <w:commentRangeEnd w:id="1613"/>
      <w:r w:rsidR="00DE6BA3">
        <w:rPr>
          <w:rStyle w:val="CommentReference"/>
          <w:rFonts w:asciiTheme="minorHAnsi" w:eastAsiaTheme="minorHAnsi" w:hAnsiTheme="minorHAnsi" w:cstheme="minorBidi"/>
        </w:rPr>
        <w:commentReference w:id="1613"/>
      </w:r>
      <w:commentRangeEnd w:id="1614"/>
      <w:r w:rsidR="006852F7">
        <w:rPr>
          <w:rStyle w:val="CommentReference"/>
          <w:rFonts w:asciiTheme="minorHAnsi" w:eastAsiaTheme="minorHAnsi" w:hAnsiTheme="minorHAnsi" w:cstheme="minorBidi"/>
        </w:rPr>
        <w:commentReference w:id="1614"/>
      </w:r>
      <w:r w:rsidR="004F1751">
        <w:rPr>
          <w:rFonts w:ascii="Aparajita" w:hAnsi="Aparajita" w:cs="Aparajita"/>
        </w:rPr>
        <w:t>)</w:t>
      </w:r>
      <w:r w:rsidR="00F50ADB" w:rsidRPr="00266175">
        <w:rPr>
          <w:rFonts w:ascii="Aparajita" w:hAnsi="Aparajita" w:cs="Aparajita"/>
        </w:rPr>
        <w:t xml:space="preserve">, </w:t>
      </w:r>
      <w:del w:id="1615" w:author="Emily Smith-Greenaway" w:date="2020-08-09T16:08:00Z">
        <w:r w:rsidR="002E2875" w:rsidRPr="00011943" w:rsidDel="00524E60">
          <w:rPr>
            <w:rFonts w:ascii="Aparajita" w:hAnsi="Aparajita" w:cs="Aparajita"/>
            <w:b/>
            <w:bCs/>
            <w:rPrChange w:id="1616" w:author="Emily Smith-Greenaway" w:date="2020-08-09T00:18:00Z">
              <w:rPr>
                <w:rFonts w:ascii="Aparajita" w:hAnsi="Aparajita" w:cs="Aparajita"/>
              </w:rPr>
            </w:rPrChange>
          </w:rPr>
          <w:delText xml:space="preserve">Figure </w:delText>
        </w:r>
      </w:del>
      <w:ins w:id="1617" w:author="Emily Smith-Greenaway" w:date="2020-08-09T16:08:00Z">
        <w:r w:rsidR="00524E60" w:rsidRPr="00011943">
          <w:rPr>
            <w:rFonts w:ascii="Aparajita" w:hAnsi="Aparajita" w:cs="Aparajita"/>
            <w:b/>
            <w:bCs/>
            <w:rPrChange w:id="1618" w:author="Emily Smith-Greenaway" w:date="2020-08-09T00:18:00Z">
              <w:rPr>
                <w:rFonts w:ascii="Aparajita" w:hAnsi="Aparajita" w:cs="Aparajita"/>
              </w:rPr>
            </w:rPrChange>
          </w:rPr>
          <w:t>Fig</w:t>
        </w:r>
        <w:r w:rsidR="00524E60">
          <w:rPr>
            <w:rFonts w:ascii="Aparajita" w:hAnsi="Aparajita" w:cs="Aparajita"/>
            <w:b/>
            <w:bCs/>
          </w:rPr>
          <w:t>.</w:t>
        </w:r>
        <w:r w:rsidR="00524E60" w:rsidRPr="00011943">
          <w:rPr>
            <w:rFonts w:ascii="Aparajita" w:hAnsi="Aparajita" w:cs="Aparajita"/>
            <w:b/>
            <w:bCs/>
            <w:rPrChange w:id="1619" w:author="Emily Smith-Greenaway" w:date="2020-08-09T00:18:00Z">
              <w:rPr>
                <w:rFonts w:ascii="Aparajita" w:hAnsi="Aparajita" w:cs="Aparajita"/>
              </w:rPr>
            </w:rPrChange>
          </w:rPr>
          <w:t xml:space="preserve"> </w:t>
        </w:r>
      </w:ins>
      <w:r w:rsidR="002E2875" w:rsidRPr="00011943">
        <w:rPr>
          <w:rFonts w:ascii="Aparajita" w:hAnsi="Aparajita" w:cs="Aparajita"/>
          <w:b/>
          <w:bCs/>
          <w:rPrChange w:id="1620" w:author="Emily Smith-Greenaway" w:date="2020-08-09T00:18:00Z">
            <w:rPr>
              <w:rFonts w:ascii="Aparajita" w:hAnsi="Aparajita" w:cs="Aparajita"/>
            </w:rPr>
          </w:rPrChange>
        </w:rPr>
        <w:t>3</w:t>
      </w:r>
      <w:r w:rsidR="00A615F0" w:rsidRPr="00266175">
        <w:rPr>
          <w:rFonts w:ascii="Aparajita" w:hAnsi="Aparajita" w:cs="Aparajita"/>
        </w:rPr>
        <w:t xml:space="preserve"> depicts the</w:t>
      </w:r>
      <w:r w:rsidR="002E2875" w:rsidRPr="00266175">
        <w:rPr>
          <w:rFonts w:ascii="Aparajita" w:hAnsi="Aparajita" w:cs="Aparajita"/>
        </w:rPr>
        <w:t xml:space="preserve"> </w:t>
      </w:r>
      <w:proofErr w:type="spellStart"/>
      <w:ins w:id="1621" w:author="Emily Smith-Greenaway" w:date="2020-08-09T16:09:00Z">
        <w:r w:rsidR="008B15EE">
          <w:rPr>
            <w:rFonts w:ascii="Aparajita" w:hAnsi="Aparajita" w:cs="Aparajita"/>
          </w:rPr>
          <w:t>mOM</w:t>
        </w:r>
        <w:proofErr w:type="spellEnd"/>
        <w:r w:rsidR="008B15EE">
          <w:rPr>
            <w:rFonts w:ascii="Aparajita" w:hAnsi="Aparajita" w:cs="Aparajita"/>
          </w:rPr>
          <w:t xml:space="preserve">, capturing the </w:t>
        </w:r>
      </w:ins>
      <w:r w:rsidR="002E2875" w:rsidRPr="00266175">
        <w:rPr>
          <w:rFonts w:ascii="Aparajita" w:hAnsi="Aparajita" w:cs="Aparajita"/>
        </w:rPr>
        <w:t>burden of all offspring mortality</w:t>
      </w:r>
      <w:r w:rsidR="00A615F0" w:rsidRPr="00266175">
        <w:rPr>
          <w:rFonts w:ascii="Aparajita" w:hAnsi="Aparajita" w:cs="Aparajita"/>
        </w:rPr>
        <w:t xml:space="preserve"> </w:t>
      </w:r>
      <w:del w:id="1622" w:author="Emily Smith-Greenaway" w:date="2020-08-09T16:09:00Z">
        <w:r w:rsidR="00A615F0" w:rsidRPr="00266175" w:rsidDel="008B15EE">
          <w:rPr>
            <w:rFonts w:ascii="Aparajita" w:hAnsi="Aparajita" w:cs="Aparajita"/>
          </w:rPr>
          <w:delText>(mOM)</w:delText>
        </w:r>
        <w:r w:rsidR="004A42CA" w:rsidDel="008B15EE">
          <w:rPr>
            <w:rFonts w:ascii="Aparajita" w:hAnsi="Aparajita" w:cs="Aparajita"/>
          </w:rPr>
          <w:delText xml:space="preserve"> </w:delText>
        </w:r>
      </w:del>
      <w:r w:rsidR="004A42CA">
        <w:rPr>
          <w:rFonts w:ascii="Aparajita" w:hAnsi="Aparajita" w:cs="Aparajita"/>
        </w:rPr>
        <w:t>among mothers 45-49 years old</w:t>
      </w:r>
      <w:r w:rsidR="00380F11" w:rsidRPr="00266175">
        <w:rPr>
          <w:rFonts w:ascii="Aparajita" w:hAnsi="Aparajita" w:cs="Aparajita"/>
        </w:rPr>
        <w:t xml:space="preserve">. </w:t>
      </w:r>
      <w:del w:id="1623" w:author="Emily Smith-Greenaway" w:date="2020-08-09T16:11:00Z">
        <w:r w:rsidR="00A82EF1" w:rsidDel="0094471F">
          <w:rPr>
            <w:rFonts w:ascii="Aparajita" w:hAnsi="Aparajita" w:cs="Aparajita"/>
          </w:rPr>
          <w:delText>For obvious reasons,</w:delText>
        </w:r>
      </w:del>
      <w:ins w:id="1624" w:author="Emily Smith-Greenaway" w:date="2020-08-09T16:11:00Z">
        <w:r w:rsidR="0094471F">
          <w:rPr>
            <w:rFonts w:ascii="Aparajita" w:hAnsi="Aparajita" w:cs="Aparajita"/>
          </w:rPr>
          <w:t>As expected,</w:t>
        </w:r>
      </w:ins>
      <w:r w:rsidR="004F1751">
        <w:rPr>
          <w:rFonts w:ascii="Aparajita" w:hAnsi="Aparajita" w:cs="Aparajita"/>
        </w:rPr>
        <w:t xml:space="preserve"> </w:t>
      </w:r>
      <w:r w:rsidR="00A82EF1">
        <w:rPr>
          <w:rFonts w:ascii="Aparajita" w:hAnsi="Aparajita" w:cs="Aparajita"/>
        </w:rPr>
        <w:t xml:space="preserve">the </w:t>
      </w:r>
      <w:r w:rsidR="004F1751">
        <w:rPr>
          <w:rFonts w:ascii="Aparajita" w:hAnsi="Aparajita" w:cs="Aparajita"/>
        </w:rPr>
        <w:t>global pattern</w:t>
      </w:r>
      <w:r w:rsidR="006B092D">
        <w:rPr>
          <w:rFonts w:ascii="Aparajita" w:hAnsi="Aparajita" w:cs="Aparajita"/>
        </w:rPr>
        <w:t>ing</w:t>
      </w:r>
      <w:r w:rsidR="004F1751">
        <w:rPr>
          <w:rFonts w:ascii="Aparajita" w:hAnsi="Aparajita" w:cs="Aparajita"/>
        </w:rPr>
        <w:t xml:space="preserve"> of </w:t>
      </w:r>
      <w:r w:rsidR="004A42CA">
        <w:rPr>
          <w:rFonts w:ascii="Aparajita" w:hAnsi="Aparajita" w:cs="Aparajita"/>
        </w:rPr>
        <w:t xml:space="preserve">the </w:t>
      </w:r>
      <w:proofErr w:type="spellStart"/>
      <w:r w:rsidR="004A42CA">
        <w:rPr>
          <w:rFonts w:ascii="Aparajita" w:hAnsi="Aparajita" w:cs="Aparajita"/>
        </w:rPr>
        <w:t>mOM</w:t>
      </w:r>
      <w:proofErr w:type="spellEnd"/>
      <w:r w:rsidR="004A42CA">
        <w:rPr>
          <w:rFonts w:ascii="Aparajita" w:hAnsi="Aparajita" w:cs="Aparajita"/>
        </w:rPr>
        <w:t xml:space="preserve"> indicators </w:t>
      </w:r>
      <w:r w:rsidR="00A82EF1">
        <w:rPr>
          <w:rFonts w:ascii="Aparajita" w:hAnsi="Aparajita" w:cs="Aparajita"/>
        </w:rPr>
        <w:t xml:space="preserve">closely </w:t>
      </w:r>
      <w:del w:id="1625" w:author="Emily Smith-Greenaway" w:date="2020-08-09T16:11:00Z">
        <w:r w:rsidR="00A82EF1" w:rsidDel="0094471F">
          <w:rPr>
            <w:rFonts w:ascii="Aparajita" w:hAnsi="Aparajita" w:cs="Aparajita"/>
          </w:rPr>
          <w:delText xml:space="preserve">follows </w:delText>
        </w:r>
      </w:del>
      <w:ins w:id="1626" w:author="Emily Smith-Greenaway" w:date="2020-08-09T16:11:00Z">
        <w:r w:rsidR="0094471F">
          <w:rPr>
            <w:rFonts w:ascii="Aparajita" w:hAnsi="Aparajita" w:cs="Aparajita"/>
          </w:rPr>
          <w:t xml:space="preserve">aligns with that of the mIM and mU5M: </w:t>
        </w:r>
      </w:ins>
      <w:ins w:id="1627" w:author="Emily Smith-Greenaway" w:date="2020-08-09T16:12:00Z">
        <w:r w:rsidR="0094471F">
          <w:rPr>
            <w:rFonts w:ascii="Aparajita" w:hAnsi="Aparajita" w:cs="Aparajita"/>
          </w:rPr>
          <w:t xml:space="preserve">countries where many surviving mothers have had an infant or under-five year old die are also those where mothers </w:t>
        </w:r>
      </w:ins>
      <w:ins w:id="1628" w:author="Emily Smith-Greenaway" w:date="2020-08-10T08:30:00Z">
        <w:r w:rsidR="00EB7072">
          <w:rPr>
            <w:rFonts w:ascii="Aparajita" w:hAnsi="Aparajita" w:cs="Aparajita"/>
          </w:rPr>
          <w:t xml:space="preserve">have </w:t>
        </w:r>
      </w:ins>
      <w:ins w:id="1629" w:author="Emily Smith-Greenaway" w:date="2020-08-09T16:12:00Z">
        <w:r w:rsidR="0094471F">
          <w:rPr>
            <w:rFonts w:ascii="Aparajita" w:hAnsi="Aparajita" w:cs="Aparajita"/>
          </w:rPr>
          <w:t>los</w:t>
        </w:r>
      </w:ins>
      <w:ins w:id="1630" w:author="Emily Smith-Greenaway" w:date="2020-08-10T08:30:00Z">
        <w:r w:rsidR="00EB7072">
          <w:rPr>
            <w:rFonts w:ascii="Aparajita" w:hAnsi="Aparajita" w:cs="Aparajita"/>
          </w:rPr>
          <w:t>t</w:t>
        </w:r>
      </w:ins>
      <w:ins w:id="1631" w:author="Emily Smith-Greenaway" w:date="2020-08-09T16:12:00Z">
        <w:r w:rsidR="0094471F">
          <w:rPr>
            <w:rFonts w:ascii="Aparajita" w:hAnsi="Aparajita" w:cs="Aparajita"/>
          </w:rPr>
          <w:t xml:space="preserve"> adolescent and young adult children.</w:t>
        </w:r>
      </w:ins>
      <w:ins w:id="1632" w:author="Emily Smith-Greenaway" w:date="2020-08-09T16:22:00Z">
        <w:r w:rsidR="00486C2D">
          <w:rPr>
            <w:rFonts w:ascii="Aparajita" w:hAnsi="Aparajita" w:cs="Aparajita"/>
          </w:rPr>
          <w:t xml:space="preserve"> The reigning pattern across Europe and East Asia is that fewer than 20 per 1,000 </w:t>
        </w:r>
      </w:ins>
      <w:ins w:id="1633" w:author="Emily Smith-Greenaway" w:date="2020-08-10T08:31:00Z">
        <w:r w:rsidR="00EB7072">
          <w:rPr>
            <w:rFonts w:ascii="Aparajita" w:hAnsi="Aparajita" w:cs="Aparajita"/>
          </w:rPr>
          <w:t xml:space="preserve">mothers </w:t>
        </w:r>
      </w:ins>
      <w:ins w:id="1634" w:author="Emily Smith-Greenaway" w:date="2020-08-09T16:22:00Z">
        <w:r w:rsidR="00486C2D">
          <w:rPr>
            <w:rFonts w:ascii="Aparajita" w:hAnsi="Aparajita" w:cs="Aparajita"/>
          </w:rPr>
          <w:t xml:space="preserve">have ever lost a child. </w:t>
        </w:r>
      </w:ins>
      <w:ins w:id="1635" w:author="Emily Smith-Greenaway" w:date="2020-08-09T16:23:00Z">
        <w:r w:rsidR="00486C2D">
          <w:rPr>
            <w:rFonts w:ascii="Aparajita" w:hAnsi="Aparajita" w:cs="Aparajita"/>
          </w:rPr>
          <w:t xml:space="preserve">The level in the US is slightly higher: </w:t>
        </w:r>
      </w:ins>
      <w:del w:id="1636" w:author="Emily Smith-Greenaway" w:date="2020-08-09T16:11:00Z">
        <w:r w:rsidR="00A82EF1" w:rsidDel="0094471F">
          <w:rPr>
            <w:rFonts w:ascii="Aparajita" w:hAnsi="Aparajita" w:cs="Aparajita"/>
          </w:rPr>
          <w:delText>the trends of</w:delText>
        </w:r>
        <w:r w:rsidR="004A42CA" w:rsidDel="0094471F">
          <w:rPr>
            <w:rFonts w:ascii="Aparajita" w:hAnsi="Aparajita" w:cs="Aparajita"/>
          </w:rPr>
          <w:delText xml:space="preserve"> both the mIM and mU5M</w:delText>
        </w:r>
        <w:r w:rsidR="008A0317" w:rsidDel="0094471F">
          <w:rPr>
            <w:rFonts w:ascii="Aparajita" w:hAnsi="Aparajita" w:cs="Aparajita"/>
          </w:rPr>
          <w:delText>:</w:delText>
        </w:r>
        <w:r w:rsidR="004A42CA" w:rsidDel="0094471F">
          <w:rPr>
            <w:rFonts w:ascii="Aparajita" w:hAnsi="Aparajita" w:cs="Aparajita"/>
          </w:rPr>
          <w:delText xml:space="preserve"> </w:delText>
        </w:r>
      </w:del>
      <w:del w:id="1637" w:author="Emily Smith-Greenaway" w:date="2020-08-09T16:12:00Z">
        <w:r w:rsidR="004A42CA" w:rsidDel="0094471F">
          <w:rPr>
            <w:rFonts w:ascii="Aparajita" w:hAnsi="Aparajita" w:cs="Aparajita"/>
          </w:rPr>
          <w:delText>countries where</w:delText>
        </w:r>
        <w:r w:rsidR="006B092D" w:rsidDel="0094471F">
          <w:rPr>
            <w:rFonts w:ascii="Aparajita" w:hAnsi="Aparajita" w:cs="Aparajita"/>
          </w:rPr>
          <w:delText>in</w:delText>
        </w:r>
        <w:r w:rsidR="004A42CA" w:rsidDel="0094471F">
          <w:rPr>
            <w:rFonts w:ascii="Aparajita" w:hAnsi="Aparajita" w:cs="Aparajita"/>
          </w:rPr>
          <w:delText xml:space="preserve"> a high prevalence of mothers have lost an infant or under-five year old child </w:delText>
        </w:r>
        <w:r w:rsidR="004F1751" w:rsidDel="0094471F">
          <w:rPr>
            <w:rFonts w:ascii="Aparajita" w:hAnsi="Aparajita" w:cs="Aparajita"/>
          </w:rPr>
          <w:delText xml:space="preserve">also carry </w:delText>
        </w:r>
        <w:r w:rsidR="00E83983" w:rsidDel="0094471F">
          <w:rPr>
            <w:rFonts w:ascii="Aparajita" w:hAnsi="Aparajita" w:cs="Aparajita"/>
          </w:rPr>
          <w:delText>high levels of maternal bereavement</w:delText>
        </w:r>
        <w:r w:rsidR="00A82EF1" w:rsidDel="0094471F">
          <w:rPr>
            <w:rFonts w:ascii="Aparajita" w:hAnsi="Aparajita" w:cs="Aparajita"/>
          </w:rPr>
          <w:delText xml:space="preserve"> when</w:delText>
        </w:r>
        <w:r w:rsidR="004F1751" w:rsidDel="0094471F">
          <w:rPr>
            <w:rFonts w:ascii="Aparajita" w:hAnsi="Aparajita" w:cs="Aparajita"/>
          </w:rPr>
          <w:delText xml:space="preserve"> </w:delText>
        </w:r>
        <w:r w:rsidR="00A82EF1" w:rsidDel="0094471F">
          <w:rPr>
            <w:rFonts w:ascii="Aparajita" w:hAnsi="Aparajita" w:cs="Aparajita"/>
          </w:rPr>
          <w:delText>measured on a longer time horizon</w:delText>
        </w:r>
        <w:r w:rsidR="00E83983" w:rsidDel="0094471F">
          <w:rPr>
            <w:rFonts w:ascii="Aparajita" w:hAnsi="Aparajita" w:cs="Aparajita"/>
          </w:rPr>
          <w:delText xml:space="preserve">. </w:delText>
        </w:r>
      </w:del>
      <w:del w:id="1638" w:author="Emily Smith-Greenaway" w:date="2020-08-09T16:23:00Z">
        <w:r w:rsidR="006B092D" w:rsidDel="00486C2D">
          <w:rPr>
            <w:rFonts w:ascii="Aparajita" w:hAnsi="Aparajita" w:cs="Aparajita"/>
          </w:rPr>
          <w:delText>Still,</w:delText>
        </w:r>
        <w:r w:rsidR="00E83983" w:rsidDel="00486C2D">
          <w:rPr>
            <w:rFonts w:ascii="Aparajita" w:hAnsi="Aparajita" w:cs="Aparajita"/>
          </w:rPr>
          <w:delText xml:space="preserve"> </w:delText>
        </w:r>
        <w:r w:rsidR="006B092D" w:rsidDel="00486C2D">
          <w:rPr>
            <w:rFonts w:ascii="Aparajita" w:hAnsi="Aparajita" w:cs="Aparajita"/>
          </w:rPr>
          <w:delText xml:space="preserve">the </w:delText>
        </w:r>
      </w:del>
      <w:del w:id="1639" w:author="Emily Smith-Greenaway" w:date="2020-08-09T16:14:00Z">
        <w:r w:rsidR="006B092D" w:rsidDel="00EC674B">
          <w:rPr>
            <w:rFonts w:ascii="Aparajita" w:hAnsi="Aparajita" w:cs="Aparajita"/>
          </w:rPr>
          <w:delText>differences in magnitude are</w:delText>
        </w:r>
      </w:del>
      <w:del w:id="1640" w:author="Emily Smith-Greenaway" w:date="2020-08-09T16:23:00Z">
        <w:r w:rsidR="006B092D" w:rsidDel="00486C2D">
          <w:rPr>
            <w:rFonts w:ascii="Aparajita" w:hAnsi="Aparajita" w:cs="Aparajita"/>
          </w:rPr>
          <w:delText xml:space="preserve"> </w:delText>
        </w:r>
        <w:r w:rsidR="00C97DB8" w:rsidDel="00486C2D">
          <w:rPr>
            <w:rFonts w:ascii="Aparajita" w:hAnsi="Aparajita" w:cs="Aparajita"/>
          </w:rPr>
          <w:delText>striking</w:delText>
        </w:r>
      </w:del>
      <w:del w:id="1641" w:author="Emily Smith-Greenaway" w:date="2020-08-09T16:14:00Z">
        <w:r w:rsidR="006B092D" w:rsidDel="00EC674B">
          <w:rPr>
            <w:rFonts w:ascii="Aparajita" w:hAnsi="Aparajita" w:cs="Aparajita"/>
          </w:rPr>
          <w:delText>; even though a</w:delText>
        </w:r>
        <w:r w:rsidR="00600012" w:rsidDel="00EC674B">
          <w:rPr>
            <w:rFonts w:ascii="Aparajita" w:hAnsi="Aparajita" w:cs="Aparajita"/>
          </w:rPr>
          <w:delText>n individual</w:delText>
        </w:r>
        <w:r w:rsidR="006B092D" w:rsidDel="00EC674B">
          <w:rPr>
            <w:rFonts w:ascii="Aparajita" w:hAnsi="Aparajita" w:cs="Aparajita"/>
          </w:rPr>
          <w:delText xml:space="preserve"> child’s risk of death declines precipitously after 60 months, the risk to parents remains sizable</w:delText>
        </w:r>
      </w:del>
      <w:del w:id="1642" w:author="Emily Smith-Greenaway" w:date="2020-08-09T16:23:00Z">
        <w:r w:rsidR="00E83983" w:rsidDel="00486C2D">
          <w:rPr>
            <w:rFonts w:ascii="Aparajita" w:hAnsi="Aparajita" w:cs="Aparajita"/>
          </w:rPr>
          <w:delText xml:space="preserve">. </w:delText>
        </w:r>
      </w:del>
      <w:ins w:id="1643" w:author="Emily Smith-Greenaway" w:date="2020-08-08T16:48:00Z">
        <w:r w:rsidR="00945663" w:rsidRPr="00B8525F">
          <w:rPr>
            <w:rFonts w:ascii="Aparajita" w:hAnsi="Aparajita" w:cs="Aparajita"/>
          </w:rPr>
          <w:t>33 per 1</w:t>
        </w:r>
      </w:ins>
      <w:ins w:id="1644" w:author="Emily Smith-Greenaway" w:date="2020-08-09T16:15:00Z">
        <w:r w:rsidR="00EC674B">
          <w:rPr>
            <w:rFonts w:ascii="Aparajita" w:hAnsi="Aparajita" w:cs="Aparajita"/>
          </w:rPr>
          <w:t>,</w:t>
        </w:r>
      </w:ins>
      <w:ins w:id="1645" w:author="Emily Smith-Greenaway" w:date="2020-08-08T16:48:00Z">
        <w:r w:rsidR="00945663" w:rsidRPr="00B8525F">
          <w:rPr>
            <w:rFonts w:ascii="Aparajita" w:hAnsi="Aparajita" w:cs="Aparajita"/>
          </w:rPr>
          <w:t>000 mothers ages 45-49 have lost a child</w:t>
        </w:r>
      </w:ins>
      <w:ins w:id="1646" w:author="Emily Smith-Greenaway" w:date="2020-08-09T16:16:00Z">
        <w:r w:rsidR="006B1A95">
          <w:rPr>
            <w:rFonts w:ascii="Aparajita" w:hAnsi="Aparajita" w:cs="Aparajita"/>
          </w:rPr>
          <w:t>—a prevalence similar to Ukraine, Israel, and Hungary</w:t>
        </w:r>
      </w:ins>
      <w:ins w:id="1647" w:author="Emily Smith-Greenaway" w:date="2020-08-08T16:48:00Z">
        <w:r w:rsidR="00945663" w:rsidRPr="00B8525F">
          <w:rPr>
            <w:rFonts w:ascii="Aparajita" w:hAnsi="Aparajita" w:cs="Aparajita"/>
          </w:rPr>
          <w:t>.</w:t>
        </w:r>
        <w:r w:rsidR="00945663">
          <w:rPr>
            <w:rFonts w:ascii="Aparajita" w:hAnsi="Aparajita" w:cs="Aparajita"/>
          </w:rPr>
          <w:t xml:space="preserve"> </w:t>
        </w:r>
      </w:ins>
      <w:ins w:id="1648" w:author="Emily Smith-Greenaway" w:date="2020-08-09T16:16:00Z">
        <w:r w:rsidR="006B1A95">
          <w:rPr>
            <w:rFonts w:ascii="Aparajita" w:hAnsi="Aparajita" w:cs="Aparajita"/>
          </w:rPr>
          <w:t xml:space="preserve">Even as 31 countries have lower </w:t>
        </w:r>
        <w:proofErr w:type="spellStart"/>
        <w:r w:rsidR="006B1A95">
          <w:rPr>
            <w:rFonts w:ascii="Aparajita" w:hAnsi="Aparajita" w:cs="Aparajita"/>
          </w:rPr>
          <w:t>mOM</w:t>
        </w:r>
        <w:proofErr w:type="spellEnd"/>
        <w:r w:rsidR="006B1A95">
          <w:rPr>
            <w:rFonts w:ascii="Aparajita" w:hAnsi="Aparajita" w:cs="Aparajita"/>
          </w:rPr>
          <w:t xml:space="preserve"> values than the US, </w:t>
        </w:r>
      </w:ins>
      <w:ins w:id="1649" w:author="Emily Smith-Greenaway" w:date="2020-08-08T16:48:00Z">
        <w:r w:rsidR="00945663">
          <w:rPr>
            <w:rFonts w:ascii="Aparajita" w:hAnsi="Aparajita" w:cs="Aparajita"/>
          </w:rPr>
          <w:t>n</w:t>
        </w:r>
        <w:r w:rsidR="00945663" w:rsidRPr="00B8525F">
          <w:rPr>
            <w:rFonts w:ascii="Aparajita" w:hAnsi="Aparajita" w:cs="Aparajita"/>
          </w:rPr>
          <w:t xml:space="preserve">early 50 countries </w:t>
        </w:r>
      </w:ins>
      <w:ins w:id="1650" w:author="Emily Smith-Greenaway" w:date="2020-08-10T08:31:00Z">
        <w:r w:rsidR="00EB7072">
          <w:rPr>
            <w:rFonts w:ascii="Aparajita" w:hAnsi="Aparajita" w:cs="Aparajita"/>
          </w:rPr>
          <w:t xml:space="preserve">have </w:t>
        </w:r>
      </w:ins>
      <w:proofErr w:type="spellStart"/>
      <w:ins w:id="1651" w:author="Emily Smith-Greenaway" w:date="2020-08-08T16:48:00Z">
        <w:r w:rsidR="00945663" w:rsidRPr="00B8525F">
          <w:rPr>
            <w:rFonts w:ascii="Aparajita" w:hAnsi="Aparajita" w:cs="Aparajita"/>
          </w:rPr>
          <w:t>mOM</w:t>
        </w:r>
        <w:proofErr w:type="spellEnd"/>
        <w:r w:rsidR="00945663" w:rsidRPr="00B8525F">
          <w:rPr>
            <w:rFonts w:ascii="Aparajita" w:hAnsi="Aparajita" w:cs="Aparajita"/>
          </w:rPr>
          <w:t xml:space="preserve"> </w:t>
        </w:r>
      </w:ins>
      <w:ins w:id="1652" w:author="Emily Smith-Greenaway" w:date="2020-08-10T08:31:00Z">
        <w:r w:rsidR="00EB7072">
          <w:rPr>
            <w:rFonts w:ascii="Aparajita" w:hAnsi="Aparajita" w:cs="Aparajita"/>
          </w:rPr>
          <w:t xml:space="preserve">levels </w:t>
        </w:r>
      </w:ins>
      <w:ins w:id="1653" w:author="Emily Smith-Greenaway" w:date="2020-08-08T16:48:00Z">
        <w:r w:rsidR="00945663" w:rsidRPr="00B8525F">
          <w:rPr>
            <w:rFonts w:ascii="Aparajita" w:hAnsi="Aparajita" w:cs="Aparajita"/>
          </w:rPr>
          <w:t xml:space="preserve">that are ten times as high as those observed in the US. </w:t>
        </w:r>
      </w:ins>
      <w:r w:rsidR="009D4FAF">
        <w:rPr>
          <w:rFonts w:ascii="Aparajita" w:hAnsi="Aparajita" w:cs="Aparajita"/>
        </w:rPr>
        <w:t xml:space="preserve">In </w:t>
      </w:r>
      <w:r w:rsidR="00B52646">
        <w:rPr>
          <w:rFonts w:ascii="Aparajita" w:hAnsi="Aparajita" w:cs="Aparajita"/>
        </w:rPr>
        <w:t>as many 22 countries</w:t>
      </w:r>
      <w:del w:id="1654" w:author="Emily Smith-Greenaway" w:date="2020-08-09T16:17:00Z">
        <w:r w:rsidR="000E2663" w:rsidDel="006B1A95">
          <w:rPr>
            <w:rFonts w:ascii="Aparajita" w:hAnsi="Aparajita" w:cs="Aparajita"/>
          </w:rPr>
          <w:delText xml:space="preserve"> –</w:delText>
        </w:r>
      </w:del>
      <w:ins w:id="1655" w:author="Emily Smith-Greenaway" w:date="2020-08-09T16:17:00Z">
        <w:r w:rsidR="006B1A95">
          <w:rPr>
            <w:rFonts w:ascii="Aparajita" w:hAnsi="Aparajita" w:cs="Aparajita"/>
          </w:rPr>
          <w:t>—all</w:t>
        </w:r>
      </w:ins>
      <w:del w:id="1656" w:author="Emily Smith-Greenaway" w:date="2020-08-09T16:17:00Z">
        <w:r w:rsidR="000E2663" w:rsidDel="006B1A95">
          <w:rPr>
            <w:rFonts w:ascii="Aparajita" w:hAnsi="Aparajita" w:cs="Aparajita"/>
          </w:rPr>
          <w:delText xml:space="preserve"> all</w:delText>
        </w:r>
      </w:del>
      <w:r w:rsidR="000E2663">
        <w:rPr>
          <w:rFonts w:ascii="Aparajita" w:hAnsi="Aparajita" w:cs="Aparajita"/>
        </w:rPr>
        <w:t xml:space="preserve"> located in sub-Saharan Africa</w:t>
      </w:r>
      <w:del w:id="1657" w:author="Emily Smith-Greenaway" w:date="2020-08-09T16:19:00Z">
        <w:r w:rsidR="000E2663" w:rsidDel="00D246CD">
          <w:rPr>
            <w:rFonts w:ascii="Aparajita" w:hAnsi="Aparajita" w:cs="Aparajita"/>
          </w:rPr>
          <w:delText xml:space="preserve"> and the Middle East</w:delText>
        </w:r>
      </w:del>
      <w:del w:id="1658" w:author="Emily Smith-Greenaway" w:date="2020-08-09T16:17:00Z">
        <w:r w:rsidR="000E2663" w:rsidDel="006B1A95">
          <w:rPr>
            <w:rFonts w:ascii="Aparajita" w:hAnsi="Aparajita" w:cs="Aparajita"/>
          </w:rPr>
          <w:delText xml:space="preserve"> and all featuring the combination of high mortality and high fertility rates </w:delText>
        </w:r>
      </w:del>
      <w:ins w:id="1659" w:author="Emily Smith-Greenaway" w:date="2020-08-09T16:17:00Z">
        <w:r w:rsidR="006B1A95">
          <w:rPr>
            <w:rFonts w:ascii="Aparajita" w:hAnsi="Aparajita" w:cs="Aparajita"/>
          </w:rPr>
          <w:t>—</w:t>
        </w:r>
      </w:ins>
      <w:del w:id="1660" w:author="Emily Smith-Greenaway" w:date="2020-08-09T16:17:00Z">
        <w:r w:rsidR="000E2663" w:rsidDel="006B1A95">
          <w:rPr>
            <w:rFonts w:ascii="Aparajita" w:hAnsi="Aparajita" w:cs="Aparajita"/>
          </w:rPr>
          <w:delText xml:space="preserve">– </w:delText>
        </w:r>
      </w:del>
      <w:r w:rsidR="00B52646">
        <w:rPr>
          <w:rFonts w:ascii="Aparajita" w:hAnsi="Aparajita" w:cs="Aparajita"/>
        </w:rPr>
        <w:t xml:space="preserve">more than one half of mothers have experienced </w:t>
      </w:r>
      <w:r w:rsidR="00F7169A">
        <w:rPr>
          <w:rFonts w:ascii="Aparajita" w:hAnsi="Aparajita" w:cs="Aparajita"/>
        </w:rPr>
        <w:t>the death of a child</w:t>
      </w:r>
      <w:r w:rsidR="00C97DB8">
        <w:rPr>
          <w:rFonts w:ascii="Aparajita" w:hAnsi="Aparajita" w:cs="Aparajita"/>
        </w:rPr>
        <w:t>.</w:t>
      </w:r>
      <w:ins w:id="1661" w:author="Emily Smith-Greenaway" w:date="2020-08-09T16:23:00Z">
        <w:r w:rsidR="00486C2D">
          <w:rPr>
            <w:rFonts w:ascii="Aparajita" w:hAnsi="Aparajita" w:cs="Aparajita"/>
          </w:rPr>
          <w:t xml:space="preserve"> This is striking: in these countries it is more common for </w:t>
        </w:r>
      </w:ins>
      <w:ins w:id="1662" w:author="Emily Smith-Greenaway" w:date="2020-08-09T16:26:00Z">
        <w:r w:rsidR="00147379">
          <w:rPr>
            <w:rFonts w:ascii="Aparajita" w:hAnsi="Aparajita" w:cs="Aparajita"/>
          </w:rPr>
          <w:t xml:space="preserve">a </w:t>
        </w:r>
      </w:ins>
      <w:ins w:id="1663" w:author="Emily Smith-Greenaway" w:date="2020-08-09T16:23:00Z">
        <w:r w:rsidR="00486C2D">
          <w:rPr>
            <w:rFonts w:ascii="Aparajita" w:hAnsi="Aparajita" w:cs="Aparajita"/>
          </w:rPr>
          <w:t xml:space="preserve">surviving mother to </w:t>
        </w:r>
      </w:ins>
      <w:ins w:id="1664" w:author="Emily Smith-Greenaway" w:date="2020-08-10T08:31:00Z">
        <w:r w:rsidR="00EB7072">
          <w:rPr>
            <w:rFonts w:ascii="Aparajita" w:hAnsi="Aparajita" w:cs="Aparajita"/>
          </w:rPr>
          <w:t xml:space="preserve">be </w:t>
        </w:r>
      </w:ins>
      <w:ins w:id="1665" w:author="Emily Smith-Greenaway" w:date="2020-08-09T16:23:00Z">
        <w:r w:rsidR="00486C2D">
          <w:rPr>
            <w:rFonts w:ascii="Aparajita" w:hAnsi="Aparajita" w:cs="Aparajita"/>
          </w:rPr>
          <w:t>be</w:t>
        </w:r>
      </w:ins>
      <w:ins w:id="1666" w:author="Emily Smith-Greenaway" w:date="2020-08-09T16:24:00Z">
        <w:r w:rsidR="00486C2D">
          <w:rPr>
            <w:rFonts w:ascii="Aparajita" w:hAnsi="Aparajita" w:cs="Aparajita"/>
          </w:rPr>
          <w:t xml:space="preserve">reaved than </w:t>
        </w:r>
      </w:ins>
      <w:ins w:id="1667" w:author="Emily Smith-Greenaway" w:date="2020-08-10T08:31:00Z">
        <w:r w:rsidR="00EB7072">
          <w:rPr>
            <w:rFonts w:ascii="Aparajita" w:hAnsi="Aparajita" w:cs="Aparajita"/>
          </w:rPr>
          <w:t>not</w:t>
        </w:r>
      </w:ins>
      <w:ins w:id="1668" w:author="Emily Smith-Greenaway" w:date="2020-08-09T16:24:00Z">
        <w:r w:rsidR="00486C2D">
          <w:rPr>
            <w:rFonts w:ascii="Aparajita" w:hAnsi="Aparajita" w:cs="Aparajita"/>
          </w:rPr>
          <w:t xml:space="preserve">. The highest </w:t>
        </w:r>
        <w:proofErr w:type="spellStart"/>
        <w:r w:rsidR="00486C2D">
          <w:rPr>
            <w:rFonts w:ascii="Aparajita" w:hAnsi="Aparajita" w:cs="Aparajita"/>
          </w:rPr>
          <w:t>mOM</w:t>
        </w:r>
        <w:proofErr w:type="spellEnd"/>
        <w:r w:rsidR="00486C2D">
          <w:rPr>
            <w:rFonts w:ascii="Aparajita" w:hAnsi="Aparajita" w:cs="Aparajita"/>
          </w:rPr>
          <w:t xml:space="preserve"> documented in Niger (792 per 1,000 mothers) is 73 times higher than the lowest </w:t>
        </w:r>
        <w:proofErr w:type="spellStart"/>
        <w:r w:rsidR="00486C2D">
          <w:rPr>
            <w:rFonts w:ascii="Aparajita" w:hAnsi="Aparajita" w:cs="Aparajita"/>
          </w:rPr>
          <w:t>mOM</w:t>
        </w:r>
        <w:proofErr w:type="spellEnd"/>
        <w:r w:rsidR="00486C2D">
          <w:rPr>
            <w:rFonts w:ascii="Aparajita" w:hAnsi="Aparajita" w:cs="Aparajita"/>
          </w:rPr>
          <w:t xml:space="preserve"> value in </w:t>
        </w:r>
        <w:r w:rsidR="00486C2D" w:rsidRPr="00B8525F">
          <w:rPr>
            <w:rFonts w:ascii="Aparajita" w:hAnsi="Aparajita" w:cs="Aparajita"/>
          </w:rPr>
          <w:t xml:space="preserve">Hong Kong </w:t>
        </w:r>
        <w:r w:rsidR="00486C2D">
          <w:rPr>
            <w:rFonts w:ascii="Aparajita" w:hAnsi="Aparajita" w:cs="Aparajita"/>
          </w:rPr>
          <w:t xml:space="preserve">(10.75 per 1,000 mothers). </w:t>
        </w:r>
      </w:ins>
      <w:del w:id="1669" w:author="Emily Smith-Greenaway" w:date="2020-08-09T16:22:00Z">
        <w:r w:rsidR="00C97DB8" w:rsidDel="00486C2D">
          <w:rPr>
            <w:rFonts w:ascii="Aparajita" w:hAnsi="Aparajita" w:cs="Aparajita"/>
          </w:rPr>
          <w:delText xml:space="preserve"> </w:delText>
        </w:r>
        <w:r w:rsidR="00600012" w:rsidDel="00486C2D">
          <w:rPr>
            <w:rFonts w:ascii="Aparajita" w:hAnsi="Aparajita" w:cs="Aparajita"/>
          </w:rPr>
          <w:delText>At</w:delText>
        </w:r>
        <w:r w:rsidR="006B092D" w:rsidDel="00486C2D">
          <w:rPr>
            <w:rFonts w:ascii="Aparajita" w:hAnsi="Aparajita" w:cs="Aparajita"/>
          </w:rPr>
          <w:delText xml:space="preserve"> the other end of the spectrum</w:delText>
        </w:r>
        <w:r w:rsidR="001D4B0F" w:rsidDel="00486C2D">
          <w:rPr>
            <w:rFonts w:ascii="Aparajita" w:hAnsi="Aparajita" w:cs="Aparajita"/>
          </w:rPr>
          <w:delText xml:space="preserve">, </w:delText>
        </w:r>
        <w:r w:rsidR="00A82EF1" w:rsidDel="00486C2D">
          <w:rPr>
            <w:rFonts w:ascii="Aparajita" w:hAnsi="Aparajita" w:cs="Aparajita"/>
          </w:rPr>
          <w:delText xml:space="preserve">the reigning pattern </w:delText>
        </w:r>
        <w:r w:rsidR="001D4B0F" w:rsidDel="00486C2D">
          <w:rPr>
            <w:rFonts w:ascii="Aparajita" w:hAnsi="Aparajita" w:cs="Aparajita"/>
          </w:rPr>
          <w:delText>across Europe</w:delText>
        </w:r>
      </w:del>
      <w:del w:id="1670" w:author="Emily Smith-Greenaway" w:date="2020-08-09T16:20:00Z">
        <w:r w:rsidR="001D4B0F" w:rsidDel="007F448E">
          <w:rPr>
            <w:rFonts w:ascii="Aparajita" w:hAnsi="Aparajita" w:cs="Aparajita"/>
          </w:rPr>
          <w:delText>, North America,</w:delText>
        </w:r>
      </w:del>
      <w:del w:id="1671" w:author="Emily Smith-Greenaway" w:date="2020-08-09T16:22:00Z">
        <w:r w:rsidR="001D4B0F" w:rsidDel="00486C2D">
          <w:rPr>
            <w:rFonts w:ascii="Aparajita" w:hAnsi="Aparajita" w:cs="Aparajita"/>
          </w:rPr>
          <w:delText xml:space="preserve"> and </w:delText>
        </w:r>
        <w:r w:rsidR="006852F7" w:rsidDel="00486C2D">
          <w:rPr>
            <w:rFonts w:ascii="Aparajita" w:hAnsi="Aparajita" w:cs="Aparajita"/>
          </w:rPr>
          <w:delText>East</w:delText>
        </w:r>
        <w:r w:rsidR="001D4B0F" w:rsidDel="00486C2D">
          <w:rPr>
            <w:rFonts w:ascii="Aparajita" w:hAnsi="Aparajita" w:cs="Aparajita"/>
          </w:rPr>
          <w:delText xml:space="preserve"> Asia</w:delText>
        </w:r>
        <w:r w:rsidR="00A82EF1" w:rsidDel="00486C2D">
          <w:rPr>
            <w:rFonts w:ascii="Aparajita" w:hAnsi="Aparajita" w:cs="Aparajita"/>
          </w:rPr>
          <w:delText xml:space="preserve"> </w:delText>
        </w:r>
      </w:del>
      <w:del w:id="1672" w:author="Emily Smith-Greenaway" w:date="2020-08-09T16:20:00Z">
        <w:r w:rsidR="00A82EF1" w:rsidDel="007F448E">
          <w:rPr>
            <w:rFonts w:ascii="Aparajita" w:hAnsi="Aparajita" w:cs="Aparajita"/>
          </w:rPr>
          <w:delText>(48 countries total</w:delText>
        </w:r>
        <w:r w:rsidR="000E2663" w:rsidDel="007F448E">
          <w:rPr>
            <w:rFonts w:ascii="Aparajita" w:hAnsi="Aparajita" w:cs="Aparajita"/>
          </w:rPr>
          <w:delText>, all of which have secured high rates of child survival and low or very-low fertility</w:delText>
        </w:r>
        <w:r w:rsidR="00A82EF1" w:rsidDel="007F448E">
          <w:rPr>
            <w:rFonts w:ascii="Aparajita" w:hAnsi="Aparajita" w:cs="Aparajita"/>
          </w:rPr>
          <w:delText xml:space="preserve">) </w:delText>
        </w:r>
      </w:del>
      <w:del w:id="1673" w:author="Emily Smith-Greenaway" w:date="2020-08-09T16:22:00Z">
        <w:r w:rsidR="00A82EF1" w:rsidDel="00486C2D">
          <w:rPr>
            <w:rFonts w:ascii="Aparajita" w:hAnsi="Aparajita" w:cs="Aparajita"/>
          </w:rPr>
          <w:delText>is that</w:delText>
        </w:r>
        <w:r w:rsidR="001D4B0F" w:rsidDel="00486C2D">
          <w:rPr>
            <w:rFonts w:ascii="Aparajita" w:hAnsi="Aparajita" w:cs="Aparajita"/>
          </w:rPr>
          <w:delText xml:space="preserve"> fewer than </w:delText>
        </w:r>
      </w:del>
      <w:del w:id="1674" w:author="Emily Smith-Greenaway" w:date="2020-08-08T16:49:00Z">
        <w:r w:rsidR="001D4B0F" w:rsidDel="00945663">
          <w:rPr>
            <w:rFonts w:ascii="Aparajita" w:hAnsi="Aparajita" w:cs="Aparajita"/>
          </w:rPr>
          <w:delText xml:space="preserve">50 </w:delText>
        </w:r>
      </w:del>
      <w:del w:id="1675" w:author="Emily Smith-Greenaway" w:date="2020-08-09T16:22:00Z">
        <w:r w:rsidR="001D4B0F" w:rsidDel="00486C2D">
          <w:rPr>
            <w:rFonts w:ascii="Aparajita" w:hAnsi="Aparajita" w:cs="Aparajita"/>
          </w:rPr>
          <w:delText>per 1,000</w:delText>
        </w:r>
        <w:r w:rsidR="00A82EF1" w:rsidDel="00486C2D">
          <w:rPr>
            <w:rFonts w:ascii="Aparajita" w:hAnsi="Aparajita" w:cs="Aparajita"/>
          </w:rPr>
          <w:delText xml:space="preserve"> </w:delText>
        </w:r>
        <w:r w:rsidR="001D4B0F" w:rsidDel="00486C2D">
          <w:rPr>
            <w:rFonts w:ascii="Aparajita" w:hAnsi="Aparajita" w:cs="Aparajita"/>
          </w:rPr>
          <w:delText>have ever lost a child</w:delText>
        </w:r>
      </w:del>
      <w:del w:id="1676" w:author="Emily Smith-Greenaway" w:date="2020-08-09T16:21:00Z">
        <w:r w:rsidR="00FE0D45" w:rsidDel="007F448E">
          <w:rPr>
            <w:rFonts w:ascii="Aparajita" w:hAnsi="Aparajita" w:cs="Aparajita"/>
          </w:rPr>
          <w:delText>, reflecting the stark inequality th</w:delText>
        </w:r>
        <w:r w:rsidR="000E2663" w:rsidDel="007F448E">
          <w:rPr>
            <w:rFonts w:ascii="Aparajita" w:hAnsi="Aparajita" w:cs="Aparajita"/>
          </w:rPr>
          <w:delText xml:space="preserve">is combination of </w:delText>
        </w:r>
        <w:r w:rsidR="00FE0D45" w:rsidDel="007F448E">
          <w:rPr>
            <w:rFonts w:ascii="Aparajita" w:hAnsi="Aparajita" w:cs="Aparajita"/>
          </w:rPr>
          <w:delText xml:space="preserve">mortality </w:delText>
        </w:r>
        <w:r w:rsidR="00C97DB8" w:rsidDel="007F448E">
          <w:rPr>
            <w:rFonts w:ascii="Aparajita" w:hAnsi="Aparajita" w:cs="Aparajita"/>
          </w:rPr>
          <w:delText xml:space="preserve">and fertility </w:delText>
        </w:r>
        <w:r w:rsidR="00FE0D45" w:rsidDel="007F448E">
          <w:rPr>
            <w:rFonts w:ascii="Aparajita" w:hAnsi="Aparajita" w:cs="Aparajita"/>
          </w:rPr>
          <w:delText>conditions generate</w:delText>
        </w:r>
        <w:r w:rsidR="000E2663" w:rsidDel="007F448E">
          <w:rPr>
            <w:rFonts w:ascii="Aparajita" w:hAnsi="Aparajita" w:cs="Aparajita"/>
          </w:rPr>
          <w:delText xml:space="preserve"> for maternal experiences</w:delText>
        </w:r>
      </w:del>
      <w:del w:id="1677" w:author="Emily Smith-Greenaway" w:date="2020-08-09T16:22:00Z">
        <w:r w:rsidR="00FE0D45" w:rsidDel="00486C2D">
          <w:rPr>
            <w:rFonts w:ascii="Aparajita" w:hAnsi="Aparajita" w:cs="Aparajita"/>
          </w:rPr>
          <w:delText xml:space="preserve">. </w:delText>
        </w:r>
      </w:del>
    </w:p>
    <w:p w14:paraId="129AF6E1" w14:textId="77777777" w:rsidR="004731AD" w:rsidRDefault="004731AD">
      <w:pPr>
        <w:rPr>
          <w:ins w:id="1678" w:author="Emily Smith-Greenaway" w:date="2020-08-09T16:38:00Z"/>
          <w:rFonts w:ascii="Aparajita" w:hAnsi="Aparajita" w:cs="Aparajita"/>
        </w:rPr>
        <w:pPrChange w:id="1679" w:author="Emily Smith-Greenaway" w:date="2020-08-09T16:23:00Z">
          <w:pPr>
            <w:ind w:firstLine="720"/>
          </w:pPr>
        </w:pPrChange>
      </w:pPr>
    </w:p>
    <w:p w14:paraId="740EED7B" w14:textId="075718F6" w:rsidR="002941AE" w:rsidDel="00EB7072" w:rsidRDefault="002941AE">
      <w:pPr>
        <w:rPr>
          <w:del w:id="1680" w:author="Emily Smith-Greenaway" w:date="2020-08-08T19:30:00Z"/>
          <w:rFonts w:ascii="Aparajita" w:hAnsi="Aparajita" w:cs="Aparajita"/>
        </w:rPr>
      </w:pPr>
      <w:del w:id="1681" w:author="Emily Smith-Greenaway" w:date="2020-08-08T19:30:00Z">
        <w:r w:rsidDel="0010203F">
          <w:rPr>
            <w:rFonts w:ascii="Aparajita" w:hAnsi="Aparajita" w:cs="Aparajita"/>
          </w:rPr>
          <w:delText xml:space="preserve">Of course, there is no “typical” country or modal mortality </w:delText>
        </w:r>
        <w:r w:rsidR="003662CE" w:rsidDel="0010203F">
          <w:rPr>
            <w:rFonts w:ascii="Aparajita" w:hAnsi="Aparajita" w:cs="Aparajita"/>
          </w:rPr>
          <w:delText xml:space="preserve">regime </w:delText>
        </w:r>
        <w:r w:rsidDel="0010203F">
          <w:rPr>
            <w:rFonts w:ascii="Aparajita" w:hAnsi="Aparajita" w:cs="Aparajita"/>
          </w:rPr>
          <w:delText xml:space="preserve">when it comes to the mOM. </w:delText>
        </w:r>
        <w:r w:rsidR="008B63C7" w:rsidDel="0010203F">
          <w:rPr>
            <w:rFonts w:ascii="Aparajita" w:hAnsi="Aparajita" w:cs="Aparajita"/>
          </w:rPr>
          <w:delText xml:space="preserve">To </w:delText>
        </w:r>
        <w:r w:rsidR="00F56063" w:rsidDel="0010203F">
          <w:rPr>
            <w:rFonts w:ascii="Aparajita" w:hAnsi="Aparajita" w:cs="Aparajita"/>
          </w:rPr>
          <w:delText xml:space="preserve">understand </w:delText>
        </w:r>
        <w:r w:rsidR="008B63C7" w:rsidDel="0010203F">
          <w:rPr>
            <w:rFonts w:ascii="Aparajita" w:hAnsi="Aparajita" w:cs="Aparajita"/>
          </w:rPr>
          <w:delText xml:space="preserve">the divergent experience of transitional countries, </w:delText>
        </w:r>
        <w:r w:rsidDel="0010203F">
          <w:rPr>
            <w:rFonts w:ascii="Aparajita" w:hAnsi="Aparajita" w:cs="Aparajita"/>
          </w:rPr>
          <w:delText xml:space="preserve">we find it </w:delText>
        </w:r>
        <w:r w:rsidR="008B63C7" w:rsidDel="0010203F">
          <w:rPr>
            <w:rFonts w:ascii="Aparajita" w:hAnsi="Aparajita" w:cs="Aparajita"/>
          </w:rPr>
          <w:delText xml:space="preserve">helpful to </w:delText>
        </w:r>
        <w:r w:rsidDel="0010203F">
          <w:rPr>
            <w:rFonts w:ascii="Aparajita" w:hAnsi="Aparajita" w:cs="Aparajita"/>
          </w:rPr>
          <w:delText>examin</w:delText>
        </w:r>
        <w:r w:rsidR="008B63C7" w:rsidDel="0010203F">
          <w:rPr>
            <w:rFonts w:ascii="Aparajita" w:hAnsi="Aparajita" w:cs="Aparajita"/>
          </w:rPr>
          <w:delText xml:space="preserve">e, in particular, </w:delText>
        </w:r>
        <w:r w:rsidDel="0010203F">
          <w:rPr>
            <w:rFonts w:ascii="Aparajita" w:hAnsi="Aparajita" w:cs="Aparajita"/>
          </w:rPr>
          <w:delText>the most recent mOM estimates for countries Caldwell (1986) and later Kuhn (2010) identified as “superior health achievers”: Bangladesh (414 per 1000</w:delText>
        </w:r>
        <w:r w:rsidR="00C94C0B" w:rsidDel="0010203F">
          <w:rPr>
            <w:rFonts w:ascii="Aparajita" w:hAnsi="Aparajita" w:cs="Aparajita"/>
          </w:rPr>
          <w:delText xml:space="preserve"> in 2014</w:delText>
        </w:r>
        <w:r w:rsidDel="0010203F">
          <w:rPr>
            <w:rFonts w:ascii="Aparajita" w:hAnsi="Aparajita" w:cs="Aparajita"/>
          </w:rPr>
          <w:delText>), Paraguay (167 per 1000</w:delText>
        </w:r>
        <w:r w:rsidR="00C94C0B" w:rsidDel="0010203F">
          <w:rPr>
            <w:rFonts w:ascii="Aparajita" w:hAnsi="Aparajita" w:cs="Aparajita"/>
          </w:rPr>
          <w:delText xml:space="preserve"> in 2016</w:delText>
        </w:r>
        <w:r w:rsidDel="0010203F">
          <w:rPr>
            <w:rFonts w:ascii="Aparajita" w:hAnsi="Aparajita" w:cs="Aparajita"/>
          </w:rPr>
          <w:delText>), Nicaragua (220</w:delText>
        </w:r>
        <w:r w:rsidR="00C94C0B" w:rsidDel="0010203F">
          <w:rPr>
            <w:rFonts w:ascii="Aparajita" w:hAnsi="Aparajita" w:cs="Aparajita"/>
          </w:rPr>
          <w:delText xml:space="preserve"> per 1000 in 2016</w:delText>
        </w:r>
        <w:r w:rsidDel="0010203F">
          <w:rPr>
            <w:rFonts w:ascii="Aparajita" w:hAnsi="Aparajita" w:cs="Aparajita"/>
          </w:rPr>
          <w:delText>), Costa Rica (63 per 1000</w:delText>
        </w:r>
        <w:r w:rsidR="00C94C0B" w:rsidDel="0010203F">
          <w:rPr>
            <w:rFonts w:ascii="Aparajita" w:hAnsi="Aparajita" w:cs="Aparajita"/>
          </w:rPr>
          <w:delText xml:space="preserve"> in 2016</w:delText>
        </w:r>
        <w:r w:rsidDel="0010203F">
          <w:rPr>
            <w:rFonts w:ascii="Aparajita" w:hAnsi="Aparajita" w:cs="Aparajita"/>
          </w:rPr>
          <w:delText>), Vietnam (126</w:delText>
        </w:r>
        <w:r w:rsidR="00C94C0B" w:rsidDel="0010203F">
          <w:rPr>
            <w:rFonts w:ascii="Aparajita" w:hAnsi="Aparajita" w:cs="Aparajita"/>
          </w:rPr>
          <w:delText xml:space="preserve"> per 1000 in 2013</w:delText>
        </w:r>
        <w:r w:rsidDel="0010203F">
          <w:rPr>
            <w:rFonts w:ascii="Aparajita" w:hAnsi="Aparajita" w:cs="Aparajita"/>
          </w:rPr>
          <w:delText>)</w:delText>
        </w:r>
        <w:r w:rsidR="00C94C0B" w:rsidDel="0010203F">
          <w:rPr>
            <w:rFonts w:ascii="Aparajita" w:hAnsi="Aparajita" w:cs="Aparajita"/>
          </w:rPr>
          <w:delText>, and Nigeria (524 in 2013)</w:delText>
        </w:r>
        <w:r w:rsidDel="0010203F">
          <w:rPr>
            <w:rFonts w:ascii="Aparajita" w:hAnsi="Aparajita" w:cs="Aparajita"/>
          </w:rPr>
          <w:delText xml:space="preserve">. </w:delText>
        </w:r>
        <w:r w:rsidR="008B63C7" w:rsidDel="0010203F">
          <w:rPr>
            <w:rFonts w:ascii="Aparajita" w:hAnsi="Aparajita" w:cs="Aparajita"/>
          </w:rPr>
          <w:delText>During the past 30 years, these countries experienced astonishing declines in both mortality and fertility rates</w:delText>
        </w:r>
        <w:r w:rsidR="00C67F4A" w:rsidDel="0010203F">
          <w:rPr>
            <w:rFonts w:ascii="Aparajita" w:hAnsi="Aparajita" w:cs="Aparajita"/>
          </w:rPr>
          <w:delText xml:space="preserve"> --</w:delText>
        </w:r>
        <w:r w:rsidR="00F56063" w:rsidDel="0010203F">
          <w:rPr>
            <w:rFonts w:ascii="Aparajita" w:hAnsi="Aparajita" w:cs="Aparajita"/>
          </w:rPr>
          <w:delText xml:space="preserve"> declines</w:delText>
        </w:r>
        <w:r w:rsidR="007E39A0" w:rsidDel="0010203F">
          <w:rPr>
            <w:rFonts w:ascii="Aparajita" w:hAnsi="Aparajita" w:cs="Aparajita"/>
          </w:rPr>
          <w:delText xml:space="preserve"> that have been </w:delText>
        </w:r>
        <w:r w:rsidR="003662CE" w:rsidDel="0010203F">
          <w:rPr>
            <w:rFonts w:ascii="Aparajita" w:hAnsi="Aparajita" w:cs="Aparajita"/>
          </w:rPr>
          <w:delText>touted</w:delText>
        </w:r>
        <w:r w:rsidR="007E39A0" w:rsidDel="0010203F">
          <w:rPr>
            <w:rFonts w:ascii="Aparajita" w:hAnsi="Aparajita" w:cs="Aparajita"/>
          </w:rPr>
          <w:delText xml:space="preserve"> as exemplary by the global health community</w:delText>
        </w:r>
        <w:r w:rsidR="008B63C7" w:rsidDel="0010203F">
          <w:rPr>
            <w:rFonts w:ascii="Aparajita" w:hAnsi="Aparajita" w:cs="Aparajita"/>
          </w:rPr>
          <w:delText xml:space="preserve">. </w:delText>
        </w:r>
        <w:r w:rsidR="007E39A0" w:rsidDel="0010203F">
          <w:rPr>
            <w:rFonts w:ascii="Aparajita" w:hAnsi="Aparajita" w:cs="Aparajita"/>
          </w:rPr>
          <w:delText>The mOM estimates show, however, that t</w:delText>
        </w:r>
        <w:r w:rsidDel="0010203F">
          <w:rPr>
            <w:rFonts w:ascii="Aparajita" w:hAnsi="Aparajita" w:cs="Aparajita"/>
          </w:rPr>
          <w:delText>he legacy of higher morality</w:delText>
        </w:r>
        <w:r w:rsidR="007E39A0" w:rsidDel="0010203F">
          <w:rPr>
            <w:rFonts w:ascii="Aparajita" w:hAnsi="Aparajita" w:cs="Aparajita"/>
          </w:rPr>
          <w:delText xml:space="preserve"> </w:delText>
        </w:r>
        <w:r w:rsidDel="0010203F">
          <w:rPr>
            <w:rFonts w:ascii="Aparajita" w:hAnsi="Aparajita" w:cs="Aparajita"/>
          </w:rPr>
          <w:delText xml:space="preserve">is still very present in the lives of </w:delText>
        </w:r>
        <w:r w:rsidR="008B63C7" w:rsidDel="0010203F">
          <w:rPr>
            <w:rFonts w:ascii="Aparajita" w:hAnsi="Aparajita" w:cs="Aparajita"/>
          </w:rPr>
          <w:delText xml:space="preserve">the </w:delText>
        </w:r>
        <w:r w:rsidDel="0010203F">
          <w:rPr>
            <w:rFonts w:ascii="Aparajita" w:hAnsi="Aparajita" w:cs="Aparajita"/>
          </w:rPr>
          <w:delText>mothers</w:delText>
        </w:r>
        <w:r w:rsidR="008B63C7" w:rsidDel="0010203F">
          <w:rPr>
            <w:rFonts w:ascii="Aparajita" w:hAnsi="Aparajita" w:cs="Aparajita"/>
          </w:rPr>
          <w:delText xml:space="preserve"> now aged 45-49</w:delText>
        </w:r>
        <w:r w:rsidR="00C94C0B" w:rsidDel="0010203F">
          <w:rPr>
            <w:rFonts w:ascii="Aparajita" w:hAnsi="Aparajita" w:cs="Aparajita"/>
          </w:rPr>
          <w:delText xml:space="preserve">; </w:delText>
        </w:r>
        <w:r w:rsidR="007E39A0" w:rsidDel="0010203F">
          <w:rPr>
            <w:rFonts w:ascii="Aparajita" w:hAnsi="Aparajita" w:cs="Aparajita"/>
          </w:rPr>
          <w:delText xml:space="preserve">furthermore, </w:delText>
        </w:r>
        <w:r w:rsidR="00C94C0B" w:rsidDel="0010203F">
          <w:rPr>
            <w:rFonts w:ascii="Aparajita" w:hAnsi="Aparajita" w:cs="Aparajita"/>
          </w:rPr>
          <w:delText xml:space="preserve">despite their similar </w:delText>
        </w:r>
        <w:r w:rsidR="008B63C7" w:rsidDel="0010203F">
          <w:rPr>
            <w:rFonts w:ascii="Aparajita" w:hAnsi="Aparajita" w:cs="Aparajita"/>
          </w:rPr>
          <w:delText xml:space="preserve">trajectories, the </w:delText>
        </w:r>
        <w:r w:rsidR="00C94C0B" w:rsidDel="0010203F">
          <w:rPr>
            <w:rFonts w:ascii="Aparajita" w:hAnsi="Aparajita" w:cs="Aparajita"/>
          </w:rPr>
          <w:delText xml:space="preserve">mOM </w:delText>
        </w:r>
        <w:r w:rsidR="008B63C7" w:rsidDel="0010203F">
          <w:rPr>
            <w:rFonts w:ascii="Aparajita" w:hAnsi="Aparajita" w:cs="Aparajita"/>
          </w:rPr>
          <w:delText xml:space="preserve">estimates </w:delText>
        </w:r>
        <w:r w:rsidR="00C94C0B" w:rsidDel="0010203F">
          <w:rPr>
            <w:rFonts w:ascii="Aparajita" w:hAnsi="Aparajita" w:cs="Aparajita"/>
          </w:rPr>
          <w:delText xml:space="preserve">for these countries </w:delText>
        </w:r>
        <w:r w:rsidR="00FD7066" w:rsidDel="0010203F">
          <w:rPr>
            <w:rFonts w:ascii="Aparajita" w:hAnsi="Aparajita" w:cs="Aparajita"/>
          </w:rPr>
          <w:delText>diverge considerably from one another</w:delText>
        </w:r>
        <w:r w:rsidR="008B63C7" w:rsidDel="0010203F">
          <w:rPr>
            <w:rFonts w:ascii="Aparajita" w:hAnsi="Aparajita" w:cs="Aparajita"/>
          </w:rPr>
          <w:delText>.</w:delText>
        </w:r>
        <w:r w:rsidDel="0010203F">
          <w:rPr>
            <w:rFonts w:ascii="Aparajita" w:hAnsi="Aparajita" w:cs="Aparajita"/>
          </w:rPr>
          <w:delText xml:space="preserve"> </w:delText>
        </w:r>
      </w:del>
    </w:p>
    <w:p w14:paraId="336536DC" w14:textId="4CF6772E" w:rsidR="00EB7072" w:rsidRDefault="00EB7072" w:rsidP="0050243A">
      <w:pPr>
        <w:rPr>
          <w:ins w:id="1682" w:author="Emily Smith-Greenaway" w:date="2020-08-10T08:29:00Z"/>
          <w:rFonts w:ascii="Aparajita" w:hAnsi="Aparajita" w:cs="Aparajita"/>
        </w:rPr>
      </w:pPr>
    </w:p>
    <w:p w14:paraId="2646F0B6" w14:textId="56367E80" w:rsidR="00EB7072" w:rsidRDefault="00EB7072" w:rsidP="0050243A">
      <w:pPr>
        <w:rPr>
          <w:ins w:id="1683" w:author="Emily Smith-Greenaway" w:date="2020-08-10T08:31:00Z"/>
          <w:rFonts w:ascii="Aparajita" w:hAnsi="Aparajita" w:cs="Aparajita"/>
        </w:rPr>
      </w:pPr>
    </w:p>
    <w:p w14:paraId="039FDC0E" w14:textId="77777777" w:rsidR="00EB7072" w:rsidRDefault="00EB7072" w:rsidP="0050243A">
      <w:pPr>
        <w:rPr>
          <w:ins w:id="1684" w:author="Emily Smith-Greenaway" w:date="2020-08-10T08:29:00Z"/>
          <w:rFonts w:ascii="Aparajita" w:hAnsi="Aparajita" w:cs="Aparajita"/>
        </w:rPr>
      </w:pPr>
    </w:p>
    <w:p w14:paraId="3668F2F3" w14:textId="77777777" w:rsidR="0010203F" w:rsidRDefault="0010203F">
      <w:pPr>
        <w:rPr>
          <w:ins w:id="1685" w:author="Emily Smith-Greenaway" w:date="2020-08-08T19:30:00Z"/>
          <w:rFonts w:ascii="Aparajita" w:hAnsi="Aparajita" w:cs="Aparajita"/>
        </w:rPr>
        <w:pPrChange w:id="1686" w:author="Emily Smith-Greenaway" w:date="2020-08-09T16:23:00Z">
          <w:pPr>
            <w:ind w:firstLine="720"/>
          </w:pPr>
        </w:pPrChange>
      </w:pPr>
    </w:p>
    <w:p w14:paraId="3538CFE6" w14:textId="77777777" w:rsidR="00DB5695" w:rsidRPr="006D2A78" w:rsidDel="00872BD4" w:rsidRDefault="00DB5695" w:rsidP="00A60CE6">
      <w:pPr>
        <w:rPr>
          <w:del w:id="1687" w:author="Emily Smith-Greenaway" w:date="2020-08-08T16:50:00Z"/>
          <w:rFonts w:ascii="Aparajita" w:hAnsi="Aparajita" w:cs="Aparajita"/>
          <w:b/>
          <w:bCs/>
        </w:rPr>
      </w:pPr>
      <w:commentRangeStart w:id="1688"/>
    </w:p>
    <w:p w14:paraId="61C043BA" w14:textId="423FB5AD" w:rsidR="007E3CFD" w:rsidRPr="006D57CB" w:rsidDel="006D57CB" w:rsidRDefault="00573D92" w:rsidP="00A60CE6">
      <w:pPr>
        <w:rPr>
          <w:del w:id="1689" w:author="Emily Smith-Greenaway" w:date="2020-08-08T23:54:00Z"/>
          <w:rFonts w:ascii="Aparajita" w:hAnsi="Aparajita" w:cs="Aparajita"/>
          <w:b/>
          <w:bCs/>
          <w:rPrChange w:id="1690" w:author="Emily Smith-Greenaway" w:date="2020-08-08T23:54:00Z">
            <w:rPr>
              <w:del w:id="1691" w:author="Emily Smith-Greenaway" w:date="2020-08-08T23:54:00Z"/>
              <w:rFonts w:ascii="Aparajita" w:hAnsi="Aparajita" w:cs="Aparajita"/>
            </w:rPr>
          </w:rPrChange>
        </w:rPr>
      </w:pPr>
      <w:r w:rsidRPr="006D2A78">
        <w:rPr>
          <w:rFonts w:ascii="Aparajita" w:hAnsi="Aparajita" w:cs="Aparajita"/>
          <w:b/>
          <w:bCs/>
        </w:rPr>
        <w:t>D</w:t>
      </w:r>
      <w:ins w:id="1692" w:author="Emily Smith-Greenaway" w:date="2020-08-08T23:54:00Z">
        <w:r w:rsidR="006D57CB" w:rsidRPr="006D57CB">
          <w:rPr>
            <w:rFonts w:ascii="Aparajita" w:hAnsi="Aparajita" w:cs="Aparajita"/>
            <w:b/>
            <w:bCs/>
            <w:rPrChange w:id="1693" w:author="Emily Smith-Greenaway" w:date="2020-08-08T23:54:00Z">
              <w:rPr>
                <w:rFonts w:ascii="Aparajita" w:hAnsi="Aparajita" w:cs="Aparajita"/>
              </w:rPr>
            </w:rPrChange>
          </w:rPr>
          <w:t>ISCUSSION</w:t>
        </w:r>
      </w:ins>
      <w:del w:id="1694" w:author="Emily Smith-Greenaway" w:date="2020-08-08T23:54:00Z">
        <w:r w:rsidRPr="006D57CB" w:rsidDel="006D57CB">
          <w:rPr>
            <w:rFonts w:ascii="Aparajita" w:hAnsi="Aparajita" w:cs="Aparajita"/>
            <w:b/>
            <w:bCs/>
          </w:rPr>
          <w:delText>iscussion</w:delText>
        </w:r>
        <w:r w:rsidRPr="006D57CB" w:rsidDel="006D57CB">
          <w:rPr>
            <w:rFonts w:ascii="Aparajita" w:hAnsi="Aparajita" w:cs="Aparajita"/>
            <w:b/>
            <w:bCs/>
            <w:rPrChange w:id="1695" w:author="Emily Smith-Greenaway" w:date="2020-08-08T23:54:00Z">
              <w:rPr>
                <w:rFonts w:ascii="Aparajita" w:hAnsi="Aparajita" w:cs="Aparajita"/>
              </w:rPr>
            </w:rPrChange>
          </w:rPr>
          <w:delText xml:space="preserve"> </w:delText>
        </w:r>
      </w:del>
      <w:commentRangeEnd w:id="1688"/>
      <w:r w:rsidR="004731AD">
        <w:rPr>
          <w:rStyle w:val="CommentReference"/>
          <w:rFonts w:asciiTheme="minorHAnsi" w:eastAsiaTheme="minorHAnsi" w:hAnsiTheme="minorHAnsi" w:cstheme="minorBidi"/>
        </w:rPr>
        <w:commentReference w:id="1688"/>
      </w:r>
    </w:p>
    <w:p w14:paraId="012E676C" w14:textId="77777777" w:rsidR="00C01278" w:rsidRPr="00266175" w:rsidRDefault="00C01278" w:rsidP="00A60CE6">
      <w:pPr>
        <w:rPr>
          <w:rFonts w:ascii="Aparajita" w:hAnsi="Aparajita" w:cs="Aparajita"/>
        </w:rPr>
      </w:pPr>
    </w:p>
    <w:p w14:paraId="1B771912" w14:textId="02E3C6DA" w:rsidR="00A25B0A" w:rsidDel="00A26A7E" w:rsidRDefault="00AD38E5" w:rsidP="006A2310">
      <w:pPr>
        <w:rPr>
          <w:del w:id="1696" w:author="Emily Smith-Greenaway" w:date="2020-08-09T16:30:00Z"/>
          <w:rFonts w:ascii="Aparajita" w:hAnsi="Aparajita" w:cs="Aparajita"/>
        </w:rPr>
      </w:pPr>
      <w:del w:id="1697" w:author="Emily Smith-Greenaway" w:date="2020-08-09T16:27:00Z">
        <w:r w:rsidDel="0032629A">
          <w:rPr>
            <w:rFonts w:ascii="Aparajita" w:hAnsi="Aparajita" w:cs="Aparajita"/>
          </w:rPr>
          <w:delText xml:space="preserve">Scholarly </w:delText>
        </w:r>
        <w:r w:rsidR="00CE1FAA" w:rsidDel="0032629A">
          <w:rPr>
            <w:rFonts w:ascii="Aparajita" w:hAnsi="Aparajita" w:cs="Aparajita"/>
          </w:rPr>
          <w:delText xml:space="preserve">attempts to </w:delText>
        </w:r>
        <w:r w:rsidR="00CB5D5D" w:rsidDel="0032629A">
          <w:rPr>
            <w:rFonts w:ascii="Aparajita" w:hAnsi="Aparajita" w:cs="Aparajita"/>
          </w:rPr>
          <w:delText>summarize macro-level mortality conditions explicitly from the vantage point of the surviving population—namely, family members</w:delText>
        </w:r>
      </w:del>
      <w:del w:id="1698" w:author="Emily Smith-Greenaway" w:date="2020-08-09T00:27:00Z">
        <w:r w:rsidR="00CB5D5D" w:rsidDel="00654E86">
          <w:rPr>
            <w:rFonts w:ascii="Aparajita" w:hAnsi="Aparajita" w:cs="Aparajita"/>
          </w:rPr>
          <w:delText xml:space="preserve"> </w:delText>
        </w:r>
      </w:del>
      <w:del w:id="1699" w:author="Emily Smith-Greenaway" w:date="2020-08-09T16:27:00Z">
        <w:r w:rsidR="00CB5D5D" w:rsidRPr="00266175" w:rsidDel="0032629A">
          <w:rPr>
            <w:rFonts w:ascii="Aparajita" w:hAnsi="Aparajita" w:cs="Aparajita"/>
          </w:rPr>
          <w:fldChar w:fldCharType="begin"/>
        </w:r>
        <w:r w:rsidR="00C32813" w:rsidDel="0032629A">
          <w:rPr>
            <w:rFonts w:ascii="Aparajita" w:hAnsi="Aparajita" w:cs="Aparajita"/>
          </w:rPr>
          <w:delInstrText xml:space="preserve"> ADDIN ZOTERO_ITEM CSL_CITATION {"citationID":"KluICFVX","properties":{"formattedCitation":"\\super 3,13\\uc0\\u8211{}17\\nosupersub{}","plainCitation":"3,13–17","noteIndex":0},"citationItems":[{"id":20,"uris":["http://zotero.org/users/local/6aiRCPll/items/NZZD9BGH"],"uri":["http://zotero.org/users/local/6aiRCPll/items/NZZD9BGH"],"itemData":{"id":20,"type":"article-journal","container-title":"Demography","issue":"3","page":"803-826","title":"A sibling death in the family: Common and consequential","volume":"50","author":[{"family":"Fletcher","given":"Jason"},{"family":"Mailick","given":"Marsha"},{"family":"Song","given":"Jieun"},{"family":"Wolfe","given":"Barbara"}],"issued":{"date-parts":[["2013"]]}}},{"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id":295,"uris":["http://zotero.org/users/local/6aiRCPll/items/RNX9QPCE"],"uri":["http://zotero.org/users/local/6aiRCPll/items/RNX9QPCE"],"itemData":{"id":295,"type":"article-journal","container-title":"Proceedings of the National Academy of Sciences","issue":"9","note":"ISBN: 0027-8424\npublisher: National Acad Sciences","page":"4453-4455","title":"Child deaths in the past, their consequences in the present, and mortality conditions in sub-Saharan Africa","volume":"117","author":[{"family":"Thomas","given":"Kevin JA"}],"issued":{"date-parts":[["2020"]]}}},{"id":26,"uris":["http://zotero.org/users/local/6aiRCPll/items/8E6BDXF8"],"uri":["http://zotero.org/users/local/6aiRCPll/items/8E6BDXF8"],"itemData":{"id":26,"type":"article-journal","container-title":"Proceedings of the National Academy of Sciences","issue":"5","page":"915-920","title":"Death of family members as an overlooked source of racial disadvantage in the United States","volume":"114","author":[{"family":"Umberson","given":"Debra"},{"family":"Olson","given":"Julie Skalamera"},{"family":"Crosnoe","given":"Robert"},{"family":"Liu","given":"Hui"},{"family":"Pudrovska","given":"Tetyana"},{"family":"Donnelly","given":"Rachel"}],"issued":{"date-parts":[["2017"]]}}},{"id":327,"uris":["http://zotero.org/users/local/6aiRCPll/items/LT66ID9Z"],"uri":["http://zotero.org/users/local/6aiRCPll/items/LT66ID9Z"],"itemData":{"id":327,"type":"article-journal","container-title":"Proceedings of the National Academy of Sciences","issue":"30","note":"ISBN: 0027-8424\npublisher: National Acad Sciences","page":"17695-17701","title":"Tracking the reach of COVID-19 kin loss with a bereavement multiplier applied to the United States","volume":"117","author":[{"family":"Verdery","given":"Ashton M."},{"family":"Smith-Greenaway","given":"Emily"},{"family":"Margolis","given":"Rachel"},{"family":"Daw","given":"Jonathan"}],"issued":{"date-parts":[["2020"]]}}},{"id":10,"uris":["http://zotero.org/users/local/6aiRCPll/items/8KMTVKKF"],"uri":["http://zotero.org/users/local/6aiRCPll/items/8KMTVKKF"],"itemData":{"id":10,"type":"article-journal","container-title":"Proceedings of the National Academy of Sciences","issue":"42","page":"11109-11114","title":"Projections of white and black older adults without living kin in the United States, 2015 to 2060","volume":"114","author":[{"family":"Verdery","given":"Ashton M."},{"family":"Margolis","given":"Rachel"}],"issued":{"date-parts":[["2017"]]}}}],"schema":"https://github.com/citation-style-language/schema/raw/master/csl-citation.json"} </w:delInstrText>
        </w:r>
        <w:r w:rsidR="00CB5D5D" w:rsidRPr="00266175" w:rsidDel="0032629A">
          <w:rPr>
            <w:rFonts w:ascii="Aparajita" w:hAnsi="Aparajita" w:cs="Aparajita"/>
          </w:rPr>
          <w:fldChar w:fldCharType="separate"/>
        </w:r>
        <w:r w:rsidR="00C32813" w:rsidRPr="00C32813" w:rsidDel="0032629A">
          <w:rPr>
            <w:rFonts w:ascii="Aparajita" w:hAnsi="Aparajita" w:cs="Aparajita"/>
            <w:vertAlign w:val="superscript"/>
          </w:rPr>
          <w:delText>3,13–17</w:delText>
        </w:r>
        <w:r w:rsidR="00CB5D5D" w:rsidRPr="00266175" w:rsidDel="0032629A">
          <w:rPr>
            <w:rFonts w:ascii="Aparajita" w:hAnsi="Aparajita" w:cs="Aparajita"/>
          </w:rPr>
          <w:fldChar w:fldCharType="end"/>
        </w:r>
        <w:r w:rsidR="00CE1FAA" w:rsidDel="0032629A">
          <w:rPr>
            <w:rFonts w:ascii="Aparajita" w:hAnsi="Aparajita" w:cs="Aparajita"/>
          </w:rPr>
          <w:delText xml:space="preserve"> have been generative as stand-alone efforts and have been accumulating</w:delText>
        </w:r>
        <w:r w:rsidDel="0032629A">
          <w:rPr>
            <w:rFonts w:ascii="Aparajita" w:hAnsi="Aparajita" w:cs="Aparajita"/>
          </w:rPr>
          <w:delText xml:space="preserve"> in recent years</w:delText>
        </w:r>
        <w:r w:rsidR="00CB5D5D" w:rsidRPr="00266175" w:rsidDel="0032629A">
          <w:rPr>
            <w:rFonts w:ascii="Aparajita" w:hAnsi="Aparajita" w:cs="Aparajita"/>
          </w:rPr>
          <w:delText xml:space="preserve">. </w:delText>
        </w:r>
      </w:del>
      <w:del w:id="1700" w:author="Emily Smith-Greenaway" w:date="2020-08-09T16:25:00Z">
        <w:r w:rsidR="00CB5D5D" w:rsidDel="00147379">
          <w:rPr>
            <w:rFonts w:ascii="Aparajita" w:hAnsi="Aparajita" w:cs="Aparajita"/>
          </w:rPr>
          <w:delText>In line with these efforts,</w:delText>
        </w:r>
      </w:del>
      <w:ins w:id="1701" w:author="Emily Smith-Greenaway" w:date="2020-08-09T16:25:00Z">
        <w:r w:rsidR="00147379">
          <w:rPr>
            <w:rFonts w:ascii="Aparajita" w:hAnsi="Aparajita" w:cs="Aparajita"/>
          </w:rPr>
          <w:t>To offer a new perspective of global health inequality,</w:t>
        </w:r>
      </w:ins>
      <w:r w:rsidR="00CB5D5D">
        <w:rPr>
          <w:rFonts w:ascii="Aparajita" w:hAnsi="Aparajita" w:cs="Aparajita"/>
        </w:rPr>
        <w:t xml:space="preserve"> </w:t>
      </w:r>
      <w:r w:rsidR="003909B2">
        <w:rPr>
          <w:rFonts w:ascii="Aparajita" w:hAnsi="Aparajita" w:cs="Aparajita"/>
        </w:rPr>
        <w:t xml:space="preserve">here </w:t>
      </w:r>
      <w:r w:rsidR="006A2310">
        <w:rPr>
          <w:rFonts w:ascii="Aparajita" w:hAnsi="Aparajita" w:cs="Aparajita"/>
        </w:rPr>
        <w:t xml:space="preserve">we </w:t>
      </w:r>
      <w:del w:id="1702" w:author="Emily Smith-Greenaway" w:date="2020-08-09T16:28:00Z">
        <w:r w:rsidR="00CE1FAA" w:rsidDel="0032629A">
          <w:rPr>
            <w:rFonts w:ascii="Aparajita" w:hAnsi="Aparajita" w:cs="Aparajita"/>
          </w:rPr>
          <w:delText>take a</w:delText>
        </w:r>
        <w:r w:rsidR="00A26C45" w:rsidDel="0032629A">
          <w:rPr>
            <w:rFonts w:ascii="Aparajita" w:hAnsi="Aparajita" w:cs="Aparajita"/>
          </w:rPr>
          <w:delText>n initial</w:delText>
        </w:r>
        <w:r w:rsidR="00CE1FAA" w:rsidDel="0032629A">
          <w:rPr>
            <w:rFonts w:ascii="Aparajita" w:hAnsi="Aparajita" w:cs="Aparajita"/>
          </w:rPr>
          <w:delText xml:space="preserve"> step to </w:delText>
        </w:r>
      </w:del>
      <w:r w:rsidR="00CE1FAA">
        <w:rPr>
          <w:rFonts w:ascii="Aparajita" w:hAnsi="Aparajita" w:cs="Aparajita"/>
        </w:rPr>
        <w:t>formalize th</w:t>
      </w:r>
      <w:r w:rsidR="00A26C45">
        <w:rPr>
          <w:rFonts w:ascii="Aparajita" w:hAnsi="Aparajita" w:cs="Aparajita"/>
        </w:rPr>
        <w:t xml:space="preserve">e measurement of </w:t>
      </w:r>
      <w:r w:rsidR="00BB63C0">
        <w:rPr>
          <w:rFonts w:ascii="Aparajita" w:hAnsi="Aparajita" w:cs="Aparajita"/>
        </w:rPr>
        <w:t xml:space="preserve">maternal </w:t>
      </w:r>
      <w:r w:rsidR="00CE1FAA">
        <w:rPr>
          <w:rFonts w:ascii="Aparajita" w:hAnsi="Aparajita" w:cs="Aparajita"/>
        </w:rPr>
        <w:t>bereavement</w:t>
      </w:r>
      <w:del w:id="1703" w:author="Emily Smith-Greenaway" w:date="2020-08-09T16:25:00Z">
        <w:r w:rsidR="00A26C45" w:rsidDel="00147379">
          <w:rPr>
            <w:rFonts w:ascii="Aparajita" w:hAnsi="Aparajita" w:cs="Aparajita"/>
          </w:rPr>
          <w:delText xml:space="preserve"> --</w:delText>
        </w:r>
      </w:del>
      <w:ins w:id="1704" w:author="Emily Smith-Greenaway" w:date="2020-08-09T16:25:00Z">
        <w:r w:rsidR="00147379">
          <w:rPr>
            <w:rFonts w:ascii="Aparajita" w:hAnsi="Aparajita" w:cs="Aparajita"/>
          </w:rPr>
          <w:t>—</w:t>
        </w:r>
      </w:ins>
      <w:del w:id="1705" w:author="Emily Smith-Greenaway" w:date="2020-08-09T16:25:00Z">
        <w:r w:rsidR="00A26C45" w:rsidDel="00147379">
          <w:rPr>
            <w:rFonts w:ascii="Aparajita" w:hAnsi="Aparajita" w:cs="Aparajita"/>
          </w:rPr>
          <w:delText xml:space="preserve"> </w:delText>
        </w:r>
      </w:del>
      <w:r w:rsidR="00CE1FAA">
        <w:rPr>
          <w:rFonts w:ascii="Aparajita" w:hAnsi="Aparajita" w:cs="Aparajita"/>
        </w:rPr>
        <w:t>accurately and systematically</w:t>
      </w:r>
      <w:ins w:id="1706" w:author="Emily Smith-Greenaway" w:date="2020-08-09T16:28:00Z">
        <w:r w:rsidR="0032629A">
          <w:rPr>
            <w:rFonts w:ascii="Aparajita" w:hAnsi="Aparajita" w:cs="Aparajita"/>
          </w:rPr>
          <w:t xml:space="preserve">. </w:t>
        </w:r>
      </w:ins>
      <w:del w:id="1707" w:author="Emily Smith-Greenaway" w:date="2020-08-09T16:25:00Z">
        <w:r w:rsidR="00CE1FAA" w:rsidDel="00147379">
          <w:rPr>
            <w:rFonts w:ascii="Aparajita" w:hAnsi="Aparajita" w:cs="Aparajita"/>
          </w:rPr>
          <w:delText xml:space="preserve"> </w:delText>
        </w:r>
        <w:r w:rsidR="003909B2" w:rsidDel="00147379">
          <w:rPr>
            <w:rFonts w:ascii="Aparajita" w:hAnsi="Aparajita" w:cs="Aparajita"/>
          </w:rPr>
          <w:delText>–</w:delText>
        </w:r>
        <w:r w:rsidR="00A26C45" w:rsidDel="00147379">
          <w:rPr>
            <w:rFonts w:ascii="Aparajita" w:hAnsi="Aparajita" w:cs="Aparajita"/>
          </w:rPr>
          <w:delText xml:space="preserve"> </w:delText>
        </w:r>
      </w:del>
      <w:del w:id="1708" w:author="Emily Smith-Greenaway" w:date="2020-08-09T16:28:00Z">
        <w:r w:rsidR="003909B2" w:rsidDel="0032629A">
          <w:rPr>
            <w:rFonts w:ascii="Aparajita" w:hAnsi="Aparajita" w:cs="Aparajita"/>
          </w:rPr>
          <w:delText>using strategies</w:delText>
        </w:r>
        <w:r w:rsidR="00CE1FAA" w:rsidDel="0032629A">
          <w:rPr>
            <w:rFonts w:ascii="Aparajita" w:hAnsi="Aparajita" w:cs="Aparajita"/>
          </w:rPr>
          <w:delText xml:space="preserve"> </w:delText>
        </w:r>
        <w:r w:rsidR="003909B2" w:rsidDel="0032629A">
          <w:rPr>
            <w:rFonts w:ascii="Aparajita" w:hAnsi="Aparajita" w:cs="Aparajita"/>
          </w:rPr>
          <w:delText xml:space="preserve">from demography </w:delText>
        </w:r>
        <w:r w:rsidR="00A26C45" w:rsidDel="0032629A">
          <w:rPr>
            <w:rFonts w:ascii="Aparajita" w:hAnsi="Aparajita" w:cs="Aparajita"/>
          </w:rPr>
          <w:delText xml:space="preserve">that </w:delText>
        </w:r>
        <w:r w:rsidR="003909B2" w:rsidDel="0032629A">
          <w:rPr>
            <w:rFonts w:ascii="Aparajita" w:hAnsi="Aparajita" w:cs="Aparajita"/>
          </w:rPr>
          <w:delText>are</w:delText>
        </w:r>
        <w:r w:rsidR="00A26C45" w:rsidDel="0032629A">
          <w:rPr>
            <w:rFonts w:ascii="Aparajita" w:hAnsi="Aparajita" w:cs="Aparajita"/>
          </w:rPr>
          <w:delText xml:space="preserve"> conducive to making cross-national comparisons</w:delText>
        </w:r>
      </w:del>
      <w:del w:id="1709" w:author="Emily Smith-Greenaway" w:date="2020-08-09T16:26:00Z">
        <w:r w:rsidR="00A26C45" w:rsidDel="00147379">
          <w:rPr>
            <w:rFonts w:ascii="Aparajita" w:hAnsi="Aparajita" w:cs="Aparajita"/>
          </w:rPr>
          <w:delText xml:space="preserve"> –</w:delText>
        </w:r>
      </w:del>
      <w:del w:id="1710" w:author="Emily Smith-Greenaway" w:date="2020-08-09T16:28:00Z">
        <w:r w:rsidR="00A26C45" w:rsidDel="0032629A">
          <w:rPr>
            <w:rFonts w:ascii="Aparajita" w:hAnsi="Aparajita" w:cs="Aparajita"/>
          </w:rPr>
          <w:delText xml:space="preserve"> both global and regional. </w:delText>
        </w:r>
        <w:r w:rsidR="009D42EE" w:rsidDel="0032629A">
          <w:rPr>
            <w:rFonts w:ascii="Aparajita" w:hAnsi="Aparajita" w:cs="Aparajita"/>
          </w:rPr>
          <w:delText>At the same time</w:delText>
        </w:r>
        <w:r w:rsidR="00A26C45" w:rsidDel="0032629A">
          <w:rPr>
            <w:rFonts w:ascii="Aparajita" w:hAnsi="Aparajita" w:cs="Aparajita"/>
          </w:rPr>
          <w:delText xml:space="preserve">, we </w:delText>
        </w:r>
        <w:r w:rsidR="009D42EE" w:rsidDel="0032629A">
          <w:rPr>
            <w:rFonts w:ascii="Aparajita" w:hAnsi="Aparajita" w:cs="Aparajita"/>
          </w:rPr>
          <w:delText>endeavor</w:delText>
        </w:r>
        <w:r w:rsidR="00A26C45" w:rsidDel="0032629A">
          <w:rPr>
            <w:rFonts w:ascii="Aparajita" w:hAnsi="Aparajita" w:cs="Aparajita"/>
          </w:rPr>
          <w:delText xml:space="preserve"> to </w:delText>
        </w:r>
        <w:r w:rsidDel="0032629A">
          <w:rPr>
            <w:rFonts w:ascii="Aparajita" w:hAnsi="Aparajita" w:cs="Aparajita"/>
          </w:rPr>
          <w:delText>identify</w:delText>
        </w:r>
        <w:r w:rsidR="00A26C45" w:rsidDel="0032629A">
          <w:rPr>
            <w:rFonts w:ascii="Aparajita" w:hAnsi="Aparajita" w:cs="Aparajita"/>
          </w:rPr>
          <w:delText xml:space="preserve"> </w:delText>
        </w:r>
        <w:r w:rsidR="00BB63C0" w:rsidDel="0032629A">
          <w:rPr>
            <w:rFonts w:ascii="Aparajita" w:hAnsi="Aparajita" w:cs="Aparajita"/>
          </w:rPr>
          <w:delText xml:space="preserve">family </w:delText>
        </w:r>
        <w:r w:rsidR="009D42EE" w:rsidDel="0032629A">
          <w:rPr>
            <w:rFonts w:ascii="Aparajita" w:hAnsi="Aparajita" w:cs="Aparajita"/>
          </w:rPr>
          <w:delText>bereavement</w:delText>
        </w:r>
        <w:r w:rsidR="00A26C45" w:rsidDel="0032629A">
          <w:rPr>
            <w:rFonts w:ascii="Aparajita" w:hAnsi="Aparajita" w:cs="Aparajita"/>
          </w:rPr>
          <w:delText xml:space="preserve"> as a</w:delText>
        </w:r>
        <w:r w:rsidR="009D42EE" w:rsidDel="0032629A">
          <w:rPr>
            <w:rFonts w:ascii="Aparajita" w:hAnsi="Aparajita" w:cs="Aparajita"/>
          </w:rPr>
          <w:delText>mong the most fundamental health</w:delText>
        </w:r>
        <w:r w:rsidR="006A2310" w:rsidDel="0032629A">
          <w:rPr>
            <w:rFonts w:ascii="Aparajita" w:hAnsi="Aparajita" w:cs="Aparajita"/>
          </w:rPr>
          <w:delText xml:space="preserve"> inequalities in </w:delText>
        </w:r>
        <w:r w:rsidR="009D42EE" w:rsidDel="0032629A">
          <w:rPr>
            <w:rFonts w:ascii="Aparajita" w:hAnsi="Aparajita" w:cs="Aparajita"/>
          </w:rPr>
          <w:delText>contemporary populations</w:delText>
        </w:r>
        <w:r w:rsidR="006A2310" w:rsidDel="0032629A">
          <w:rPr>
            <w:rFonts w:ascii="Aparajita" w:hAnsi="Aparajita" w:cs="Aparajita"/>
          </w:rPr>
          <w:delText xml:space="preserve">. </w:delText>
        </w:r>
      </w:del>
      <w:r w:rsidR="003909B2">
        <w:rPr>
          <w:rFonts w:ascii="Aparajita" w:hAnsi="Aparajita" w:cs="Aparajita"/>
        </w:rPr>
        <w:t>Our</w:t>
      </w:r>
      <w:r w:rsidR="006A2310">
        <w:rPr>
          <w:rFonts w:ascii="Aparajita" w:hAnsi="Aparajita" w:cs="Aparajita"/>
        </w:rPr>
        <w:t xml:space="preserve"> approach </w:t>
      </w:r>
      <w:del w:id="1711" w:author="Emily Smith-Greenaway" w:date="2020-08-09T16:29:00Z">
        <w:r w:rsidR="003909B2" w:rsidDel="00A26A7E">
          <w:rPr>
            <w:rFonts w:ascii="Aparajita" w:hAnsi="Aparajita" w:cs="Aparajita"/>
          </w:rPr>
          <w:delText>underscores</w:delText>
        </w:r>
        <w:r w:rsidR="006A2310" w:rsidDel="00A26A7E">
          <w:rPr>
            <w:rFonts w:ascii="Aparajita" w:hAnsi="Aparajita" w:cs="Aparajita"/>
          </w:rPr>
          <w:delText xml:space="preserve"> how recent and persistent differences in mortality and fertility conditions </w:delText>
        </w:r>
        <w:r w:rsidR="003909B2" w:rsidDel="00A26A7E">
          <w:rPr>
            <w:rFonts w:ascii="Aparajita" w:hAnsi="Aparajita" w:cs="Aparajita"/>
          </w:rPr>
          <w:delText>are manifest in</w:delText>
        </w:r>
      </w:del>
      <w:ins w:id="1712" w:author="Emily Smith-Greenaway" w:date="2020-08-09T16:29:00Z">
        <w:r w:rsidR="00A26A7E">
          <w:rPr>
            <w:rFonts w:ascii="Aparajita" w:hAnsi="Aparajita" w:cs="Aparajita"/>
          </w:rPr>
          <w:t>highlights</w:t>
        </w:r>
      </w:ins>
      <w:r w:rsidR="006A2310">
        <w:rPr>
          <w:rFonts w:ascii="Aparajita" w:hAnsi="Aparajita" w:cs="Aparajita"/>
        </w:rPr>
        <w:t xml:space="preserve"> enormous disparities in the burden of child loss. Even</w:t>
      </w:r>
      <w:ins w:id="1713" w:author="Emily Smith-Greenaway" w:date="2020-08-09T16:30:00Z">
        <w:r w:rsidR="00A26A7E">
          <w:rPr>
            <w:rFonts w:ascii="Aparajita" w:hAnsi="Aparajita" w:cs="Aparajita"/>
          </w:rPr>
          <w:t xml:space="preserve"> as infant and mortality conditions improve worldwide,</w:t>
        </w:r>
      </w:ins>
      <w:r w:rsidR="006A2310">
        <w:rPr>
          <w:rFonts w:ascii="Aparajita" w:hAnsi="Aparajita" w:cs="Aparajita"/>
        </w:rPr>
        <w:t xml:space="preserve"> </w:t>
      </w:r>
      <w:del w:id="1714" w:author="Emily Smith-Greenaway" w:date="2020-08-09T16:30:00Z">
        <w:r w:rsidR="003909B2" w:rsidDel="00A26A7E">
          <w:rPr>
            <w:rFonts w:ascii="Aparajita" w:hAnsi="Aparajita" w:cs="Aparajita"/>
          </w:rPr>
          <w:delText xml:space="preserve">in </w:delText>
        </w:r>
        <w:r w:rsidR="000A4200" w:rsidDel="00A26A7E">
          <w:rPr>
            <w:rFonts w:ascii="Aparajita" w:hAnsi="Aparajita" w:cs="Aparajita"/>
          </w:rPr>
          <w:delText>this</w:delText>
        </w:r>
        <w:r w:rsidR="003909B2" w:rsidDel="00A26A7E">
          <w:rPr>
            <w:rFonts w:ascii="Aparajita" w:hAnsi="Aparajita" w:cs="Aparajita"/>
          </w:rPr>
          <w:delText xml:space="preserve"> age of </w:delText>
        </w:r>
        <w:r w:rsidR="006A2310" w:rsidDel="00A26A7E">
          <w:rPr>
            <w:rFonts w:ascii="Aparajita" w:hAnsi="Aparajita" w:cs="Aparajita"/>
          </w:rPr>
          <w:delText>demographic convergence</w:delText>
        </w:r>
        <w:r w:rsidR="004C09DE" w:rsidDel="00A26A7E">
          <w:rPr>
            <w:rFonts w:ascii="Aparajita" w:hAnsi="Aparajita" w:cs="Aparajita"/>
          </w:rPr>
          <w:delText xml:space="preserve"> (cite convergence papers)</w:delText>
        </w:r>
        <w:r w:rsidR="006A2310" w:rsidDel="00A26A7E">
          <w:rPr>
            <w:rFonts w:ascii="Aparajita" w:hAnsi="Aparajita" w:cs="Aparajita"/>
          </w:rPr>
          <w:delText xml:space="preserve">, </w:delText>
        </w:r>
      </w:del>
      <w:r w:rsidR="006A2310">
        <w:rPr>
          <w:rFonts w:ascii="Aparajita" w:hAnsi="Aparajita" w:cs="Aparajita"/>
        </w:rPr>
        <w:t>m</w:t>
      </w:r>
      <w:r w:rsidR="00114E0C">
        <w:rPr>
          <w:rFonts w:ascii="Aparajita" w:hAnsi="Aparajita" w:cs="Aparajita"/>
        </w:rPr>
        <w:t xml:space="preserve">others </w:t>
      </w:r>
      <w:r w:rsidR="001873BA">
        <w:rPr>
          <w:rFonts w:ascii="Aparajita" w:hAnsi="Aparajita" w:cs="Aparajita"/>
        </w:rPr>
        <w:t xml:space="preserve">in </w:t>
      </w:r>
      <w:ins w:id="1715" w:author="Emily Smith-Greenaway" w:date="2020-08-09T16:30:00Z">
        <w:r w:rsidR="00A26A7E">
          <w:rPr>
            <w:rFonts w:ascii="Aparajita" w:hAnsi="Aparajita" w:cs="Aparajita"/>
          </w:rPr>
          <w:t xml:space="preserve">select sub-Saharan African countries </w:t>
        </w:r>
      </w:ins>
      <w:del w:id="1716" w:author="Emily Smith-Greenaway" w:date="2020-08-09T16:30:00Z">
        <w:r w:rsidR="00CE1FAA" w:rsidDel="00A26A7E">
          <w:rPr>
            <w:rFonts w:ascii="Aparajita" w:hAnsi="Aparajita" w:cs="Aparajita"/>
          </w:rPr>
          <w:delText>high mortality</w:delText>
        </w:r>
        <w:r w:rsidR="001873BA" w:rsidDel="00A26A7E">
          <w:rPr>
            <w:rFonts w:ascii="Aparajita" w:hAnsi="Aparajita" w:cs="Aparajita"/>
          </w:rPr>
          <w:delText xml:space="preserve"> co</w:delText>
        </w:r>
        <w:r w:rsidR="00B6335C" w:rsidDel="00A26A7E">
          <w:rPr>
            <w:rFonts w:ascii="Aparajita" w:hAnsi="Aparajita" w:cs="Aparajita"/>
          </w:rPr>
          <w:delText>ntexts</w:delText>
        </w:r>
      </w:del>
      <w:r w:rsidR="001873BA">
        <w:rPr>
          <w:rFonts w:ascii="Aparajita" w:hAnsi="Aparajita" w:cs="Aparajita"/>
        </w:rPr>
        <w:t xml:space="preserve"> are more than </w:t>
      </w:r>
      <w:r w:rsidR="001873BA" w:rsidRPr="00A26A7E">
        <w:rPr>
          <w:rFonts w:ascii="Aparajita" w:hAnsi="Aparajita" w:cs="Aparajita"/>
          <w:rPrChange w:id="1717" w:author="Emily Smith-Greenaway" w:date="2020-08-09T16:30:00Z">
            <w:rPr>
              <w:rFonts w:ascii="Aparajita" w:hAnsi="Aparajita" w:cs="Aparajita"/>
              <w:i/>
              <w:iCs/>
            </w:rPr>
          </w:rPrChange>
        </w:rPr>
        <w:t>100 times</w:t>
      </w:r>
      <w:r w:rsidR="001873BA">
        <w:rPr>
          <w:rFonts w:ascii="Aparajita" w:hAnsi="Aparajita" w:cs="Aparajita"/>
        </w:rPr>
        <w:t xml:space="preserve"> more likely to have experienced a child die than </w:t>
      </w:r>
      <w:r w:rsidR="00114E0C">
        <w:rPr>
          <w:rFonts w:ascii="Aparajita" w:hAnsi="Aparajita" w:cs="Aparajita"/>
        </w:rPr>
        <w:t xml:space="preserve">mothers </w:t>
      </w:r>
      <w:r w:rsidR="00CE1FAA">
        <w:rPr>
          <w:rFonts w:ascii="Aparajita" w:hAnsi="Aparajita" w:cs="Aparajita"/>
        </w:rPr>
        <w:t>who inhabit the</w:t>
      </w:r>
      <w:r w:rsidR="00114E0C">
        <w:rPr>
          <w:rFonts w:ascii="Aparajita" w:hAnsi="Aparajita" w:cs="Aparajita"/>
        </w:rPr>
        <w:t xml:space="preserve"> </w:t>
      </w:r>
      <w:r w:rsidR="00CE1FAA">
        <w:rPr>
          <w:rFonts w:ascii="Aparajita" w:hAnsi="Aparajita" w:cs="Aparajita"/>
        </w:rPr>
        <w:t xml:space="preserve">low-mortality </w:t>
      </w:r>
      <w:r w:rsidR="005D3947">
        <w:rPr>
          <w:rFonts w:ascii="Aparajita" w:hAnsi="Aparajita" w:cs="Aparajita"/>
        </w:rPr>
        <w:t xml:space="preserve">enclaves </w:t>
      </w:r>
      <w:r w:rsidR="00114E0C">
        <w:rPr>
          <w:rFonts w:ascii="Aparajita" w:hAnsi="Aparajita" w:cs="Aparajita"/>
        </w:rPr>
        <w:t xml:space="preserve">of </w:t>
      </w:r>
      <w:r w:rsidR="005D3947">
        <w:rPr>
          <w:rFonts w:ascii="Aparajita" w:hAnsi="Aparajita" w:cs="Aparajita"/>
        </w:rPr>
        <w:t>our world</w:t>
      </w:r>
      <w:r w:rsidR="006A2310">
        <w:rPr>
          <w:rFonts w:ascii="Aparajita" w:hAnsi="Aparajita" w:cs="Aparajita"/>
        </w:rPr>
        <w:t xml:space="preserve">. </w:t>
      </w:r>
    </w:p>
    <w:p w14:paraId="07A8A698" w14:textId="6BE65E6C" w:rsidR="00261D63" w:rsidDel="004712D8" w:rsidRDefault="00BA38D1">
      <w:pPr>
        <w:rPr>
          <w:del w:id="1718" w:author="Emily Smith-Greenaway" w:date="2020-08-09T00:20:00Z"/>
          <w:rFonts w:ascii="Aparajita" w:hAnsi="Aparajita" w:cs="Aparajita"/>
        </w:rPr>
        <w:pPrChange w:id="1719" w:author="Emily Smith-Greenaway" w:date="2020-08-09T16:31:00Z">
          <w:pPr>
            <w:autoSpaceDE w:val="0"/>
            <w:autoSpaceDN w:val="0"/>
            <w:adjustRightInd w:val="0"/>
            <w:ind w:firstLine="720"/>
          </w:pPr>
        </w:pPrChange>
      </w:pPr>
      <w:del w:id="1720" w:author="Emily Smith-Greenaway" w:date="2020-08-09T16:31:00Z">
        <w:r w:rsidDel="00431A17">
          <w:rPr>
            <w:rFonts w:ascii="Aparajita" w:hAnsi="Aparajita" w:cs="Aparajita"/>
          </w:rPr>
          <w:delText>We close with a call to</w:delText>
        </w:r>
        <w:r w:rsidR="00A25B0A" w:rsidDel="00431A17">
          <w:rPr>
            <w:rFonts w:ascii="Aparajita" w:hAnsi="Aparajita" w:cs="Aparajita"/>
          </w:rPr>
          <w:delText xml:space="preserve"> increas</w:delText>
        </w:r>
        <w:r w:rsidDel="00431A17">
          <w:rPr>
            <w:rFonts w:ascii="Aparajita" w:hAnsi="Aparajita" w:cs="Aparajita"/>
          </w:rPr>
          <w:delText>e</w:delText>
        </w:r>
        <w:r w:rsidR="00A25B0A" w:rsidDel="00431A17">
          <w:rPr>
            <w:rFonts w:ascii="Aparajita" w:hAnsi="Aparajita" w:cs="Aparajita"/>
          </w:rPr>
          <w:delText xml:space="preserve"> research on the implications of child loss</w:delText>
        </w:r>
        <w:r w:rsidDel="00431A17">
          <w:rPr>
            <w:rFonts w:ascii="Aparajita" w:hAnsi="Aparajita" w:cs="Aparajita"/>
          </w:rPr>
          <w:delText xml:space="preserve"> </w:delText>
        </w:r>
        <w:r w:rsidR="00BB63C0" w:rsidDel="00431A17">
          <w:rPr>
            <w:rFonts w:ascii="Aparajita" w:hAnsi="Aparajita" w:cs="Aparajita"/>
          </w:rPr>
          <w:delText xml:space="preserve">–not just </w:delText>
        </w:r>
        <w:r w:rsidR="000B2F67" w:rsidDel="00431A17">
          <w:rPr>
            <w:rFonts w:ascii="Aparajita" w:hAnsi="Aparajita" w:cs="Aparajita"/>
          </w:rPr>
          <w:delText>for mothers, but other immediate kin, including fathers and siblings</w:delText>
        </w:r>
        <w:r w:rsidR="00415730" w:rsidDel="00431A17">
          <w:rPr>
            <w:rFonts w:ascii="Aparajita" w:hAnsi="Aparajita" w:cs="Aparajita"/>
          </w:rPr>
          <w:fldChar w:fldCharType="begin"/>
        </w:r>
        <w:r w:rsidR="00C32813" w:rsidDel="00431A17">
          <w:rPr>
            <w:rFonts w:ascii="Aparajita" w:hAnsi="Aparajita" w:cs="Aparajita"/>
          </w:rPr>
          <w:delInstrText xml:space="preserve"> ADDIN ZOTERO_ITEM CSL_CITATION {"citationID":"i8GmHQYI","properties":{"formattedCitation":"\\super 13\\nosupersub{}","plainCitation":"13","noteIndex":0},"citationItems":[{"id":20,"uris":["http://zotero.org/users/local/6aiRCPll/items/NZZD9BGH"],"uri":["http://zotero.org/users/local/6aiRCPll/items/NZZD9BGH"],"itemData":{"id":20,"type":"article-journal","container-title":"Demography","issue":"3","page":"803-826","title":"A sibling death in the family: Common and consequential","volume":"50","author":[{"family":"Fletcher","given":"Jason"},{"family":"Mailick","given":"Marsha"},{"family":"Song","given":"Jieun"},{"family":"Wolfe","given":"Barbara"}],"issued":{"date-parts":[["2013"]]}}}],"schema":"https://github.com/citation-style-language/schema/raw/master/csl-citation.json"} </w:delInstrText>
        </w:r>
        <w:r w:rsidR="00415730" w:rsidDel="00431A17">
          <w:rPr>
            <w:rFonts w:ascii="Aparajita" w:hAnsi="Aparajita" w:cs="Aparajita"/>
          </w:rPr>
          <w:fldChar w:fldCharType="separate"/>
        </w:r>
        <w:r w:rsidR="00C32813" w:rsidRPr="00C32813" w:rsidDel="00431A17">
          <w:rPr>
            <w:rFonts w:ascii="Aparajita" w:hAnsi="Aparajita" w:cs="Aparajita"/>
            <w:vertAlign w:val="superscript"/>
          </w:rPr>
          <w:delText>13</w:delText>
        </w:r>
        <w:r w:rsidR="00415730" w:rsidDel="00431A17">
          <w:rPr>
            <w:rFonts w:ascii="Aparajita" w:hAnsi="Aparajita" w:cs="Aparajita"/>
          </w:rPr>
          <w:fldChar w:fldCharType="end"/>
        </w:r>
      </w:del>
      <w:del w:id="1721" w:author="Emily Smith-Greenaway" w:date="2020-08-08T22:08:00Z">
        <w:r w:rsidR="000B2F67" w:rsidDel="006A75B3">
          <w:rPr>
            <w:rFonts w:ascii="Aparajita" w:hAnsi="Aparajita" w:cs="Aparajita"/>
          </w:rPr>
          <w:delText xml:space="preserve"> and,</w:delText>
        </w:r>
      </w:del>
      <w:del w:id="1722" w:author="Emily Smith-Greenaway" w:date="2020-08-08T22:09:00Z">
        <w:r w:rsidR="000B2F67" w:rsidDel="006A75B3">
          <w:rPr>
            <w:rFonts w:ascii="Aparajita" w:hAnsi="Aparajita" w:cs="Aparajita"/>
          </w:rPr>
          <w:delText xml:space="preserve"> when possible, even more removed kin.</w:delText>
        </w:r>
      </w:del>
      <w:del w:id="1723" w:author="Emily Smith-Greenaway" w:date="2020-08-08T19:30:00Z">
        <w:r w:rsidR="000B2F67" w:rsidDel="0010203F">
          <w:rPr>
            <w:rFonts w:ascii="Aparajita" w:hAnsi="Aparajita" w:cs="Aparajita"/>
          </w:rPr>
          <w:delText xml:space="preserve"> </w:delText>
        </w:r>
        <w:r w:rsidR="00A25B0A" w:rsidDel="0010203F">
          <w:rPr>
            <w:rFonts w:ascii="Aparajita" w:hAnsi="Aparajita" w:cs="Aparajita"/>
          </w:rPr>
          <w:delText>.</w:delText>
        </w:r>
      </w:del>
      <w:del w:id="1724" w:author="Emily Smith-Greenaway" w:date="2020-08-08T22:09:00Z">
        <w:r w:rsidR="00A25B0A" w:rsidDel="006A75B3">
          <w:rPr>
            <w:rFonts w:ascii="Aparajita" w:hAnsi="Aparajita" w:cs="Aparajita"/>
          </w:rPr>
          <w:delText xml:space="preserve"> </w:delText>
        </w:r>
      </w:del>
      <w:r>
        <w:rPr>
          <w:rFonts w:ascii="Aparajita" w:hAnsi="Aparajita" w:cs="Aparajita"/>
        </w:rPr>
        <w:t xml:space="preserve">And we highlight </w:t>
      </w:r>
      <w:r w:rsidR="00D34753">
        <w:rPr>
          <w:rFonts w:ascii="Aparajita" w:hAnsi="Aparajita" w:cs="Aparajita"/>
        </w:rPr>
        <w:t xml:space="preserve">yet another </w:t>
      </w:r>
      <w:r>
        <w:rPr>
          <w:rFonts w:ascii="Aparajita" w:hAnsi="Aparajita" w:cs="Aparajita"/>
        </w:rPr>
        <w:t>a meta-inequality that cuts across the trends and patterns we’ve established here: that t</w:t>
      </w:r>
      <w:r w:rsidR="007E1C46">
        <w:rPr>
          <w:rFonts w:ascii="Aparajita" w:hAnsi="Aparajita" w:cs="Aparajita"/>
        </w:rPr>
        <w:t xml:space="preserve">he world regions </w:t>
      </w:r>
      <w:r>
        <w:rPr>
          <w:rFonts w:ascii="Aparajita" w:hAnsi="Aparajita" w:cs="Aparajita"/>
        </w:rPr>
        <w:t xml:space="preserve">in </w:t>
      </w:r>
      <w:r w:rsidR="007E1C46">
        <w:rPr>
          <w:rFonts w:ascii="Aparajita" w:hAnsi="Aparajita" w:cs="Aparajita"/>
        </w:rPr>
        <w:t>wh</w:t>
      </w:r>
      <w:r>
        <w:rPr>
          <w:rFonts w:ascii="Aparajita" w:hAnsi="Aparajita" w:cs="Aparajita"/>
        </w:rPr>
        <w:t>ich</w:t>
      </w:r>
      <w:r w:rsidR="007E1C46">
        <w:rPr>
          <w:rFonts w:ascii="Aparajita" w:hAnsi="Aparajita" w:cs="Aparajita"/>
        </w:rPr>
        <w:t xml:space="preserve"> </w:t>
      </w:r>
      <w:r w:rsidR="000B2F67">
        <w:rPr>
          <w:rFonts w:ascii="Aparajita" w:hAnsi="Aparajita" w:cs="Aparajita"/>
        </w:rPr>
        <w:t xml:space="preserve">family </w:t>
      </w:r>
      <w:r w:rsidR="007E1C46">
        <w:rPr>
          <w:rFonts w:ascii="Aparajita" w:hAnsi="Aparajita" w:cs="Aparajita"/>
        </w:rPr>
        <w:t>bereavement is concentrated are the ones where</w:t>
      </w:r>
      <w:r w:rsidR="000B2F67">
        <w:rPr>
          <w:rFonts w:ascii="Aparajita" w:hAnsi="Aparajita" w:cs="Aparajita"/>
        </w:rPr>
        <w:t xml:space="preserve"> </w:t>
      </w:r>
      <w:r w:rsidR="00C921A2">
        <w:rPr>
          <w:rFonts w:ascii="Aparajita" w:hAnsi="Aparajita" w:cs="Aparajita"/>
        </w:rPr>
        <w:t>few</w:t>
      </w:r>
      <w:r w:rsidR="000B2F67">
        <w:rPr>
          <w:rFonts w:ascii="Aparajita" w:hAnsi="Aparajita" w:cs="Aparajita"/>
        </w:rPr>
        <w:t>er</w:t>
      </w:r>
      <w:r w:rsidR="00C921A2">
        <w:rPr>
          <w:rFonts w:ascii="Aparajita" w:hAnsi="Aparajita" w:cs="Aparajita"/>
        </w:rPr>
        <w:t xml:space="preserve"> empirical studies</w:t>
      </w:r>
      <w:r w:rsidR="000B2F67">
        <w:rPr>
          <w:rFonts w:ascii="Aparajita" w:hAnsi="Aparajita" w:cs="Aparajita"/>
        </w:rPr>
        <w:t xml:space="preserve"> have quantified and studied the consequences of </w:t>
      </w:r>
      <w:r w:rsidR="00C921A2">
        <w:rPr>
          <w:rFonts w:ascii="Aparajita" w:hAnsi="Aparajita" w:cs="Aparajita"/>
        </w:rPr>
        <w:t xml:space="preserve"> </w:t>
      </w:r>
      <w:r w:rsidR="00EA40AD">
        <w:rPr>
          <w:rFonts w:ascii="Aparajita" w:hAnsi="Aparajita" w:cs="Aparajita"/>
        </w:rPr>
        <w:t>this experience</w:t>
      </w:r>
      <w:r w:rsidR="00C921A2">
        <w:rPr>
          <w:rFonts w:ascii="Aparajita" w:hAnsi="Aparajita" w:cs="Aparajita"/>
        </w:rPr>
        <w:t>.</w:t>
      </w:r>
      <w:r w:rsidR="007E1C46">
        <w:rPr>
          <w:rFonts w:ascii="Aparajita" w:hAnsi="Aparajita" w:cs="Aparajita"/>
        </w:rPr>
        <w:t xml:space="preserve"> </w:t>
      </w:r>
      <w:ins w:id="1725" w:author="Emily Smith-Greenaway" w:date="2020-08-08T22:10:00Z">
        <w:r w:rsidR="006A75B3">
          <w:rPr>
            <w:rFonts w:ascii="Aparajita" w:hAnsi="Aparajita" w:cs="Aparajita"/>
          </w:rPr>
          <w:t xml:space="preserve">Future efforts to acknowledge the family bereavement burden as another indicator of global inequality—one that offers a unique view of how disparities reflect in the lives of individuals—will </w:t>
        </w:r>
      </w:ins>
      <w:ins w:id="1726" w:author="Emily Smith-Greenaway" w:date="2020-08-08T22:11:00Z">
        <w:r w:rsidR="006A75B3">
          <w:rPr>
            <w:rFonts w:ascii="Aparajita" w:hAnsi="Aparajita" w:cs="Aparajita"/>
          </w:rPr>
          <w:t xml:space="preserve">spur additional understanding of its implications for additional dimensions of population wellbeing. </w:t>
        </w:r>
      </w:ins>
      <w:commentRangeStart w:id="1727"/>
      <w:del w:id="1728" w:author="Emily Smith-Greenaway" w:date="2020-08-08T22:11:00Z">
        <w:r w:rsidR="007E1C46" w:rsidDel="006A75B3">
          <w:rPr>
            <w:rFonts w:ascii="Aparajita" w:hAnsi="Aparajita" w:cs="Aparajita"/>
          </w:rPr>
          <w:delText>There is a pressing need for</w:delText>
        </w:r>
        <w:r w:rsidR="00A23C95" w:rsidRPr="00266175" w:rsidDel="006A75B3">
          <w:rPr>
            <w:rFonts w:ascii="Aparajita" w:hAnsi="Aparajita" w:cs="Aparajita"/>
          </w:rPr>
          <w:delText xml:space="preserve"> further studies on the consequences of child loss</w:delText>
        </w:r>
        <w:r w:rsidR="00961110" w:rsidDel="006A75B3">
          <w:rPr>
            <w:rFonts w:ascii="Aparajita" w:hAnsi="Aparajita" w:cs="Aparajita"/>
          </w:rPr>
          <w:delText xml:space="preserve">, and how global inequality </w:delText>
        </w:r>
        <w:r w:rsidR="00EA40AD" w:rsidDel="006A75B3">
          <w:rPr>
            <w:rFonts w:ascii="Aparajita" w:hAnsi="Aparajita" w:cs="Aparajita"/>
          </w:rPr>
          <w:delText>along this dimension of life</w:delText>
        </w:r>
        <w:r w:rsidR="00961110" w:rsidDel="006A75B3">
          <w:rPr>
            <w:rFonts w:ascii="Aparajita" w:hAnsi="Aparajita" w:cs="Aparajita"/>
          </w:rPr>
          <w:delText xml:space="preserve"> </w:delText>
        </w:r>
        <w:r w:rsidR="00EA40AD" w:rsidDel="006A75B3">
          <w:rPr>
            <w:rFonts w:ascii="Aparajita" w:hAnsi="Aparajita" w:cs="Aparajita"/>
          </w:rPr>
          <w:delText>both generates new and exacerbates</w:delText>
        </w:r>
        <w:r w:rsidR="00961110" w:rsidDel="006A75B3">
          <w:rPr>
            <w:rFonts w:ascii="Aparajita" w:hAnsi="Aparajita" w:cs="Aparajita"/>
          </w:rPr>
          <w:delText xml:space="preserve"> </w:delText>
        </w:r>
        <w:r w:rsidR="00EA40AD" w:rsidDel="006A75B3">
          <w:rPr>
            <w:rFonts w:ascii="Aparajita" w:hAnsi="Aparajita" w:cs="Aparajita"/>
          </w:rPr>
          <w:delText xml:space="preserve">existing </w:delText>
        </w:r>
        <w:r w:rsidR="00961110" w:rsidDel="006A75B3">
          <w:rPr>
            <w:rFonts w:ascii="Aparajita" w:hAnsi="Aparajita" w:cs="Aparajita"/>
          </w:rPr>
          <w:delText>disparities in adult wellbeing.</w:delText>
        </w:r>
        <w:r w:rsidR="00A23C95" w:rsidRPr="00266175" w:rsidDel="006A75B3">
          <w:rPr>
            <w:rFonts w:ascii="Aparajita" w:hAnsi="Aparajita" w:cs="Aparajita"/>
          </w:rPr>
          <w:delText xml:space="preserve"> </w:delText>
        </w:r>
        <w:commentRangeEnd w:id="1727"/>
        <w:r w:rsidR="00B97F50" w:rsidDel="006A75B3">
          <w:rPr>
            <w:rStyle w:val="CommentReference"/>
            <w:rFonts w:asciiTheme="minorHAnsi" w:eastAsiaTheme="minorHAnsi" w:hAnsiTheme="minorHAnsi" w:cstheme="minorBidi"/>
          </w:rPr>
          <w:commentReference w:id="1727"/>
        </w:r>
      </w:del>
    </w:p>
    <w:p w14:paraId="6F2E136F" w14:textId="77777777" w:rsidR="004712D8" w:rsidRPr="00266175" w:rsidRDefault="004712D8">
      <w:pPr>
        <w:rPr>
          <w:ins w:id="1729" w:author="Emily Smith-Greenaway" w:date="2020-08-09T00:23:00Z"/>
          <w:rFonts w:ascii="Aparajita" w:hAnsi="Aparajita" w:cs="Aparajita"/>
        </w:rPr>
        <w:pPrChange w:id="1730" w:author="Emily Smith-Greenaway" w:date="2020-08-09T16:31:00Z">
          <w:pPr>
            <w:autoSpaceDE w:val="0"/>
            <w:autoSpaceDN w:val="0"/>
            <w:adjustRightInd w:val="0"/>
            <w:ind w:firstLine="720"/>
          </w:pPr>
        </w:pPrChange>
      </w:pPr>
    </w:p>
    <w:p w14:paraId="570DD576" w14:textId="77777777" w:rsidR="006A6C54" w:rsidRDefault="006A6C54">
      <w:pPr>
        <w:autoSpaceDE w:val="0"/>
        <w:autoSpaceDN w:val="0"/>
        <w:adjustRightInd w:val="0"/>
        <w:ind w:firstLine="720"/>
        <w:rPr>
          <w:rFonts w:ascii="Aparajita" w:hAnsi="Aparajita" w:cs="Aparajita"/>
          <w:b/>
        </w:rPr>
        <w:pPrChange w:id="1731" w:author="Emily Smith-Greenaway" w:date="2020-08-09T00:20:00Z">
          <w:pPr/>
        </w:pPrChange>
      </w:pPr>
    </w:p>
    <w:p w14:paraId="7AE76683" w14:textId="4756E2E1" w:rsidR="00F7169A" w:rsidRPr="0050243A" w:rsidDel="006A75B3" w:rsidRDefault="00F7169A" w:rsidP="00C921A2">
      <w:pPr>
        <w:rPr>
          <w:del w:id="1732" w:author="Emily Smith-Greenaway" w:date="2020-08-08T22:11:00Z"/>
          <w:rFonts w:ascii="Aparajita" w:hAnsi="Aparajita" w:cs="Aparajita"/>
          <w:b/>
        </w:rPr>
      </w:pPr>
    </w:p>
    <w:p w14:paraId="23A88A65" w14:textId="1A6F5074" w:rsidR="001D1DE4" w:rsidRPr="004731AD" w:rsidDel="002B27F1" w:rsidRDefault="00824348" w:rsidP="00C921A2">
      <w:pPr>
        <w:rPr>
          <w:del w:id="1733" w:author="Emily Smith-Greenaway" w:date="2020-08-09T00:16:00Z"/>
          <w:rFonts w:ascii="Aparajita" w:hAnsi="Aparajita" w:cs="Aparajita"/>
          <w:b/>
        </w:rPr>
      </w:pPr>
      <w:r w:rsidRPr="0050243A">
        <w:rPr>
          <w:rFonts w:ascii="Aparajita" w:hAnsi="Aparajita" w:cs="Aparajita"/>
          <w:b/>
        </w:rPr>
        <w:t>R</w:t>
      </w:r>
      <w:ins w:id="1734" w:author="Emily Smith-Greenaway" w:date="2020-08-09T00:20:00Z">
        <w:r w:rsidR="00011943" w:rsidRPr="004731AD">
          <w:rPr>
            <w:rFonts w:ascii="Aparajita" w:hAnsi="Aparajita" w:cs="Aparajita"/>
            <w:b/>
          </w:rPr>
          <w:t xml:space="preserve">EFERENCES </w:t>
        </w:r>
      </w:ins>
      <w:del w:id="1735" w:author="Emily Smith-Greenaway" w:date="2020-08-09T00:20:00Z">
        <w:r w:rsidRPr="004731AD" w:rsidDel="00011943">
          <w:rPr>
            <w:rFonts w:ascii="Aparajita" w:hAnsi="Aparajita" w:cs="Aparajita"/>
            <w:b/>
          </w:rPr>
          <w:delText>eferences</w:delText>
        </w:r>
      </w:del>
    </w:p>
    <w:p w14:paraId="57FC8E66" w14:textId="1D3553B5" w:rsidR="00C921A2" w:rsidRPr="004731AD" w:rsidRDefault="00C921A2" w:rsidP="00C921A2">
      <w:pPr>
        <w:rPr>
          <w:rFonts w:ascii="Aparajita" w:hAnsi="Aparajita" w:cs="Aparajita"/>
          <w:b/>
        </w:rPr>
      </w:pPr>
    </w:p>
    <w:p w14:paraId="1A574022" w14:textId="77777777" w:rsidR="007E564F" w:rsidRPr="004731AD" w:rsidRDefault="00824348" w:rsidP="007E564F">
      <w:pPr>
        <w:pStyle w:val="Bibliography"/>
        <w:rPr>
          <w:rFonts w:ascii="Aparajita" w:hAnsi="Aparajita" w:cs="Aparajita"/>
          <w:sz w:val="24"/>
          <w:szCs w:val="24"/>
          <w:rPrChange w:id="1736" w:author="Emily Smith-Greenaway" w:date="2020-08-09T16:38:00Z">
            <w:rPr>
              <w:sz w:val="24"/>
            </w:rPr>
          </w:rPrChange>
        </w:rPr>
      </w:pPr>
      <w:r w:rsidRPr="004731AD">
        <w:rPr>
          <w:rFonts w:ascii="Aparajita" w:hAnsi="Aparajita" w:cs="Aparajita"/>
          <w:sz w:val="24"/>
          <w:szCs w:val="24"/>
          <w:rPrChange w:id="1737" w:author="Emily Smith-Greenaway" w:date="2020-08-09T16:38:00Z">
            <w:rPr>
              <w:rFonts w:ascii="Aparajita" w:hAnsi="Aparajita" w:cs="Aparajita"/>
            </w:rPr>
          </w:rPrChange>
        </w:rPr>
        <w:fldChar w:fldCharType="begin"/>
      </w:r>
      <w:r w:rsidR="007E564F" w:rsidRPr="004731AD">
        <w:rPr>
          <w:rFonts w:ascii="Aparajita" w:hAnsi="Aparajita" w:cs="Aparajita"/>
          <w:sz w:val="24"/>
          <w:szCs w:val="24"/>
          <w:rPrChange w:id="1738" w:author="Emily Smith-Greenaway" w:date="2020-08-09T16:38:00Z">
            <w:rPr>
              <w:rFonts w:ascii="Aparajita" w:hAnsi="Aparajita" w:cs="Aparajita"/>
            </w:rPr>
          </w:rPrChange>
        </w:rPr>
        <w:instrText xml:space="preserve"> ADDIN ZOTERO_BIBL {"uncited":[],"omitted":[],"custom":[]} CSL_BIBLIOGRAPHY </w:instrText>
      </w:r>
      <w:r w:rsidRPr="004731AD">
        <w:rPr>
          <w:rFonts w:ascii="Aparajita" w:hAnsi="Aparajita" w:cs="Aparajita"/>
          <w:sz w:val="24"/>
          <w:szCs w:val="24"/>
          <w:rPrChange w:id="1739" w:author="Emily Smith-Greenaway" w:date="2020-08-09T16:38:00Z">
            <w:rPr>
              <w:rFonts w:ascii="Aparajita" w:eastAsia="Times New Roman" w:hAnsi="Aparajita" w:cs="Aparajita"/>
              <w:sz w:val="24"/>
              <w:szCs w:val="24"/>
            </w:rPr>
          </w:rPrChange>
        </w:rPr>
        <w:fldChar w:fldCharType="separate"/>
      </w:r>
      <w:r w:rsidR="007E564F" w:rsidRPr="004731AD">
        <w:rPr>
          <w:rFonts w:ascii="Aparajita" w:hAnsi="Aparajita" w:cs="Aparajita"/>
          <w:sz w:val="24"/>
          <w:szCs w:val="24"/>
          <w:rPrChange w:id="1740" w:author="Emily Smith-Greenaway" w:date="2020-08-09T16:38:00Z">
            <w:rPr>
              <w:sz w:val="24"/>
            </w:rPr>
          </w:rPrChange>
        </w:rPr>
        <w:t>1.</w:t>
      </w:r>
      <w:r w:rsidR="007E564F" w:rsidRPr="004731AD">
        <w:rPr>
          <w:rFonts w:ascii="Aparajita" w:hAnsi="Aparajita" w:cs="Aparajita"/>
          <w:sz w:val="24"/>
          <w:szCs w:val="24"/>
          <w:rPrChange w:id="1741" w:author="Emily Smith-Greenaway" w:date="2020-08-09T16:38:00Z">
            <w:rPr>
              <w:sz w:val="24"/>
            </w:rPr>
          </w:rPrChange>
        </w:rPr>
        <w:tab/>
        <w:t xml:space="preserve">Wang, H. </w:t>
      </w:r>
      <w:r w:rsidR="007E564F" w:rsidRPr="004731AD">
        <w:rPr>
          <w:rFonts w:ascii="Aparajita" w:hAnsi="Aparajita" w:cs="Aparajita"/>
          <w:i/>
          <w:iCs/>
          <w:sz w:val="24"/>
          <w:szCs w:val="24"/>
          <w:rPrChange w:id="1742" w:author="Emily Smith-Greenaway" w:date="2020-08-09T16:38:00Z">
            <w:rPr>
              <w:i/>
              <w:iCs/>
              <w:sz w:val="24"/>
            </w:rPr>
          </w:rPrChange>
        </w:rPr>
        <w:t>et al.</w:t>
      </w:r>
      <w:r w:rsidR="007E564F" w:rsidRPr="004731AD">
        <w:rPr>
          <w:rFonts w:ascii="Aparajita" w:hAnsi="Aparajita" w:cs="Aparajita"/>
          <w:sz w:val="24"/>
          <w:szCs w:val="24"/>
          <w:rPrChange w:id="1743" w:author="Emily Smith-Greenaway" w:date="2020-08-09T16:38:00Z">
            <w:rPr>
              <w:sz w:val="24"/>
            </w:rPr>
          </w:rPrChange>
        </w:rPr>
        <w:t xml:space="preserve"> Global, regional, and national levels of neonatal, infant, and under-5 mortality during 1990–2013: a systematic analysis for the Global Burden of Disease Study 2013. </w:t>
      </w:r>
      <w:r w:rsidR="007E564F" w:rsidRPr="004731AD">
        <w:rPr>
          <w:rFonts w:ascii="Aparajita" w:hAnsi="Aparajita" w:cs="Aparajita"/>
          <w:i/>
          <w:iCs/>
          <w:sz w:val="24"/>
          <w:szCs w:val="24"/>
          <w:rPrChange w:id="1744" w:author="Emily Smith-Greenaway" w:date="2020-08-09T16:38:00Z">
            <w:rPr>
              <w:i/>
              <w:iCs/>
              <w:sz w:val="24"/>
            </w:rPr>
          </w:rPrChange>
        </w:rPr>
        <w:t>The Lancet</w:t>
      </w:r>
      <w:r w:rsidR="007E564F" w:rsidRPr="004731AD">
        <w:rPr>
          <w:rFonts w:ascii="Aparajita" w:hAnsi="Aparajita" w:cs="Aparajita"/>
          <w:sz w:val="24"/>
          <w:szCs w:val="24"/>
          <w:rPrChange w:id="1745" w:author="Emily Smith-Greenaway" w:date="2020-08-09T16:38:00Z">
            <w:rPr>
              <w:sz w:val="24"/>
            </w:rPr>
          </w:rPrChange>
        </w:rPr>
        <w:t xml:space="preserve"> </w:t>
      </w:r>
      <w:r w:rsidR="007E564F" w:rsidRPr="004731AD">
        <w:rPr>
          <w:rFonts w:ascii="Aparajita" w:hAnsi="Aparajita" w:cs="Aparajita"/>
          <w:b/>
          <w:bCs/>
          <w:sz w:val="24"/>
          <w:szCs w:val="24"/>
          <w:rPrChange w:id="1746" w:author="Emily Smith-Greenaway" w:date="2020-08-09T16:38:00Z">
            <w:rPr>
              <w:b/>
              <w:bCs/>
              <w:sz w:val="24"/>
            </w:rPr>
          </w:rPrChange>
        </w:rPr>
        <w:t>384</w:t>
      </w:r>
      <w:r w:rsidR="007E564F" w:rsidRPr="004731AD">
        <w:rPr>
          <w:rFonts w:ascii="Aparajita" w:hAnsi="Aparajita" w:cs="Aparajita"/>
          <w:sz w:val="24"/>
          <w:szCs w:val="24"/>
          <w:rPrChange w:id="1747" w:author="Emily Smith-Greenaway" w:date="2020-08-09T16:38:00Z">
            <w:rPr>
              <w:sz w:val="24"/>
            </w:rPr>
          </w:rPrChange>
        </w:rPr>
        <w:t>, 957–979 (2014).</w:t>
      </w:r>
    </w:p>
    <w:p w14:paraId="204423BB" w14:textId="77777777" w:rsidR="007E564F" w:rsidRPr="004731AD" w:rsidRDefault="007E564F" w:rsidP="007E564F">
      <w:pPr>
        <w:pStyle w:val="Bibliography"/>
        <w:rPr>
          <w:rFonts w:ascii="Aparajita" w:hAnsi="Aparajita" w:cs="Aparajita"/>
          <w:sz w:val="24"/>
          <w:szCs w:val="24"/>
          <w:rPrChange w:id="1748" w:author="Emily Smith-Greenaway" w:date="2020-08-09T16:38:00Z">
            <w:rPr>
              <w:sz w:val="24"/>
            </w:rPr>
          </w:rPrChange>
        </w:rPr>
      </w:pPr>
      <w:r w:rsidRPr="004731AD">
        <w:rPr>
          <w:rFonts w:ascii="Aparajita" w:hAnsi="Aparajita" w:cs="Aparajita"/>
          <w:sz w:val="24"/>
          <w:szCs w:val="24"/>
          <w:rPrChange w:id="1749" w:author="Emily Smith-Greenaway" w:date="2020-08-09T16:38:00Z">
            <w:rPr>
              <w:sz w:val="24"/>
            </w:rPr>
          </w:rPrChange>
        </w:rPr>
        <w:t>2.</w:t>
      </w:r>
      <w:r w:rsidRPr="004731AD">
        <w:rPr>
          <w:rFonts w:ascii="Aparajita" w:hAnsi="Aparajita" w:cs="Aparajita"/>
          <w:sz w:val="24"/>
          <w:szCs w:val="24"/>
          <w:rPrChange w:id="1750" w:author="Emily Smith-Greenaway" w:date="2020-08-09T16:38:00Z">
            <w:rPr>
              <w:sz w:val="24"/>
            </w:rPr>
          </w:rPrChange>
        </w:rPr>
        <w:tab/>
        <w:t>Ely, D. M. &amp; Driscoll, A. K. Infant mortality in the United States, 2017: Data from the period linked birth/infant death file. (2019).</w:t>
      </w:r>
    </w:p>
    <w:p w14:paraId="711B8C6E" w14:textId="77777777" w:rsidR="007E564F" w:rsidRPr="004731AD" w:rsidRDefault="007E564F" w:rsidP="007E564F">
      <w:pPr>
        <w:pStyle w:val="Bibliography"/>
        <w:rPr>
          <w:rFonts w:ascii="Aparajita" w:hAnsi="Aparajita" w:cs="Aparajita"/>
          <w:sz w:val="24"/>
          <w:szCs w:val="24"/>
          <w:rPrChange w:id="1751" w:author="Emily Smith-Greenaway" w:date="2020-08-09T16:38:00Z">
            <w:rPr>
              <w:sz w:val="24"/>
            </w:rPr>
          </w:rPrChange>
        </w:rPr>
      </w:pPr>
      <w:r w:rsidRPr="004731AD">
        <w:rPr>
          <w:rFonts w:ascii="Aparajita" w:hAnsi="Aparajita" w:cs="Aparajita"/>
          <w:sz w:val="24"/>
          <w:szCs w:val="24"/>
          <w:rPrChange w:id="1752" w:author="Emily Smith-Greenaway" w:date="2020-08-09T16:38:00Z">
            <w:rPr>
              <w:sz w:val="24"/>
            </w:rPr>
          </w:rPrChange>
        </w:rPr>
        <w:t>3.</w:t>
      </w:r>
      <w:r w:rsidRPr="004731AD">
        <w:rPr>
          <w:rFonts w:ascii="Aparajita" w:hAnsi="Aparajita" w:cs="Aparajita"/>
          <w:sz w:val="24"/>
          <w:szCs w:val="24"/>
          <w:rPrChange w:id="1753" w:author="Emily Smith-Greenaway" w:date="2020-08-09T16:38:00Z">
            <w:rPr>
              <w:sz w:val="24"/>
            </w:rPr>
          </w:rPrChange>
        </w:rPr>
        <w:tab/>
        <w:t xml:space="preserve">Smith-Greenaway, E. &amp; Trinitapoli, J. Maternal cumulative prevalence measures of child mortality show heavy burden in sub-Saharan Africa. </w:t>
      </w:r>
      <w:r w:rsidRPr="004731AD">
        <w:rPr>
          <w:rFonts w:ascii="Aparajita" w:hAnsi="Aparajita" w:cs="Aparajita"/>
          <w:i/>
          <w:iCs/>
          <w:sz w:val="24"/>
          <w:szCs w:val="24"/>
          <w:rPrChange w:id="1754" w:author="Emily Smith-Greenaway" w:date="2020-08-09T16:38:00Z">
            <w:rPr>
              <w:i/>
              <w:iCs/>
              <w:sz w:val="24"/>
            </w:rPr>
          </w:rPrChange>
        </w:rPr>
        <w:t>Proceedings of the National Academy of Sciences</w:t>
      </w:r>
      <w:r w:rsidRPr="004731AD">
        <w:rPr>
          <w:rFonts w:ascii="Aparajita" w:hAnsi="Aparajita" w:cs="Aparajita"/>
          <w:sz w:val="24"/>
          <w:szCs w:val="24"/>
          <w:rPrChange w:id="1755" w:author="Emily Smith-Greenaway" w:date="2020-08-09T16:38:00Z">
            <w:rPr>
              <w:sz w:val="24"/>
            </w:rPr>
          </w:rPrChange>
        </w:rPr>
        <w:t xml:space="preserve"> </w:t>
      </w:r>
      <w:r w:rsidRPr="004731AD">
        <w:rPr>
          <w:rFonts w:ascii="Aparajita" w:hAnsi="Aparajita" w:cs="Aparajita"/>
          <w:b/>
          <w:bCs/>
          <w:sz w:val="24"/>
          <w:szCs w:val="24"/>
          <w:rPrChange w:id="1756" w:author="Emily Smith-Greenaway" w:date="2020-08-09T16:38:00Z">
            <w:rPr>
              <w:b/>
              <w:bCs/>
              <w:sz w:val="24"/>
            </w:rPr>
          </w:rPrChange>
        </w:rPr>
        <w:t>117</w:t>
      </w:r>
      <w:r w:rsidRPr="004731AD">
        <w:rPr>
          <w:rFonts w:ascii="Aparajita" w:hAnsi="Aparajita" w:cs="Aparajita"/>
          <w:sz w:val="24"/>
          <w:szCs w:val="24"/>
          <w:rPrChange w:id="1757" w:author="Emily Smith-Greenaway" w:date="2020-08-09T16:38:00Z">
            <w:rPr>
              <w:sz w:val="24"/>
            </w:rPr>
          </w:rPrChange>
        </w:rPr>
        <w:t>, 4027–4033 (2020).</w:t>
      </w:r>
    </w:p>
    <w:p w14:paraId="48E74D73" w14:textId="77777777" w:rsidR="007E564F" w:rsidRPr="004731AD" w:rsidRDefault="007E564F" w:rsidP="007E564F">
      <w:pPr>
        <w:pStyle w:val="Bibliography"/>
        <w:rPr>
          <w:rFonts w:ascii="Aparajita" w:hAnsi="Aparajita" w:cs="Aparajita"/>
          <w:sz w:val="24"/>
          <w:szCs w:val="24"/>
          <w:rPrChange w:id="1758" w:author="Emily Smith-Greenaway" w:date="2020-08-09T16:38:00Z">
            <w:rPr>
              <w:sz w:val="24"/>
            </w:rPr>
          </w:rPrChange>
        </w:rPr>
      </w:pPr>
      <w:r w:rsidRPr="004731AD">
        <w:rPr>
          <w:rFonts w:ascii="Aparajita" w:hAnsi="Aparajita" w:cs="Aparajita"/>
          <w:sz w:val="24"/>
          <w:szCs w:val="24"/>
          <w:rPrChange w:id="1759" w:author="Emily Smith-Greenaway" w:date="2020-08-09T16:38:00Z">
            <w:rPr>
              <w:sz w:val="24"/>
            </w:rPr>
          </w:rPrChange>
        </w:rPr>
        <w:t>4.</w:t>
      </w:r>
      <w:r w:rsidRPr="004731AD">
        <w:rPr>
          <w:rFonts w:ascii="Aparajita" w:hAnsi="Aparajita" w:cs="Aparajita"/>
          <w:sz w:val="24"/>
          <w:szCs w:val="24"/>
          <w:rPrChange w:id="1760" w:author="Emily Smith-Greenaway" w:date="2020-08-09T16:38:00Z">
            <w:rPr>
              <w:sz w:val="24"/>
            </w:rPr>
          </w:rPrChange>
        </w:rPr>
        <w:tab/>
        <w:t>Alburez-Gutierrez, D., Kolk, M. &amp; Zagheni, E. Women’s experience of child death over the life course: A global demographic perspective. (2019).</w:t>
      </w:r>
    </w:p>
    <w:p w14:paraId="6C93076C" w14:textId="77777777" w:rsidR="007E564F" w:rsidRPr="004731AD" w:rsidRDefault="007E564F" w:rsidP="007E564F">
      <w:pPr>
        <w:pStyle w:val="Bibliography"/>
        <w:rPr>
          <w:rFonts w:ascii="Aparajita" w:hAnsi="Aparajita" w:cs="Aparajita"/>
          <w:sz w:val="24"/>
          <w:szCs w:val="24"/>
          <w:rPrChange w:id="1761" w:author="Emily Smith-Greenaway" w:date="2020-08-09T16:38:00Z">
            <w:rPr>
              <w:sz w:val="24"/>
            </w:rPr>
          </w:rPrChange>
        </w:rPr>
      </w:pPr>
      <w:r w:rsidRPr="004731AD">
        <w:rPr>
          <w:rFonts w:ascii="Aparajita" w:hAnsi="Aparajita" w:cs="Aparajita"/>
          <w:sz w:val="24"/>
          <w:szCs w:val="24"/>
          <w:rPrChange w:id="1762" w:author="Emily Smith-Greenaway" w:date="2020-08-09T16:38:00Z">
            <w:rPr>
              <w:sz w:val="24"/>
            </w:rPr>
          </w:rPrChange>
        </w:rPr>
        <w:t>5.</w:t>
      </w:r>
      <w:r w:rsidRPr="004731AD">
        <w:rPr>
          <w:rFonts w:ascii="Aparajita" w:hAnsi="Aparajita" w:cs="Aparajita"/>
          <w:sz w:val="24"/>
          <w:szCs w:val="24"/>
          <w:rPrChange w:id="1763" w:author="Emily Smith-Greenaway" w:date="2020-08-09T16:38:00Z">
            <w:rPr>
              <w:sz w:val="24"/>
            </w:rPr>
          </w:rPrChange>
        </w:rPr>
        <w:tab/>
        <w:t xml:space="preserve">Fletcher, J., Mailick, M., Song, J. &amp; Wolfe, B. A sibling death in the family: Common and consequential. </w:t>
      </w:r>
      <w:r w:rsidRPr="004731AD">
        <w:rPr>
          <w:rFonts w:ascii="Aparajita" w:hAnsi="Aparajita" w:cs="Aparajita"/>
          <w:i/>
          <w:iCs/>
          <w:sz w:val="24"/>
          <w:szCs w:val="24"/>
          <w:rPrChange w:id="1764" w:author="Emily Smith-Greenaway" w:date="2020-08-09T16:38:00Z">
            <w:rPr>
              <w:i/>
              <w:iCs/>
              <w:sz w:val="24"/>
            </w:rPr>
          </w:rPrChange>
        </w:rPr>
        <w:t>Demography</w:t>
      </w:r>
      <w:r w:rsidRPr="004731AD">
        <w:rPr>
          <w:rFonts w:ascii="Aparajita" w:hAnsi="Aparajita" w:cs="Aparajita"/>
          <w:sz w:val="24"/>
          <w:szCs w:val="24"/>
          <w:rPrChange w:id="1765" w:author="Emily Smith-Greenaway" w:date="2020-08-09T16:38:00Z">
            <w:rPr>
              <w:sz w:val="24"/>
            </w:rPr>
          </w:rPrChange>
        </w:rPr>
        <w:t xml:space="preserve"> </w:t>
      </w:r>
      <w:r w:rsidRPr="004731AD">
        <w:rPr>
          <w:rFonts w:ascii="Aparajita" w:hAnsi="Aparajita" w:cs="Aparajita"/>
          <w:b/>
          <w:bCs/>
          <w:sz w:val="24"/>
          <w:szCs w:val="24"/>
          <w:rPrChange w:id="1766" w:author="Emily Smith-Greenaway" w:date="2020-08-09T16:38:00Z">
            <w:rPr>
              <w:b/>
              <w:bCs/>
              <w:sz w:val="24"/>
            </w:rPr>
          </w:rPrChange>
        </w:rPr>
        <w:t>50</w:t>
      </w:r>
      <w:r w:rsidRPr="004731AD">
        <w:rPr>
          <w:rFonts w:ascii="Aparajita" w:hAnsi="Aparajita" w:cs="Aparajita"/>
          <w:sz w:val="24"/>
          <w:szCs w:val="24"/>
          <w:rPrChange w:id="1767" w:author="Emily Smith-Greenaway" w:date="2020-08-09T16:38:00Z">
            <w:rPr>
              <w:sz w:val="24"/>
            </w:rPr>
          </w:rPrChange>
        </w:rPr>
        <w:t>, 803–826 (2013).</w:t>
      </w:r>
    </w:p>
    <w:p w14:paraId="5F90A17C" w14:textId="77777777" w:rsidR="007E564F" w:rsidRPr="004731AD" w:rsidRDefault="007E564F" w:rsidP="007E564F">
      <w:pPr>
        <w:pStyle w:val="Bibliography"/>
        <w:rPr>
          <w:rFonts w:ascii="Aparajita" w:hAnsi="Aparajita" w:cs="Aparajita"/>
          <w:sz w:val="24"/>
          <w:szCs w:val="24"/>
          <w:rPrChange w:id="1768" w:author="Emily Smith-Greenaway" w:date="2020-08-09T16:38:00Z">
            <w:rPr>
              <w:sz w:val="24"/>
            </w:rPr>
          </w:rPrChange>
        </w:rPr>
      </w:pPr>
      <w:r w:rsidRPr="004731AD">
        <w:rPr>
          <w:rFonts w:ascii="Aparajita" w:hAnsi="Aparajita" w:cs="Aparajita"/>
          <w:sz w:val="24"/>
          <w:szCs w:val="24"/>
          <w:rPrChange w:id="1769" w:author="Emily Smith-Greenaway" w:date="2020-08-09T16:38:00Z">
            <w:rPr>
              <w:sz w:val="24"/>
            </w:rPr>
          </w:rPrChange>
        </w:rPr>
        <w:t>6.</w:t>
      </w:r>
      <w:r w:rsidRPr="004731AD">
        <w:rPr>
          <w:rFonts w:ascii="Aparajita" w:hAnsi="Aparajita" w:cs="Aparajita"/>
          <w:sz w:val="24"/>
          <w:szCs w:val="24"/>
          <w:rPrChange w:id="1770" w:author="Emily Smith-Greenaway" w:date="2020-08-09T16:38:00Z">
            <w:rPr>
              <w:sz w:val="24"/>
            </w:rPr>
          </w:rPrChange>
        </w:rPr>
        <w:tab/>
        <w:t xml:space="preserve">Thomas, K. J. Child deaths in the past, their consequences in the present, and mortality conditions in sub-Saharan Africa. </w:t>
      </w:r>
      <w:r w:rsidRPr="004731AD">
        <w:rPr>
          <w:rFonts w:ascii="Aparajita" w:hAnsi="Aparajita" w:cs="Aparajita"/>
          <w:i/>
          <w:iCs/>
          <w:sz w:val="24"/>
          <w:szCs w:val="24"/>
          <w:rPrChange w:id="1771" w:author="Emily Smith-Greenaway" w:date="2020-08-09T16:38:00Z">
            <w:rPr>
              <w:i/>
              <w:iCs/>
              <w:sz w:val="24"/>
            </w:rPr>
          </w:rPrChange>
        </w:rPr>
        <w:t>Proceedings of the National Academy of Sciences</w:t>
      </w:r>
      <w:r w:rsidRPr="004731AD">
        <w:rPr>
          <w:rFonts w:ascii="Aparajita" w:hAnsi="Aparajita" w:cs="Aparajita"/>
          <w:sz w:val="24"/>
          <w:szCs w:val="24"/>
          <w:rPrChange w:id="1772" w:author="Emily Smith-Greenaway" w:date="2020-08-09T16:38:00Z">
            <w:rPr>
              <w:sz w:val="24"/>
            </w:rPr>
          </w:rPrChange>
        </w:rPr>
        <w:t xml:space="preserve"> </w:t>
      </w:r>
      <w:r w:rsidRPr="004731AD">
        <w:rPr>
          <w:rFonts w:ascii="Aparajita" w:hAnsi="Aparajita" w:cs="Aparajita"/>
          <w:b/>
          <w:bCs/>
          <w:sz w:val="24"/>
          <w:szCs w:val="24"/>
          <w:rPrChange w:id="1773" w:author="Emily Smith-Greenaway" w:date="2020-08-09T16:38:00Z">
            <w:rPr>
              <w:b/>
              <w:bCs/>
              <w:sz w:val="24"/>
            </w:rPr>
          </w:rPrChange>
        </w:rPr>
        <w:t>117</w:t>
      </w:r>
      <w:r w:rsidRPr="004731AD">
        <w:rPr>
          <w:rFonts w:ascii="Aparajita" w:hAnsi="Aparajita" w:cs="Aparajita"/>
          <w:sz w:val="24"/>
          <w:szCs w:val="24"/>
          <w:rPrChange w:id="1774" w:author="Emily Smith-Greenaway" w:date="2020-08-09T16:38:00Z">
            <w:rPr>
              <w:sz w:val="24"/>
            </w:rPr>
          </w:rPrChange>
        </w:rPr>
        <w:t>, 4453–4455 (2020).</w:t>
      </w:r>
    </w:p>
    <w:p w14:paraId="4A8FF793" w14:textId="77777777" w:rsidR="007E564F" w:rsidRPr="004731AD" w:rsidRDefault="007E564F" w:rsidP="007E564F">
      <w:pPr>
        <w:pStyle w:val="Bibliography"/>
        <w:rPr>
          <w:rFonts w:ascii="Aparajita" w:hAnsi="Aparajita" w:cs="Aparajita"/>
          <w:sz w:val="24"/>
          <w:szCs w:val="24"/>
          <w:rPrChange w:id="1775" w:author="Emily Smith-Greenaway" w:date="2020-08-09T16:38:00Z">
            <w:rPr>
              <w:sz w:val="24"/>
            </w:rPr>
          </w:rPrChange>
        </w:rPr>
      </w:pPr>
      <w:r w:rsidRPr="004731AD">
        <w:rPr>
          <w:rFonts w:ascii="Aparajita" w:hAnsi="Aparajita" w:cs="Aparajita"/>
          <w:sz w:val="24"/>
          <w:szCs w:val="24"/>
          <w:rPrChange w:id="1776" w:author="Emily Smith-Greenaway" w:date="2020-08-09T16:38:00Z">
            <w:rPr>
              <w:sz w:val="24"/>
            </w:rPr>
          </w:rPrChange>
        </w:rPr>
        <w:t>7.</w:t>
      </w:r>
      <w:r w:rsidRPr="004731AD">
        <w:rPr>
          <w:rFonts w:ascii="Aparajita" w:hAnsi="Aparajita" w:cs="Aparajita"/>
          <w:sz w:val="24"/>
          <w:szCs w:val="24"/>
          <w:rPrChange w:id="1777" w:author="Emily Smith-Greenaway" w:date="2020-08-09T16:38:00Z">
            <w:rPr>
              <w:sz w:val="24"/>
            </w:rPr>
          </w:rPrChange>
        </w:rPr>
        <w:tab/>
        <w:t xml:space="preserve">Umberson, D. </w:t>
      </w:r>
      <w:r w:rsidRPr="004731AD">
        <w:rPr>
          <w:rFonts w:ascii="Aparajita" w:hAnsi="Aparajita" w:cs="Aparajita"/>
          <w:i/>
          <w:iCs/>
          <w:sz w:val="24"/>
          <w:szCs w:val="24"/>
          <w:rPrChange w:id="1778" w:author="Emily Smith-Greenaway" w:date="2020-08-09T16:38:00Z">
            <w:rPr>
              <w:i/>
              <w:iCs/>
              <w:sz w:val="24"/>
            </w:rPr>
          </w:rPrChange>
        </w:rPr>
        <w:t>et al.</w:t>
      </w:r>
      <w:r w:rsidRPr="004731AD">
        <w:rPr>
          <w:rFonts w:ascii="Aparajita" w:hAnsi="Aparajita" w:cs="Aparajita"/>
          <w:sz w:val="24"/>
          <w:szCs w:val="24"/>
          <w:rPrChange w:id="1779" w:author="Emily Smith-Greenaway" w:date="2020-08-09T16:38:00Z">
            <w:rPr>
              <w:sz w:val="24"/>
            </w:rPr>
          </w:rPrChange>
        </w:rPr>
        <w:t xml:space="preserve"> Death of family members as an overlooked source of racial disadvantage in the United States. </w:t>
      </w:r>
      <w:r w:rsidRPr="004731AD">
        <w:rPr>
          <w:rFonts w:ascii="Aparajita" w:hAnsi="Aparajita" w:cs="Aparajita"/>
          <w:i/>
          <w:iCs/>
          <w:sz w:val="24"/>
          <w:szCs w:val="24"/>
          <w:rPrChange w:id="1780" w:author="Emily Smith-Greenaway" w:date="2020-08-09T16:38:00Z">
            <w:rPr>
              <w:i/>
              <w:iCs/>
              <w:sz w:val="24"/>
            </w:rPr>
          </w:rPrChange>
        </w:rPr>
        <w:t>Proceedings of the National Academy of Sciences</w:t>
      </w:r>
      <w:r w:rsidRPr="004731AD">
        <w:rPr>
          <w:rFonts w:ascii="Aparajita" w:hAnsi="Aparajita" w:cs="Aparajita"/>
          <w:sz w:val="24"/>
          <w:szCs w:val="24"/>
          <w:rPrChange w:id="1781" w:author="Emily Smith-Greenaway" w:date="2020-08-09T16:38:00Z">
            <w:rPr>
              <w:sz w:val="24"/>
            </w:rPr>
          </w:rPrChange>
        </w:rPr>
        <w:t xml:space="preserve"> </w:t>
      </w:r>
      <w:r w:rsidRPr="004731AD">
        <w:rPr>
          <w:rFonts w:ascii="Aparajita" w:hAnsi="Aparajita" w:cs="Aparajita"/>
          <w:b/>
          <w:bCs/>
          <w:sz w:val="24"/>
          <w:szCs w:val="24"/>
          <w:rPrChange w:id="1782" w:author="Emily Smith-Greenaway" w:date="2020-08-09T16:38:00Z">
            <w:rPr>
              <w:b/>
              <w:bCs/>
              <w:sz w:val="24"/>
            </w:rPr>
          </w:rPrChange>
        </w:rPr>
        <w:t>114</w:t>
      </w:r>
      <w:r w:rsidRPr="004731AD">
        <w:rPr>
          <w:rFonts w:ascii="Aparajita" w:hAnsi="Aparajita" w:cs="Aparajita"/>
          <w:sz w:val="24"/>
          <w:szCs w:val="24"/>
          <w:rPrChange w:id="1783" w:author="Emily Smith-Greenaway" w:date="2020-08-09T16:38:00Z">
            <w:rPr>
              <w:sz w:val="24"/>
            </w:rPr>
          </w:rPrChange>
        </w:rPr>
        <w:t>, 915–920 (2017).</w:t>
      </w:r>
    </w:p>
    <w:p w14:paraId="1019A0F7" w14:textId="77777777" w:rsidR="007E564F" w:rsidRPr="004731AD" w:rsidRDefault="007E564F" w:rsidP="007E564F">
      <w:pPr>
        <w:pStyle w:val="Bibliography"/>
        <w:rPr>
          <w:rFonts w:ascii="Aparajita" w:hAnsi="Aparajita" w:cs="Aparajita"/>
          <w:sz w:val="24"/>
          <w:szCs w:val="24"/>
          <w:rPrChange w:id="1784" w:author="Emily Smith-Greenaway" w:date="2020-08-09T16:38:00Z">
            <w:rPr>
              <w:sz w:val="24"/>
            </w:rPr>
          </w:rPrChange>
        </w:rPr>
      </w:pPr>
      <w:r w:rsidRPr="004731AD">
        <w:rPr>
          <w:rFonts w:ascii="Aparajita" w:hAnsi="Aparajita" w:cs="Aparajita"/>
          <w:sz w:val="24"/>
          <w:szCs w:val="24"/>
          <w:rPrChange w:id="1785" w:author="Emily Smith-Greenaway" w:date="2020-08-09T16:38:00Z">
            <w:rPr>
              <w:sz w:val="24"/>
            </w:rPr>
          </w:rPrChange>
        </w:rPr>
        <w:lastRenderedPageBreak/>
        <w:t>8.</w:t>
      </w:r>
      <w:r w:rsidRPr="004731AD">
        <w:rPr>
          <w:rFonts w:ascii="Aparajita" w:hAnsi="Aparajita" w:cs="Aparajita"/>
          <w:sz w:val="24"/>
          <w:szCs w:val="24"/>
          <w:rPrChange w:id="1786" w:author="Emily Smith-Greenaway" w:date="2020-08-09T16:38:00Z">
            <w:rPr>
              <w:sz w:val="24"/>
            </w:rPr>
          </w:rPrChange>
        </w:rPr>
        <w:tab/>
        <w:t xml:space="preserve">Verdery, A. M., Smith-Greenaway, E., Margolis, R. &amp; Daw, J. Tracking the reach of COVID-19 kin loss with a bereavement multiplier applied to the United States. </w:t>
      </w:r>
      <w:r w:rsidRPr="004731AD">
        <w:rPr>
          <w:rFonts w:ascii="Aparajita" w:hAnsi="Aparajita" w:cs="Aparajita"/>
          <w:i/>
          <w:iCs/>
          <w:sz w:val="24"/>
          <w:szCs w:val="24"/>
          <w:rPrChange w:id="1787" w:author="Emily Smith-Greenaway" w:date="2020-08-09T16:38:00Z">
            <w:rPr>
              <w:i/>
              <w:iCs/>
              <w:sz w:val="24"/>
            </w:rPr>
          </w:rPrChange>
        </w:rPr>
        <w:t>Proceedings of the National Academy of Sciences</w:t>
      </w:r>
      <w:r w:rsidRPr="004731AD">
        <w:rPr>
          <w:rFonts w:ascii="Aparajita" w:hAnsi="Aparajita" w:cs="Aparajita"/>
          <w:sz w:val="24"/>
          <w:szCs w:val="24"/>
          <w:rPrChange w:id="1788" w:author="Emily Smith-Greenaway" w:date="2020-08-09T16:38:00Z">
            <w:rPr>
              <w:sz w:val="24"/>
            </w:rPr>
          </w:rPrChange>
        </w:rPr>
        <w:t xml:space="preserve"> </w:t>
      </w:r>
      <w:r w:rsidRPr="004731AD">
        <w:rPr>
          <w:rFonts w:ascii="Aparajita" w:hAnsi="Aparajita" w:cs="Aparajita"/>
          <w:b/>
          <w:bCs/>
          <w:sz w:val="24"/>
          <w:szCs w:val="24"/>
          <w:rPrChange w:id="1789" w:author="Emily Smith-Greenaway" w:date="2020-08-09T16:38:00Z">
            <w:rPr>
              <w:b/>
              <w:bCs/>
              <w:sz w:val="24"/>
            </w:rPr>
          </w:rPrChange>
        </w:rPr>
        <w:t>117</w:t>
      </w:r>
      <w:r w:rsidRPr="004731AD">
        <w:rPr>
          <w:rFonts w:ascii="Aparajita" w:hAnsi="Aparajita" w:cs="Aparajita"/>
          <w:sz w:val="24"/>
          <w:szCs w:val="24"/>
          <w:rPrChange w:id="1790" w:author="Emily Smith-Greenaway" w:date="2020-08-09T16:38:00Z">
            <w:rPr>
              <w:sz w:val="24"/>
            </w:rPr>
          </w:rPrChange>
        </w:rPr>
        <w:t>, 17695–17701 (2020).</w:t>
      </w:r>
    </w:p>
    <w:p w14:paraId="4240E00C" w14:textId="77777777" w:rsidR="007E564F" w:rsidRPr="004731AD" w:rsidRDefault="007E564F" w:rsidP="007E564F">
      <w:pPr>
        <w:pStyle w:val="Bibliography"/>
        <w:rPr>
          <w:rFonts w:ascii="Aparajita" w:hAnsi="Aparajita" w:cs="Aparajita"/>
          <w:sz w:val="24"/>
          <w:szCs w:val="24"/>
          <w:rPrChange w:id="1791" w:author="Emily Smith-Greenaway" w:date="2020-08-09T16:38:00Z">
            <w:rPr>
              <w:sz w:val="24"/>
            </w:rPr>
          </w:rPrChange>
        </w:rPr>
      </w:pPr>
      <w:r w:rsidRPr="004731AD">
        <w:rPr>
          <w:rFonts w:ascii="Aparajita" w:hAnsi="Aparajita" w:cs="Aparajita"/>
          <w:sz w:val="24"/>
          <w:szCs w:val="24"/>
          <w:rPrChange w:id="1792" w:author="Emily Smith-Greenaway" w:date="2020-08-09T16:38:00Z">
            <w:rPr>
              <w:sz w:val="24"/>
            </w:rPr>
          </w:rPrChange>
        </w:rPr>
        <w:t>9.</w:t>
      </w:r>
      <w:r w:rsidRPr="004731AD">
        <w:rPr>
          <w:rFonts w:ascii="Aparajita" w:hAnsi="Aparajita" w:cs="Aparajita"/>
          <w:sz w:val="24"/>
          <w:szCs w:val="24"/>
          <w:rPrChange w:id="1793" w:author="Emily Smith-Greenaway" w:date="2020-08-09T16:38:00Z">
            <w:rPr>
              <w:sz w:val="24"/>
            </w:rPr>
          </w:rPrChange>
        </w:rPr>
        <w:tab/>
        <w:t xml:space="preserve">Verdery, A. M. &amp; Margolis, R. Projections of white and black older adults without living kin in the United States, 2015 to 2060. </w:t>
      </w:r>
      <w:r w:rsidRPr="004731AD">
        <w:rPr>
          <w:rFonts w:ascii="Aparajita" w:hAnsi="Aparajita" w:cs="Aparajita"/>
          <w:i/>
          <w:iCs/>
          <w:sz w:val="24"/>
          <w:szCs w:val="24"/>
          <w:rPrChange w:id="1794" w:author="Emily Smith-Greenaway" w:date="2020-08-09T16:38:00Z">
            <w:rPr>
              <w:i/>
              <w:iCs/>
              <w:sz w:val="24"/>
            </w:rPr>
          </w:rPrChange>
        </w:rPr>
        <w:t>Proceedings of the National Academy of Sciences</w:t>
      </w:r>
      <w:r w:rsidRPr="004731AD">
        <w:rPr>
          <w:rFonts w:ascii="Aparajita" w:hAnsi="Aparajita" w:cs="Aparajita"/>
          <w:sz w:val="24"/>
          <w:szCs w:val="24"/>
          <w:rPrChange w:id="1795" w:author="Emily Smith-Greenaway" w:date="2020-08-09T16:38:00Z">
            <w:rPr>
              <w:sz w:val="24"/>
            </w:rPr>
          </w:rPrChange>
        </w:rPr>
        <w:t xml:space="preserve"> </w:t>
      </w:r>
      <w:r w:rsidRPr="004731AD">
        <w:rPr>
          <w:rFonts w:ascii="Aparajita" w:hAnsi="Aparajita" w:cs="Aparajita"/>
          <w:b/>
          <w:bCs/>
          <w:sz w:val="24"/>
          <w:szCs w:val="24"/>
          <w:rPrChange w:id="1796" w:author="Emily Smith-Greenaway" w:date="2020-08-09T16:38:00Z">
            <w:rPr>
              <w:b/>
              <w:bCs/>
              <w:sz w:val="24"/>
            </w:rPr>
          </w:rPrChange>
        </w:rPr>
        <w:t>114</w:t>
      </w:r>
      <w:r w:rsidRPr="004731AD">
        <w:rPr>
          <w:rFonts w:ascii="Aparajita" w:hAnsi="Aparajita" w:cs="Aparajita"/>
          <w:sz w:val="24"/>
          <w:szCs w:val="24"/>
          <w:rPrChange w:id="1797" w:author="Emily Smith-Greenaway" w:date="2020-08-09T16:38:00Z">
            <w:rPr>
              <w:sz w:val="24"/>
            </w:rPr>
          </w:rPrChange>
        </w:rPr>
        <w:t>, 11109–11114 (2017).</w:t>
      </w:r>
    </w:p>
    <w:p w14:paraId="4DE00EAA" w14:textId="77777777" w:rsidR="007E564F" w:rsidRPr="004731AD" w:rsidRDefault="007E564F" w:rsidP="007E564F">
      <w:pPr>
        <w:pStyle w:val="Bibliography"/>
        <w:rPr>
          <w:rFonts w:ascii="Aparajita" w:hAnsi="Aparajita" w:cs="Aparajita"/>
          <w:sz w:val="24"/>
          <w:szCs w:val="24"/>
          <w:rPrChange w:id="1798" w:author="Emily Smith-Greenaway" w:date="2020-08-09T16:38:00Z">
            <w:rPr>
              <w:sz w:val="24"/>
            </w:rPr>
          </w:rPrChange>
        </w:rPr>
      </w:pPr>
      <w:r w:rsidRPr="004731AD">
        <w:rPr>
          <w:rFonts w:ascii="Aparajita" w:hAnsi="Aparajita" w:cs="Aparajita"/>
          <w:sz w:val="24"/>
          <w:szCs w:val="24"/>
          <w:rPrChange w:id="1799" w:author="Emily Smith-Greenaway" w:date="2020-08-09T16:38:00Z">
            <w:rPr>
              <w:sz w:val="24"/>
            </w:rPr>
          </w:rPrChange>
        </w:rPr>
        <w:t>10.</w:t>
      </w:r>
      <w:r w:rsidRPr="004731AD">
        <w:rPr>
          <w:rFonts w:ascii="Aparajita" w:hAnsi="Aparajita" w:cs="Aparajita"/>
          <w:sz w:val="24"/>
          <w:szCs w:val="24"/>
          <w:rPrChange w:id="1800" w:author="Emily Smith-Greenaway" w:date="2020-08-09T16:38:00Z">
            <w:rPr>
              <w:sz w:val="24"/>
            </w:rPr>
          </w:rPrChange>
        </w:rPr>
        <w:tab/>
        <w:t xml:space="preserve">Rogers, C. H., Floyd, F. J., Seltzer, M. M., Greenberg, J. &amp; Hong, J. Long-term effects of the death of a child on parents’ adjustment in midlife. </w:t>
      </w:r>
      <w:r w:rsidRPr="004731AD">
        <w:rPr>
          <w:rFonts w:ascii="Aparajita" w:hAnsi="Aparajita" w:cs="Aparajita"/>
          <w:i/>
          <w:iCs/>
          <w:sz w:val="24"/>
          <w:szCs w:val="24"/>
          <w:rPrChange w:id="1801" w:author="Emily Smith-Greenaway" w:date="2020-08-09T16:38:00Z">
            <w:rPr>
              <w:i/>
              <w:iCs/>
              <w:sz w:val="24"/>
            </w:rPr>
          </w:rPrChange>
        </w:rPr>
        <w:t>Journal of family psychology</w:t>
      </w:r>
      <w:r w:rsidRPr="004731AD">
        <w:rPr>
          <w:rFonts w:ascii="Aparajita" w:hAnsi="Aparajita" w:cs="Aparajita"/>
          <w:sz w:val="24"/>
          <w:szCs w:val="24"/>
          <w:rPrChange w:id="1802" w:author="Emily Smith-Greenaway" w:date="2020-08-09T16:38:00Z">
            <w:rPr>
              <w:sz w:val="24"/>
            </w:rPr>
          </w:rPrChange>
        </w:rPr>
        <w:t xml:space="preserve"> </w:t>
      </w:r>
      <w:r w:rsidRPr="004731AD">
        <w:rPr>
          <w:rFonts w:ascii="Aparajita" w:hAnsi="Aparajita" w:cs="Aparajita"/>
          <w:b/>
          <w:bCs/>
          <w:sz w:val="24"/>
          <w:szCs w:val="24"/>
          <w:rPrChange w:id="1803" w:author="Emily Smith-Greenaway" w:date="2020-08-09T16:38:00Z">
            <w:rPr>
              <w:b/>
              <w:bCs/>
              <w:sz w:val="24"/>
            </w:rPr>
          </w:rPrChange>
        </w:rPr>
        <w:t>22</w:t>
      </w:r>
      <w:r w:rsidRPr="004731AD">
        <w:rPr>
          <w:rFonts w:ascii="Aparajita" w:hAnsi="Aparajita" w:cs="Aparajita"/>
          <w:sz w:val="24"/>
          <w:szCs w:val="24"/>
          <w:rPrChange w:id="1804" w:author="Emily Smith-Greenaway" w:date="2020-08-09T16:38:00Z">
            <w:rPr>
              <w:sz w:val="24"/>
            </w:rPr>
          </w:rPrChange>
        </w:rPr>
        <w:t>, 203 (2008).</w:t>
      </w:r>
    </w:p>
    <w:p w14:paraId="279F7596" w14:textId="77777777" w:rsidR="007E564F" w:rsidRPr="004731AD" w:rsidRDefault="007E564F" w:rsidP="007E564F">
      <w:pPr>
        <w:pStyle w:val="Bibliography"/>
        <w:rPr>
          <w:rFonts w:ascii="Aparajita" w:hAnsi="Aparajita" w:cs="Aparajita"/>
          <w:sz w:val="24"/>
          <w:szCs w:val="24"/>
          <w:rPrChange w:id="1805" w:author="Emily Smith-Greenaway" w:date="2020-08-09T16:38:00Z">
            <w:rPr>
              <w:sz w:val="24"/>
            </w:rPr>
          </w:rPrChange>
        </w:rPr>
      </w:pPr>
      <w:r w:rsidRPr="004731AD">
        <w:rPr>
          <w:rFonts w:ascii="Aparajita" w:hAnsi="Aparajita" w:cs="Aparajita"/>
          <w:sz w:val="24"/>
          <w:szCs w:val="24"/>
          <w:rPrChange w:id="1806" w:author="Emily Smith-Greenaway" w:date="2020-08-09T16:38:00Z">
            <w:rPr>
              <w:sz w:val="24"/>
            </w:rPr>
          </w:rPrChange>
        </w:rPr>
        <w:t>11.</w:t>
      </w:r>
      <w:r w:rsidRPr="004731AD">
        <w:rPr>
          <w:rFonts w:ascii="Aparajita" w:hAnsi="Aparajita" w:cs="Aparajita"/>
          <w:sz w:val="24"/>
          <w:szCs w:val="24"/>
          <w:rPrChange w:id="1807" w:author="Emily Smith-Greenaway" w:date="2020-08-09T16:38:00Z">
            <w:rPr>
              <w:sz w:val="24"/>
            </w:rPr>
          </w:rPrChange>
        </w:rPr>
        <w:tab/>
        <w:t>Song, J., Floyd, F. J., Seltzer, M. M., Greenberg, J. S. &amp; Hong, J. Long</w:t>
      </w:r>
      <w:r w:rsidRPr="004731AD">
        <w:rPr>
          <w:rFonts w:ascii="Times New Roman" w:hAnsi="Times New Roman" w:cs="Times New Roman"/>
          <w:sz w:val="24"/>
          <w:szCs w:val="24"/>
          <w:rPrChange w:id="1808" w:author="Emily Smith-Greenaway" w:date="2020-08-09T16:38:00Z">
            <w:rPr>
              <w:sz w:val="24"/>
            </w:rPr>
          </w:rPrChange>
        </w:rPr>
        <w:t>‐</w:t>
      </w:r>
      <w:r w:rsidRPr="004731AD">
        <w:rPr>
          <w:rFonts w:ascii="Aparajita" w:hAnsi="Aparajita" w:cs="Aparajita"/>
          <w:sz w:val="24"/>
          <w:szCs w:val="24"/>
          <w:rPrChange w:id="1809" w:author="Emily Smith-Greenaway" w:date="2020-08-09T16:38:00Z">
            <w:rPr>
              <w:sz w:val="24"/>
            </w:rPr>
          </w:rPrChange>
        </w:rPr>
        <w:t>Term Effects of Child Death on Parents’ Health</w:t>
      </w:r>
      <w:r w:rsidRPr="004731AD">
        <w:rPr>
          <w:rFonts w:ascii="Times New Roman" w:hAnsi="Times New Roman" w:cs="Times New Roman"/>
          <w:sz w:val="24"/>
          <w:szCs w:val="24"/>
          <w:rPrChange w:id="1810" w:author="Emily Smith-Greenaway" w:date="2020-08-09T16:38:00Z">
            <w:rPr>
              <w:sz w:val="24"/>
            </w:rPr>
          </w:rPrChange>
        </w:rPr>
        <w:t>‐</w:t>
      </w:r>
      <w:r w:rsidRPr="004731AD">
        <w:rPr>
          <w:rFonts w:ascii="Aparajita" w:hAnsi="Aparajita" w:cs="Aparajita"/>
          <w:sz w:val="24"/>
          <w:szCs w:val="24"/>
          <w:rPrChange w:id="1811" w:author="Emily Smith-Greenaway" w:date="2020-08-09T16:38:00Z">
            <w:rPr>
              <w:sz w:val="24"/>
            </w:rPr>
          </w:rPrChange>
        </w:rPr>
        <w:t xml:space="preserve">Related Quality of Life: A Dyadic Analysis. </w:t>
      </w:r>
      <w:r w:rsidRPr="004731AD">
        <w:rPr>
          <w:rFonts w:ascii="Aparajita" w:hAnsi="Aparajita" w:cs="Aparajita"/>
          <w:i/>
          <w:iCs/>
          <w:sz w:val="24"/>
          <w:szCs w:val="24"/>
          <w:rPrChange w:id="1812" w:author="Emily Smith-Greenaway" w:date="2020-08-09T16:38:00Z">
            <w:rPr>
              <w:i/>
              <w:iCs/>
              <w:sz w:val="24"/>
            </w:rPr>
          </w:rPrChange>
        </w:rPr>
        <w:t>Family relations</w:t>
      </w:r>
      <w:r w:rsidRPr="004731AD">
        <w:rPr>
          <w:rFonts w:ascii="Aparajita" w:hAnsi="Aparajita" w:cs="Aparajita"/>
          <w:sz w:val="24"/>
          <w:szCs w:val="24"/>
          <w:rPrChange w:id="1813" w:author="Emily Smith-Greenaway" w:date="2020-08-09T16:38:00Z">
            <w:rPr>
              <w:sz w:val="24"/>
            </w:rPr>
          </w:rPrChange>
        </w:rPr>
        <w:t xml:space="preserve"> </w:t>
      </w:r>
      <w:r w:rsidRPr="004731AD">
        <w:rPr>
          <w:rFonts w:ascii="Aparajita" w:hAnsi="Aparajita" w:cs="Aparajita"/>
          <w:b/>
          <w:bCs/>
          <w:sz w:val="24"/>
          <w:szCs w:val="24"/>
          <w:rPrChange w:id="1814" w:author="Emily Smith-Greenaway" w:date="2020-08-09T16:38:00Z">
            <w:rPr>
              <w:b/>
              <w:bCs/>
              <w:sz w:val="24"/>
            </w:rPr>
          </w:rPrChange>
        </w:rPr>
        <w:t>59</w:t>
      </w:r>
      <w:r w:rsidRPr="004731AD">
        <w:rPr>
          <w:rFonts w:ascii="Aparajita" w:hAnsi="Aparajita" w:cs="Aparajita"/>
          <w:sz w:val="24"/>
          <w:szCs w:val="24"/>
          <w:rPrChange w:id="1815" w:author="Emily Smith-Greenaway" w:date="2020-08-09T16:38:00Z">
            <w:rPr>
              <w:sz w:val="24"/>
            </w:rPr>
          </w:rPrChange>
        </w:rPr>
        <w:t>, 269–282 (2010).</w:t>
      </w:r>
    </w:p>
    <w:p w14:paraId="2B6ECF90" w14:textId="77777777" w:rsidR="007E564F" w:rsidRPr="004731AD" w:rsidRDefault="007E564F" w:rsidP="007E564F">
      <w:pPr>
        <w:pStyle w:val="Bibliography"/>
        <w:rPr>
          <w:rFonts w:ascii="Aparajita" w:hAnsi="Aparajita" w:cs="Aparajita"/>
          <w:sz w:val="24"/>
          <w:szCs w:val="24"/>
          <w:rPrChange w:id="1816" w:author="Emily Smith-Greenaway" w:date="2020-08-09T16:38:00Z">
            <w:rPr>
              <w:sz w:val="24"/>
            </w:rPr>
          </w:rPrChange>
        </w:rPr>
      </w:pPr>
      <w:r w:rsidRPr="004731AD">
        <w:rPr>
          <w:rFonts w:ascii="Aparajita" w:hAnsi="Aparajita" w:cs="Aparajita"/>
          <w:sz w:val="24"/>
          <w:szCs w:val="24"/>
          <w:rPrChange w:id="1817" w:author="Emily Smith-Greenaway" w:date="2020-08-09T16:38:00Z">
            <w:rPr>
              <w:sz w:val="24"/>
            </w:rPr>
          </w:rPrChange>
        </w:rPr>
        <w:t>12.</w:t>
      </w:r>
      <w:r w:rsidRPr="004731AD">
        <w:rPr>
          <w:rFonts w:ascii="Aparajita" w:hAnsi="Aparajita" w:cs="Aparajita"/>
          <w:sz w:val="24"/>
          <w:szCs w:val="24"/>
          <w:rPrChange w:id="1818" w:author="Emily Smith-Greenaway" w:date="2020-08-09T16:38:00Z">
            <w:rPr>
              <w:sz w:val="24"/>
            </w:rPr>
          </w:rPrChange>
        </w:rPr>
        <w:tab/>
        <w:t xml:space="preserve">Li, J., Precht, D. H., Mortensen, P. B. &amp; Olsen, J. Mortality in parents after death of a child in Denmark: a nationwide follow-up study. </w:t>
      </w:r>
      <w:r w:rsidRPr="004731AD">
        <w:rPr>
          <w:rFonts w:ascii="Aparajita" w:hAnsi="Aparajita" w:cs="Aparajita"/>
          <w:i/>
          <w:iCs/>
          <w:sz w:val="24"/>
          <w:szCs w:val="24"/>
          <w:rPrChange w:id="1819" w:author="Emily Smith-Greenaway" w:date="2020-08-09T16:38:00Z">
            <w:rPr>
              <w:i/>
              <w:iCs/>
              <w:sz w:val="24"/>
            </w:rPr>
          </w:rPrChange>
        </w:rPr>
        <w:t>The lancet</w:t>
      </w:r>
      <w:r w:rsidRPr="004731AD">
        <w:rPr>
          <w:rFonts w:ascii="Aparajita" w:hAnsi="Aparajita" w:cs="Aparajita"/>
          <w:sz w:val="24"/>
          <w:szCs w:val="24"/>
          <w:rPrChange w:id="1820" w:author="Emily Smith-Greenaway" w:date="2020-08-09T16:38:00Z">
            <w:rPr>
              <w:sz w:val="24"/>
            </w:rPr>
          </w:rPrChange>
        </w:rPr>
        <w:t xml:space="preserve"> </w:t>
      </w:r>
      <w:r w:rsidRPr="004731AD">
        <w:rPr>
          <w:rFonts w:ascii="Aparajita" w:hAnsi="Aparajita" w:cs="Aparajita"/>
          <w:b/>
          <w:bCs/>
          <w:sz w:val="24"/>
          <w:szCs w:val="24"/>
          <w:rPrChange w:id="1821" w:author="Emily Smith-Greenaway" w:date="2020-08-09T16:38:00Z">
            <w:rPr>
              <w:b/>
              <w:bCs/>
              <w:sz w:val="24"/>
            </w:rPr>
          </w:rPrChange>
        </w:rPr>
        <w:t>361</w:t>
      </w:r>
      <w:r w:rsidRPr="004731AD">
        <w:rPr>
          <w:rFonts w:ascii="Aparajita" w:hAnsi="Aparajita" w:cs="Aparajita"/>
          <w:sz w:val="24"/>
          <w:szCs w:val="24"/>
          <w:rPrChange w:id="1822" w:author="Emily Smith-Greenaway" w:date="2020-08-09T16:38:00Z">
            <w:rPr>
              <w:sz w:val="24"/>
            </w:rPr>
          </w:rPrChange>
        </w:rPr>
        <w:t>, 363–367 (2003).</w:t>
      </w:r>
    </w:p>
    <w:p w14:paraId="551D9982" w14:textId="77777777" w:rsidR="007E564F" w:rsidRPr="004731AD" w:rsidRDefault="007E564F" w:rsidP="007E564F">
      <w:pPr>
        <w:pStyle w:val="Bibliography"/>
        <w:rPr>
          <w:rFonts w:ascii="Aparajita" w:hAnsi="Aparajita" w:cs="Aparajita"/>
          <w:sz w:val="24"/>
          <w:szCs w:val="24"/>
          <w:rPrChange w:id="1823" w:author="Emily Smith-Greenaway" w:date="2020-08-09T16:38:00Z">
            <w:rPr>
              <w:sz w:val="24"/>
            </w:rPr>
          </w:rPrChange>
        </w:rPr>
      </w:pPr>
      <w:r w:rsidRPr="004731AD">
        <w:rPr>
          <w:rFonts w:ascii="Aparajita" w:hAnsi="Aparajita" w:cs="Aparajita"/>
          <w:sz w:val="24"/>
          <w:szCs w:val="24"/>
          <w:rPrChange w:id="1824" w:author="Emily Smith-Greenaway" w:date="2020-08-09T16:38:00Z">
            <w:rPr>
              <w:sz w:val="24"/>
            </w:rPr>
          </w:rPrChange>
        </w:rPr>
        <w:t>13.</w:t>
      </w:r>
      <w:r w:rsidRPr="004731AD">
        <w:rPr>
          <w:rFonts w:ascii="Aparajita" w:hAnsi="Aparajita" w:cs="Aparajita"/>
          <w:sz w:val="24"/>
          <w:szCs w:val="24"/>
          <w:rPrChange w:id="1825" w:author="Emily Smith-Greenaway" w:date="2020-08-09T16:38:00Z">
            <w:rPr>
              <w:sz w:val="24"/>
            </w:rPr>
          </w:rPrChange>
        </w:rPr>
        <w:tab/>
        <w:t xml:space="preserve">Rostila, M., Saarela, J. &amp; Kawachi, I. The forgotten griever: a nationwide follow-up study of mortality subsequent to the death of a sibling. </w:t>
      </w:r>
      <w:r w:rsidRPr="004731AD">
        <w:rPr>
          <w:rFonts w:ascii="Aparajita" w:hAnsi="Aparajita" w:cs="Aparajita"/>
          <w:i/>
          <w:iCs/>
          <w:sz w:val="24"/>
          <w:szCs w:val="24"/>
          <w:rPrChange w:id="1826" w:author="Emily Smith-Greenaway" w:date="2020-08-09T16:38:00Z">
            <w:rPr>
              <w:i/>
              <w:iCs/>
              <w:sz w:val="24"/>
            </w:rPr>
          </w:rPrChange>
        </w:rPr>
        <w:t>American journal of epidemiology</w:t>
      </w:r>
      <w:r w:rsidRPr="004731AD">
        <w:rPr>
          <w:rFonts w:ascii="Aparajita" w:hAnsi="Aparajita" w:cs="Aparajita"/>
          <w:sz w:val="24"/>
          <w:szCs w:val="24"/>
          <w:rPrChange w:id="1827" w:author="Emily Smith-Greenaway" w:date="2020-08-09T16:38:00Z">
            <w:rPr>
              <w:sz w:val="24"/>
            </w:rPr>
          </w:rPrChange>
        </w:rPr>
        <w:t xml:space="preserve"> </w:t>
      </w:r>
      <w:r w:rsidRPr="004731AD">
        <w:rPr>
          <w:rFonts w:ascii="Aparajita" w:hAnsi="Aparajita" w:cs="Aparajita"/>
          <w:b/>
          <w:bCs/>
          <w:sz w:val="24"/>
          <w:szCs w:val="24"/>
          <w:rPrChange w:id="1828" w:author="Emily Smith-Greenaway" w:date="2020-08-09T16:38:00Z">
            <w:rPr>
              <w:b/>
              <w:bCs/>
              <w:sz w:val="24"/>
            </w:rPr>
          </w:rPrChange>
        </w:rPr>
        <w:t>176</w:t>
      </w:r>
      <w:r w:rsidRPr="004731AD">
        <w:rPr>
          <w:rFonts w:ascii="Aparajita" w:hAnsi="Aparajita" w:cs="Aparajita"/>
          <w:sz w:val="24"/>
          <w:szCs w:val="24"/>
          <w:rPrChange w:id="1829" w:author="Emily Smith-Greenaway" w:date="2020-08-09T16:38:00Z">
            <w:rPr>
              <w:sz w:val="24"/>
            </w:rPr>
          </w:rPrChange>
        </w:rPr>
        <w:t>, 338–346 (2012).</w:t>
      </w:r>
    </w:p>
    <w:p w14:paraId="6B96F407" w14:textId="77777777" w:rsidR="007E564F" w:rsidRPr="004731AD" w:rsidRDefault="007E564F" w:rsidP="007E564F">
      <w:pPr>
        <w:pStyle w:val="Bibliography"/>
        <w:rPr>
          <w:rFonts w:ascii="Aparajita" w:hAnsi="Aparajita" w:cs="Aparajita"/>
          <w:sz w:val="24"/>
          <w:szCs w:val="24"/>
          <w:rPrChange w:id="1830" w:author="Emily Smith-Greenaway" w:date="2020-08-09T16:38:00Z">
            <w:rPr>
              <w:sz w:val="24"/>
            </w:rPr>
          </w:rPrChange>
        </w:rPr>
      </w:pPr>
      <w:r w:rsidRPr="004731AD">
        <w:rPr>
          <w:rFonts w:ascii="Aparajita" w:hAnsi="Aparajita" w:cs="Aparajita"/>
          <w:sz w:val="24"/>
          <w:szCs w:val="24"/>
          <w:rPrChange w:id="1831" w:author="Emily Smith-Greenaway" w:date="2020-08-09T16:38:00Z">
            <w:rPr>
              <w:sz w:val="24"/>
            </w:rPr>
          </w:rPrChange>
        </w:rPr>
        <w:t>14.</w:t>
      </w:r>
      <w:r w:rsidRPr="004731AD">
        <w:rPr>
          <w:rFonts w:ascii="Aparajita" w:hAnsi="Aparajita" w:cs="Aparajita"/>
          <w:sz w:val="24"/>
          <w:szCs w:val="24"/>
          <w:rPrChange w:id="1832" w:author="Emily Smith-Greenaway" w:date="2020-08-09T16:38:00Z">
            <w:rPr>
              <w:sz w:val="24"/>
            </w:rPr>
          </w:rPrChange>
        </w:rPr>
        <w:tab/>
        <w:t xml:space="preserve">Li, J., Laursen, T. M., Precht, D. H., Olsen, J. &amp; Mortensen, P. B. Hospitalization for mental illness among parents after the death of a child. </w:t>
      </w:r>
      <w:r w:rsidRPr="004731AD">
        <w:rPr>
          <w:rFonts w:ascii="Aparajita" w:hAnsi="Aparajita" w:cs="Aparajita"/>
          <w:i/>
          <w:iCs/>
          <w:sz w:val="24"/>
          <w:szCs w:val="24"/>
          <w:rPrChange w:id="1833" w:author="Emily Smith-Greenaway" w:date="2020-08-09T16:38:00Z">
            <w:rPr>
              <w:i/>
              <w:iCs/>
              <w:sz w:val="24"/>
            </w:rPr>
          </w:rPrChange>
        </w:rPr>
        <w:t>New England Journal of Medicine</w:t>
      </w:r>
      <w:r w:rsidRPr="004731AD">
        <w:rPr>
          <w:rFonts w:ascii="Aparajita" w:hAnsi="Aparajita" w:cs="Aparajita"/>
          <w:sz w:val="24"/>
          <w:szCs w:val="24"/>
          <w:rPrChange w:id="1834" w:author="Emily Smith-Greenaway" w:date="2020-08-09T16:38:00Z">
            <w:rPr>
              <w:sz w:val="24"/>
            </w:rPr>
          </w:rPrChange>
        </w:rPr>
        <w:t xml:space="preserve"> </w:t>
      </w:r>
      <w:r w:rsidRPr="004731AD">
        <w:rPr>
          <w:rFonts w:ascii="Aparajita" w:hAnsi="Aparajita" w:cs="Aparajita"/>
          <w:b/>
          <w:bCs/>
          <w:sz w:val="24"/>
          <w:szCs w:val="24"/>
          <w:rPrChange w:id="1835" w:author="Emily Smith-Greenaway" w:date="2020-08-09T16:38:00Z">
            <w:rPr>
              <w:b/>
              <w:bCs/>
              <w:sz w:val="24"/>
            </w:rPr>
          </w:rPrChange>
        </w:rPr>
        <w:t>352</w:t>
      </w:r>
      <w:r w:rsidRPr="004731AD">
        <w:rPr>
          <w:rFonts w:ascii="Aparajita" w:hAnsi="Aparajita" w:cs="Aparajita"/>
          <w:sz w:val="24"/>
          <w:szCs w:val="24"/>
          <w:rPrChange w:id="1836" w:author="Emily Smith-Greenaway" w:date="2020-08-09T16:38:00Z">
            <w:rPr>
              <w:sz w:val="24"/>
            </w:rPr>
          </w:rPrChange>
        </w:rPr>
        <w:t>, 1190–1196 (2005).</w:t>
      </w:r>
    </w:p>
    <w:p w14:paraId="191CAEA6" w14:textId="77777777" w:rsidR="007E564F" w:rsidRPr="004731AD" w:rsidRDefault="007E564F" w:rsidP="007E564F">
      <w:pPr>
        <w:pStyle w:val="Bibliography"/>
        <w:rPr>
          <w:rFonts w:ascii="Aparajita" w:hAnsi="Aparajita" w:cs="Aparajita"/>
          <w:sz w:val="24"/>
          <w:szCs w:val="24"/>
          <w:rPrChange w:id="1837" w:author="Emily Smith-Greenaway" w:date="2020-08-09T16:38:00Z">
            <w:rPr>
              <w:sz w:val="24"/>
            </w:rPr>
          </w:rPrChange>
        </w:rPr>
      </w:pPr>
      <w:r w:rsidRPr="004731AD">
        <w:rPr>
          <w:rFonts w:ascii="Aparajita" w:hAnsi="Aparajita" w:cs="Aparajita"/>
          <w:sz w:val="24"/>
          <w:szCs w:val="24"/>
          <w:rPrChange w:id="1838" w:author="Emily Smith-Greenaway" w:date="2020-08-09T16:38:00Z">
            <w:rPr>
              <w:sz w:val="24"/>
            </w:rPr>
          </w:rPrChange>
        </w:rPr>
        <w:t>15.</w:t>
      </w:r>
      <w:r w:rsidRPr="004731AD">
        <w:rPr>
          <w:rFonts w:ascii="Aparajita" w:hAnsi="Aparajita" w:cs="Aparajita"/>
          <w:sz w:val="24"/>
          <w:szCs w:val="24"/>
          <w:rPrChange w:id="1839" w:author="Emily Smith-Greenaway" w:date="2020-08-09T16:38:00Z">
            <w:rPr>
              <w:sz w:val="24"/>
            </w:rPr>
          </w:rPrChange>
        </w:rPr>
        <w:tab/>
        <w:t xml:space="preserve">Keyfitz, N. </w:t>
      </w:r>
      <w:r w:rsidRPr="004731AD">
        <w:rPr>
          <w:rFonts w:ascii="Aparajita" w:hAnsi="Aparajita" w:cs="Aparajita"/>
          <w:i/>
          <w:iCs/>
          <w:sz w:val="24"/>
          <w:szCs w:val="24"/>
          <w:rPrChange w:id="1840" w:author="Emily Smith-Greenaway" w:date="2020-08-09T16:38:00Z">
            <w:rPr>
              <w:i/>
              <w:iCs/>
              <w:sz w:val="24"/>
            </w:rPr>
          </w:rPrChange>
        </w:rPr>
        <w:t>Applied mathematical demography</w:t>
      </w:r>
      <w:r w:rsidRPr="004731AD">
        <w:rPr>
          <w:rFonts w:ascii="Aparajita" w:hAnsi="Aparajita" w:cs="Aparajita"/>
          <w:sz w:val="24"/>
          <w:szCs w:val="24"/>
          <w:rPrChange w:id="1841" w:author="Emily Smith-Greenaway" w:date="2020-08-09T16:38:00Z">
            <w:rPr>
              <w:sz w:val="24"/>
            </w:rPr>
          </w:rPrChange>
        </w:rPr>
        <w:t>. (Springer, 1985).</w:t>
      </w:r>
    </w:p>
    <w:p w14:paraId="7C64E4C0" w14:textId="77777777" w:rsidR="007E564F" w:rsidRPr="004731AD" w:rsidRDefault="007E564F" w:rsidP="007E564F">
      <w:pPr>
        <w:pStyle w:val="Bibliography"/>
        <w:rPr>
          <w:rFonts w:ascii="Aparajita" w:hAnsi="Aparajita" w:cs="Aparajita"/>
          <w:sz w:val="24"/>
          <w:szCs w:val="24"/>
          <w:rPrChange w:id="1842" w:author="Emily Smith-Greenaway" w:date="2020-08-09T16:38:00Z">
            <w:rPr>
              <w:sz w:val="24"/>
            </w:rPr>
          </w:rPrChange>
        </w:rPr>
      </w:pPr>
      <w:r w:rsidRPr="004731AD">
        <w:rPr>
          <w:rFonts w:ascii="Aparajita" w:hAnsi="Aparajita" w:cs="Aparajita"/>
          <w:sz w:val="24"/>
          <w:szCs w:val="24"/>
          <w:rPrChange w:id="1843" w:author="Emily Smith-Greenaway" w:date="2020-08-09T16:38:00Z">
            <w:rPr>
              <w:sz w:val="24"/>
            </w:rPr>
          </w:rPrChange>
        </w:rPr>
        <w:t>16.</w:t>
      </w:r>
      <w:r w:rsidRPr="004731AD">
        <w:rPr>
          <w:rFonts w:ascii="Aparajita" w:hAnsi="Aparajita" w:cs="Aparajita"/>
          <w:sz w:val="24"/>
          <w:szCs w:val="24"/>
          <w:rPrChange w:id="1844" w:author="Emily Smith-Greenaway" w:date="2020-08-09T16:38:00Z">
            <w:rPr>
              <w:sz w:val="24"/>
            </w:rPr>
          </w:rPrChange>
        </w:rPr>
        <w:tab/>
        <w:t xml:space="preserve">Preston, S. H., Heuveline, P. &amp; Guillot, M. </w:t>
      </w:r>
      <w:r w:rsidRPr="004731AD">
        <w:rPr>
          <w:rFonts w:ascii="Aparajita" w:hAnsi="Aparajita" w:cs="Aparajita"/>
          <w:i/>
          <w:iCs/>
          <w:sz w:val="24"/>
          <w:szCs w:val="24"/>
          <w:rPrChange w:id="1845" w:author="Emily Smith-Greenaway" w:date="2020-08-09T16:38:00Z">
            <w:rPr>
              <w:i/>
              <w:iCs/>
              <w:sz w:val="24"/>
            </w:rPr>
          </w:rPrChange>
        </w:rPr>
        <w:t>Demography: measuring and modeling population processes</w:t>
      </w:r>
      <w:r w:rsidRPr="004731AD">
        <w:rPr>
          <w:rFonts w:ascii="Aparajita" w:hAnsi="Aparajita" w:cs="Aparajita"/>
          <w:sz w:val="24"/>
          <w:szCs w:val="24"/>
          <w:rPrChange w:id="1846" w:author="Emily Smith-Greenaway" w:date="2020-08-09T16:38:00Z">
            <w:rPr>
              <w:sz w:val="24"/>
            </w:rPr>
          </w:rPrChange>
        </w:rPr>
        <w:t>. (Blackwell Publishers, 2001).</w:t>
      </w:r>
    </w:p>
    <w:p w14:paraId="45A8A0C5" w14:textId="77777777" w:rsidR="007E564F" w:rsidRPr="004731AD" w:rsidRDefault="007E564F" w:rsidP="007E564F">
      <w:pPr>
        <w:pStyle w:val="Bibliography"/>
        <w:rPr>
          <w:rFonts w:ascii="Aparajita" w:hAnsi="Aparajita" w:cs="Aparajita"/>
          <w:sz w:val="24"/>
          <w:szCs w:val="24"/>
          <w:rPrChange w:id="1847" w:author="Emily Smith-Greenaway" w:date="2020-08-09T16:38:00Z">
            <w:rPr>
              <w:sz w:val="24"/>
            </w:rPr>
          </w:rPrChange>
        </w:rPr>
      </w:pPr>
      <w:r w:rsidRPr="004731AD">
        <w:rPr>
          <w:rFonts w:ascii="Aparajita" w:hAnsi="Aparajita" w:cs="Aparajita"/>
          <w:sz w:val="24"/>
          <w:szCs w:val="24"/>
          <w:rPrChange w:id="1848" w:author="Emily Smith-Greenaway" w:date="2020-08-09T16:38:00Z">
            <w:rPr>
              <w:sz w:val="24"/>
            </w:rPr>
          </w:rPrChange>
        </w:rPr>
        <w:t>17.</w:t>
      </w:r>
      <w:r w:rsidRPr="004731AD">
        <w:rPr>
          <w:rFonts w:ascii="Aparajita" w:hAnsi="Aparajita" w:cs="Aparajita"/>
          <w:sz w:val="24"/>
          <w:szCs w:val="24"/>
          <w:rPrChange w:id="1849" w:author="Emily Smith-Greenaway" w:date="2020-08-09T16:38:00Z">
            <w:rPr>
              <w:sz w:val="24"/>
            </w:rPr>
          </w:rPrChange>
        </w:rPr>
        <w:tab/>
        <w:t xml:space="preserve">Wachter, K. W. </w:t>
      </w:r>
      <w:r w:rsidRPr="004731AD">
        <w:rPr>
          <w:rFonts w:ascii="Aparajita" w:hAnsi="Aparajita" w:cs="Aparajita"/>
          <w:i/>
          <w:iCs/>
          <w:sz w:val="24"/>
          <w:szCs w:val="24"/>
          <w:rPrChange w:id="1850" w:author="Emily Smith-Greenaway" w:date="2020-08-09T16:38:00Z">
            <w:rPr>
              <w:i/>
              <w:iCs/>
              <w:sz w:val="24"/>
            </w:rPr>
          </w:rPrChange>
        </w:rPr>
        <w:t>Essential demographic methods</w:t>
      </w:r>
      <w:r w:rsidRPr="004731AD">
        <w:rPr>
          <w:rFonts w:ascii="Aparajita" w:hAnsi="Aparajita" w:cs="Aparajita"/>
          <w:sz w:val="24"/>
          <w:szCs w:val="24"/>
          <w:rPrChange w:id="1851" w:author="Emily Smith-Greenaway" w:date="2020-08-09T16:38:00Z">
            <w:rPr>
              <w:sz w:val="24"/>
            </w:rPr>
          </w:rPrChange>
        </w:rPr>
        <w:t>. (Harvard Univ. Press, 2014).</w:t>
      </w:r>
    </w:p>
    <w:p w14:paraId="712C8BB1" w14:textId="77777777" w:rsidR="007E564F" w:rsidRPr="004731AD" w:rsidRDefault="007E564F" w:rsidP="007E564F">
      <w:pPr>
        <w:pStyle w:val="Bibliography"/>
        <w:rPr>
          <w:rFonts w:ascii="Aparajita" w:hAnsi="Aparajita" w:cs="Aparajita"/>
          <w:sz w:val="24"/>
          <w:szCs w:val="24"/>
          <w:rPrChange w:id="1852" w:author="Emily Smith-Greenaway" w:date="2020-08-09T16:38:00Z">
            <w:rPr>
              <w:sz w:val="24"/>
            </w:rPr>
          </w:rPrChange>
        </w:rPr>
      </w:pPr>
      <w:r w:rsidRPr="004731AD">
        <w:rPr>
          <w:rFonts w:ascii="Aparajita" w:hAnsi="Aparajita" w:cs="Aparajita"/>
          <w:sz w:val="24"/>
          <w:szCs w:val="24"/>
          <w:rPrChange w:id="1853" w:author="Emily Smith-Greenaway" w:date="2020-08-09T16:38:00Z">
            <w:rPr>
              <w:sz w:val="24"/>
            </w:rPr>
          </w:rPrChange>
        </w:rPr>
        <w:t>18.</w:t>
      </w:r>
      <w:r w:rsidRPr="004731AD">
        <w:rPr>
          <w:rFonts w:ascii="Aparajita" w:hAnsi="Aparajita" w:cs="Aparajita"/>
          <w:sz w:val="24"/>
          <w:szCs w:val="24"/>
          <w:rPrChange w:id="1854" w:author="Emily Smith-Greenaway" w:date="2020-08-09T16:38:00Z">
            <w:rPr>
              <w:sz w:val="24"/>
            </w:rPr>
          </w:rPrChange>
        </w:rPr>
        <w:tab/>
        <w:t xml:space="preserve">Wilson, C. On the scale of global demographic convergence 1950–2000. </w:t>
      </w:r>
      <w:r w:rsidRPr="004731AD">
        <w:rPr>
          <w:rFonts w:ascii="Aparajita" w:hAnsi="Aparajita" w:cs="Aparajita"/>
          <w:i/>
          <w:iCs/>
          <w:sz w:val="24"/>
          <w:szCs w:val="24"/>
          <w:rPrChange w:id="1855" w:author="Emily Smith-Greenaway" w:date="2020-08-09T16:38:00Z">
            <w:rPr>
              <w:i/>
              <w:iCs/>
              <w:sz w:val="24"/>
            </w:rPr>
          </w:rPrChange>
        </w:rPr>
        <w:t>Population and Development Review</w:t>
      </w:r>
      <w:r w:rsidRPr="004731AD">
        <w:rPr>
          <w:rFonts w:ascii="Aparajita" w:hAnsi="Aparajita" w:cs="Aparajita"/>
          <w:sz w:val="24"/>
          <w:szCs w:val="24"/>
          <w:rPrChange w:id="1856" w:author="Emily Smith-Greenaway" w:date="2020-08-09T16:38:00Z">
            <w:rPr>
              <w:sz w:val="24"/>
            </w:rPr>
          </w:rPrChange>
        </w:rPr>
        <w:t xml:space="preserve"> </w:t>
      </w:r>
      <w:r w:rsidRPr="004731AD">
        <w:rPr>
          <w:rFonts w:ascii="Aparajita" w:hAnsi="Aparajita" w:cs="Aparajita"/>
          <w:b/>
          <w:bCs/>
          <w:sz w:val="24"/>
          <w:szCs w:val="24"/>
          <w:rPrChange w:id="1857" w:author="Emily Smith-Greenaway" w:date="2020-08-09T16:38:00Z">
            <w:rPr>
              <w:b/>
              <w:bCs/>
              <w:sz w:val="24"/>
            </w:rPr>
          </w:rPrChange>
        </w:rPr>
        <w:t>27</w:t>
      </w:r>
      <w:r w:rsidRPr="004731AD">
        <w:rPr>
          <w:rFonts w:ascii="Aparajita" w:hAnsi="Aparajita" w:cs="Aparajita"/>
          <w:sz w:val="24"/>
          <w:szCs w:val="24"/>
          <w:rPrChange w:id="1858" w:author="Emily Smith-Greenaway" w:date="2020-08-09T16:38:00Z">
            <w:rPr>
              <w:sz w:val="24"/>
            </w:rPr>
          </w:rPrChange>
        </w:rPr>
        <w:t>, 155–171 (2001).</w:t>
      </w:r>
    </w:p>
    <w:p w14:paraId="69FACC21" w14:textId="478833C0" w:rsidR="00567950" w:rsidRDefault="00824348" w:rsidP="00C921A2">
      <w:pPr>
        <w:rPr>
          <w:rFonts w:ascii="Aparajita" w:hAnsi="Aparajita" w:cs="Aparajita"/>
        </w:rPr>
      </w:pPr>
      <w:r w:rsidRPr="004731AD">
        <w:rPr>
          <w:rFonts w:ascii="Aparajita" w:hAnsi="Aparajita" w:cs="Aparajita"/>
          <w:rPrChange w:id="1859" w:author="Emily Smith-Greenaway" w:date="2020-08-09T16:38:00Z">
            <w:rPr>
              <w:rFonts w:ascii="Aparajita" w:hAnsi="Aparajita" w:cs="Aparajita"/>
            </w:rPr>
          </w:rPrChange>
        </w:rPr>
        <w:fldChar w:fldCharType="end"/>
      </w:r>
    </w:p>
    <w:p w14:paraId="59EAAA5D" w14:textId="050AAAD2" w:rsidR="004C09DE" w:rsidDel="002B27F1" w:rsidRDefault="004C09DE" w:rsidP="004C09DE">
      <w:pPr>
        <w:rPr>
          <w:del w:id="1860" w:author="Emily Smith-Greenaway" w:date="2020-08-09T00:17:00Z"/>
          <w:rFonts w:ascii="Aparajita" w:hAnsi="Aparajita" w:cs="Aparajita"/>
          <w:b/>
        </w:rPr>
      </w:pPr>
      <w:r>
        <w:rPr>
          <w:rFonts w:ascii="Aparajita" w:hAnsi="Aparajita" w:cs="Aparajita"/>
          <w:b/>
        </w:rPr>
        <w:t xml:space="preserve">Extra </w:t>
      </w:r>
      <w:r w:rsidR="003228C4">
        <w:rPr>
          <w:rFonts w:ascii="Aparajita" w:hAnsi="Aparajita" w:cs="Aparajita"/>
          <w:b/>
        </w:rPr>
        <w:t>demography audience text</w:t>
      </w:r>
    </w:p>
    <w:p w14:paraId="6B1546E1" w14:textId="77777777" w:rsidR="004C09DE" w:rsidRDefault="004C09DE" w:rsidP="004C09DE">
      <w:pPr>
        <w:rPr>
          <w:rFonts w:ascii="Aparajita" w:hAnsi="Aparajita" w:cs="Aparajita"/>
          <w:b/>
        </w:rPr>
      </w:pPr>
    </w:p>
    <w:p w14:paraId="1A96AA33" w14:textId="77777777" w:rsidR="004C09DE" w:rsidDel="002B27F1" w:rsidRDefault="004C09DE" w:rsidP="004C09DE">
      <w:pPr>
        <w:rPr>
          <w:del w:id="1861" w:author="Emily Smith-Greenaway" w:date="2020-08-09T00:17:00Z"/>
          <w:rFonts w:ascii="Aparajita" w:hAnsi="Aparajita" w:cs="Aparajita"/>
        </w:rPr>
      </w:pPr>
      <w:r>
        <w:rPr>
          <w:rFonts w:ascii="Aparajita" w:hAnsi="Aparajita" w:cs="Aparajita"/>
        </w:rPr>
        <w:lastRenderedPageBreak/>
        <w:t xml:space="preserve">Macro-level mortality tends have been a cornerstone of demographic research since John </w:t>
      </w:r>
      <w:proofErr w:type="spellStart"/>
      <w:r>
        <w:rPr>
          <w:rFonts w:ascii="Aparajita" w:hAnsi="Aparajita" w:cs="Aparajita"/>
        </w:rPr>
        <w:t>Graunt’s</w:t>
      </w:r>
      <w:proofErr w:type="spellEnd"/>
      <w:r>
        <w:rPr>
          <w:rFonts w:ascii="Aparajita" w:hAnsi="Aparajita" w:cs="Aparajita"/>
        </w:rPr>
        <w:t xml:space="preserve"> </w:t>
      </w:r>
      <w:r w:rsidRPr="00005B14">
        <w:rPr>
          <w:rFonts w:ascii="Aparajita" w:hAnsi="Aparajita" w:cs="Aparajita"/>
          <w:i/>
          <w:iCs/>
        </w:rPr>
        <w:t>Bills of Mortality</w:t>
      </w:r>
      <w:r>
        <w:rPr>
          <w:rFonts w:ascii="Aparajita" w:hAnsi="Aparajita" w:cs="Aparajita"/>
        </w:rPr>
        <w:t xml:space="preserve">; only recently, however, have population scholars begun to track mortality conditions from the perspective of the surviving population. Doing so represents a departure from the individual-risk framework that has characterized our discipline for the past 50 years, but it also </w:t>
      </w:r>
      <w:r w:rsidRPr="00C5710E">
        <w:rPr>
          <w:rFonts w:ascii="Aparajita" w:hAnsi="Aparajita" w:cs="Aparajita"/>
        </w:rPr>
        <w:t>represents a return to some of the core concerns that motivated the formalization of mor</w:t>
      </w:r>
      <w:r>
        <w:rPr>
          <w:rFonts w:ascii="Aparajita" w:hAnsi="Aparajita" w:cs="Aparajita"/>
        </w:rPr>
        <w:t>t</w:t>
      </w:r>
      <w:r w:rsidRPr="00C5710E">
        <w:rPr>
          <w:rFonts w:ascii="Aparajita" w:hAnsi="Aparajita" w:cs="Aparajita"/>
        </w:rPr>
        <w:t xml:space="preserve">ality research over 350 years ago. When </w:t>
      </w:r>
      <w:proofErr w:type="spellStart"/>
      <w:r w:rsidRPr="00C5710E">
        <w:rPr>
          <w:rFonts w:ascii="Aparajita" w:hAnsi="Aparajita" w:cs="Aparajita"/>
        </w:rPr>
        <w:t>Graunt</w:t>
      </w:r>
      <w:proofErr w:type="spellEnd"/>
      <w:r w:rsidRPr="00C5710E">
        <w:rPr>
          <w:rFonts w:ascii="Aparajita" w:hAnsi="Aparajita" w:cs="Aparajita"/>
        </w:rPr>
        <w:t xml:space="preserve"> observed that “…most of them who constantly took in the weekly Bills of Mortality made little other use of them than to look at the foot how the burials increased or decreased….” he understood that mortality statistics </w:t>
      </w:r>
      <w:r>
        <w:rPr>
          <w:rFonts w:ascii="Aparajita" w:hAnsi="Aparajita" w:cs="Aparajita"/>
        </w:rPr>
        <w:t xml:space="preserve">have importance beyond the task of counting. Here, we look beyond “the foot” to show how mortality regimes shape </w:t>
      </w:r>
      <w:r w:rsidRPr="00C5710E">
        <w:rPr>
          <w:rFonts w:ascii="Aparajita" w:hAnsi="Aparajita" w:cs="Aparajita"/>
        </w:rPr>
        <w:t xml:space="preserve">the </w:t>
      </w:r>
      <w:r>
        <w:rPr>
          <w:rFonts w:ascii="Aparajita" w:hAnsi="Aparajita" w:cs="Aparajita"/>
        </w:rPr>
        <w:t>world for</w:t>
      </w:r>
      <w:r w:rsidRPr="00C5710E">
        <w:rPr>
          <w:rFonts w:ascii="Aparajita" w:hAnsi="Aparajita" w:cs="Aparajita"/>
        </w:rPr>
        <w:t xml:space="preserve"> living</w:t>
      </w:r>
      <w:r>
        <w:rPr>
          <w:rFonts w:ascii="Aparajita" w:hAnsi="Aparajita" w:cs="Aparajita"/>
        </w:rPr>
        <w:t xml:space="preserve"> parents.</w:t>
      </w:r>
    </w:p>
    <w:p w14:paraId="210C1609" w14:textId="77777777" w:rsidR="004C09DE" w:rsidRDefault="004C09DE" w:rsidP="004C09DE">
      <w:pPr>
        <w:rPr>
          <w:rFonts w:ascii="Aparajita" w:hAnsi="Aparajita" w:cs="Aparajita"/>
        </w:rPr>
      </w:pPr>
    </w:p>
    <w:p w14:paraId="67B610E3" w14:textId="73878FE8" w:rsidR="004C09DE" w:rsidRPr="00005B14" w:rsidRDefault="004C09DE">
      <w:pPr>
        <w:ind w:firstLine="720"/>
        <w:rPr>
          <w:rFonts w:ascii="Aparajita" w:hAnsi="Aparajita" w:cs="Aparajita"/>
        </w:rPr>
        <w:pPrChange w:id="1862" w:author="Emily Smith-Greenaway" w:date="2020-08-09T00:17:00Z">
          <w:pPr/>
        </w:pPrChange>
      </w:pPr>
      <w:r w:rsidRPr="00177E18">
        <w:rPr>
          <w:rFonts w:ascii="Aparajita" w:hAnsi="Aparajita" w:cs="Aparajita"/>
        </w:rPr>
        <w:t xml:space="preserve">Global convergence in demographic trends has </w:t>
      </w:r>
      <w:r w:rsidRPr="00005B14">
        <w:rPr>
          <w:rFonts w:ascii="Aparajita" w:hAnsi="Aparajita" w:cs="Aparajita"/>
        </w:rPr>
        <w:t xml:space="preserve">occurred at a remarkable pass over the second half of the twentieth century: across the globe, mortality and fertility patterns are increasingly similar </w:t>
      </w:r>
      <w:r w:rsidRPr="00005B14">
        <w:rPr>
          <w:rFonts w:ascii="Aparajita" w:hAnsi="Aparajita" w:cs="Aparajita"/>
        </w:rPr>
        <w:fldChar w:fldCharType="begin"/>
      </w:r>
      <w:r w:rsidR="00C32813">
        <w:rPr>
          <w:rFonts w:ascii="Aparajita" w:hAnsi="Aparajita" w:cs="Aparajita"/>
        </w:rPr>
        <w:instrText xml:space="preserve"> ADDIN ZOTERO_ITEM CSL_CITATION {"citationID":"zNLWfwKq","properties":{"formattedCitation":"\\super 18\\nosupersub{}","plainCitation":"18","noteIndex":0},"citationItems":[{"id":302,"uris":["http://zotero.org/users/local/6aiRCPll/items/9GGSVJPN"],"uri":["http://zotero.org/users/local/6aiRCPll/items/9GGSVJPN"],"itemData":{"id":302,"type":"article-journal","container-title":"Population and Development Review","issue":"1","note":"ISBN: 0098-7921\npublisher: Wiley Online Library","page":"155-171","title":"On the scale of global demographic convergence 1950–2000","volume":"27","author":[{"family":"Wilson","given":"Chris"}],"issued":{"date-parts":[["2001"]]}}}],"schema":"https://github.com/citation-style-language/schema/raw/master/csl-citation.json"} </w:instrText>
      </w:r>
      <w:r w:rsidRPr="00005B14">
        <w:rPr>
          <w:rFonts w:ascii="Aparajita" w:hAnsi="Aparajita" w:cs="Aparajita"/>
        </w:rPr>
        <w:fldChar w:fldCharType="separate"/>
      </w:r>
      <w:r w:rsidR="00C32813" w:rsidRPr="00C32813">
        <w:rPr>
          <w:rFonts w:ascii="Aparajita" w:hAnsi="Aparajita" w:cs="Aparajita"/>
          <w:vertAlign w:val="superscript"/>
        </w:rPr>
        <w:t>18</w:t>
      </w:r>
      <w:r w:rsidRPr="00005B14">
        <w:rPr>
          <w:rFonts w:ascii="Aparajita" w:hAnsi="Aparajita" w:cs="Aparajita"/>
        </w:rPr>
        <w:fldChar w:fldCharType="end"/>
      </w:r>
      <w:r w:rsidRPr="00177E18">
        <w:rPr>
          <w:rFonts w:ascii="Aparajita" w:hAnsi="Aparajita" w:cs="Aparajita"/>
        </w:rPr>
        <w:t xml:space="preserve">. </w:t>
      </w:r>
      <w:r w:rsidRPr="00005B14">
        <w:rPr>
          <w:rFonts w:ascii="Aparajita" w:hAnsi="Aparajita" w:cs="Aparajita"/>
        </w:rPr>
        <w:t>This demographic convergence is part and parcel of the increasing similarity in women’s reproductive experiences worldwide, including in the number of children they bear and those individual children’s risk of premature death.</w:t>
      </w:r>
    </w:p>
    <w:p w14:paraId="4EB2C874" w14:textId="77777777" w:rsidR="004C09DE" w:rsidRPr="00005B14" w:rsidRDefault="004C09DE" w:rsidP="004C09DE">
      <w:pPr>
        <w:ind w:firstLine="720"/>
        <w:rPr>
          <w:rFonts w:ascii="Aparajita" w:hAnsi="Aparajita" w:cs="Aparajita"/>
        </w:rPr>
      </w:pPr>
      <w:r w:rsidRPr="00005B14">
        <w:rPr>
          <w:rFonts w:ascii="Aparajita" w:hAnsi="Aparajita" w:cs="Aparajita"/>
        </w:rPr>
        <w:t>Even with global demographic convergence, stubborn differences in mortality and fertility patterns persist and produce global inequalities in maternal experiences that deserve attention</w:t>
      </w:r>
      <w:r w:rsidRPr="00177E18">
        <w:rPr>
          <w:rFonts w:ascii="Aparajita" w:hAnsi="Aparajita" w:cs="Aparajita"/>
        </w:rPr>
        <w:t xml:space="preserve">. </w:t>
      </w:r>
    </w:p>
    <w:p w14:paraId="3BC0EAE0" w14:textId="77777777" w:rsidR="004C09DE" w:rsidRPr="00005B14" w:rsidDel="002B27F1" w:rsidRDefault="004C09DE" w:rsidP="004C09DE">
      <w:pPr>
        <w:ind w:firstLine="720"/>
        <w:rPr>
          <w:del w:id="1863" w:author="Emily Smith-Greenaway" w:date="2020-08-09T00:17:00Z"/>
          <w:rFonts w:ascii="Aparajita" w:hAnsi="Aparajita" w:cs="Aparajita"/>
        </w:rPr>
      </w:pPr>
      <w:r w:rsidRPr="00005B14">
        <w:rPr>
          <w:rFonts w:ascii="Aparajita" w:hAnsi="Aparajita" w:cs="Aparajita"/>
        </w:rPr>
        <w:t xml:space="preserve">One maternal experience that has not been well-studied is arguably among the most dreaded by mothers: the death of a child. </w:t>
      </w:r>
    </w:p>
    <w:p w14:paraId="72FF59F4" w14:textId="77777777" w:rsidR="004C09DE" w:rsidRDefault="004C09DE">
      <w:pPr>
        <w:ind w:firstLine="720"/>
        <w:rPr>
          <w:rFonts w:ascii="Aparajita" w:hAnsi="Aparajita" w:cs="Aparajita"/>
          <w:b/>
        </w:rPr>
        <w:pPrChange w:id="1864" w:author="Emily Smith-Greenaway" w:date="2020-08-09T00:17:00Z">
          <w:pPr/>
        </w:pPrChange>
      </w:pPr>
    </w:p>
    <w:p w14:paraId="2D72A996" w14:textId="21D90878" w:rsidR="0010203F" w:rsidRDefault="004C09DE" w:rsidP="004C09DE">
      <w:pPr>
        <w:rPr>
          <w:rFonts w:ascii="Aparajita" w:hAnsi="Aparajita" w:cs="Aparajita"/>
          <w:color w:val="000000"/>
        </w:rPr>
      </w:pPr>
      <w:r w:rsidRPr="00F7169A">
        <w:rPr>
          <w:rFonts w:ascii="Aparajita" w:hAnsi="Aparajita" w:cs="Aparajita"/>
          <w:color w:val="000000"/>
        </w:rPr>
        <w:t>Note that for select countries wherein we rely on MICS data, we lack direct survey estimates of the mIM and mU5M because information on the age of the child at the time of death was not included.</w:t>
      </w:r>
    </w:p>
    <w:p w14:paraId="733D3010" w14:textId="6CEF9A5E" w:rsidR="0010203F" w:rsidRDefault="0010203F" w:rsidP="0010203F">
      <w:pPr>
        <w:ind w:firstLine="720"/>
        <w:rPr>
          <w:ins w:id="1865" w:author="Emily Smith-Greenaway" w:date="2020-08-09T08:40:00Z"/>
          <w:rFonts w:ascii="Aparajita" w:hAnsi="Aparajita" w:cs="Aparajita"/>
        </w:rPr>
      </w:pPr>
      <w:ins w:id="1866" w:author="Emily Smith-Greenaway" w:date="2020-08-08T19:30:00Z">
        <w:r>
          <w:rPr>
            <w:rFonts w:ascii="Aparajita" w:hAnsi="Aparajita" w:cs="Aparajita"/>
          </w:rPr>
          <w:t xml:space="preserve">Of course, there is no “typical” country or modal mortality regime when it comes to the </w:t>
        </w:r>
        <w:proofErr w:type="spellStart"/>
        <w:r>
          <w:rPr>
            <w:rFonts w:ascii="Aparajita" w:hAnsi="Aparajita" w:cs="Aparajita"/>
          </w:rPr>
          <w:t>mOM</w:t>
        </w:r>
        <w:proofErr w:type="spellEnd"/>
        <w:r>
          <w:rPr>
            <w:rFonts w:ascii="Aparajita" w:hAnsi="Aparajita" w:cs="Aparajita"/>
          </w:rPr>
          <w:t xml:space="preserve">. To understand the divergent experience of transitional countries, we find it helpful to examine, in particular, the most recent </w:t>
        </w:r>
        <w:proofErr w:type="spellStart"/>
        <w:r>
          <w:rPr>
            <w:rFonts w:ascii="Aparajita" w:hAnsi="Aparajita" w:cs="Aparajita"/>
          </w:rPr>
          <w:t>mOM</w:t>
        </w:r>
        <w:proofErr w:type="spellEnd"/>
        <w:r>
          <w:rPr>
            <w:rFonts w:ascii="Aparajita" w:hAnsi="Aparajita" w:cs="Aparajita"/>
          </w:rPr>
          <w:t xml:space="preserve"> estimates for countries Caldwell (1986) and later Kuhn (2010) identified as “superior health achievers”: Bangladesh (414 per 1000 in 2014), Paraguay (167 per 1000 in 2016), Nicaragua (220 per 1000 in 2016), Costa Rica (63 per 1000 in 2016), Vietnam (126 per 1000 in 2013), and Nigeria (524 in 2013). During the past 30 years, these countries experienced astonishing declines in both mortality and fertility rates -- declines that have been touted as exemplary by the global health community. The </w:t>
        </w:r>
        <w:proofErr w:type="spellStart"/>
        <w:r>
          <w:rPr>
            <w:rFonts w:ascii="Aparajita" w:hAnsi="Aparajita" w:cs="Aparajita"/>
          </w:rPr>
          <w:t>mOM</w:t>
        </w:r>
        <w:proofErr w:type="spellEnd"/>
        <w:r>
          <w:rPr>
            <w:rFonts w:ascii="Aparajita" w:hAnsi="Aparajita" w:cs="Aparajita"/>
          </w:rPr>
          <w:t xml:space="preserve"> estimates show, however, that the legacy of higher morality is still very present in the lives of the mothers now aged 45-49; furthermore, despite their similar trajectories, the </w:t>
        </w:r>
        <w:proofErr w:type="spellStart"/>
        <w:r>
          <w:rPr>
            <w:rFonts w:ascii="Aparajita" w:hAnsi="Aparajita" w:cs="Aparajita"/>
          </w:rPr>
          <w:t>mOM</w:t>
        </w:r>
        <w:proofErr w:type="spellEnd"/>
        <w:r>
          <w:rPr>
            <w:rFonts w:ascii="Aparajita" w:hAnsi="Aparajita" w:cs="Aparajita"/>
          </w:rPr>
          <w:t xml:space="preserve"> estimates for these countries diverge considerably from one another. </w:t>
        </w:r>
      </w:ins>
    </w:p>
    <w:p w14:paraId="3F020907" w14:textId="77777777" w:rsidR="009255A9" w:rsidRDefault="009255A9" w:rsidP="0010203F">
      <w:pPr>
        <w:ind w:firstLine="720"/>
        <w:rPr>
          <w:ins w:id="1867" w:author="Emily Smith-Greenaway" w:date="2020-08-08T19:30:00Z"/>
          <w:rFonts w:ascii="Aparajita" w:hAnsi="Aparajita" w:cs="Aparajita"/>
        </w:rPr>
      </w:pPr>
    </w:p>
    <w:p w14:paraId="344FCCE1" w14:textId="50CB1C91" w:rsidR="004C09DE" w:rsidRDefault="009255A9" w:rsidP="00C921A2">
      <w:pPr>
        <w:rPr>
          <w:ins w:id="1868" w:author="Emily Smith-Greenaway" w:date="2020-08-09T16:29:00Z"/>
          <w:rFonts w:ascii="Aparajita" w:hAnsi="Aparajita" w:cs="Aparajita"/>
        </w:rPr>
      </w:pPr>
      <w:ins w:id="1869" w:author="Emily Smith-Greenaway" w:date="2020-08-09T08:40:00Z">
        <w:r>
          <w:rPr>
            <w:rFonts w:ascii="Aparajita" w:hAnsi="Aparajita" w:cs="Aparajita"/>
          </w:rPr>
          <w:lastRenderedPageBreak/>
          <w:t xml:space="preserve">This compounded disparity results from the combined legacy of the mortality and fertility rates that characterize each country. In Niger, not only is the child mortality rate high; women have high fertility, and more offspring increases the mother’s overall exposure to the risk of experiencing a child’s death. </w:t>
        </w:r>
      </w:ins>
    </w:p>
    <w:p w14:paraId="1B13D978" w14:textId="77777777" w:rsidR="0032629A" w:rsidRDefault="0032629A" w:rsidP="00C921A2">
      <w:pPr>
        <w:rPr>
          <w:rFonts w:ascii="Aparajita" w:hAnsi="Aparajita" w:cs="Aparajita"/>
        </w:rPr>
      </w:pPr>
    </w:p>
    <w:p w14:paraId="6A567D20" w14:textId="33C34C4F" w:rsidR="003228C4" w:rsidRDefault="0032629A" w:rsidP="00C921A2">
      <w:pPr>
        <w:rPr>
          <w:ins w:id="1870" w:author="Emily Smith-Greenaway" w:date="2020-08-09T16:29:00Z"/>
          <w:rFonts w:ascii="Aparajita" w:hAnsi="Aparajita" w:cs="Aparajita"/>
        </w:rPr>
      </w:pPr>
      <w:ins w:id="1871" w:author="Emily Smith-Greenaway" w:date="2020-08-09T16:29:00Z">
        <w:r>
          <w:rPr>
            <w:rFonts w:ascii="Aparajita" w:hAnsi="Aparajita" w:cs="Aparajita"/>
          </w:rPr>
          <w:t>Scholarly attempts to summarize macro-level mortality conditions explicitly from the vantage point of the surviving population—namely, have been generative as stand-alone efforts and have been accumulating in recent years</w:t>
        </w:r>
        <w:r w:rsidRPr="00266175">
          <w:rPr>
            <w:rFonts w:ascii="Aparajita" w:hAnsi="Aparajita" w:cs="Aparajita"/>
          </w:rPr>
          <w:t xml:space="preserve">. </w:t>
        </w:r>
        <w:r>
          <w:rPr>
            <w:rFonts w:ascii="Aparajita" w:hAnsi="Aparajita" w:cs="Aparajita"/>
          </w:rPr>
          <w:t>—using strategies from demography that are conducive to making cross-national comparisons, both global and regional. At the same time, we endeavor to identify family bereavement as among the most fundamental health inequalities in contemporary populations.</w:t>
        </w:r>
      </w:ins>
    </w:p>
    <w:p w14:paraId="17C0C00D" w14:textId="7FC14972" w:rsidR="0032629A" w:rsidRDefault="0032629A" w:rsidP="00C921A2">
      <w:pPr>
        <w:rPr>
          <w:ins w:id="1872" w:author="Emily Smith-Greenaway" w:date="2020-08-09T16:31:00Z"/>
          <w:rFonts w:ascii="Aparajita" w:hAnsi="Aparajita" w:cs="Aparajita"/>
        </w:rPr>
      </w:pPr>
    </w:p>
    <w:p w14:paraId="352B9021" w14:textId="4A9C3023" w:rsidR="00431A17" w:rsidRDefault="00431A17" w:rsidP="00C921A2">
      <w:pPr>
        <w:rPr>
          <w:rFonts w:ascii="Aparajita" w:hAnsi="Aparajita" w:cs="Aparajita"/>
        </w:rPr>
      </w:pPr>
      <w:ins w:id="1873" w:author="Emily Smith-Greenaway" w:date="2020-08-09T16:31:00Z">
        <w:r>
          <w:rPr>
            <w:rFonts w:ascii="Aparajita" w:hAnsi="Aparajita" w:cs="Aparajita"/>
          </w:rPr>
          <w:t>We close with a call to increase research on the implications of child loss –not just for mothers, but other immediate kin, including fathers and siblings. Increasing research reminds us that siblings frequently experience the loss of one another</w:t>
        </w:r>
        <w:r>
          <w:rPr>
            <w:rFonts w:ascii="Aparajita" w:hAnsi="Aparajita" w:cs="Aparajita"/>
          </w:rPr>
          <w:fldChar w:fldCharType="begin"/>
        </w:r>
      </w:ins>
      <w:r w:rsidR="007E564F">
        <w:rPr>
          <w:rFonts w:ascii="Aparajita" w:hAnsi="Aparajita" w:cs="Aparajita"/>
        </w:rPr>
        <w:instrText xml:space="preserve"> ADDIN ZOTERO_ITEM CSL_CITATION {"citationID":"i8GmHQYI","properties":{"formattedCitation":"\\super 5\\nosupersub{}","plainCitation":"5","noteIndex":0},"citationItems":[{"id":20,"uris":["http://zotero.org/users/local/6aiRCPll/items/NZZD9BGH"],"uri":["http://zotero.org/users/local/6aiRCPll/items/NZZD9BGH"],"itemData":{"id":20,"type":"article-journal","container-title":"Demography","issue":"3","page":"803-826","title":"A sibling death in the family: Common and consequential","volume":"50","author":[{"family":"Fletcher","given":"Jason"},{"family":"Mailick","given":"Marsha"},{"family":"Song","given":"Jieun"},{"family":"Wolfe","given":"Barbara"}],"issued":{"date-parts":[["2013"]]}}}],"schema":"https://github.com/citation-style-language/schema/raw/master/csl-citation.json"} </w:instrText>
      </w:r>
      <w:ins w:id="1874" w:author="Emily Smith-Greenaway" w:date="2020-08-09T16:31:00Z">
        <w:r>
          <w:rPr>
            <w:rFonts w:ascii="Aparajita" w:hAnsi="Aparajita" w:cs="Aparajita"/>
          </w:rPr>
          <w:fldChar w:fldCharType="separate"/>
        </w:r>
      </w:ins>
      <w:r w:rsidR="007E564F" w:rsidRPr="007E564F">
        <w:rPr>
          <w:rFonts w:ascii="Aparajita" w:hAnsi="Aparajita" w:cs="Aparajita"/>
          <w:vertAlign w:val="superscript"/>
        </w:rPr>
        <w:t>5</w:t>
      </w:r>
      <w:ins w:id="1875" w:author="Emily Smith-Greenaway" w:date="2020-08-09T16:31:00Z">
        <w:r>
          <w:rPr>
            <w:rFonts w:ascii="Aparajita" w:hAnsi="Aparajita" w:cs="Aparajita"/>
          </w:rPr>
          <w:fldChar w:fldCharType="end"/>
        </w:r>
        <w:r>
          <w:rPr>
            <w:rFonts w:ascii="Aparajita" w:hAnsi="Aparajita" w:cs="Aparajita"/>
          </w:rPr>
          <w:t>, especially in low- and middle-income countries.</w:t>
        </w:r>
      </w:ins>
    </w:p>
    <w:p w14:paraId="130B19A2" w14:textId="77777777" w:rsidR="003228C4" w:rsidRPr="00266175" w:rsidRDefault="003228C4" w:rsidP="003228C4">
      <w:pPr>
        <w:rPr>
          <w:rFonts w:ascii="Aparajita" w:hAnsi="Aparajita" w:cs="Aparajita"/>
          <w:b/>
          <w:bCs/>
        </w:rPr>
      </w:pPr>
      <w:r w:rsidRPr="00266175">
        <w:rPr>
          <w:rFonts w:ascii="Aparajita" w:hAnsi="Aparajita" w:cs="Aparajita"/>
          <w:b/>
          <w:bCs/>
        </w:rPr>
        <w:t>Abstract</w:t>
      </w:r>
    </w:p>
    <w:p w14:paraId="2BE309A2" w14:textId="77777777" w:rsidR="003228C4" w:rsidRPr="00266175" w:rsidRDefault="003228C4" w:rsidP="003228C4">
      <w:pPr>
        <w:rPr>
          <w:rFonts w:ascii="Aparajita" w:hAnsi="Aparajita" w:cs="Aparajita"/>
        </w:rPr>
      </w:pPr>
      <w:r>
        <w:rPr>
          <w:rFonts w:ascii="Aparajita" w:hAnsi="Aparajita" w:cs="Aparajita"/>
        </w:rPr>
        <w:t>As part of broader patterns of demographic convergence, fertility and c</w:t>
      </w:r>
      <w:r w:rsidRPr="00266175">
        <w:rPr>
          <w:rFonts w:ascii="Aparajita" w:hAnsi="Aparajita" w:cs="Aparajita"/>
        </w:rPr>
        <w:t xml:space="preserve">hild mortality rates have declined worldwide over the past several decades. </w:t>
      </w:r>
      <w:r>
        <w:rPr>
          <w:rFonts w:ascii="Aparajita" w:hAnsi="Aparajita" w:cs="Aparajita"/>
        </w:rPr>
        <w:t xml:space="preserve">Demographic convergence is intrinsically tied to the increasing similarity in women’s reproductive experiences, yet persistent differences in fertility and mortality across the globe yield inequalities in key aspects of motherhood, including one of the most life altering experiences: having a child die. Maternal bereavement is known to have severe and long-lasting </w:t>
      </w:r>
      <w:r w:rsidRPr="00266175">
        <w:rPr>
          <w:rFonts w:ascii="Aparajita" w:hAnsi="Aparajita" w:cs="Aparajita"/>
        </w:rPr>
        <w:t>health, relational, and social consequences</w:t>
      </w:r>
      <w:r>
        <w:rPr>
          <w:rFonts w:ascii="Aparajita" w:hAnsi="Aparajita" w:cs="Aparajita"/>
        </w:rPr>
        <w:t>, thus making it relevant to global inequality; however, we lack research on</w:t>
      </w:r>
      <w:r w:rsidRPr="00266175">
        <w:rPr>
          <w:rFonts w:ascii="Aparajita" w:hAnsi="Aparajita" w:cs="Aparajita"/>
        </w:rPr>
        <w:t xml:space="preserve"> </w:t>
      </w:r>
      <w:r>
        <w:rPr>
          <w:rFonts w:ascii="Aparajita" w:hAnsi="Aparajita" w:cs="Aparajita"/>
        </w:rPr>
        <w:t xml:space="preserve">global patterns of maternal bereavement. </w:t>
      </w:r>
      <w:r w:rsidRPr="00266175">
        <w:rPr>
          <w:rFonts w:ascii="Aparajita" w:hAnsi="Aparajita" w:cs="Aparajita"/>
        </w:rPr>
        <w:t>In this research brief, we present estimates of the cumulative prevalence of bereaved mothers for 168 countries</w:t>
      </w:r>
      <w:r>
        <w:rPr>
          <w:rFonts w:ascii="Aparajita" w:hAnsi="Aparajita" w:cs="Aparajita"/>
        </w:rPr>
        <w:t xml:space="preserve"> and territories</w:t>
      </w:r>
      <w:r w:rsidRPr="00266175">
        <w:rPr>
          <w:rFonts w:ascii="Aparajita" w:hAnsi="Aparajita" w:cs="Aparajita"/>
        </w:rPr>
        <w:t xml:space="preserve">. We present three metrics that capture the maternal cumulative prevalence of infant mortality, under-five mortality, and offspring mortality. We generate these estimates using a direct estimation approach from nationally representative surveys, and an indirect approach based on kinship models. The study demonstrates </w:t>
      </w:r>
      <w:r>
        <w:rPr>
          <w:rFonts w:ascii="Aparajita" w:hAnsi="Aparajita" w:cs="Aparajita"/>
        </w:rPr>
        <w:t xml:space="preserve">an </w:t>
      </w:r>
      <w:r w:rsidRPr="00266175">
        <w:rPr>
          <w:rFonts w:ascii="Aparajita" w:hAnsi="Aparajita" w:cs="Aparajita"/>
        </w:rPr>
        <w:t xml:space="preserve">exceptionally high prevalence of bereaved </w:t>
      </w:r>
      <w:r>
        <w:rPr>
          <w:rFonts w:ascii="Aparajita" w:hAnsi="Aparajita" w:cs="Aparajita"/>
        </w:rPr>
        <w:t>mothers in the global south:</w:t>
      </w:r>
      <w:r w:rsidRPr="006D083C">
        <w:rPr>
          <w:rFonts w:ascii="Aparajita" w:hAnsi="Aparajita" w:cs="Aparajita"/>
        </w:rPr>
        <w:t xml:space="preserve"> </w:t>
      </w:r>
      <w:r w:rsidRPr="00266175">
        <w:rPr>
          <w:rFonts w:ascii="Aparajita" w:hAnsi="Aparajita" w:cs="Aparajita"/>
        </w:rPr>
        <w:t>in several African and Asian countries where upwards of one-third to one-half of living mothers have lost a child</w:t>
      </w:r>
      <w:r>
        <w:rPr>
          <w:rFonts w:ascii="Aparajita" w:hAnsi="Aparajita" w:cs="Aparajita"/>
        </w:rPr>
        <w:t xml:space="preserve">. </w:t>
      </w:r>
      <w:r w:rsidRPr="00266175">
        <w:rPr>
          <w:rFonts w:ascii="Aparajita" w:hAnsi="Aparajita" w:cs="Aparajita"/>
        </w:rPr>
        <w:t xml:space="preserve"> and startling inequality in the burden of </w:t>
      </w:r>
      <w:r>
        <w:rPr>
          <w:rFonts w:ascii="Aparajita" w:hAnsi="Aparajita" w:cs="Aparajita"/>
        </w:rPr>
        <w:t xml:space="preserve">maternal </w:t>
      </w:r>
      <w:r w:rsidRPr="00266175">
        <w:rPr>
          <w:rFonts w:ascii="Aparajita" w:hAnsi="Aparajita" w:cs="Aparajita"/>
        </w:rPr>
        <w:t xml:space="preserve">bereavement across countries. There is an exceptionally high burden in several African and Asian countries where upwards of one-third to one-half of living mothers have lost a child. Although it is well known that infants and children face strikingly different risk of mortality depending on where they are born, this study shows that the differential risk of child loss that mothers face is even </w:t>
      </w:r>
      <w:r>
        <w:rPr>
          <w:rFonts w:ascii="Aparajita" w:hAnsi="Aparajita" w:cs="Aparajita"/>
        </w:rPr>
        <w:t xml:space="preserve">far </w:t>
      </w:r>
      <w:r w:rsidRPr="00266175">
        <w:rPr>
          <w:rFonts w:ascii="Aparajita" w:hAnsi="Aparajita" w:cs="Aparajita"/>
        </w:rPr>
        <w:t>greater</w:t>
      </w:r>
      <w:r>
        <w:rPr>
          <w:rFonts w:ascii="Aparajita" w:hAnsi="Aparajita" w:cs="Aparajita"/>
        </w:rPr>
        <w:t xml:space="preserve">, and distinctly patterned </w:t>
      </w:r>
      <w:r w:rsidRPr="00266175">
        <w:rPr>
          <w:rFonts w:ascii="Aparajita" w:hAnsi="Aparajita" w:cs="Aparajita"/>
        </w:rPr>
        <w:t xml:space="preserve">due to confluence of mortality and fertility </w:t>
      </w:r>
      <w:r>
        <w:rPr>
          <w:rFonts w:ascii="Aparajita" w:hAnsi="Aparajita" w:cs="Aparajita"/>
        </w:rPr>
        <w:t>patterns</w:t>
      </w:r>
      <w:r w:rsidRPr="00266175">
        <w:rPr>
          <w:rFonts w:ascii="Aparajita" w:hAnsi="Aparajita" w:cs="Aparajita"/>
        </w:rPr>
        <w:t xml:space="preserve">. </w:t>
      </w:r>
    </w:p>
    <w:p w14:paraId="3FF56504" w14:textId="77777777" w:rsidR="003228C4" w:rsidRPr="00266175" w:rsidRDefault="003228C4" w:rsidP="003228C4">
      <w:pPr>
        <w:rPr>
          <w:rFonts w:ascii="Aparajita" w:hAnsi="Aparajita" w:cs="Aparajita"/>
        </w:rPr>
      </w:pPr>
    </w:p>
    <w:p w14:paraId="1D432693" w14:textId="11DD1AB6" w:rsidR="003228C4" w:rsidRPr="00C921A2" w:rsidRDefault="003228C4" w:rsidP="00C921A2">
      <w:pPr>
        <w:rPr>
          <w:rFonts w:ascii="Aparajita" w:hAnsi="Aparajita" w:cs="Aparajita"/>
        </w:rPr>
        <w:sectPr w:rsidR="003228C4" w:rsidRPr="00C921A2" w:rsidSect="00B7281F">
          <w:footerReference w:type="default" r:id="rId12"/>
          <w:footnotePr>
            <w:numFmt w:val="lowerRoman"/>
          </w:footnotePr>
          <w:type w:val="continuous"/>
          <w:pgSz w:w="12240" w:h="15840"/>
          <w:pgMar w:top="1440" w:right="1440" w:bottom="1440" w:left="1440" w:header="720" w:footer="720" w:gutter="0"/>
          <w:cols w:space="720"/>
          <w:docGrid w:linePitch="360"/>
        </w:sectPr>
      </w:pPr>
    </w:p>
    <w:p w14:paraId="2E14CA85" w14:textId="1829EAB2" w:rsidR="004348E4" w:rsidRPr="00266175" w:rsidRDefault="005263CE" w:rsidP="00E734FF">
      <w:pPr>
        <w:rPr>
          <w:rFonts w:ascii="Aparajita" w:hAnsi="Aparajita" w:cs="Aparajita"/>
        </w:rPr>
      </w:pPr>
      <w:bookmarkStart w:id="1876" w:name="_Hlk44061782"/>
      <w:r w:rsidRPr="00266175">
        <w:rPr>
          <w:rFonts w:ascii="Aparajita" w:hAnsi="Aparajita" w:cs="Aparajita"/>
        </w:rPr>
        <w:lastRenderedPageBreak/>
        <w:t xml:space="preserve">Figure 1. </w:t>
      </w:r>
      <w:r w:rsidR="00E734FF" w:rsidRPr="00266175">
        <w:rPr>
          <w:rFonts w:ascii="Aparajita" w:hAnsi="Aparajita" w:cs="Aparajita"/>
        </w:rPr>
        <w:t xml:space="preserve">Maternal Infant Mortality (mIM) Indicators for mothers </w:t>
      </w:r>
      <w:r w:rsidR="00C01278">
        <w:rPr>
          <w:rFonts w:ascii="Aparajita" w:hAnsi="Aparajita" w:cs="Aparajita"/>
        </w:rPr>
        <w:t>20</w:t>
      </w:r>
      <w:r w:rsidR="00E734FF" w:rsidRPr="00266175">
        <w:rPr>
          <w:rFonts w:ascii="Aparajita" w:hAnsi="Aparajita" w:cs="Aparajita"/>
        </w:rPr>
        <w:t>-44-years-old (top panel) and ages 45-49-years-old (bottom panel)</w:t>
      </w:r>
    </w:p>
    <w:p w14:paraId="4E331E6B" w14:textId="3AA6A6EC" w:rsidR="005263CE" w:rsidRPr="00266175" w:rsidRDefault="00C01278" w:rsidP="00E734FF">
      <w:pPr>
        <w:rPr>
          <w:rFonts w:ascii="Aparajita" w:hAnsi="Aparajita" w:cs="Aparajita"/>
        </w:rPr>
      </w:pPr>
      <w:r>
        <w:rPr>
          <w:rFonts w:ascii="Aparajita" w:hAnsi="Aparajita" w:cs="Aparajita"/>
          <w:noProof/>
        </w:rPr>
        <w:drawing>
          <wp:inline distT="0" distB="0" distL="0" distR="0" wp14:anchorId="265E90D1" wp14:editId="6849E19F">
            <wp:extent cx="7058158" cy="371219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04" t="5205" r="2332" b="5411"/>
                    <a:stretch/>
                  </pic:blipFill>
                  <pic:spPr bwMode="auto">
                    <a:xfrm>
                      <a:off x="0" y="0"/>
                      <a:ext cx="7090129" cy="3729006"/>
                    </a:xfrm>
                    <a:prstGeom prst="rect">
                      <a:avLst/>
                    </a:prstGeom>
                    <a:noFill/>
                    <a:ln>
                      <a:noFill/>
                    </a:ln>
                    <a:extLst>
                      <a:ext uri="{53640926-AAD7-44D8-BBD7-CCE9431645EC}">
                        <a14:shadowObscured xmlns:a14="http://schemas.microsoft.com/office/drawing/2010/main"/>
                      </a:ext>
                    </a:extLst>
                  </pic:spPr>
                </pic:pic>
              </a:graphicData>
            </a:graphic>
          </wp:inline>
        </w:drawing>
      </w:r>
      <w:r w:rsidR="004348E4">
        <w:rPr>
          <w:rFonts w:ascii="Aparajita" w:hAnsi="Aparajita" w:cs="Aparajita"/>
          <w:noProof/>
        </w:rPr>
        <w:drawing>
          <wp:inline distT="0" distB="0" distL="0" distR="0" wp14:anchorId="6AC03D33" wp14:editId="6F6AE174">
            <wp:extent cx="7221118" cy="3684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91" t="5213" r="2773" b="4967"/>
                    <a:stretch/>
                  </pic:blipFill>
                  <pic:spPr bwMode="auto">
                    <a:xfrm>
                      <a:off x="0" y="0"/>
                      <a:ext cx="7301460" cy="3725893"/>
                    </a:xfrm>
                    <a:prstGeom prst="rect">
                      <a:avLst/>
                    </a:prstGeom>
                    <a:noFill/>
                    <a:ln>
                      <a:noFill/>
                    </a:ln>
                    <a:extLst>
                      <a:ext uri="{53640926-AAD7-44D8-BBD7-CCE9431645EC}">
                        <a14:shadowObscured xmlns:a14="http://schemas.microsoft.com/office/drawing/2010/main"/>
                      </a:ext>
                    </a:extLst>
                  </pic:spPr>
                </pic:pic>
              </a:graphicData>
            </a:graphic>
          </wp:inline>
        </w:drawing>
      </w:r>
    </w:p>
    <w:p w14:paraId="678D61E0" w14:textId="21568B03" w:rsidR="00C01278" w:rsidDel="006853D2" w:rsidRDefault="002C03EE" w:rsidP="00E734FF">
      <w:pPr>
        <w:rPr>
          <w:del w:id="1877" w:author="Emily Smith-Greenaway" w:date="2020-08-09T16:42:00Z"/>
          <w:rFonts w:ascii="Aparajita" w:hAnsi="Aparajita" w:cs="Aparajita"/>
        </w:rPr>
      </w:pPr>
      <w:del w:id="1878" w:author="Emily Smith-Greenaway" w:date="2020-08-09T16:42:00Z">
        <w:r w:rsidRPr="00266175" w:rsidDel="006853D2">
          <w:rPr>
            <w:rFonts w:ascii="Aparajita" w:hAnsi="Aparajita" w:cs="Aparajita"/>
          </w:rPr>
          <w:delText xml:space="preserve">See the Appendix for a full list of results </w:delText>
        </w:r>
      </w:del>
    </w:p>
    <w:p w14:paraId="41FAB4CD" w14:textId="77777777" w:rsidR="00C01278" w:rsidRDefault="00C01278" w:rsidP="00E734FF">
      <w:pPr>
        <w:rPr>
          <w:rFonts w:ascii="Aparajita" w:hAnsi="Aparajita" w:cs="Aparajita"/>
        </w:rPr>
      </w:pPr>
    </w:p>
    <w:p w14:paraId="676702D6" w14:textId="77777777" w:rsidR="00C01278" w:rsidDel="006853D2" w:rsidRDefault="00C01278" w:rsidP="00E734FF">
      <w:pPr>
        <w:rPr>
          <w:del w:id="1879" w:author="Emily Smith-Greenaway" w:date="2020-08-09T16:41:00Z"/>
          <w:rFonts w:ascii="Aparajita" w:hAnsi="Aparajita" w:cs="Aparajita"/>
        </w:rPr>
      </w:pPr>
    </w:p>
    <w:p w14:paraId="4B04C4ED" w14:textId="26D432A6" w:rsidR="006F21A8" w:rsidRPr="00266175" w:rsidRDefault="005263CE" w:rsidP="00A60CE6">
      <w:pPr>
        <w:rPr>
          <w:rFonts w:ascii="Aparajita" w:hAnsi="Aparajita" w:cs="Aparajita"/>
        </w:rPr>
      </w:pPr>
      <w:r w:rsidRPr="00266175">
        <w:rPr>
          <w:rFonts w:ascii="Aparajita" w:hAnsi="Aparajita" w:cs="Aparajita"/>
        </w:rPr>
        <w:t xml:space="preserve">Figure </w:t>
      </w:r>
      <w:r w:rsidR="00E734FF" w:rsidRPr="00266175">
        <w:rPr>
          <w:rFonts w:ascii="Aparajita" w:hAnsi="Aparajita" w:cs="Aparajita"/>
        </w:rPr>
        <w:t>2</w:t>
      </w:r>
      <w:r w:rsidRPr="00266175">
        <w:rPr>
          <w:rFonts w:ascii="Aparajita" w:hAnsi="Aparajita" w:cs="Aparajita"/>
        </w:rPr>
        <w:t xml:space="preserve">. </w:t>
      </w:r>
      <w:r w:rsidR="00E734FF" w:rsidRPr="00266175">
        <w:rPr>
          <w:rFonts w:ascii="Aparajita" w:hAnsi="Aparajita" w:cs="Aparajita"/>
        </w:rPr>
        <w:t>Maternal Under-Five Mortality (mIM) Indicators for mothers ages 15-44-years-old (top panel) and ages 45-49-years-old (bottom panel)</w:t>
      </w:r>
    </w:p>
    <w:p w14:paraId="5428C18C" w14:textId="20BD7F57" w:rsidR="006F21A8" w:rsidRPr="00266175" w:rsidRDefault="00C01278" w:rsidP="00A60CE6">
      <w:pPr>
        <w:rPr>
          <w:rFonts w:ascii="Aparajita" w:hAnsi="Aparajita" w:cs="Aparajita"/>
        </w:rPr>
      </w:pPr>
      <w:r>
        <w:rPr>
          <w:rFonts w:ascii="Aparajita" w:hAnsi="Aparajita" w:cs="Aparajita"/>
          <w:noProof/>
        </w:rPr>
        <w:drawing>
          <wp:inline distT="0" distB="0" distL="0" distR="0" wp14:anchorId="214EA245" wp14:editId="7790B939">
            <wp:extent cx="7178722" cy="360307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00" t="4450" r="2267" b="5473"/>
                    <a:stretch/>
                  </pic:blipFill>
                  <pic:spPr bwMode="auto">
                    <a:xfrm>
                      <a:off x="0" y="0"/>
                      <a:ext cx="7187521" cy="3607491"/>
                    </a:xfrm>
                    <a:prstGeom prst="rect">
                      <a:avLst/>
                    </a:prstGeom>
                    <a:noFill/>
                    <a:ln>
                      <a:noFill/>
                    </a:ln>
                    <a:extLst>
                      <a:ext uri="{53640926-AAD7-44D8-BBD7-CCE9431645EC}">
                        <a14:shadowObscured xmlns:a14="http://schemas.microsoft.com/office/drawing/2010/main"/>
                      </a:ext>
                    </a:extLst>
                  </pic:spPr>
                </pic:pic>
              </a:graphicData>
            </a:graphic>
          </wp:inline>
        </w:drawing>
      </w:r>
    </w:p>
    <w:p w14:paraId="3097C2F3" w14:textId="0DF7890E" w:rsidR="006F21A8" w:rsidRPr="00266175" w:rsidRDefault="00C01278" w:rsidP="00A60CE6">
      <w:pPr>
        <w:rPr>
          <w:rFonts w:ascii="Aparajita" w:hAnsi="Aparajita" w:cs="Aparajita"/>
        </w:rPr>
      </w:pPr>
      <w:r>
        <w:rPr>
          <w:rFonts w:ascii="Aparajita" w:hAnsi="Aparajita" w:cs="Aparajita"/>
          <w:noProof/>
        </w:rPr>
        <w:drawing>
          <wp:inline distT="0" distB="0" distL="0" distR="0" wp14:anchorId="40824129" wp14:editId="5251AD80">
            <wp:extent cx="7178675" cy="361956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99" t="4449" r="2697" b="5463"/>
                    <a:stretch/>
                  </pic:blipFill>
                  <pic:spPr bwMode="auto">
                    <a:xfrm>
                      <a:off x="0" y="0"/>
                      <a:ext cx="7184429" cy="3622463"/>
                    </a:xfrm>
                    <a:prstGeom prst="rect">
                      <a:avLst/>
                    </a:prstGeom>
                    <a:noFill/>
                    <a:ln>
                      <a:noFill/>
                    </a:ln>
                    <a:extLst>
                      <a:ext uri="{53640926-AAD7-44D8-BBD7-CCE9431645EC}">
                        <a14:shadowObscured xmlns:a14="http://schemas.microsoft.com/office/drawing/2010/main"/>
                      </a:ext>
                    </a:extLst>
                  </pic:spPr>
                </pic:pic>
              </a:graphicData>
            </a:graphic>
          </wp:inline>
        </w:drawing>
      </w:r>
    </w:p>
    <w:p w14:paraId="03B94F67" w14:textId="40219C38" w:rsidR="00C01278" w:rsidDel="006853D2" w:rsidRDefault="002C03EE" w:rsidP="00E734FF">
      <w:pPr>
        <w:rPr>
          <w:del w:id="1880" w:author="Emily Smith-Greenaway" w:date="2020-08-09T16:42:00Z"/>
          <w:rFonts w:ascii="Aparajita" w:hAnsi="Aparajita" w:cs="Aparajita"/>
        </w:rPr>
      </w:pPr>
      <w:del w:id="1881" w:author="Emily Smith-Greenaway" w:date="2020-08-09T16:42:00Z">
        <w:r w:rsidRPr="00266175" w:rsidDel="006853D2">
          <w:rPr>
            <w:rFonts w:ascii="Aparajita" w:hAnsi="Aparajita" w:cs="Aparajita"/>
          </w:rPr>
          <w:delText xml:space="preserve">See the Appendix for a full list of results </w:delText>
        </w:r>
      </w:del>
    </w:p>
    <w:p w14:paraId="5F9F2BF9" w14:textId="77777777" w:rsidR="00C01278" w:rsidRDefault="00C01278" w:rsidP="00E734FF">
      <w:pPr>
        <w:rPr>
          <w:rFonts w:ascii="Aparajita" w:hAnsi="Aparajita" w:cs="Aparajita"/>
        </w:rPr>
      </w:pPr>
    </w:p>
    <w:p w14:paraId="094D8C46" w14:textId="77777777" w:rsidR="00C01278" w:rsidRDefault="00C01278" w:rsidP="00E734FF">
      <w:pPr>
        <w:rPr>
          <w:rFonts w:ascii="Aparajita" w:hAnsi="Aparajita" w:cs="Aparajita"/>
        </w:rPr>
      </w:pPr>
    </w:p>
    <w:p w14:paraId="0BDF5014" w14:textId="18FDF76B" w:rsidR="005263CE" w:rsidRPr="00266175" w:rsidRDefault="005263CE" w:rsidP="00E734FF">
      <w:pPr>
        <w:rPr>
          <w:rFonts w:ascii="Aparajita" w:hAnsi="Aparajita" w:cs="Aparajita"/>
        </w:rPr>
      </w:pPr>
      <w:r w:rsidRPr="00266175">
        <w:rPr>
          <w:rFonts w:ascii="Aparajita" w:hAnsi="Aparajita" w:cs="Aparajita"/>
        </w:rPr>
        <w:t xml:space="preserve">Figure </w:t>
      </w:r>
      <w:r w:rsidR="00E734FF" w:rsidRPr="00266175">
        <w:rPr>
          <w:rFonts w:ascii="Aparajita" w:hAnsi="Aparajita" w:cs="Aparajita"/>
        </w:rPr>
        <w:t>3</w:t>
      </w:r>
      <w:r w:rsidRPr="00266175">
        <w:rPr>
          <w:rFonts w:ascii="Aparajita" w:hAnsi="Aparajita" w:cs="Aparajita"/>
        </w:rPr>
        <w:t xml:space="preserve">. </w:t>
      </w:r>
      <w:r w:rsidR="00E734FF" w:rsidRPr="00266175">
        <w:rPr>
          <w:rFonts w:ascii="Aparajita" w:hAnsi="Aparajita" w:cs="Aparajita"/>
        </w:rPr>
        <w:t>Maternal Offspring Mortality (</w:t>
      </w:r>
      <w:proofErr w:type="spellStart"/>
      <w:r w:rsidR="00E734FF" w:rsidRPr="00266175">
        <w:rPr>
          <w:rFonts w:ascii="Aparajita" w:hAnsi="Aparajita" w:cs="Aparajita"/>
        </w:rPr>
        <w:t>mOM</w:t>
      </w:r>
      <w:proofErr w:type="spellEnd"/>
      <w:r w:rsidR="00E734FF" w:rsidRPr="00266175">
        <w:rPr>
          <w:rFonts w:ascii="Aparajita" w:hAnsi="Aparajita" w:cs="Aparajita"/>
        </w:rPr>
        <w:t xml:space="preserve">) Indicators for mothers ages 45-49-years-old </w:t>
      </w:r>
    </w:p>
    <w:p w14:paraId="4CF8A86D" w14:textId="47A8D7ED" w:rsidR="006F21A8" w:rsidRPr="00266175" w:rsidRDefault="00C01278" w:rsidP="00A60CE6">
      <w:pPr>
        <w:rPr>
          <w:rFonts w:ascii="Aparajita" w:hAnsi="Aparajita" w:cs="Aparajita"/>
        </w:rPr>
      </w:pPr>
      <w:r>
        <w:rPr>
          <w:rFonts w:ascii="Aparajita" w:hAnsi="Aparajita" w:cs="Aparajita"/>
          <w:noProof/>
        </w:rPr>
        <w:drawing>
          <wp:inline distT="0" distB="0" distL="0" distR="0" wp14:anchorId="2C0CA53E" wp14:editId="394FDEE1">
            <wp:extent cx="7267725" cy="36260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819" r="2671" b="5087"/>
                    <a:stretch/>
                  </pic:blipFill>
                  <pic:spPr bwMode="auto">
                    <a:xfrm>
                      <a:off x="0" y="0"/>
                      <a:ext cx="7277763" cy="3631077"/>
                    </a:xfrm>
                    <a:prstGeom prst="rect">
                      <a:avLst/>
                    </a:prstGeom>
                    <a:noFill/>
                    <a:ln>
                      <a:noFill/>
                    </a:ln>
                    <a:extLst>
                      <a:ext uri="{53640926-AAD7-44D8-BBD7-CCE9431645EC}">
                        <a14:shadowObscured xmlns:a14="http://schemas.microsoft.com/office/drawing/2010/main"/>
                      </a:ext>
                    </a:extLst>
                  </pic:spPr>
                </pic:pic>
              </a:graphicData>
            </a:graphic>
          </wp:inline>
        </w:drawing>
      </w:r>
    </w:p>
    <w:p w14:paraId="5DB2F591" w14:textId="6472E5E9" w:rsidR="006F21A8" w:rsidRPr="00266175" w:rsidRDefault="002C03EE" w:rsidP="00A60CE6">
      <w:pPr>
        <w:rPr>
          <w:rFonts w:ascii="Aparajita" w:hAnsi="Aparajita" w:cs="Aparajita"/>
        </w:rPr>
      </w:pPr>
      <w:del w:id="1882" w:author="Emily Smith-Greenaway" w:date="2020-08-09T16:42:00Z">
        <w:r w:rsidRPr="00266175" w:rsidDel="006853D2">
          <w:rPr>
            <w:rFonts w:ascii="Aparajita" w:hAnsi="Aparajita" w:cs="Aparajita"/>
          </w:rPr>
          <w:delText xml:space="preserve">See the Appendix for a full list of results </w:delText>
        </w:r>
      </w:del>
      <w:bookmarkEnd w:id="1876"/>
    </w:p>
    <w:sectPr w:rsidR="006F21A8" w:rsidRPr="00266175" w:rsidSect="00C01278">
      <w:pgSz w:w="12240" w:h="15840"/>
      <w:pgMar w:top="1440" w:right="720" w:bottom="144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Emily Smith-Greenaway" w:date="2020-08-08T16:12:00Z" w:initials="ES">
    <w:p w14:paraId="3D505834" w14:textId="2C04DD09" w:rsidR="002D061A" w:rsidRDefault="002D061A">
      <w:pPr>
        <w:pStyle w:val="CommentText"/>
        <w:rPr>
          <w:rFonts w:ascii="Arial" w:hAnsi="Arial" w:cs="Arial"/>
          <w:color w:val="666666"/>
        </w:rPr>
      </w:pPr>
      <w:r>
        <w:rPr>
          <w:rStyle w:val="CommentReference"/>
        </w:rPr>
        <w:annotationRef/>
      </w:r>
      <w:r>
        <w:rPr>
          <w:rFonts w:ascii="Arial" w:hAnsi="Arial" w:cs="Arial"/>
          <w:color w:val="666666"/>
        </w:rPr>
        <w:t xml:space="preserve">AJPH: Report the results of original public health research in up to 3500 words in the text, a structured abstract, up to 4 </w:t>
      </w:r>
      <w:proofErr w:type="spellStart"/>
      <w:r>
        <w:rPr>
          <w:rFonts w:ascii="Arial" w:hAnsi="Arial" w:cs="Arial"/>
          <w:color w:val="666666"/>
        </w:rPr>
        <w:t>tables+figures</w:t>
      </w:r>
      <w:proofErr w:type="spellEnd"/>
      <w:r>
        <w:rPr>
          <w:rFonts w:ascii="Arial" w:hAnsi="Arial" w:cs="Arial"/>
          <w:color w:val="666666"/>
        </w:rPr>
        <w:t xml:space="preserve">, and no more than 35 references. The text must have an introduction and separate sections for Methods, Results, Discussion, </w:t>
      </w:r>
      <w:proofErr w:type="gramStart"/>
      <w:r>
        <w:rPr>
          <w:rFonts w:ascii="Arial" w:hAnsi="Arial" w:cs="Arial"/>
          <w:color w:val="666666"/>
        </w:rPr>
        <w:t>and,</w:t>
      </w:r>
      <w:proofErr w:type="gramEnd"/>
      <w:r>
        <w:rPr>
          <w:rFonts w:ascii="Arial" w:hAnsi="Arial" w:cs="Arial"/>
          <w:color w:val="666666"/>
        </w:rPr>
        <w:t xml:space="preserve"> Public Health Implications. This format is the highest priority for AJPH and represents </w:t>
      </w:r>
      <w:proofErr w:type="gramStart"/>
      <w:r>
        <w:rPr>
          <w:rFonts w:ascii="Arial" w:hAnsi="Arial" w:cs="Arial"/>
          <w:color w:val="666666"/>
        </w:rPr>
        <w:t>the majority of</w:t>
      </w:r>
      <w:proofErr w:type="gramEnd"/>
      <w:r>
        <w:rPr>
          <w:rFonts w:ascii="Arial" w:hAnsi="Arial" w:cs="Arial"/>
          <w:color w:val="666666"/>
        </w:rPr>
        <w:t xml:space="preserve"> papers published.</w:t>
      </w:r>
    </w:p>
    <w:p w14:paraId="0CE6DAAA" w14:textId="77777777" w:rsidR="002D061A" w:rsidRDefault="002D061A">
      <w:pPr>
        <w:pStyle w:val="CommentText"/>
      </w:pPr>
      <w:hyperlink r:id="rId1" w:history="1">
        <w:r>
          <w:rPr>
            <w:rStyle w:val="Hyperlink"/>
          </w:rPr>
          <w:t>https://ajph.aphapublications.org/authorinstructions</w:t>
        </w:r>
      </w:hyperlink>
    </w:p>
    <w:p w14:paraId="583A1973" w14:textId="77777777" w:rsidR="002D061A" w:rsidRDefault="002D061A">
      <w:pPr>
        <w:pStyle w:val="CommentText"/>
      </w:pPr>
    </w:p>
    <w:p w14:paraId="24CC7C49" w14:textId="77AA9FE4" w:rsidR="002D061A" w:rsidRDefault="002D061A">
      <w:pPr>
        <w:pStyle w:val="CommentText"/>
      </w:pPr>
      <w:r>
        <w:t xml:space="preserve">Note that citations will be numbered, which will save us words (estimated now at </w:t>
      </w:r>
    </w:p>
  </w:comment>
  <w:comment w:id="117" w:author="Emily Smith-Greenaway" w:date="2020-08-09T08:18:00Z" w:initials="ES">
    <w:p w14:paraId="5BF182F1" w14:textId="31790159" w:rsidR="002D061A" w:rsidRDefault="002D061A">
      <w:pPr>
        <w:pStyle w:val="CommentText"/>
      </w:pPr>
      <w:r>
        <w:rPr>
          <w:rStyle w:val="CommentReference"/>
        </w:rPr>
        <w:annotationRef/>
      </w:r>
      <w:r>
        <w:rPr>
          <w:rStyle w:val="CommentReference"/>
        </w:rPr>
        <w:annotationRef/>
      </w:r>
      <w:r>
        <w:t xml:space="preserve">FYI “global south” </w:t>
      </w:r>
      <w:proofErr w:type="gramStart"/>
      <w:r>
        <w:t>isn’t</w:t>
      </w:r>
      <w:proofErr w:type="gramEnd"/>
      <w:r>
        <w:t xml:space="preserve"> common in the AJPH lexicon so swapped here. </w:t>
      </w:r>
    </w:p>
  </w:comment>
  <w:comment w:id="127" w:author="Jenny Trinitapoli" w:date="2020-07-31T08:55:00Z" w:initials="JT">
    <w:p w14:paraId="2B6204ED" w14:textId="3EC83EE5" w:rsidR="002D061A" w:rsidRDefault="002D061A">
      <w:pPr>
        <w:pStyle w:val="CommentText"/>
      </w:pPr>
      <w:r>
        <w:rPr>
          <w:rStyle w:val="CommentReference"/>
        </w:rPr>
        <w:annotationRef/>
      </w:r>
      <w:r>
        <w:t xml:space="preserve">Do we want to go full </w:t>
      </w:r>
      <w:proofErr w:type="spellStart"/>
      <w:r>
        <w:t>Keyfitz</w:t>
      </w:r>
      <w:proofErr w:type="spellEnd"/>
      <w:r>
        <w:t xml:space="preserve"> here and make an explicit link with population appearances in this paragraph?</w:t>
      </w:r>
    </w:p>
  </w:comment>
  <w:comment w:id="128" w:author="Emily Smith-Greenaway" w:date="2020-08-06T00:29:00Z" w:initials="ES">
    <w:p w14:paraId="37B5FD6D" w14:textId="0A1928DE" w:rsidR="002D061A" w:rsidRDefault="002D061A">
      <w:pPr>
        <w:pStyle w:val="CommentText"/>
      </w:pPr>
      <w:r>
        <w:rPr>
          <w:rStyle w:val="CommentReference"/>
        </w:rPr>
        <w:annotationRef/>
      </w:r>
      <w:r>
        <w:t xml:space="preserve">I think space constraints (regardless of Demography, DR, or AJPH, </w:t>
      </w:r>
      <w:proofErr w:type="spellStart"/>
      <w:r>
        <w:t>etc</w:t>
      </w:r>
      <w:proofErr w:type="spellEnd"/>
      <w:r>
        <w:t xml:space="preserve">) require we cut to the data quickly. I think the big contribution here are the data and new perspective we offer.  </w:t>
      </w:r>
    </w:p>
  </w:comment>
  <w:comment w:id="539" w:author="Emily Smith-Greenaway" w:date="2020-08-09T13:10:00Z" w:initials="ES">
    <w:p w14:paraId="63BB69AE" w14:textId="485F2009" w:rsidR="002D061A" w:rsidRDefault="002D061A">
      <w:pPr>
        <w:pStyle w:val="CommentText"/>
      </w:pPr>
      <w:r>
        <w:rPr>
          <w:rStyle w:val="CommentReference"/>
        </w:rPr>
        <w:annotationRef/>
      </w:r>
      <w:proofErr w:type="gramStart"/>
      <w:r>
        <w:t>I’d</w:t>
      </w:r>
      <w:proofErr w:type="gramEnd"/>
      <w:r>
        <w:t xml:space="preserve"> love your feedback on thoughts of a very abbreviated version of the indirect estimation approach. See my suggestion here (note extended version is still down below). Given the other paper, </w:t>
      </w:r>
      <w:proofErr w:type="gramStart"/>
      <w:r>
        <w:t>Diego</w:t>
      </w:r>
      <w:proofErr w:type="gramEnd"/>
      <w:r>
        <w:t xml:space="preserve"> and Emilio, we could just more heavily cite that and give a quick run down here? This may also be more appropriate for a public health audience… some AJPH papers include equations but I think the simpler the better. Thoughts? If you </w:t>
      </w:r>
      <w:proofErr w:type="gramStart"/>
      <w:r>
        <w:t>don’t</w:t>
      </w:r>
      <w:proofErr w:type="gramEnd"/>
      <w:r>
        <w:t xml:space="preserve"> think this is adequate and will lead to more questions from reviewers, see minorly edited version below. But also note that AJPH does allow for an extended online supplement—we could include additional information there. </w:t>
      </w:r>
    </w:p>
  </w:comment>
  <w:comment w:id="622" w:author="MPIDR_D\alburezgutierrez" w:date="2020-07-31T08:55:00Z" w:initials="M">
    <w:p w14:paraId="49D0E039" w14:textId="77777777" w:rsidR="002D061A" w:rsidRDefault="002D061A" w:rsidP="00202EA7">
      <w:pPr>
        <w:pStyle w:val="CommentText"/>
      </w:pPr>
      <w:r>
        <w:rPr>
          <w:rStyle w:val="CommentReference"/>
        </w:rPr>
        <w:annotationRef/>
      </w:r>
      <w:r>
        <w:t>DAG: this could also go in a ‘Data’ section if we plan to have one.</w:t>
      </w:r>
    </w:p>
  </w:comment>
  <w:comment w:id="623" w:author="Emily Smith-Greenaway" w:date="2020-08-05T23:39:00Z" w:initials="ES">
    <w:p w14:paraId="6D36D434" w14:textId="77777777" w:rsidR="002D061A" w:rsidRDefault="002D061A" w:rsidP="00202EA7">
      <w:pPr>
        <w:pStyle w:val="CommentText"/>
      </w:pPr>
      <w:r>
        <w:rPr>
          <w:rStyle w:val="CommentReference"/>
        </w:rPr>
        <w:annotationRef/>
      </w:r>
      <w:r>
        <w:t xml:space="preserve">For all “short submission” formats (Demography research note, AJPH research article) I think we’re stuck with one single “Methods” section given the abbreviated nature. </w:t>
      </w:r>
    </w:p>
  </w:comment>
  <w:comment w:id="776" w:author="MPIDR_D\alburezgutierrez" w:date="2020-07-31T08:55:00Z" w:initials="M">
    <w:p w14:paraId="4BBD5A96" w14:textId="2CE610F3" w:rsidR="002D061A" w:rsidRDefault="002D061A">
      <w:pPr>
        <w:pStyle w:val="CommentText"/>
      </w:pPr>
      <w:r>
        <w:rPr>
          <w:rStyle w:val="CommentReference"/>
        </w:rPr>
        <w:annotationRef/>
      </w:r>
      <w:r>
        <w:t>DAG: this could also go in a ‘Data’ section if we plan to have one.</w:t>
      </w:r>
    </w:p>
  </w:comment>
  <w:comment w:id="777" w:author="Emily Smith-Greenaway" w:date="2020-08-05T23:39:00Z" w:initials="ES">
    <w:p w14:paraId="4EC4BCF7" w14:textId="527B0762" w:rsidR="002D061A" w:rsidRDefault="002D061A">
      <w:pPr>
        <w:pStyle w:val="CommentText"/>
      </w:pPr>
      <w:r>
        <w:rPr>
          <w:rStyle w:val="CommentReference"/>
        </w:rPr>
        <w:annotationRef/>
      </w:r>
      <w:r>
        <w:t xml:space="preserve">For all “short submission” formats (Demography research note, AJPH research article) I think we’re stuck with one single “Methods” section given the abbreviated nature. </w:t>
      </w:r>
    </w:p>
  </w:comment>
  <w:comment w:id="884" w:author="Jenny Trinitapoli" w:date="2020-07-31T08:55:00Z" w:initials="JT">
    <w:p w14:paraId="02062E80" w14:textId="7652A8FC" w:rsidR="002D061A" w:rsidRDefault="002D061A">
      <w:pPr>
        <w:pStyle w:val="CommentText"/>
      </w:pPr>
      <w:r>
        <w:rPr>
          <w:rStyle w:val="CommentReference"/>
        </w:rPr>
        <w:annotationRef/>
      </w:r>
      <w:r>
        <w:t xml:space="preserve">I was confused here. Are we </w:t>
      </w:r>
      <w:proofErr w:type="gramStart"/>
      <w:r>
        <w:t>actually restricting</w:t>
      </w:r>
      <w:proofErr w:type="gramEnd"/>
      <w:r>
        <w:t xml:space="preserve"> to 20-44 and then 45-49? </w:t>
      </w:r>
    </w:p>
  </w:comment>
  <w:comment w:id="885" w:author="Emily Smith-Greenaway" w:date="2020-08-05T23:40:00Z" w:initials="ES">
    <w:p w14:paraId="0C5ED54B" w14:textId="3B5D3DF1" w:rsidR="002D061A" w:rsidRDefault="002D061A">
      <w:pPr>
        <w:pStyle w:val="CommentText"/>
      </w:pPr>
      <w:r>
        <w:rPr>
          <w:rStyle w:val="CommentReference"/>
        </w:rPr>
        <w:annotationRef/>
      </w:r>
      <w:r>
        <w:t>[</w:t>
      </w:r>
      <w:r>
        <w:rPr>
          <w:rStyle w:val="CommentReference"/>
        </w:rPr>
        <w:annotationRef/>
      </w:r>
      <w:r>
        <w:t xml:space="preserve">DAG]: The indirect approach produces </w:t>
      </w:r>
      <w:proofErr w:type="gramStart"/>
      <w:r>
        <w:t>single-age</w:t>
      </w:r>
      <w:proofErr w:type="gramEnd"/>
      <w:r>
        <w:t xml:space="preserve"> estimates for all ages in the 15-49 age group. To make the results comparable with the survey, I grouped them in the 22-44 and 45-49 age intervals after conducting the analysis.  </w:t>
      </w:r>
    </w:p>
  </w:comment>
  <w:comment w:id="1062" w:author="Jenny Trinitapoli" w:date="2020-07-31T08:55:00Z" w:initials="JT">
    <w:p w14:paraId="05F543E7" w14:textId="78D828A0" w:rsidR="002D061A" w:rsidRDefault="002D061A">
      <w:pPr>
        <w:pStyle w:val="CommentText"/>
      </w:pPr>
      <w:r>
        <w:rPr>
          <w:rStyle w:val="CommentReference"/>
        </w:rPr>
        <w:annotationRef/>
      </w:r>
      <w:r>
        <w:t>Can we specify in that earlier paragraph where we typically pull these from?</w:t>
      </w:r>
    </w:p>
  </w:comment>
  <w:comment w:id="1147" w:author="Jenny Trinitapoli" w:date="2020-07-31T08:55:00Z" w:initials="JT">
    <w:p w14:paraId="219B1D67" w14:textId="162E95D0" w:rsidR="002D061A" w:rsidRDefault="002D061A">
      <w:pPr>
        <w:pStyle w:val="CommentText"/>
      </w:pPr>
      <w:r>
        <w:rPr>
          <w:rStyle w:val="CommentReference"/>
        </w:rPr>
        <w:annotationRef/>
      </w:r>
      <w:r>
        <w:t xml:space="preserve">This is </w:t>
      </w:r>
      <w:proofErr w:type="gramStart"/>
      <w:r>
        <w:t>really interesting</w:t>
      </w:r>
      <w:proofErr w:type="gramEnd"/>
      <w:r>
        <w:t>. Though it strikes me as not very plausible. Maybe this should be a footnote rather than the main text. This caveat also reminds me that survivorship bias affects these estimates, especially where maternal mortality is high.</w:t>
      </w:r>
      <w:r>
        <w:rPr>
          <w:noProof/>
        </w:rPr>
        <w:t xml:space="preserve"> And that selection into parenthood is captured in the indirect measure but not the direct measure. Are those 2 things important to note?</w:t>
      </w:r>
    </w:p>
  </w:comment>
  <w:comment w:id="1148" w:author="Emily Smith-Greenaway" w:date="2020-08-06T00:03:00Z" w:initials="ES">
    <w:p w14:paraId="6508945A" w14:textId="4B8D1BF4" w:rsidR="002D061A" w:rsidRDefault="002D061A">
      <w:pPr>
        <w:pStyle w:val="CommentText"/>
      </w:pPr>
      <w:r>
        <w:rPr>
          <w:rStyle w:val="CommentReference"/>
        </w:rPr>
        <w:annotationRef/>
      </w:r>
      <w:r>
        <w:t xml:space="preserve">Sadly, I think it is plausible. Mali is a good example. We could pull all of this into a footnote—but that may seem odd to not discuss the discrepancy in estimates. </w:t>
      </w:r>
    </w:p>
    <w:p w14:paraId="3CF1FF03" w14:textId="77777777" w:rsidR="002D061A" w:rsidRDefault="002D061A">
      <w:pPr>
        <w:pStyle w:val="CommentText"/>
      </w:pPr>
    </w:p>
    <w:p w14:paraId="3E9BC61B" w14:textId="1F4BEF01" w:rsidR="002D061A" w:rsidRDefault="002D061A">
      <w:pPr>
        <w:pStyle w:val="CommentText"/>
      </w:pPr>
      <w:r>
        <w:t xml:space="preserve">Diego and Emilio: estimates do account for maternal mortality, correct? Given contingent on survival? </w:t>
      </w:r>
    </w:p>
  </w:comment>
  <w:comment w:id="1149" w:author="MPIDR_D\alburezgutierrez" w:date="2020-07-31T09:11:00Z" w:initials="M">
    <w:p w14:paraId="060B3460" w14:textId="6E174B6E" w:rsidR="002D061A" w:rsidRDefault="002D061A">
      <w:pPr>
        <w:pStyle w:val="CommentText"/>
      </w:pPr>
      <w:r>
        <w:rPr>
          <w:rStyle w:val="CommentReference"/>
        </w:rPr>
        <w:annotationRef/>
      </w:r>
      <w:r>
        <w:t xml:space="preserve">DAG: Another interesting thing is that the survey estimates may be biased given bad data quality, access restrictions, etc. I think we saw this for the case of Mali. In this sense, the indirect estimates may be more accurate. However, as I mention in a footnote below, the UN WPP also </w:t>
      </w:r>
      <w:proofErr w:type="spellStart"/>
      <w:r>
        <w:t>ses</w:t>
      </w:r>
      <w:proofErr w:type="spellEnd"/>
      <w:r>
        <w:t xml:space="preserve"> model life tables for some countries (the same countries maybe) for which the survey data may be bad. Maybe a limitations section would be useful?</w:t>
      </w:r>
    </w:p>
  </w:comment>
  <w:comment w:id="1150" w:author="Emily Smith-Greenaway" w:date="2020-08-09T18:11:00Z" w:initials="ES">
    <w:p w14:paraId="608C8E6E" w14:textId="66DB7F8F" w:rsidR="002D061A" w:rsidRDefault="002D061A">
      <w:pPr>
        <w:pStyle w:val="CommentText"/>
      </w:pPr>
      <w:r>
        <w:rPr>
          <w:rStyle w:val="CommentReference"/>
        </w:rPr>
        <w:annotationRef/>
      </w:r>
      <w:r>
        <w:t>Diego: this was what I was trying to get at above. See above? Also, in terms of UN WPP I also now note the life table limitation in the footnote, but again here, this is mostly for countries where we *do* have survey estimates, correct?</w:t>
      </w:r>
    </w:p>
  </w:comment>
  <w:comment w:id="1264" w:author="Jenny Trinitapoli" w:date="2020-07-31T08:55:00Z" w:initials="JT">
    <w:p w14:paraId="31B32774" w14:textId="138D7831" w:rsidR="002D061A" w:rsidRDefault="002D061A" w:rsidP="003106F3">
      <w:pPr>
        <w:pStyle w:val="CommentText"/>
      </w:pPr>
      <w:r>
        <w:rPr>
          <w:rStyle w:val="CommentReference"/>
        </w:rPr>
        <w:annotationRef/>
      </w:r>
      <w:r>
        <w:t xml:space="preserve">Do I not have the right spreadsheet? I see </w:t>
      </w:r>
      <w:r>
        <w:rPr>
          <w:noProof/>
        </w:rPr>
        <w:t>168 &amp; 310 for Angola, with 168 as the number for reproductive-age -- mIM20-44, I see 310 as the mIM45-49 in the appendix table i have.</w:t>
      </w:r>
    </w:p>
  </w:comment>
  <w:comment w:id="1339" w:author="Jenny Trinitapoli" w:date="2020-07-31T08:55:00Z" w:initials="JT">
    <w:p w14:paraId="44DD3664" w14:textId="58579C22" w:rsidR="002D061A" w:rsidRDefault="002D061A">
      <w:pPr>
        <w:pStyle w:val="CommentText"/>
      </w:pPr>
      <w:r>
        <w:rPr>
          <w:rStyle w:val="CommentReference"/>
        </w:rPr>
        <w:annotationRef/>
      </w:r>
      <w:r>
        <w:t xml:space="preserve">I think this is </w:t>
      </w:r>
      <w:proofErr w:type="gramStart"/>
      <w:r>
        <w:t>really effective</w:t>
      </w:r>
      <w:proofErr w:type="gramEnd"/>
      <w:r>
        <w:t xml:space="preserve">; how you contrast the 124 times to the 20-something here for the mIM. 20 times seems </w:t>
      </w:r>
      <w:proofErr w:type="gramStart"/>
      <w:r>
        <w:t>really low</w:t>
      </w:r>
      <w:proofErr w:type="gramEnd"/>
      <w:r>
        <w:t xml:space="preserve"> to me, though. Isn’t it more like 40 times?</w:t>
      </w:r>
    </w:p>
  </w:comment>
  <w:comment w:id="1340" w:author="Jenny Trinitapoli" w:date="2020-07-31T08:55:00Z" w:initials="JT">
    <w:p w14:paraId="164DB6F8" w14:textId="5C987B9B" w:rsidR="002D061A" w:rsidRDefault="002D061A">
      <w:pPr>
        <w:pStyle w:val="CommentText"/>
      </w:pPr>
      <w:r>
        <w:rPr>
          <w:rStyle w:val="CommentReference"/>
        </w:rPr>
        <w:annotationRef/>
      </w:r>
      <w:r>
        <w:t xml:space="preserve">From the table, </w:t>
      </w:r>
      <w:proofErr w:type="gramStart"/>
      <w:r>
        <w:t>it’s</w:t>
      </w:r>
      <w:proofErr w:type="gramEnd"/>
      <w:r>
        <w:t xml:space="preserve"> 168 for 20-44 and 310 for 45-49. I think you got 124 times by using 310, but I got </w:t>
      </w:r>
      <w:proofErr w:type="spellStart"/>
      <w:r>
        <w:t>counfused</w:t>
      </w:r>
      <w:proofErr w:type="spellEnd"/>
      <w:r>
        <w:t xml:space="preserve">. </w:t>
      </w:r>
    </w:p>
  </w:comment>
  <w:comment w:id="1498" w:author="Jenny Trinitapoli" w:date="2020-07-31T08:55:00Z" w:initials="JT">
    <w:p w14:paraId="5FE979A3" w14:textId="18DCA3D5" w:rsidR="002D061A" w:rsidRDefault="002D061A">
      <w:pPr>
        <w:pStyle w:val="CommentText"/>
      </w:pPr>
      <w:r>
        <w:rPr>
          <w:rStyle w:val="CommentReference"/>
        </w:rPr>
        <w:annotationRef/>
      </w:r>
      <w:r>
        <w:t xml:space="preserve">Is flipping to Niger helpful? Or should we use the same countries to make the contrasts. I </w:t>
      </w:r>
      <w:proofErr w:type="gramStart"/>
      <w:r>
        <w:t>have a preference for</w:t>
      </w:r>
      <w:proofErr w:type="gramEnd"/>
      <w:r>
        <w:t xml:space="preserve"> consistency in these examples. But I have no preference </w:t>
      </w:r>
      <w:proofErr w:type="spellStart"/>
      <w:r>
        <w:t>btween</w:t>
      </w:r>
      <w:proofErr w:type="spellEnd"/>
      <w:r>
        <w:t xml:space="preserve"> Angola vs. Niger. </w:t>
      </w:r>
    </w:p>
  </w:comment>
  <w:comment w:id="1613" w:author="MPIDR_D\alburezgutierrez" w:date="2020-07-31T11:19:00Z" w:initials="M">
    <w:p w14:paraId="17341E84" w14:textId="38C6812B" w:rsidR="002D061A" w:rsidRDefault="002D061A">
      <w:pPr>
        <w:pStyle w:val="CommentText"/>
      </w:pPr>
      <w:r>
        <w:rPr>
          <w:rStyle w:val="CommentReference"/>
        </w:rPr>
        <w:annotationRef/>
      </w:r>
      <w:r>
        <w:t>Technically, up to a child’s age 35, right? Assuming reproductive age is 15-49.</w:t>
      </w:r>
    </w:p>
  </w:comment>
  <w:comment w:id="1614" w:author="Emily Smith-Greenaway" w:date="2020-08-06T00:08:00Z" w:initials="ES">
    <w:p w14:paraId="40E76F44" w14:textId="52FC0520" w:rsidR="002D061A" w:rsidRDefault="002D061A">
      <w:pPr>
        <w:pStyle w:val="CommentText"/>
      </w:pPr>
      <w:r>
        <w:rPr>
          <w:rStyle w:val="CommentReference"/>
        </w:rPr>
        <w:annotationRef/>
      </w:r>
      <w:r>
        <w:t>Great point. I added a footnote above when we introduce this indicator</w:t>
      </w:r>
    </w:p>
  </w:comment>
  <w:comment w:id="1688" w:author="Emily Smith-Greenaway" w:date="2020-08-09T16:37:00Z" w:initials="ES">
    <w:p w14:paraId="4C8A7589" w14:textId="3644A384" w:rsidR="002D061A" w:rsidRDefault="002D061A">
      <w:pPr>
        <w:pStyle w:val="CommentText"/>
      </w:pPr>
      <w:r>
        <w:rPr>
          <w:rStyle w:val="CommentReference"/>
        </w:rPr>
        <w:annotationRef/>
      </w:r>
      <w:r>
        <w:t xml:space="preserve">I pulled down </w:t>
      </w:r>
      <w:proofErr w:type="gramStart"/>
      <w:r>
        <w:t>all of</w:t>
      </w:r>
      <w:proofErr w:type="gramEnd"/>
      <w:r>
        <w:t xml:space="preserve"> the fantastic text for a demography audience and filed under “demography” text. But I think we should probably ignore the discussion now until we determine how much space we have. </w:t>
      </w:r>
    </w:p>
  </w:comment>
  <w:comment w:id="1727" w:author="Jenny Trinitapoli" w:date="2020-07-31T08:55:00Z" w:initials="JT">
    <w:p w14:paraId="66E77A75" w14:textId="0128CFFA" w:rsidR="002D061A" w:rsidRDefault="002D061A">
      <w:pPr>
        <w:pStyle w:val="CommentText"/>
      </w:pPr>
      <w:r>
        <w:rPr>
          <w:rStyle w:val="CommentReference"/>
        </w:rPr>
        <w:annotationRef/>
      </w:r>
      <w:proofErr w:type="gramStart"/>
      <w:r>
        <w:t>I’m</w:t>
      </w:r>
      <w:proofErr w:type="gramEnd"/>
      <w:r>
        <w:t xml:space="preserve"> worried about this as a closing sentence </w:t>
      </w:r>
      <w:proofErr w:type="spellStart"/>
      <w:r>
        <w:t>beecaus</w:t>
      </w:r>
      <w:proofErr w:type="spellEnd"/>
      <w:r>
        <w:t xml:space="preserve"> it’s all pointing to micro-level questions about </w:t>
      </w:r>
      <w:proofErr w:type="spellStart"/>
      <w:r>
        <w:t>consequeneces</w:t>
      </w:r>
      <w:proofErr w:type="spellEnd"/>
      <w:r>
        <w:t xml:space="preserve">, when our contribution is the measures. I </w:t>
      </w:r>
      <w:proofErr w:type="gramStart"/>
      <w:r>
        <w:t>don’t</w:t>
      </w:r>
      <w:proofErr w:type="gramEnd"/>
      <w:r>
        <w:t xml:space="preserve"> have a clear solution for how to close this. </w:t>
      </w:r>
      <w:proofErr w:type="gramStart"/>
      <w:r>
        <w:t>I’ll</w:t>
      </w:r>
      <w:proofErr w:type="gramEnd"/>
      <w:r>
        <w:t xml:space="preserve"> think on it a bit 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CC7C49" w15:done="0"/>
  <w15:commentEx w15:paraId="5BF182F1" w15:done="0"/>
  <w15:commentEx w15:paraId="2B6204ED" w15:done="0"/>
  <w15:commentEx w15:paraId="37B5FD6D" w15:paraIdParent="2B6204ED" w15:done="0"/>
  <w15:commentEx w15:paraId="63BB69AE" w15:done="0"/>
  <w15:commentEx w15:paraId="49D0E039" w15:done="0"/>
  <w15:commentEx w15:paraId="6D36D434" w15:paraIdParent="49D0E039" w15:done="0"/>
  <w15:commentEx w15:paraId="4BBD5A96" w15:done="0"/>
  <w15:commentEx w15:paraId="4EC4BCF7" w15:paraIdParent="4BBD5A96" w15:done="0"/>
  <w15:commentEx w15:paraId="02062E80" w15:done="0"/>
  <w15:commentEx w15:paraId="0C5ED54B" w15:paraIdParent="02062E80" w15:done="0"/>
  <w15:commentEx w15:paraId="05F543E7" w15:done="0"/>
  <w15:commentEx w15:paraId="219B1D67" w15:done="0"/>
  <w15:commentEx w15:paraId="3E9BC61B" w15:paraIdParent="219B1D67" w15:done="0"/>
  <w15:commentEx w15:paraId="060B3460" w15:done="0"/>
  <w15:commentEx w15:paraId="608C8E6E" w15:paraIdParent="060B3460" w15:done="0"/>
  <w15:commentEx w15:paraId="31B32774" w15:done="0"/>
  <w15:commentEx w15:paraId="44DD3664" w15:done="0"/>
  <w15:commentEx w15:paraId="164DB6F8" w15:done="0"/>
  <w15:commentEx w15:paraId="5FE979A3" w15:done="0"/>
  <w15:commentEx w15:paraId="17341E84" w15:done="0"/>
  <w15:commentEx w15:paraId="40E76F44" w15:paraIdParent="17341E84" w15:done="0"/>
  <w15:commentEx w15:paraId="4C8A7589" w15:done="0"/>
  <w15:commentEx w15:paraId="66E77A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94D5D" w16cex:dateUtc="2020-08-08T23:12:00Z"/>
  <w16cex:commentExtensible w16cex:durableId="22DA2FB8" w16cex:dateUtc="2020-08-09T15:18:00Z"/>
  <w16cex:commentExtensible w16cex:durableId="22B32BB5" w16cex:dateUtc="2020-07-10T23:02:00Z"/>
  <w16cex:commentExtensible w16cex:durableId="22D5CD80" w16cex:dateUtc="2020-08-06T07:29:00Z"/>
  <w16cex:commentExtensible w16cex:durableId="22DA7448" w16cex:dateUtc="2020-08-09T20:10:00Z"/>
  <w16cex:commentExtensible w16cex:durableId="22DA5F2B" w16cex:dateUtc="2020-08-06T06:39:00Z"/>
  <w16cex:commentExtensible w16cex:durableId="22D5C1B2" w16cex:dateUtc="2020-08-06T06:39:00Z"/>
  <w16cex:commentExtensible w16cex:durableId="22B403E3" w16cex:dateUtc="2020-07-11T14:24:00Z"/>
  <w16cex:commentExtensible w16cex:durableId="22D5C1DA" w16cex:dateUtc="2020-08-06T06:40:00Z"/>
  <w16cex:commentExtensible w16cex:durableId="22B2F317" w16cex:dateUtc="2020-07-10T19:00:00Z"/>
  <w16cex:commentExtensible w16cex:durableId="22B2F40A" w16cex:dateUtc="2020-07-10T19:04:00Z"/>
  <w16cex:commentExtensible w16cex:durableId="22D5C757" w16cex:dateUtc="2020-08-06T07:03:00Z"/>
  <w16cex:commentExtensible w16cex:durableId="22DABAEC" w16cex:dateUtc="2020-08-10T01:11:00Z"/>
  <w16cex:commentExtensible w16cex:durableId="22B31021" w16cex:dateUtc="2020-07-10T21:04:00Z"/>
  <w16cex:commentExtensible w16cex:durableId="22B2E107" w16cex:dateUtc="2020-07-10T17:43:00Z"/>
  <w16cex:commentExtensible w16cex:durableId="22B30B34" w16cex:dateUtc="2020-07-10T20:43:00Z"/>
  <w16cex:commentExtensible w16cex:durableId="22B2E4E5" w16cex:dateUtc="2020-07-10T18:00:00Z"/>
  <w16cex:commentExtensible w16cex:durableId="22D5C873" w16cex:dateUtc="2020-08-06T07:08:00Z"/>
  <w16cex:commentExtensible w16cex:durableId="22DAA4DB" w16cex:dateUtc="2020-08-09T23:37:00Z"/>
  <w16cex:commentExtensible w16cex:durableId="22B313C3" w16cex:dateUtc="2020-07-10T2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CC7C49" w16cid:durableId="22D94D5D"/>
  <w16cid:commentId w16cid:paraId="5BF182F1" w16cid:durableId="22DA2FB8"/>
  <w16cid:commentId w16cid:paraId="2B6204ED" w16cid:durableId="22B32BB5"/>
  <w16cid:commentId w16cid:paraId="37B5FD6D" w16cid:durableId="22D5CD80"/>
  <w16cid:commentId w16cid:paraId="63BB69AE" w16cid:durableId="22DA7448"/>
  <w16cid:commentId w16cid:paraId="49D0E039" w16cid:durableId="22DA5F2C"/>
  <w16cid:commentId w16cid:paraId="6D36D434" w16cid:durableId="22DA5F2B"/>
  <w16cid:commentId w16cid:paraId="4BBD5A96" w16cid:durableId="22D5A949"/>
  <w16cid:commentId w16cid:paraId="4EC4BCF7" w16cid:durableId="22D5C1B2"/>
  <w16cid:commentId w16cid:paraId="02062E80" w16cid:durableId="22B403E3"/>
  <w16cid:commentId w16cid:paraId="0C5ED54B" w16cid:durableId="22D5C1DA"/>
  <w16cid:commentId w16cid:paraId="05F543E7" w16cid:durableId="22B2F317"/>
  <w16cid:commentId w16cid:paraId="219B1D67" w16cid:durableId="22B2F40A"/>
  <w16cid:commentId w16cid:paraId="3E9BC61B" w16cid:durableId="22D5C757"/>
  <w16cid:commentId w16cid:paraId="060B3460" w16cid:durableId="22D5A954"/>
  <w16cid:commentId w16cid:paraId="608C8E6E" w16cid:durableId="22DABAEC"/>
  <w16cid:commentId w16cid:paraId="31B32774" w16cid:durableId="22B31021"/>
  <w16cid:commentId w16cid:paraId="44DD3664" w16cid:durableId="22B2E107"/>
  <w16cid:commentId w16cid:paraId="164DB6F8" w16cid:durableId="22B30B34"/>
  <w16cid:commentId w16cid:paraId="5FE979A3" w16cid:durableId="22B2E4E5"/>
  <w16cid:commentId w16cid:paraId="17341E84" w16cid:durableId="22D5A95E"/>
  <w16cid:commentId w16cid:paraId="40E76F44" w16cid:durableId="22D5C873"/>
  <w16cid:commentId w16cid:paraId="4C8A7589" w16cid:durableId="22DAA4DB"/>
  <w16cid:commentId w16cid:paraId="66E77A75" w16cid:durableId="22B313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DF8BFC" w14:textId="77777777" w:rsidR="0011611C" w:rsidRDefault="0011611C" w:rsidP="00261D63">
      <w:r>
        <w:separator/>
      </w:r>
    </w:p>
  </w:endnote>
  <w:endnote w:type="continuationSeparator" w:id="0">
    <w:p w14:paraId="5FDE68E7" w14:textId="77777777" w:rsidR="0011611C" w:rsidRDefault="0011611C" w:rsidP="00261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altName w:val="Garamond"/>
    <w:charset w:val="00"/>
    <w:family w:val="roman"/>
    <w:pitch w:val="variable"/>
    <w:sig w:usb0="00000287" w:usb1="00000000" w:usb2="00000000" w:usb3="00000000" w:csb0="0000009F" w:csb1="00000000"/>
  </w:font>
  <w:font w:name="Aparajita">
    <w:altName w:val="Aparajita"/>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Garamond" w:hAnsi="Garamond"/>
        <w:sz w:val="20"/>
        <w:szCs w:val="20"/>
      </w:rPr>
      <w:id w:val="1799413490"/>
      <w:docPartObj>
        <w:docPartGallery w:val="Page Numbers (Bottom of Page)"/>
        <w:docPartUnique/>
      </w:docPartObj>
    </w:sdtPr>
    <w:sdtEndPr>
      <w:rPr>
        <w:noProof/>
      </w:rPr>
    </w:sdtEndPr>
    <w:sdtContent>
      <w:p w14:paraId="620341E9" w14:textId="6D4D8185" w:rsidR="002D061A" w:rsidRPr="007E3C04" w:rsidRDefault="002D061A">
        <w:pPr>
          <w:pStyle w:val="Footer"/>
          <w:jc w:val="right"/>
          <w:rPr>
            <w:rFonts w:ascii="Garamond" w:hAnsi="Garamond"/>
            <w:sz w:val="20"/>
            <w:szCs w:val="20"/>
          </w:rPr>
        </w:pPr>
        <w:r w:rsidRPr="007E3C04">
          <w:rPr>
            <w:rFonts w:ascii="Garamond" w:hAnsi="Garamond"/>
            <w:sz w:val="20"/>
            <w:szCs w:val="20"/>
          </w:rPr>
          <w:fldChar w:fldCharType="begin"/>
        </w:r>
        <w:r w:rsidRPr="007E3C04">
          <w:rPr>
            <w:rFonts w:ascii="Garamond" w:hAnsi="Garamond"/>
            <w:sz w:val="20"/>
            <w:szCs w:val="20"/>
          </w:rPr>
          <w:instrText xml:space="preserve"> PAGE   \* MERGEFORMAT </w:instrText>
        </w:r>
        <w:r w:rsidRPr="007E3C04">
          <w:rPr>
            <w:rFonts w:ascii="Garamond" w:hAnsi="Garamond"/>
            <w:sz w:val="20"/>
            <w:szCs w:val="20"/>
          </w:rPr>
          <w:fldChar w:fldCharType="separate"/>
        </w:r>
        <w:r>
          <w:rPr>
            <w:rFonts w:ascii="Garamond" w:hAnsi="Garamond"/>
            <w:noProof/>
            <w:sz w:val="20"/>
            <w:szCs w:val="20"/>
          </w:rPr>
          <w:t>6</w:t>
        </w:r>
        <w:r w:rsidRPr="007E3C04">
          <w:rPr>
            <w:rFonts w:ascii="Garamond" w:hAnsi="Garamond"/>
            <w:noProof/>
            <w:sz w:val="20"/>
            <w:szCs w:val="20"/>
          </w:rPr>
          <w:fldChar w:fldCharType="end"/>
        </w:r>
      </w:p>
    </w:sdtContent>
  </w:sdt>
  <w:p w14:paraId="2BD3037A" w14:textId="77777777" w:rsidR="002D061A" w:rsidRPr="007E3C04" w:rsidRDefault="002D061A">
    <w:pPr>
      <w:pStyle w:val="Footer"/>
      <w:rPr>
        <w:rFonts w:ascii="Garamond" w:hAnsi="Garamond"/>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6D9079" w14:textId="77777777" w:rsidR="0011611C" w:rsidRDefault="0011611C" w:rsidP="00261D63">
      <w:r>
        <w:separator/>
      </w:r>
    </w:p>
  </w:footnote>
  <w:footnote w:type="continuationSeparator" w:id="0">
    <w:p w14:paraId="75C5E827" w14:textId="77777777" w:rsidR="0011611C" w:rsidRDefault="0011611C" w:rsidP="00261D63">
      <w:r>
        <w:continuationSeparator/>
      </w:r>
    </w:p>
  </w:footnote>
  <w:footnote w:id="1">
    <w:p w14:paraId="653A1CE9" w14:textId="764ACADB" w:rsidR="002D061A" w:rsidRPr="0050243A" w:rsidRDefault="002D061A" w:rsidP="00404BC4">
      <w:pPr>
        <w:pStyle w:val="FootnoteText"/>
        <w:rPr>
          <w:ins w:id="431" w:author="Emily Smith-Greenaway" w:date="2020-08-09T14:33:00Z"/>
          <w:rFonts w:ascii="Aparajita" w:hAnsi="Aparajita" w:cs="Aparajita"/>
          <w:sz w:val="24"/>
          <w:szCs w:val="24"/>
        </w:rPr>
      </w:pPr>
      <w:ins w:id="432" w:author="Emily Smith-Greenaway" w:date="2020-08-09T14:33:00Z">
        <w:r w:rsidRPr="003C1011">
          <w:rPr>
            <w:rStyle w:val="FootnoteReference"/>
            <w:rPrChange w:id="433" w:author="Emily Smith-Greenaway" w:date="2020-08-10T07:32:00Z">
              <w:rPr>
                <w:rStyle w:val="FootnoteReference"/>
                <w:rFonts w:ascii="Aparajita" w:hAnsi="Aparajita" w:cs="Aparajita"/>
                <w:sz w:val="24"/>
                <w:szCs w:val="24"/>
              </w:rPr>
            </w:rPrChange>
          </w:rPr>
          <w:footnoteRef/>
        </w:r>
        <w:r w:rsidRPr="0050243A">
          <w:rPr>
            <w:rFonts w:ascii="Aparajita" w:hAnsi="Aparajita" w:cs="Aparajita"/>
            <w:sz w:val="24"/>
            <w:szCs w:val="24"/>
          </w:rPr>
          <w:t xml:space="preserve"> The</w:t>
        </w:r>
        <w:r w:rsidRPr="0050243A">
          <w:rPr>
            <w:rStyle w:val="CommentReference"/>
            <w:rFonts w:ascii="Aparajita" w:eastAsiaTheme="minorHAnsi" w:hAnsi="Aparajita" w:cs="Aparajita"/>
            <w:sz w:val="24"/>
            <w:szCs w:val="24"/>
          </w:rPr>
          <w:annotationRef/>
        </w:r>
        <w:r w:rsidRPr="0050243A">
          <w:rPr>
            <w:rFonts w:ascii="Aparajita" w:hAnsi="Aparajita" w:cs="Aparajita"/>
            <w:sz w:val="24"/>
            <w:szCs w:val="24"/>
          </w:rPr>
          <w:t xml:space="preserve"> public use surveys are available at </w:t>
        </w:r>
        <w:r w:rsidRPr="00B7281F">
          <w:rPr>
            <w:sz w:val="24"/>
            <w:szCs w:val="24"/>
            <w:rPrChange w:id="434" w:author="Emily Smith-Greenaway" w:date="2020-08-09T14:45:00Z">
              <w:rPr/>
            </w:rPrChange>
          </w:rPr>
          <w:fldChar w:fldCharType="begin"/>
        </w:r>
        <w:r w:rsidRPr="00B7281F">
          <w:rPr>
            <w:sz w:val="24"/>
            <w:szCs w:val="24"/>
            <w:rPrChange w:id="435" w:author="Emily Smith-Greenaway" w:date="2020-08-09T14:45:00Z">
              <w:rPr/>
            </w:rPrChange>
          </w:rPr>
          <w:instrText xml:space="preserve"> HYPERLINK "https://www.cdc.gov/nchs/nsfg/index.htm" </w:instrText>
        </w:r>
        <w:r w:rsidRPr="00B7281F">
          <w:rPr>
            <w:sz w:val="24"/>
            <w:szCs w:val="24"/>
            <w:rPrChange w:id="436" w:author="Emily Smith-Greenaway" w:date="2020-08-09T14:45:00Z">
              <w:rPr>
                <w:rStyle w:val="Hyperlink"/>
                <w:rFonts w:ascii="Aparajita" w:hAnsi="Aparajita" w:cs="Aparajita"/>
                <w:sz w:val="24"/>
                <w:szCs w:val="24"/>
              </w:rPr>
            </w:rPrChange>
          </w:rPr>
          <w:fldChar w:fldCharType="separate"/>
        </w:r>
        <w:r w:rsidRPr="00B7281F">
          <w:rPr>
            <w:rStyle w:val="Hyperlink"/>
            <w:rFonts w:ascii="Aparajita" w:hAnsi="Aparajita" w:cs="Aparajita"/>
            <w:sz w:val="24"/>
            <w:szCs w:val="24"/>
          </w:rPr>
          <w:t>https://www.cdc.gov/nchs/nsfg/index.htm</w:t>
        </w:r>
        <w:r w:rsidRPr="00B7281F">
          <w:rPr>
            <w:rStyle w:val="Hyperlink"/>
            <w:rFonts w:ascii="Aparajita" w:hAnsi="Aparajita" w:cs="Aparajita"/>
            <w:sz w:val="24"/>
            <w:szCs w:val="24"/>
            <w:rPrChange w:id="437" w:author="Emily Smith-Greenaway" w:date="2020-08-09T14:45:00Z">
              <w:rPr>
                <w:rStyle w:val="Hyperlink"/>
                <w:rFonts w:ascii="Aparajita" w:hAnsi="Aparajita" w:cs="Aparajita"/>
                <w:sz w:val="24"/>
                <w:szCs w:val="24"/>
              </w:rPr>
            </w:rPrChange>
          </w:rPr>
          <w:fldChar w:fldCharType="end"/>
        </w:r>
        <w:r w:rsidRPr="0050243A">
          <w:rPr>
            <w:rFonts w:ascii="Aparajita" w:hAnsi="Aparajita" w:cs="Aparajita"/>
            <w:sz w:val="24"/>
            <w:szCs w:val="24"/>
          </w:rPr>
          <w:t>.</w:t>
        </w:r>
      </w:ins>
      <w:ins w:id="438" w:author="Emily Smith-Greenaway" w:date="2020-08-09T15:32:00Z">
        <w:r>
          <w:rPr>
            <w:rFonts w:ascii="Aparajita" w:hAnsi="Aparajita" w:cs="Aparajita"/>
            <w:sz w:val="24"/>
            <w:szCs w:val="24"/>
          </w:rPr>
          <w:t xml:space="preserve"> Because the NSFG did not include women ages 45-49 in only one survey round, and because of the small resulting sample for this age group, we rely on the indirect estimates of the mIM, mU5M, and </w:t>
        </w:r>
        <w:proofErr w:type="spellStart"/>
        <w:r>
          <w:rPr>
            <w:rFonts w:ascii="Aparajita" w:hAnsi="Aparajita" w:cs="Aparajita"/>
            <w:sz w:val="24"/>
            <w:szCs w:val="24"/>
          </w:rPr>
          <w:t>mOm</w:t>
        </w:r>
        <w:proofErr w:type="spellEnd"/>
        <w:r>
          <w:rPr>
            <w:rFonts w:ascii="Aparajita" w:hAnsi="Aparajita" w:cs="Aparajita"/>
            <w:sz w:val="24"/>
            <w:szCs w:val="24"/>
          </w:rPr>
          <w:t xml:space="preserve"> for older mothers. </w:t>
        </w:r>
      </w:ins>
    </w:p>
  </w:footnote>
  <w:footnote w:id="2">
    <w:p w14:paraId="1E98CE00" w14:textId="068685F3" w:rsidR="002D061A" w:rsidRPr="0050243A" w:rsidRDefault="002D061A">
      <w:pPr>
        <w:pStyle w:val="FootnoteText"/>
        <w:rPr>
          <w:rFonts w:ascii="Aparajita" w:hAnsi="Aparajita" w:cs="Aparajita"/>
          <w:sz w:val="24"/>
          <w:szCs w:val="24"/>
        </w:rPr>
      </w:pPr>
      <w:r w:rsidRPr="003C1011">
        <w:rPr>
          <w:rStyle w:val="FootnoteReference"/>
          <w:rPrChange w:id="452" w:author="Emily Smith-Greenaway" w:date="2020-08-10T07:32:00Z">
            <w:rPr>
              <w:rStyle w:val="FootnoteReference"/>
              <w:rFonts w:ascii="Aparajita" w:hAnsi="Aparajita" w:cs="Aparajita"/>
              <w:sz w:val="24"/>
              <w:szCs w:val="24"/>
            </w:rPr>
          </w:rPrChange>
        </w:rPr>
        <w:footnoteRef/>
      </w:r>
      <w:r w:rsidRPr="0050243A">
        <w:rPr>
          <w:rFonts w:ascii="Aparajita" w:hAnsi="Aparajita" w:cs="Aparajita"/>
          <w:sz w:val="24"/>
          <w:szCs w:val="24"/>
        </w:rPr>
        <w:t xml:space="preserve"> These public use surveys, funded by the United States Agency for International Development (USAID) are available to researchers at </w:t>
      </w:r>
      <w:r w:rsidRPr="00B7281F">
        <w:rPr>
          <w:sz w:val="24"/>
          <w:szCs w:val="24"/>
          <w:rPrChange w:id="453" w:author="Emily Smith-Greenaway" w:date="2020-08-09T14:45:00Z">
            <w:rPr/>
          </w:rPrChange>
        </w:rPr>
        <w:fldChar w:fldCharType="begin"/>
      </w:r>
      <w:r w:rsidRPr="00B7281F">
        <w:rPr>
          <w:sz w:val="24"/>
          <w:szCs w:val="24"/>
          <w:rPrChange w:id="454" w:author="Emily Smith-Greenaway" w:date="2020-08-09T14:45:00Z">
            <w:rPr/>
          </w:rPrChange>
        </w:rPr>
        <w:instrText xml:space="preserve"> HYPERLINK "https://dhsprogram.com/" </w:instrText>
      </w:r>
      <w:r w:rsidRPr="00B7281F">
        <w:rPr>
          <w:sz w:val="24"/>
          <w:szCs w:val="24"/>
          <w:rPrChange w:id="455" w:author="Emily Smith-Greenaway" w:date="2020-08-09T14:45:00Z">
            <w:rPr>
              <w:rStyle w:val="Hyperlink"/>
              <w:rFonts w:ascii="Aparajita" w:hAnsi="Aparajita" w:cs="Aparajita"/>
              <w:sz w:val="24"/>
              <w:szCs w:val="24"/>
            </w:rPr>
          </w:rPrChange>
        </w:rPr>
        <w:fldChar w:fldCharType="separate"/>
      </w:r>
      <w:r w:rsidRPr="00B7281F">
        <w:rPr>
          <w:rStyle w:val="Hyperlink"/>
          <w:rFonts w:ascii="Aparajita" w:hAnsi="Aparajita" w:cs="Aparajita"/>
          <w:sz w:val="24"/>
          <w:szCs w:val="24"/>
        </w:rPr>
        <w:t>https://dhsprogram.com/</w:t>
      </w:r>
      <w:r w:rsidRPr="00B7281F">
        <w:rPr>
          <w:rStyle w:val="Hyperlink"/>
          <w:rFonts w:ascii="Aparajita" w:hAnsi="Aparajita" w:cs="Aparajita"/>
          <w:sz w:val="24"/>
          <w:szCs w:val="24"/>
          <w:rPrChange w:id="456" w:author="Emily Smith-Greenaway" w:date="2020-08-09T14:45:00Z">
            <w:rPr>
              <w:rStyle w:val="Hyperlink"/>
              <w:rFonts w:ascii="Aparajita" w:hAnsi="Aparajita" w:cs="Aparajita"/>
              <w:sz w:val="24"/>
              <w:szCs w:val="24"/>
            </w:rPr>
          </w:rPrChange>
        </w:rPr>
        <w:fldChar w:fldCharType="end"/>
      </w:r>
    </w:p>
  </w:footnote>
  <w:footnote w:id="3">
    <w:p w14:paraId="04819F4F" w14:textId="3FAA0372" w:rsidR="002D061A" w:rsidRPr="00B7281F" w:rsidRDefault="002D061A">
      <w:pPr>
        <w:pStyle w:val="FootnoteText"/>
        <w:rPr>
          <w:rFonts w:ascii="Aparajita" w:hAnsi="Aparajita" w:cs="Aparajita"/>
          <w:sz w:val="24"/>
          <w:szCs w:val="24"/>
        </w:rPr>
      </w:pPr>
      <w:r w:rsidRPr="003C1011">
        <w:rPr>
          <w:rStyle w:val="FootnoteReference"/>
          <w:rPrChange w:id="468" w:author="Emily Smith-Greenaway" w:date="2020-08-10T07:32:00Z">
            <w:rPr>
              <w:rStyle w:val="FootnoteReference"/>
              <w:rFonts w:ascii="Aparajita" w:hAnsi="Aparajita" w:cs="Aparajita"/>
              <w:sz w:val="24"/>
              <w:szCs w:val="24"/>
            </w:rPr>
          </w:rPrChange>
        </w:rPr>
        <w:footnoteRef/>
      </w:r>
      <w:r w:rsidRPr="0050243A">
        <w:rPr>
          <w:rFonts w:ascii="Aparajita" w:hAnsi="Aparajita" w:cs="Aparajita"/>
          <w:sz w:val="24"/>
          <w:szCs w:val="24"/>
        </w:rPr>
        <w:t xml:space="preserve"> Funded by UNICEF (these data are publicly available at </w:t>
      </w:r>
      <w:r w:rsidRPr="00B7281F">
        <w:rPr>
          <w:rFonts w:ascii="Aparajita" w:hAnsi="Aparajita" w:cs="Aparajita"/>
          <w:sz w:val="24"/>
          <w:szCs w:val="24"/>
          <w:rPrChange w:id="469" w:author="Emily Smith-Greenaway" w:date="2020-08-09T14:45:00Z">
            <w:rPr/>
          </w:rPrChange>
        </w:rPr>
        <w:fldChar w:fldCharType="begin"/>
      </w:r>
      <w:r w:rsidRPr="00B7281F">
        <w:rPr>
          <w:rFonts w:ascii="Aparajita" w:hAnsi="Aparajita" w:cs="Aparajita"/>
          <w:sz w:val="24"/>
          <w:szCs w:val="24"/>
          <w:rPrChange w:id="470" w:author="Emily Smith-Greenaway" w:date="2020-08-09T14:45:00Z">
            <w:rPr/>
          </w:rPrChange>
        </w:rPr>
        <w:instrText xml:space="preserve"> HYPERLINK "https://mics.unicef.org/" </w:instrText>
      </w:r>
      <w:r w:rsidRPr="00B7281F">
        <w:rPr>
          <w:rFonts w:ascii="Aparajita" w:hAnsi="Aparajita" w:cs="Aparajita"/>
          <w:sz w:val="24"/>
          <w:szCs w:val="24"/>
          <w:rPrChange w:id="471" w:author="Emily Smith-Greenaway" w:date="2020-08-09T14:45:00Z">
            <w:rPr>
              <w:rStyle w:val="Hyperlink"/>
              <w:rFonts w:ascii="Aparajita" w:hAnsi="Aparajita" w:cs="Aparajita"/>
              <w:sz w:val="24"/>
              <w:szCs w:val="24"/>
            </w:rPr>
          </w:rPrChange>
        </w:rPr>
        <w:fldChar w:fldCharType="separate"/>
      </w:r>
      <w:r w:rsidRPr="00B7281F">
        <w:rPr>
          <w:rStyle w:val="Hyperlink"/>
          <w:rFonts w:ascii="Aparajita" w:hAnsi="Aparajita" w:cs="Aparajita"/>
          <w:sz w:val="24"/>
          <w:szCs w:val="24"/>
        </w:rPr>
        <w:t>https://mics.unicef.org/</w:t>
      </w:r>
      <w:r w:rsidRPr="00B7281F">
        <w:rPr>
          <w:rStyle w:val="Hyperlink"/>
          <w:rFonts w:ascii="Aparajita" w:hAnsi="Aparajita" w:cs="Aparajita"/>
          <w:sz w:val="24"/>
          <w:szCs w:val="24"/>
          <w:rPrChange w:id="472" w:author="Emily Smith-Greenaway" w:date="2020-08-09T14:45:00Z">
            <w:rPr>
              <w:rStyle w:val="Hyperlink"/>
              <w:rFonts w:ascii="Aparajita" w:hAnsi="Aparajita" w:cs="Aparajita"/>
              <w:sz w:val="24"/>
              <w:szCs w:val="24"/>
            </w:rPr>
          </w:rPrChange>
        </w:rPr>
        <w:fldChar w:fldCharType="end"/>
      </w:r>
      <w:r w:rsidRPr="0050243A">
        <w:rPr>
          <w:rStyle w:val="Hyperlink"/>
          <w:rFonts w:ascii="Aparajita" w:hAnsi="Aparajita" w:cs="Aparajita"/>
          <w:sz w:val="24"/>
          <w:szCs w:val="24"/>
        </w:rPr>
        <w:t>)</w:t>
      </w:r>
      <w:r w:rsidRPr="0050243A">
        <w:rPr>
          <w:rFonts w:ascii="Aparajita" w:hAnsi="Aparajita" w:cs="Aparajita"/>
          <w:sz w:val="24"/>
          <w:szCs w:val="24"/>
        </w:rPr>
        <w:t>.</w:t>
      </w:r>
    </w:p>
  </w:footnote>
  <w:footnote w:id="4">
    <w:p w14:paraId="0BBD5D74" w14:textId="307C41CC" w:rsidR="002D061A" w:rsidRPr="00B7281F" w:rsidDel="00404BC4" w:rsidRDefault="002D061A">
      <w:pPr>
        <w:pStyle w:val="FootnoteText"/>
        <w:rPr>
          <w:del w:id="479" w:author="Emily Smith-Greenaway" w:date="2020-08-09T14:33:00Z"/>
          <w:rFonts w:ascii="Aparajita" w:hAnsi="Aparajita" w:cs="Aparajita"/>
          <w:sz w:val="24"/>
          <w:szCs w:val="24"/>
        </w:rPr>
      </w:pPr>
      <w:del w:id="480" w:author="Emily Smith-Greenaway" w:date="2020-08-09T14:33:00Z">
        <w:r w:rsidRPr="003C1011" w:rsidDel="00404BC4">
          <w:rPr>
            <w:rStyle w:val="FootnoteReference"/>
            <w:rPrChange w:id="481" w:author="Emily Smith-Greenaway" w:date="2020-08-10T07:32:00Z">
              <w:rPr>
                <w:rStyle w:val="FootnoteReference"/>
                <w:rFonts w:ascii="Aparajita" w:hAnsi="Aparajita" w:cs="Aparajita"/>
                <w:sz w:val="24"/>
                <w:szCs w:val="24"/>
              </w:rPr>
            </w:rPrChange>
          </w:rPr>
          <w:footnoteRef/>
        </w:r>
        <w:r w:rsidRPr="00B7281F" w:rsidDel="00404BC4">
          <w:rPr>
            <w:rFonts w:ascii="Aparajita" w:hAnsi="Aparajita" w:cs="Aparajita"/>
          </w:rPr>
          <w:delText xml:space="preserve"> The</w:delText>
        </w:r>
        <w:r w:rsidRPr="00B7281F" w:rsidDel="00404BC4">
          <w:rPr>
            <w:rStyle w:val="CommentReference"/>
            <w:rFonts w:ascii="Aparajita" w:eastAsiaTheme="minorHAnsi" w:hAnsi="Aparajita" w:cs="Aparajita"/>
            <w:sz w:val="24"/>
            <w:szCs w:val="24"/>
          </w:rPr>
          <w:annotationRef/>
        </w:r>
        <w:r w:rsidRPr="00B7281F" w:rsidDel="00404BC4">
          <w:rPr>
            <w:rFonts w:ascii="Aparajita" w:hAnsi="Aparajita" w:cs="Aparajita"/>
          </w:rPr>
          <w:delText xml:space="preserve"> public use surveys are available at </w:delText>
        </w:r>
        <w:r w:rsidRPr="00B7281F" w:rsidDel="00404BC4">
          <w:rPr>
            <w:rFonts w:ascii="Aparajita" w:hAnsi="Aparajita" w:cs="Aparajita"/>
            <w:sz w:val="24"/>
            <w:szCs w:val="24"/>
            <w:rPrChange w:id="482" w:author="Emily Smith-Greenaway" w:date="2020-08-09T14:45:00Z">
              <w:rPr/>
            </w:rPrChange>
          </w:rPr>
          <w:fldChar w:fldCharType="begin"/>
        </w:r>
        <w:r w:rsidRPr="00B7281F" w:rsidDel="00404BC4">
          <w:rPr>
            <w:rFonts w:ascii="Aparajita" w:hAnsi="Aparajita" w:cs="Aparajita"/>
            <w:sz w:val="24"/>
            <w:szCs w:val="24"/>
            <w:rPrChange w:id="483" w:author="Emily Smith-Greenaway" w:date="2020-08-09T14:45:00Z">
              <w:rPr/>
            </w:rPrChange>
          </w:rPr>
          <w:delInstrText xml:space="preserve"> HYPERLINK "https://www.cdc.gov/nchs/nsfg/index.htm" </w:delInstrText>
        </w:r>
        <w:r w:rsidRPr="00B7281F" w:rsidDel="00404BC4">
          <w:rPr>
            <w:rFonts w:ascii="Aparajita" w:hAnsi="Aparajita" w:cs="Aparajita"/>
            <w:sz w:val="24"/>
            <w:szCs w:val="24"/>
            <w:rPrChange w:id="484" w:author="Emily Smith-Greenaway" w:date="2020-08-09T14:45:00Z">
              <w:rPr>
                <w:rStyle w:val="Hyperlink"/>
                <w:rFonts w:ascii="Aparajita" w:hAnsi="Aparajita" w:cs="Aparajita"/>
              </w:rPr>
            </w:rPrChange>
          </w:rPr>
          <w:fldChar w:fldCharType="separate"/>
        </w:r>
        <w:r w:rsidRPr="00B7281F" w:rsidDel="00404BC4">
          <w:rPr>
            <w:rStyle w:val="Hyperlink"/>
            <w:rFonts w:ascii="Aparajita" w:hAnsi="Aparajita" w:cs="Aparajita"/>
          </w:rPr>
          <w:delText>https://www.cdc.gov/nchs/nsfg/index.htm</w:delText>
        </w:r>
        <w:r w:rsidRPr="00B7281F" w:rsidDel="00404BC4">
          <w:rPr>
            <w:rStyle w:val="Hyperlink"/>
            <w:rFonts w:ascii="Aparajita" w:hAnsi="Aparajita" w:cs="Aparajita"/>
            <w:rPrChange w:id="485" w:author="Emily Smith-Greenaway" w:date="2020-08-09T14:45:00Z">
              <w:rPr>
                <w:rStyle w:val="Hyperlink"/>
                <w:rFonts w:ascii="Aparajita" w:hAnsi="Aparajita" w:cs="Aparajita"/>
              </w:rPr>
            </w:rPrChange>
          </w:rPr>
          <w:fldChar w:fldCharType="end"/>
        </w:r>
        <w:r w:rsidRPr="00B7281F" w:rsidDel="00404BC4">
          <w:rPr>
            <w:rFonts w:ascii="Aparajita" w:hAnsi="Aparajita" w:cs="Aparajita"/>
          </w:rPr>
          <w:delText>.</w:delText>
        </w:r>
      </w:del>
    </w:p>
  </w:footnote>
  <w:footnote w:id="5">
    <w:p w14:paraId="3420AD30" w14:textId="7DECFD4C" w:rsidR="002D061A" w:rsidRPr="00B7281F" w:rsidRDefault="002D061A">
      <w:pPr>
        <w:pStyle w:val="FootnoteText"/>
        <w:rPr>
          <w:rFonts w:ascii="Aparajita" w:hAnsi="Aparajita" w:cs="Aparajita"/>
          <w:sz w:val="24"/>
          <w:szCs w:val="24"/>
          <w:rPrChange w:id="490" w:author="Emily Smith-Greenaway" w:date="2020-08-09T14:45:00Z">
            <w:rPr/>
          </w:rPrChange>
        </w:rPr>
      </w:pPr>
      <w:ins w:id="491" w:author="Emily Smith-Greenaway" w:date="2020-08-09T14:34:00Z">
        <w:r w:rsidRPr="003C1011">
          <w:rPr>
            <w:rStyle w:val="FootnoteReference"/>
            <w:rPrChange w:id="492" w:author="Emily Smith-Greenaway" w:date="2020-08-10T07:32:00Z">
              <w:rPr>
                <w:rStyle w:val="FootnoteReference"/>
              </w:rPr>
            </w:rPrChange>
          </w:rPr>
          <w:footnoteRef/>
        </w:r>
        <w:r w:rsidRPr="00B7281F">
          <w:rPr>
            <w:rFonts w:ascii="Aparajita" w:hAnsi="Aparajita" w:cs="Aparajita"/>
            <w:sz w:val="24"/>
            <w:szCs w:val="24"/>
            <w:rPrChange w:id="493" w:author="Emily Smith-Greenaway" w:date="2020-08-09T14:45:00Z">
              <w:rPr/>
            </w:rPrChange>
          </w:rPr>
          <w:t xml:space="preserve"> </w:t>
        </w:r>
      </w:ins>
      <w:ins w:id="494" w:author="Emily Smith-Greenaway" w:date="2020-08-09T14:35:00Z">
        <w:r w:rsidRPr="00B7281F">
          <w:rPr>
            <w:rFonts w:ascii="Aparajita" w:hAnsi="Aparajita" w:cs="Aparajita"/>
            <w:sz w:val="24"/>
            <w:szCs w:val="24"/>
            <w:rPrChange w:id="495" w:author="Emily Smith-Greenaway" w:date="2020-08-09T14:45:00Z">
              <w:rPr/>
            </w:rPrChange>
          </w:rPr>
          <w:t xml:space="preserve">Given data constraints, we cannot include women bereaved by the loss of a fetus or stillbirth. </w:t>
        </w:r>
      </w:ins>
    </w:p>
  </w:footnote>
  <w:footnote w:id="6">
    <w:p w14:paraId="46FD91FA" w14:textId="2DF8FC0E" w:rsidR="002D061A" w:rsidRPr="00B7281F" w:rsidRDefault="002D061A">
      <w:pPr>
        <w:pStyle w:val="FootnoteText"/>
        <w:rPr>
          <w:rFonts w:ascii="Aparajita" w:hAnsi="Aparajita" w:cs="Aparajita"/>
          <w:sz w:val="24"/>
          <w:szCs w:val="24"/>
          <w:rPrChange w:id="512" w:author="Emily Smith-Greenaway" w:date="2020-08-09T14:45:00Z">
            <w:rPr/>
          </w:rPrChange>
        </w:rPr>
      </w:pPr>
      <w:ins w:id="513" w:author="Emily Smith-Greenaway" w:date="2020-08-08T21:39:00Z">
        <w:r w:rsidRPr="003C1011">
          <w:rPr>
            <w:rStyle w:val="FootnoteReference"/>
            <w:rPrChange w:id="514" w:author="Emily Smith-Greenaway" w:date="2020-08-10T07:32:00Z">
              <w:rPr>
                <w:rStyle w:val="FootnoteReference"/>
              </w:rPr>
            </w:rPrChange>
          </w:rPr>
          <w:footnoteRef/>
        </w:r>
        <w:r w:rsidRPr="00B7281F">
          <w:rPr>
            <w:rFonts w:ascii="Aparajita" w:hAnsi="Aparajita" w:cs="Aparajita"/>
            <w:sz w:val="24"/>
            <w:szCs w:val="24"/>
            <w:rPrChange w:id="515" w:author="Emily Smith-Greenaway" w:date="2020-08-09T14:45:00Z">
              <w:rPr/>
            </w:rPrChange>
          </w:rPr>
          <w:t xml:space="preserve"> </w:t>
        </w:r>
      </w:ins>
      <w:ins w:id="516" w:author="Emily Smith-Greenaway" w:date="2020-08-08T21:40:00Z">
        <w:r w:rsidRPr="00B7281F">
          <w:rPr>
            <w:rFonts w:ascii="Aparajita" w:hAnsi="Aparajita" w:cs="Aparajita"/>
            <w:sz w:val="24"/>
            <w:szCs w:val="24"/>
            <w:rPrChange w:id="517" w:author="Emily Smith-Greenaway" w:date="2020-08-09T14:45:00Z">
              <w:rPr/>
            </w:rPrChange>
          </w:rPr>
          <w:t xml:space="preserve">More than 95% of women in our survey estimates had their first child at age 14 or older; </w:t>
        </w:r>
      </w:ins>
      <w:ins w:id="518" w:author="Emily Smith-Greenaway" w:date="2020-08-08T21:42:00Z">
        <w:r w:rsidRPr="0050243A">
          <w:rPr>
            <w:rFonts w:ascii="Aparajita" w:hAnsi="Aparajita" w:cs="Aparajita"/>
            <w:sz w:val="24"/>
            <w:szCs w:val="24"/>
          </w:rPr>
          <w:t>because o</w:t>
        </w:r>
        <w:r w:rsidRPr="00B7281F">
          <w:rPr>
            <w:rFonts w:ascii="Aparajita" w:hAnsi="Aparajita" w:cs="Aparajita"/>
            <w:sz w:val="24"/>
            <w:szCs w:val="24"/>
          </w:rPr>
          <w:t xml:space="preserve">ur oldest respondents are 49 years old, </w:t>
        </w:r>
      </w:ins>
      <w:ins w:id="519" w:author="Emily Smith-Greenaway" w:date="2020-08-08T21:41:00Z">
        <w:r w:rsidRPr="00B7281F">
          <w:rPr>
            <w:rFonts w:ascii="Aparajita" w:hAnsi="Aparajita" w:cs="Aparajita"/>
            <w:sz w:val="24"/>
            <w:szCs w:val="24"/>
            <w:rPrChange w:id="520" w:author="Emily Smith-Greenaway" w:date="2020-08-09T14:45:00Z">
              <w:rPr/>
            </w:rPrChange>
          </w:rPr>
          <w:t xml:space="preserve">children </w:t>
        </w:r>
      </w:ins>
      <w:ins w:id="521" w:author="Emily Smith-Greenaway" w:date="2020-08-08T21:42:00Z">
        <w:r w:rsidRPr="0050243A">
          <w:rPr>
            <w:rFonts w:ascii="Aparajita" w:hAnsi="Aparajita" w:cs="Aparajita"/>
            <w:sz w:val="24"/>
            <w:szCs w:val="24"/>
          </w:rPr>
          <w:t xml:space="preserve">on which women were reporting could be no more than </w:t>
        </w:r>
      </w:ins>
      <w:ins w:id="522" w:author="Emily Smith-Greenaway" w:date="2020-08-08T21:41:00Z">
        <w:r w:rsidRPr="00B7281F">
          <w:rPr>
            <w:rFonts w:ascii="Aparajita" w:hAnsi="Aparajita" w:cs="Aparajita"/>
            <w:sz w:val="24"/>
            <w:szCs w:val="24"/>
            <w:rPrChange w:id="523" w:author="Emily Smith-Greenaway" w:date="2020-08-09T14:45:00Z">
              <w:rPr/>
            </w:rPrChange>
          </w:rPr>
          <w:t xml:space="preserve">could be no more than 35 years old. </w:t>
        </w:r>
      </w:ins>
      <w:ins w:id="524" w:author="Emily Smith-Greenaway" w:date="2020-08-08T21:42:00Z">
        <w:r w:rsidRPr="0050243A">
          <w:rPr>
            <w:rFonts w:ascii="Aparajita" w:hAnsi="Aparajita" w:cs="Aparajita"/>
            <w:sz w:val="24"/>
            <w:szCs w:val="24"/>
          </w:rPr>
          <w:t xml:space="preserve">Thus, these estimates pertain most to </w:t>
        </w:r>
      </w:ins>
      <w:ins w:id="525" w:author="Emily Smith-Greenaway" w:date="2020-08-08T21:43:00Z">
        <w:r w:rsidRPr="00B7281F">
          <w:rPr>
            <w:rFonts w:ascii="Aparajita" w:hAnsi="Aparajita" w:cs="Aparajita"/>
            <w:sz w:val="24"/>
            <w:szCs w:val="24"/>
          </w:rPr>
          <w:t xml:space="preserve">children who died between infancy and young adulthood. </w:t>
        </w:r>
      </w:ins>
    </w:p>
  </w:footnote>
  <w:footnote w:id="7">
    <w:p w14:paraId="679E1351" w14:textId="0BD3ED2C" w:rsidR="002D061A" w:rsidRPr="00B7281F" w:rsidRDefault="002D061A">
      <w:pPr>
        <w:pStyle w:val="FootnoteText"/>
        <w:rPr>
          <w:sz w:val="24"/>
          <w:szCs w:val="24"/>
          <w:rPrChange w:id="576" w:author="Emily Smith-Greenaway" w:date="2020-08-09T14:45:00Z">
            <w:rPr/>
          </w:rPrChange>
        </w:rPr>
      </w:pPr>
      <w:ins w:id="577" w:author="Emily Smith-Greenaway" w:date="2020-08-09T14:43:00Z">
        <w:r w:rsidRPr="003C1011">
          <w:rPr>
            <w:rStyle w:val="FootnoteReference"/>
            <w:rPrChange w:id="578" w:author="Emily Smith-Greenaway" w:date="2020-08-10T07:32:00Z">
              <w:rPr>
                <w:rStyle w:val="FootnoteReference"/>
              </w:rPr>
            </w:rPrChange>
          </w:rPr>
          <w:footnoteRef/>
        </w:r>
        <w:r w:rsidRPr="00B7281F">
          <w:rPr>
            <w:rFonts w:ascii="Aparajita" w:hAnsi="Aparajita" w:cs="Aparajita"/>
            <w:sz w:val="24"/>
            <w:szCs w:val="24"/>
            <w:rPrChange w:id="579" w:author="Emily Smith-Greenaway" w:date="2020-08-09T14:45:00Z">
              <w:rPr/>
            </w:rPrChange>
          </w:rPr>
          <w:t xml:space="preserve"> </w:t>
        </w:r>
        <w:r w:rsidRPr="0050243A">
          <w:rPr>
            <w:rFonts w:ascii="Aparajita" w:hAnsi="Aparajita" w:cs="Aparajita"/>
            <w:sz w:val="24"/>
            <w:szCs w:val="24"/>
          </w:rPr>
          <w:t xml:space="preserve">UN WPP data are </w:t>
        </w:r>
      </w:ins>
      <w:ins w:id="580" w:author="Emily Smith-Greenaway" w:date="2020-08-09T15:15:00Z">
        <w:r w:rsidRPr="00B7281F">
          <w:rPr>
            <w:rFonts w:ascii="Aparajita" w:hAnsi="Aparajita" w:cs="Aparajita"/>
            <w:sz w:val="24"/>
            <w:szCs w:val="24"/>
          </w:rPr>
          <w:t>publicly</w:t>
        </w:r>
      </w:ins>
      <w:ins w:id="581" w:author="Emily Smith-Greenaway" w:date="2020-08-09T14:43:00Z">
        <w:r w:rsidRPr="00B7281F">
          <w:rPr>
            <w:rFonts w:ascii="Aparajita" w:hAnsi="Aparajita" w:cs="Aparajita"/>
            <w:sz w:val="24"/>
            <w:szCs w:val="24"/>
          </w:rPr>
          <w:t xml:space="preserve"> available at: </w:t>
        </w:r>
        <w:r w:rsidRPr="00B7281F">
          <w:rPr>
            <w:rFonts w:ascii="Aparajita" w:hAnsi="Aparajita" w:cs="Aparajita"/>
            <w:sz w:val="24"/>
            <w:szCs w:val="24"/>
            <w:rPrChange w:id="582" w:author="Emily Smith-Greenaway" w:date="2020-08-09T14:45:00Z">
              <w:rPr/>
            </w:rPrChange>
          </w:rPr>
          <w:fldChar w:fldCharType="begin"/>
        </w:r>
        <w:r w:rsidRPr="00B7281F">
          <w:rPr>
            <w:rFonts w:ascii="Aparajita" w:hAnsi="Aparajita" w:cs="Aparajita"/>
            <w:sz w:val="24"/>
            <w:szCs w:val="24"/>
            <w:rPrChange w:id="583" w:author="Emily Smith-Greenaway" w:date="2020-08-09T14:45:00Z">
              <w:rPr/>
            </w:rPrChange>
          </w:rPr>
          <w:instrText xml:space="preserve"> HYPERLINK "</w:instrText>
        </w:r>
        <w:r w:rsidRPr="00B7281F">
          <w:rPr>
            <w:rFonts w:ascii="Aparajita" w:hAnsi="Aparajita" w:cs="Aparajita"/>
            <w:sz w:val="24"/>
            <w:szCs w:val="24"/>
            <w:rPrChange w:id="584" w:author="Emily Smith-Greenaway" w:date="2020-08-09T14:45:00Z">
              <w:rPr>
                <w:rStyle w:val="Hyperlink"/>
              </w:rPr>
            </w:rPrChange>
          </w:rPr>
          <w:instrText>https://population.un.org/wpp/</w:instrText>
        </w:r>
        <w:r w:rsidRPr="00B7281F">
          <w:rPr>
            <w:rFonts w:ascii="Aparajita" w:hAnsi="Aparajita" w:cs="Aparajita"/>
            <w:sz w:val="24"/>
            <w:szCs w:val="24"/>
            <w:rPrChange w:id="585" w:author="Emily Smith-Greenaway" w:date="2020-08-09T14:45:00Z">
              <w:rPr/>
            </w:rPrChange>
          </w:rPr>
          <w:instrText xml:space="preserve">" </w:instrText>
        </w:r>
        <w:r w:rsidRPr="00B7281F">
          <w:rPr>
            <w:rFonts w:ascii="Aparajita" w:hAnsi="Aparajita" w:cs="Aparajita"/>
            <w:sz w:val="24"/>
            <w:szCs w:val="24"/>
            <w:rPrChange w:id="586" w:author="Emily Smith-Greenaway" w:date="2020-08-09T14:45:00Z">
              <w:rPr/>
            </w:rPrChange>
          </w:rPr>
          <w:fldChar w:fldCharType="separate"/>
        </w:r>
        <w:r w:rsidRPr="00B7281F">
          <w:rPr>
            <w:rStyle w:val="Hyperlink"/>
            <w:rFonts w:ascii="Aparajita" w:hAnsi="Aparajita" w:cs="Aparajita"/>
            <w:sz w:val="24"/>
            <w:szCs w:val="24"/>
            <w:rPrChange w:id="587" w:author="Emily Smith-Greenaway" w:date="2020-08-09T14:45:00Z">
              <w:rPr>
                <w:rStyle w:val="Hyperlink"/>
              </w:rPr>
            </w:rPrChange>
          </w:rPr>
          <w:t>https://population.un.org/wpp/</w:t>
        </w:r>
        <w:r w:rsidRPr="00B7281F">
          <w:rPr>
            <w:rFonts w:ascii="Aparajita" w:hAnsi="Aparajita" w:cs="Aparajita"/>
            <w:sz w:val="24"/>
            <w:szCs w:val="24"/>
            <w:rPrChange w:id="588" w:author="Emily Smith-Greenaway" w:date="2020-08-09T14:45:00Z">
              <w:rPr/>
            </w:rPrChange>
          </w:rPr>
          <w:fldChar w:fldCharType="end"/>
        </w:r>
        <w:r w:rsidRPr="00B7281F">
          <w:rPr>
            <w:rFonts w:ascii="Aparajita" w:hAnsi="Aparajita" w:cs="Aparajita"/>
            <w:sz w:val="24"/>
            <w:szCs w:val="24"/>
            <w:rPrChange w:id="589" w:author="Emily Smith-Greenaway" w:date="2020-08-09T14:45:00Z">
              <w:rPr/>
            </w:rPrChange>
          </w:rPr>
          <w:t>. The data offer historical and projected population estimates for 1950 to 2100. Note that, in select countries, UNWPP relies on model life tables given the lack of vital statistics</w:t>
        </w:r>
      </w:ins>
      <w:ins w:id="590" w:author="Emily Smith-Greenaway" w:date="2020-08-09T14:44:00Z">
        <w:r w:rsidRPr="00B7281F">
          <w:rPr>
            <w:rFonts w:ascii="Aparajita" w:hAnsi="Aparajita" w:cs="Aparajita"/>
            <w:sz w:val="24"/>
            <w:szCs w:val="24"/>
            <w:rPrChange w:id="591" w:author="Emily Smith-Greenaway" w:date="2020-08-09T14:45:00Z">
              <w:rPr/>
            </w:rPrChange>
          </w:rPr>
          <w:t>. This is especially true in sub-Saharan Africa. Fortunately, DHS and MICS survey coverage is exceptionally high in sub-Saharan Africa.</w:t>
        </w:r>
        <w:r w:rsidRPr="00B7281F">
          <w:rPr>
            <w:sz w:val="24"/>
            <w:szCs w:val="24"/>
            <w:rPrChange w:id="592" w:author="Emily Smith-Greenaway" w:date="2020-08-09T14:45:00Z">
              <w:rPr/>
            </w:rPrChange>
          </w:rPr>
          <w:t xml:space="preserve"> </w:t>
        </w:r>
      </w:ins>
    </w:p>
  </w:footnote>
  <w:footnote w:id="8">
    <w:p w14:paraId="6CE0AE04" w14:textId="77777777" w:rsidR="002D061A" w:rsidRPr="00B7281F" w:rsidDel="00B7281F" w:rsidRDefault="002D061A" w:rsidP="00202EA7">
      <w:pPr>
        <w:pStyle w:val="FootnoteText"/>
        <w:rPr>
          <w:del w:id="634" w:author="Emily Smith-Greenaway" w:date="2020-08-09T14:44:00Z"/>
          <w:sz w:val="24"/>
          <w:szCs w:val="24"/>
          <w:rPrChange w:id="635" w:author="Emily Smith-Greenaway" w:date="2020-08-09T14:45:00Z">
            <w:rPr>
              <w:del w:id="636" w:author="Emily Smith-Greenaway" w:date="2020-08-09T14:44:00Z"/>
            </w:rPr>
          </w:rPrChange>
        </w:rPr>
      </w:pPr>
      <w:del w:id="637" w:author="Emily Smith-Greenaway" w:date="2020-08-09T14:44:00Z">
        <w:r w:rsidRPr="003C1011" w:rsidDel="00B7281F">
          <w:rPr>
            <w:rStyle w:val="FootnoteReference"/>
            <w:rPrChange w:id="638" w:author="Emily Smith-Greenaway" w:date="2020-08-10T07:32:00Z">
              <w:rPr>
                <w:rStyle w:val="FootnoteReference"/>
                <w:rFonts w:ascii="Aparajita" w:hAnsi="Aparajita" w:cs="Aparajita"/>
                <w:sz w:val="24"/>
                <w:szCs w:val="24"/>
              </w:rPr>
            </w:rPrChange>
          </w:rPr>
          <w:footnoteRef/>
        </w:r>
        <w:r w:rsidRPr="00B7281F" w:rsidDel="00B7281F">
          <w:rPr>
            <w:rFonts w:ascii="Aparajita" w:hAnsi="Aparajita" w:cs="Aparajita"/>
          </w:rPr>
          <w:delText xml:space="preserve"> UN WPP data rely on model life tables in select countries, especially those in sub-Saharan Africa.  </w:delText>
        </w:r>
      </w:del>
    </w:p>
  </w:footnote>
  <w:footnote w:id="9">
    <w:p w14:paraId="148A713C" w14:textId="77777777" w:rsidR="002D061A" w:rsidRPr="00B7281F" w:rsidRDefault="002D061A" w:rsidP="005D2524">
      <w:pPr>
        <w:pStyle w:val="FootnoteText"/>
        <w:rPr>
          <w:sz w:val="24"/>
          <w:szCs w:val="24"/>
          <w:rPrChange w:id="783" w:author="Emily Smith-Greenaway" w:date="2020-08-09T14:45:00Z">
            <w:rPr/>
          </w:rPrChange>
        </w:rPr>
      </w:pPr>
      <w:r w:rsidRPr="003C1011">
        <w:rPr>
          <w:rStyle w:val="FootnoteReference"/>
          <w:rPrChange w:id="784" w:author="Emily Smith-Greenaway" w:date="2020-08-10T07:32:00Z">
            <w:rPr>
              <w:rStyle w:val="FootnoteReference"/>
              <w:rFonts w:ascii="Aparajita" w:hAnsi="Aparajita" w:cs="Aparajita"/>
              <w:sz w:val="24"/>
              <w:szCs w:val="24"/>
            </w:rPr>
          </w:rPrChange>
        </w:rPr>
        <w:footnoteRef/>
      </w:r>
      <w:r w:rsidRPr="0050243A">
        <w:rPr>
          <w:rFonts w:ascii="Aparajita" w:hAnsi="Aparajita" w:cs="Aparajita"/>
          <w:sz w:val="24"/>
          <w:szCs w:val="24"/>
        </w:rPr>
        <w:t xml:space="preserve"> UN WP</w:t>
      </w:r>
      <w:r w:rsidRPr="00B7281F">
        <w:rPr>
          <w:rFonts w:ascii="Aparajita" w:hAnsi="Aparajita" w:cs="Aparajita"/>
          <w:sz w:val="24"/>
          <w:szCs w:val="24"/>
        </w:rPr>
        <w:t xml:space="preserve">P data rely on model life tables in select countries, especially those in sub-Saharan Africa.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F1045C"/>
    <w:multiLevelType w:val="hybridMultilevel"/>
    <w:tmpl w:val="D7F6B78C"/>
    <w:lvl w:ilvl="0" w:tplc="1D129DB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D9024A"/>
    <w:multiLevelType w:val="hybridMultilevel"/>
    <w:tmpl w:val="458ED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DB64C9"/>
    <w:multiLevelType w:val="hybridMultilevel"/>
    <w:tmpl w:val="89D66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A572BF"/>
    <w:multiLevelType w:val="hybridMultilevel"/>
    <w:tmpl w:val="956E3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mily Smith-Greenaway">
    <w15:presenceInfo w15:providerId="Windows Live" w15:userId="4ff638e08c45e5a0"/>
  </w15:person>
  <w15:person w15:author="Jenny Trinitapoli">
    <w15:presenceInfo w15:providerId="AD" w15:userId="S::jennytrini@uchicago.edu::1591fa17-a2d6-4ae8-a4e1-089d64d1c0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2049"/>
  </w:hdrShapeDefaults>
  <w:footnotePr>
    <w:numFmt w:val="lowerRoman"/>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142E"/>
    <w:rsid w:val="000007A6"/>
    <w:rsid w:val="00000AB8"/>
    <w:rsid w:val="00007438"/>
    <w:rsid w:val="00011943"/>
    <w:rsid w:val="00012E7B"/>
    <w:rsid w:val="000142D1"/>
    <w:rsid w:val="00014B37"/>
    <w:rsid w:val="00014ECD"/>
    <w:rsid w:val="000207B0"/>
    <w:rsid w:val="000222DA"/>
    <w:rsid w:val="000230CC"/>
    <w:rsid w:val="000246F0"/>
    <w:rsid w:val="00024745"/>
    <w:rsid w:val="0002599D"/>
    <w:rsid w:val="000273F3"/>
    <w:rsid w:val="00027E59"/>
    <w:rsid w:val="00030215"/>
    <w:rsid w:val="00032368"/>
    <w:rsid w:val="00032E22"/>
    <w:rsid w:val="0003329B"/>
    <w:rsid w:val="000379EF"/>
    <w:rsid w:val="00040668"/>
    <w:rsid w:val="00040A58"/>
    <w:rsid w:val="000450DB"/>
    <w:rsid w:val="000455DB"/>
    <w:rsid w:val="000468B1"/>
    <w:rsid w:val="000524F2"/>
    <w:rsid w:val="00052AD6"/>
    <w:rsid w:val="00055738"/>
    <w:rsid w:val="00064694"/>
    <w:rsid w:val="00066E28"/>
    <w:rsid w:val="000715A2"/>
    <w:rsid w:val="0007165F"/>
    <w:rsid w:val="000739AA"/>
    <w:rsid w:val="000763CC"/>
    <w:rsid w:val="000806EC"/>
    <w:rsid w:val="000816F6"/>
    <w:rsid w:val="00083B85"/>
    <w:rsid w:val="000878CD"/>
    <w:rsid w:val="000913DE"/>
    <w:rsid w:val="00096046"/>
    <w:rsid w:val="00096827"/>
    <w:rsid w:val="000A123F"/>
    <w:rsid w:val="000A2857"/>
    <w:rsid w:val="000A3508"/>
    <w:rsid w:val="000A4200"/>
    <w:rsid w:val="000B0133"/>
    <w:rsid w:val="000B03A3"/>
    <w:rsid w:val="000B21E7"/>
    <w:rsid w:val="000B2F67"/>
    <w:rsid w:val="000B5C26"/>
    <w:rsid w:val="000C06A8"/>
    <w:rsid w:val="000C4BA5"/>
    <w:rsid w:val="000C55D6"/>
    <w:rsid w:val="000D377F"/>
    <w:rsid w:val="000D392E"/>
    <w:rsid w:val="000D4321"/>
    <w:rsid w:val="000D4C18"/>
    <w:rsid w:val="000D6198"/>
    <w:rsid w:val="000D6476"/>
    <w:rsid w:val="000E2663"/>
    <w:rsid w:val="000E59BE"/>
    <w:rsid w:val="000E756E"/>
    <w:rsid w:val="000F2BCF"/>
    <w:rsid w:val="000F5DDF"/>
    <w:rsid w:val="000F6A1A"/>
    <w:rsid w:val="000F6FBE"/>
    <w:rsid w:val="0010203F"/>
    <w:rsid w:val="001077F2"/>
    <w:rsid w:val="00113779"/>
    <w:rsid w:val="00114E0C"/>
    <w:rsid w:val="0011611C"/>
    <w:rsid w:val="0011686B"/>
    <w:rsid w:val="001179FC"/>
    <w:rsid w:val="00122DB5"/>
    <w:rsid w:val="001261E7"/>
    <w:rsid w:val="001273A9"/>
    <w:rsid w:val="001275EB"/>
    <w:rsid w:val="00127991"/>
    <w:rsid w:val="00135469"/>
    <w:rsid w:val="00136DB1"/>
    <w:rsid w:val="001378D6"/>
    <w:rsid w:val="00141EBE"/>
    <w:rsid w:val="001444A0"/>
    <w:rsid w:val="00145B06"/>
    <w:rsid w:val="00147379"/>
    <w:rsid w:val="00160F75"/>
    <w:rsid w:val="0016128E"/>
    <w:rsid w:val="001675DC"/>
    <w:rsid w:val="00167825"/>
    <w:rsid w:val="001739DF"/>
    <w:rsid w:val="00174127"/>
    <w:rsid w:val="00174205"/>
    <w:rsid w:val="00174FEA"/>
    <w:rsid w:val="00177E18"/>
    <w:rsid w:val="0018206F"/>
    <w:rsid w:val="001873BA"/>
    <w:rsid w:val="00187F33"/>
    <w:rsid w:val="00190B34"/>
    <w:rsid w:val="00190B37"/>
    <w:rsid w:val="00191FD1"/>
    <w:rsid w:val="00193B6E"/>
    <w:rsid w:val="00194BE7"/>
    <w:rsid w:val="0019540C"/>
    <w:rsid w:val="00195BE7"/>
    <w:rsid w:val="001972D9"/>
    <w:rsid w:val="00197349"/>
    <w:rsid w:val="001B037E"/>
    <w:rsid w:val="001B2FCC"/>
    <w:rsid w:val="001B3AD3"/>
    <w:rsid w:val="001B6A70"/>
    <w:rsid w:val="001B7CBF"/>
    <w:rsid w:val="001C18F8"/>
    <w:rsid w:val="001C6F34"/>
    <w:rsid w:val="001C7798"/>
    <w:rsid w:val="001C7F00"/>
    <w:rsid w:val="001D1DE4"/>
    <w:rsid w:val="001D387E"/>
    <w:rsid w:val="001D4B0F"/>
    <w:rsid w:val="001E2FEC"/>
    <w:rsid w:val="001E7313"/>
    <w:rsid w:val="001F1CF6"/>
    <w:rsid w:val="00202EA7"/>
    <w:rsid w:val="002037DD"/>
    <w:rsid w:val="00204436"/>
    <w:rsid w:val="00205623"/>
    <w:rsid w:val="002124D7"/>
    <w:rsid w:val="002134E4"/>
    <w:rsid w:val="00213729"/>
    <w:rsid w:val="002143FC"/>
    <w:rsid w:val="0021474B"/>
    <w:rsid w:val="00214D90"/>
    <w:rsid w:val="00215C89"/>
    <w:rsid w:val="0021632D"/>
    <w:rsid w:val="002221D2"/>
    <w:rsid w:val="00227963"/>
    <w:rsid w:val="002366E8"/>
    <w:rsid w:val="0024085F"/>
    <w:rsid w:val="00242068"/>
    <w:rsid w:val="00250644"/>
    <w:rsid w:val="0025266A"/>
    <w:rsid w:val="0025384C"/>
    <w:rsid w:val="00257C97"/>
    <w:rsid w:val="002607EF"/>
    <w:rsid w:val="00260DD6"/>
    <w:rsid w:val="0026199B"/>
    <w:rsid w:val="00261D63"/>
    <w:rsid w:val="00266175"/>
    <w:rsid w:val="00267BCF"/>
    <w:rsid w:val="00276483"/>
    <w:rsid w:val="0027796A"/>
    <w:rsid w:val="00284F4D"/>
    <w:rsid w:val="00286B23"/>
    <w:rsid w:val="00292011"/>
    <w:rsid w:val="002941AE"/>
    <w:rsid w:val="00294584"/>
    <w:rsid w:val="002A009B"/>
    <w:rsid w:val="002A4E0A"/>
    <w:rsid w:val="002A7D41"/>
    <w:rsid w:val="002B06B0"/>
    <w:rsid w:val="002B1B5B"/>
    <w:rsid w:val="002B27F1"/>
    <w:rsid w:val="002B7385"/>
    <w:rsid w:val="002B7FC5"/>
    <w:rsid w:val="002C0039"/>
    <w:rsid w:val="002C03EE"/>
    <w:rsid w:val="002C05A1"/>
    <w:rsid w:val="002C19B2"/>
    <w:rsid w:val="002C21F9"/>
    <w:rsid w:val="002D061A"/>
    <w:rsid w:val="002D22D1"/>
    <w:rsid w:val="002D3BFE"/>
    <w:rsid w:val="002E0573"/>
    <w:rsid w:val="002E2874"/>
    <w:rsid w:val="002E2875"/>
    <w:rsid w:val="002F4BC1"/>
    <w:rsid w:val="00301145"/>
    <w:rsid w:val="00305828"/>
    <w:rsid w:val="003068B2"/>
    <w:rsid w:val="003106F3"/>
    <w:rsid w:val="00310E87"/>
    <w:rsid w:val="003116C1"/>
    <w:rsid w:val="0031425A"/>
    <w:rsid w:val="003228C4"/>
    <w:rsid w:val="00325A0E"/>
    <w:rsid w:val="00325D80"/>
    <w:rsid w:val="0032629A"/>
    <w:rsid w:val="0032696B"/>
    <w:rsid w:val="00330B82"/>
    <w:rsid w:val="00332979"/>
    <w:rsid w:val="003348A0"/>
    <w:rsid w:val="003360EF"/>
    <w:rsid w:val="00340079"/>
    <w:rsid w:val="00340193"/>
    <w:rsid w:val="00350116"/>
    <w:rsid w:val="00352764"/>
    <w:rsid w:val="003566CD"/>
    <w:rsid w:val="00360A91"/>
    <w:rsid w:val="003662CE"/>
    <w:rsid w:val="0037017C"/>
    <w:rsid w:val="00371195"/>
    <w:rsid w:val="003731B5"/>
    <w:rsid w:val="00380F11"/>
    <w:rsid w:val="0038150C"/>
    <w:rsid w:val="00385E91"/>
    <w:rsid w:val="003909B2"/>
    <w:rsid w:val="00394622"/>
    <w:rsid w:val="00397141"/>
    <w:rsid w:val="003A07AF"/>
    <w:rsid w:val="003A397A"/>
    <w:rsid w:val="003B178E"/>
    <w:rsid w:val="003B1E14"/>
    <w:rsid w:val="003B2FD8"/>
    <w:rsid w:val="003B404B"/>
    <w:rsid w:val="003B4F6B"/>
    <w:rsid w:val="003B5FA9"/>
    <w:rsid w:val="003B7892"/>
    <w:rsid w:val="003C014B"/>
    <w:rsid w:val="003C1011"/>
    <w:rsid w:val="003C63A1"/>
    <w:rsid w:val="003C729A"/>
    <w:rsid w:val="003D39C5"/>
    <w:rsid w:val="003D3C1C"/>
    <w:rsid w:val="003E3366"/>
    <w:rsid w:val="003E34B8"/>
    <w:rsid w:val="003E3E76"/>
    <w:rsid w:val="003E6EB7"/>
    <w:rsid w:val="003F12BE"/>
    <w:rsid w:val="003F208D"/>
    <w:rsid w:val="003F27DD"/>
    <w:rsid w:val="003F4F5E"/>
    <w:rsid w:val="003F6C30"/>
    <w:rsid w:val="00400823"/>
    <w:rsid w:val="00400FFF"/>
    <w:rsid w:val="0040187D"/>
    <w:rsid w:val="00401E7C"/>
    <w:rsid w:val="00404BC4"/>
    <w:rsid w:val="0040666F"/>
    <w:rsid w:val="00410C38"/>
    <w:rsid w:val="00411C1F"/>
    <w:rsid w:val="00413DA8"/>
    <w:rsid w:val="00414309"/>
    <w:rsid w:val="0041455C"/>
    <w:rsid w:val="00415730"/>
    <w:rsid w:val="00416277"/>
    <w:rsid w:val="0042441B"/>
    <w:rsid w:val="004257D1"/>
    <w:rsid w:val="00426A22"/>
    <w:rsid w:val="00427BBB"/>
    <w:rsid w:val="004307D7"/>
    <w:rsid w:val="00431960"/>
    <w:rsid w:val="00431A17"/>
    <w:rsid w:val="004348E4"/>
    <w:rsid w:val="0043547B"/>
    <w:rsid w:val="0043670A"/>
    <w:rsid w:val="004402CE"/>
    <w:rsid w:val="00441796"/>
    <w:rsid w:val="00442083"/>
    <w:rsid w:val="00442B2D"/>
    <w:rsid w:val="00445F8A"/>
    <w:rsid w:val="00447F5A"/>
    <w:rsid w:val="00450725"/>
    <w:rsid w:val="0045097D"/>
    <w:rsid w:val="00453222"/>
    <w:rsid w:val="004539A4"/>
    <w:rsid w:val="00453D27"/>
    <w:rsid w:val="00454D42"/>
    <w:rsid w:val="0045593A"/>
    <w:rsid w:val="0046478A"/>
    <w:rsid w:val="00470735"/>
    <w:rsid w:val="004712D8"/>
    <w:rsid w:val="004715D7"/>
    <w:rsid w:val="004731AD"/>
    <w:rsid w:val="00477120"/>
    <w:rsid w:val="00477BAD"/>
    <w:rsid w:val="00477F2F"/>
    <w:rsid w:val="00485A10"/>
    <w:rsid w:val="00486C2D"/>
    <w:rsid w:val="00487A62"/>
    <w:rsid w:val="00487A65"/>
    <w:rsid w:val="00490804"/>
    <w:rsid w:val="004A42CA"/>
    <w:rsid w:val="004B6A10"/>
    <w:rsid w:val="004C09DE"/>
    <w:rsid w:val="004C31B4"/>
    <w:rsid w:val="004C7667"/>
    <w:rsid w:val="004D032E"/>
    <w:rsid w:val="004D2458"/>
    <w:rsid w:val="004D55F7"/>
    <w:rsid w:val="004E16CC"/>
    <w:rsid w:val="004E2C9D"/>
    <w:rsid w:val="004E2DAD"/>
    <w:rsid w:val="004E47BE"/>
    <w:rsid w:val="004E624F"/>
    <w:rsid w:val="004F0679"/>
    <w:rsid w:val="004F1751"/>
    <w:rsid w:val="004F494A"/>
    <w:rsid w:val="004F6A28"/>
    <w:rsid w:val="00500F6C"/>
    <w:rsid w:val="0050243A"/>
    <w:rsid w:val="005026C9"/>
    <w:rsid w:val="00505B05"/>
    <w:rsid w:val="005066CC"/>
    <w:rsid w:val="005077C9"/>
    <w:rsid w:val="00511BB6"/>
    <w:rsid w:val="00512798"/>
    <w:rsid w:val="0051741E"/>
    <w:rsid w:val="0052129C"/>
    <w:rsid w:val="00522A6A"/>
    <w:rsid w:val="00524E60"/>
    <w:rsid w:val="005263CE"/>
    <w:rsid w:val="005319C0"/>
    <w:rsid w:val="00533515"/>
    <w:rsid w:val="00534138"/>
    <w:rsid w:val="00540E97"/>
    <w:rsid w:val="00545F07"/>
    <w:rsid w:val="00556A5A"/>
    <w:rsid w:val="005571D8"/>
    <w:rsid w:val="00562191"/>
    <w:rsid w:val="0056296F"/>
    <w:rsid w:val="00562E17"/>
    <w:rsid w:val="005637B6"/>
    <w:rsid w:val="00564989"/>
    <w:rsid w:val="00565369"/>
    <w:rsid w:val="00567950"/>
    <w:rsid w:val="00573D92"/>
    <w:rsid w:val="00576DE2"/>
    <w:rsid w:val="00577D1A"/>
    <w:rsid w:val="005802AE"/>
    <w:rsid w:val="00581BE4"/>
    <w:rsid w:val="00582340"/>
    <w:rsid w:val="00586EEA"/>
    <w:rsid w:val="00592271"/>
    <w:rsid w:val="005922C8"/>
    <w:rsid w:val="005942B0"/>
    <w:rsid w:val="00594BC9"/>
    <w:rsid w:val="0059599E"/>
    <w:rsid w:val="00595F2A"/>
    <w:rsid w:val="005965A2"/>
    <w:rsid w:val="005A1C13"/>
    <w:rsid w:val="005A306A"/>
    <w:rsid w:val="005A4AA4"/>
    <w:rsid w:val="005B3769"/>
    <w:rsid w:val="005B3B71"/>
    <w:rsid w:val="005B48C9"/>
    <w:rsid w:val="005B5227"/>
    <w:rsid w:val="005B5E4B"/>
    <w:rsid w:val="005B5F13"/>
    <w:rsid w:val="005C3E9E"/>
    <w:rsid w:val="005C4413"/>
    <w:rsid w:val="005C4D07"/>
    <w:rsid w:val="005D03AA"/>
    <w:rsid w:val="005D121F"/>
    <w:rsid w:val="005D1464"/>
    <w:rsid w:val="005D2524"/>
    <w:rsid w:val="005D3947"/>
    <w:rsid w:val="005E1FE4"/>
    <w:rsid w:val="005E2C4C"/>
    <w:rsid w:val="005E510B"/>
    <w:rsid w:val="005F14E0"/>
    <w:rsid w:val="005F176B"/>
    <w:rsid w:val="005F2596"/>
    <w:rsid w:val="00600012"/>
    <w:rsid w:val="00604834"/>
    <w:rsid w:val="00605D9C"/>
    <w:rsid w:val="00611390"/>
    <w:rsid w:val="0061287E"/>
    <w:rsid w:val="00614637"/>
    <w:rsid w:val="00615238"/>
    <w:rsid w:val="00621868"/>
    <w:rsid w:val="00623750"/>
    <w:rsid w:val="0062561C"/>
    <w:rsid w:val="00626F84"/>
    <w:rsid w:val="00632182"/>
    <w:rsid w:val="0064062C"/>
    <w:rsid w:val="0064108D"/>
    <w:rsid w:val="00641F38"/>
    <w:rsid w:val="006427DA"/>
    <w:rsid w:val="0064282D"/>
    <w:rsid w:val="0064428B"/>
    <w:rsid w:val="0064493A"/>
    <w:rsid w:val="00644E3F"/>
    <w:rsid w:val="006508A5"/>
    <w:rsid w:val="00654E23"/>
    <w:rsid w:val="00654E86"/>
    <w:rsid w:val="006560D4"/>
    <w:rsid w:val="006569E8"/>
    <w:rsid w:val="006663D7"/>
    <w:rsid w:val="00666C71"/>
    <w:rsid w:val="0066737E"/>
    <w:rsid w:val="00670B31"/>
    <w:rsid w:val="00680642"/>
    <w:rsid w:val="006852F7"/>
    <w:rsid w:val="006853D2"/>
    <w:rsid w:val="00690020"/>
    <w:rsid w:val="00690A2C"/>
    <w:rsid w:val="00692E93"/>
    <w:rsid w:val="00694DBF"/>
    <w:rsid w:val="00697299"/>
    <w:rsid w:val="006A2310"/>
    <w:rsid w:val="006A23D1"/>
    <w:rsid w:val="006A5F7C"/>
    <w:rsid w:val="006A62F9"/>
    <w:rsid w:val="006A6C54"/>
    <w:rsid w:val="006A75B3"/>
    <w:rsid w:val="006B092D"/>
    <w:rsid w:val="006B1A95"/>
    <w:rsid w:val="006B2C1C"/>
    <w:rsid w:val="006B4F1E"/>
    <w:rsid w:val="006B754D"/>
    <w:rsid w:val="006D083C"/>
    <w:rsid w:val="006D09C7"/>
    <w:rsid w:val="006D2A1D"/>
    <w:rsid w:val="006D2A78"/>
    <w:rsid w:val="006D57CB"/>
    <w:rsid w:val="006D6174"/>
    <w:rsid w:val="006D7288"/>
    <w:rsid w:val="006E3218"/>
    <w:rsid w:val="006E3675"/>
    <w:rsid w:val="006F1D91"/>
    <w:rsid w:val="006F21A8"/>
    <w:rsid w:val="006F2327"/>
    <w:rsid w:val="006F2BA8"/>
    <w:rsid w:val="006F4FD7"/>
    <w:rsid w:val="00701BC0"/>
    <w:rsid w:val="007152C1"/>
    <w:rsid w:val="00715507"/>
    <w:rsid w:val="007201F2"/>
    <w:rsid w:val="0072064D"/>
    <w:rsid w:val="00737092"/>
    <w:rsid w:val="00740D5B"/>
    <w:rsid w:val="007434A6"/>
    <w:rsid w:val="00747ACE"/>
    <w:rsid w:val="00752C1D"/>
    <w:rsid w:val="00752D50"/>
    <w:rsid w:val="00764291"/>
    <w:rsid w:val="00765EEC"/>
    <w:rsid w:val="00765F13"/>
    <w:rsid w:val="007711BA"/>
    <w:rsid w:val="00771924"/>
    <w:rsid w:val="007848BA"/>
    <w:rsid w:val="007905F1"/>
    <w:rsid w:val="00790D86"/>
    <w:rsid w:val="00792B2D"/>
    <w:rsid w:val="007948B6"/>
    <w:rsid w:val="00795036"/>
    <w:rsid w:val="007965EB"/>
    <w:rsid w:val="007A018E"/>
    <w:rsid w:val="007B04CC"/>
    <w:rsid w:val="007B42A0"/>
    <w:rsid w:val="007C1D94"/>
    <w:rsid w:val="007C4707"/>
    <w:rsid w:val="007C4C50"/>
    <w:rsid w:val="007C69D0"/>
    <w:rsid w:val="007D1593"/>
    <w:rsid w:val="007D458F"/>
    <w:rsid w:val="007E1C46"/>
    <w:rsid w:val="007E39A0"/>
    <w:rsid w:val="007E3C04"/>
    <w:rsid w:val="007E3CFD"/>
    <w:rsid w:val="007E564F"/>
    <w:rsid w:val="007F06DD"/>
    <w:rsid w:val="007F37B6"/>
    <w:rsid w:val="007F448E"/>
    <w:rsid w:val="007F6C5E"/>
    <w:rsid w:val="007F71FD"/>
    <w:rsid w:val="00800E45"/>
    <w:rsid w:val="0081142E"/>
    <w:rsid w:val="00813B77"/>
    <w:rsid w:val="008161ED"/>
    <w:rsid w:val="008171D1"/>
    <w:rsid w:val="00817B98"/>
    <w:rsid w:val="008224C0"/>
    <w:rsid w:val="00824348"/>
    <w:rsid w:val="0082473D"/>
    <w:rsid w:val="008414C0"/>
    <w:rsid w:val="00842EA8"/>
    <w:rsid w:val="00842EFE"/>
    <w:rsid w:val="00846B1D"/>
    <w:rsid w:val="0085184E"/>
    <w:rsid w:val="008520E3"/>
    <w:rsid w:val="00852379"/>
    <w:rsid w:val="00854E0B"/>
    <w:rsid w:val="008608A9"/>
    <w:rsid w:val="00861531"/>
    <w:rsid w:val="008630F5"/>
    <w:rsid w:val="00866D87"/>
    <w:rsid w:val="00867191"/>
    <w:rsid w:val="00872BD4"/>
    <w:rsid w:val="008736EF"/>
    <w:rsid w:val="00877586"/>
    <w:rsid w:val="00883301"/>
    <w:rsid w:val="008857AC"/>
    <w:rsid w:val="00886234"/>
    <w:rsid w:val="00887076"/>
    <w:rsid w:val="00887E0C"/>
    <w:rsid w:val="00890900"/>
    <w:rsid w:val="00890FF1"/>
    <w:rsid w:val="008940B0"/>
    <w:rsid w:val="008A0317"/>
    <w:rsid w:val="008A50C6"/>
    <w:rsid w:val="008B15EE"/>
    <w:rsid w:val="008B1C6E"/>
    <w:rsid w:val="008B3271"/>
    <w:rsid w:val="008B5A24"/>
    <w:rsid w:val="008B63C7"/>
    <w:rsid w:val="008B6728"/>
    <w:rsid w:val="008B7078"/>
    <w:rsid w:val="008C0953"/>
    <w:rsid w:val="008C235C"/>
    <w:rsid w:val="008C61D2"/>
    <w:rsid w:val="008C78CF"/>
    <w:rsid w:val="008D063A"/>
    <w:rsid w:val="008D6019"/>
    <w:rsid w:val="008D6802"/>
    <w:rsid w:val="008D6E39"/>
    <w:rsid w:val="008E4B61"/>
    <w:rsid w:val="008E677F"/>
    <w:rsid w:val="008F0A3C"/>
    <w:rsid w:val="008F2189"/>
    <w:rsid w:val="008F6512"/>
    <w:rsid w:val="00903DED"/>
    <w:rsid w:val="009051CC"/>
    <w:rsid w:val="00910540"/>
    <w:rsid w:val="00912956"/>
    <w:rsid w:val="0092133C"/>
    <w:rsid w:val="009255A9"/>
    <w:rsid w:val="009256D5"/>
    <w:rsid w:val="009369CB"/>
    <w:rsid w:val="00937826"/>
    <w:rsid w:val="0094124C"/>
    <w:rsid w:val="009432FA"/>
    <w:rsid w:val="0094471F"/>
    <w:rsid w:val="00944C50"/>
    <w:rsid w:val="00945663"/>
    <w:rsid w:val="0094598E"/>
    <w:rsid w:val="0095037A"/>
    <w:rsid w:val="009528D3"/>
    <w:rsid w:val="00955555"/>
    <w:rsid w:val="00960D8B"/>
    <w:rsid w:val="00961110"/>
    <w:rsid w:val="009625F1"/>
    <w:rsid w:val="00964F02"/>
    <w:rsid w:val="00977863"/>
    <w:rsid w:val="009825BA"/>
    <w:rsid w:val="009914B9"/>
    <w:rsid w:val="009923A3"/>
    <w:rsid w:val="00992BC1"/>
    <w:rsid w:val="00996AB6"/>
    <w:rsid w:val="009A04A5"/>
    <w:rsid w:val="009A05B2"/>
    <w:rsid w:val="009A1A09"/>
    <w:rsid w:val="009A252F"/>
    <w:rsid w:val="009A3160"/>
    <w:rsid w:val="009A38BC"/>
    <w:rsid w:val="009A57FD"/>
    <w:rsid w:val="009B0007"/>
    <w:rsid w:val="009B032A"/>
    <w:rsid w:val="009C383D"/>
    <w:rsid w:val="009C5AA2"/>
    <w:rsid w:val="009D01D6"/>
    <w:rsid w:val="009D42EE"/>
    <w:rsid w:val="009D4FAF"/>
    <w:rsid w:val="009D4FE5"/>
    <w:rsid w:val="009E4D1B"/>
    <w:rsid w:val="009E53A3"/>
    <w:rsid w:val="009F0038"/>
    <w:rsid w:val="009F05D9"/>
    <w:rsid w:val="00A02870"/>
    <w:rsid w:val="00A20AA5"/>
    <w:rsid w:val="00A23C95"/>
    <w:rsid w:val="00A25189"/>
    <w:rsid w:val="00A25B0A"/>
    <w:rsid w:val="00A26A7E"/>
    <w:rsid w:val="00A26C45"/>
    <w:rsid w:val="00A31A78"/>
    <w:rsid w:val="00A335E2"/>
    <w:rsid w:val="00A36998"/>
    <w:rsid w:val="00A373F4"/>
    <w:rsid w:val="00A420CE"/>
    <w:rsid w:val="00A4545A"/>
    <w:rsid w:val="00A51549"/>
    <w:rsid w:val="00A5271F"/>
    <w:rsid w:val="00A60CE6"/>
    <w:rsid w:val="00A615F0"/>
    <w:rsid w:val="00A61A25"/>
    <w:rsid w:val="00A6548D"/>
    <w:rsid w:val="00A66174"/>
    <w:rsid w:val="00A67263"/>
    <w:rsid w:val="00A702BB"/>
    <w:rsid w:val="00A732E6"/>
    <w:rsid w:val="00A76AD9"/>
    <w:rsid w:val="00A82EF1"/>
    <w:rsid w:val="00A84C9F"/>
    <w:rsid w:val="00A863F6"/>
    <w:rsid w:val="00A953D2"/>
    <w:rsid w:val="00A9674A"/>
    <w:rsid w:val="00AA0162"/>
    <w:rsid w:val="00AA077C"/>
    <w:rsid w:val="00AA079C"/>
    <w:rsid w:val="00AA534C"/>
    <w:rsid w:val="00AC4580"/>
    <w:rsid w:val="00AC70DA"/>
    <w:rsid w:val="00AD1AE7"/>
    <w:rsid w:val="00AD38E5"/>
    <w:rsid w:val="00AE32C4"/>
    <w:rsid w:val="00AE3E8D"/>
    <w:rsid w:val="00AE57DA"/>
    <w:rsid w:val="00AF1277"/>
    <w:rsid w:val="00AF1B29"/>
    <w:rsid w:val="00AF5706"/>
    <w:rsid w:val="00AF60A7"/>
    <w:rsid w:val="00AF7540"/>
    <w:rsid w:val="00B00A7F"/>
    <w:rsid w:val="00B01CAB"/>
    <w:rsid w:val="00B033A8"/>
    <w:rsid w:val="00B03F77"/>
    <w:rsid w:val="00B042E3"/>
    <w:rsid w:val="00B05C04"/>
    <w:rsid w:val="00B0671A"/>
    <w:rsid w:val="00B101F3"/>
    <w:rsid w:val="00B14230"/>
    <w:rsid w:val="00B21185"/>
    <w:rsid w:val="00B23ABE"/>
    <w:rsid w:val="00B336AC"/>
    <w:rsid w:val="00B344D9"/>
    <w:rsid w:val="00B40D20"/>
    <w:rsid w:val="00B429E5"/>
    <w:rsid w:val="00B436A3"/>
    <w:rsid w:val="00B47475"/>
    <w:rsid w:val="00B50C78"/>
    <w:rsid w:val="00B50EB7"/>
    <w:rsid w:val="00B52646"/>
    <w:rsid w:val="00B52C0C"/>
    <w:rsid w:val="00B54862"/>
    <w:rsid w:val="00B55E47"/>
    <w:rsid w:val="00B60BB6"/>
    <w:rsid w:val="00B60BDF"/>
    <w:rsid w:val="00B61FC7"/>
    <w:rsid w:val="00B6335C"/>
    <w:rsid w:val="00B653FF"/>
    <w:rsid w:val="00B7281F"/>
    <w:rsid w:val="00B73AB2"/>
    <w:rsid w:val="00B75F64"/>
    <w:rsid w:val="00B80892"/>
    <w:rsid w:val="00B8107A"/>
    <w:rsid w:val="00B8121C"/>
    <w:rsid w:val="00B82C51"/>
    <w:rsid w:val="00B87C66"/>
    <w:rsid w:val="00B93C37"/>
    <w:rsid w:val="00B975B5"/>
    <w:rsid w:val="00B97F50"/>
    <w:rsid w:val="00BA01A6"/>
    <w:rsid w:val="00BA330E"/>
    <w:rsid w:val="00BA38D1"/>
    <w:rsid w:val="00BA579B"/>
    <w:rsid w:val="00BB5A30"/>
    <w:rsid w:val="00BB63C0"/>
    <w:rsid w:val="00BB762D"/>
    <w:rsid w:val="00BC0ADF"/>
    <w:rsid w:val="00BC1A36"/>
    <w:rsid w:val="00BC24DB"/>
    <w:rsid w:val="00BC50CA"/>
    <w:rsid w:val="00BC7750"/>
    <w:rsid w:val="00BD1F6E"/>
    <w:rsid w:val="00BE44DA"/>
    <w:rsid w:val="00BE62B5"/>
    <w:rsid w:val="00BF0125"/>
    <w:rsid w:val="00BF4504"/>
    <w:rsid w:val="00BF511E"/>
    <w:rsid w:val="00BF5E34"/>
    <w:rsid w:val="00C01278"/>
    <w:rsid w:val="00C10C21"/>
    <w:rsid w:val="00C14944"/>
    <w:rsid w:val="00C150E7"/>
    <w:rsid w:val="00C15964"/>
    <w:rsid w:val="00C170DF"/>
    <w:rsid w:val="00C2087E"/>
    <w:rsid w:val="00C24D12"/>
    <w:rsid w:val="00C25629"/>
    <w:rsid w:val="00C25E50"/>
    <w:rsid w:val="00C26939"/>
    <w:rsid w:val="00C30626"/>
    <w:rsid w:val="00C322A0"/>
    <w:rsid w:val="00C32813"/>
    <w:rsid w:val="00C372BD"/>
    <w:rsid w:val="00C37E32"/>
    <w:rsid w:val="00C4212C"/>
    <w:rsid w:val="00C430FF"/>
    <w:rsid w:val="00C50BE6"/>
    <w:rsid w:val="00C50F50"/>
    <w:rsid w:val="00C51F34"/>
    <w:rsid w:val="00C53D8C"/>
    <w:rsid w:val="00C5710E"/>
    <w:rsid w:val="00C57BA8"/>
    <w:rsid w:val="00C65650"/>
    <w:rsid w:val="00C67F4A"/>
    <w:rsid w:val="00C70CB5"/>
    <w:rsid w:val="00C719A8"/>
    <w:rsid w:val="00C74104"/>
    <w:rsid w:val="00C745A0"/>
    <w:rsid w:val="00C745BD"/>
    <w:rsid w:val="00C74991"/>
    <w:rsid w:val="00C75ECD"/>
    <w:rsid w:val="00C84A82"/>
    <w:rsid w:val="00C85E40"/>
    <w:rsid w:val="00C86990"/>
    <w:rsid w:val="00C875BC"/>
    <w:rsid w:val="00C91ECB"/>
    <w:rsid w:val="00C921A2"/>
    <w:rsid w:val="00C94B18"/>
    <w:rsid w:val="00C94C0B"/>
    <w:rsid w:val="00C97526"/>
    <w:rsid w:val="00C97DB8"/>
    <w:rsid w:val="00CA6B00"/>
    <w:rsid w:val="00CB08B5"/>
    <w:rsid w:val="00CB2650"/>
    <w:rsid w:val="00CB40A7"/>
    <w:rsid w:val="00CB57FC"/>
    <w:rsid w:val="00CB5D5D"/>
    <w:rsid w:val="00CB61A3"/>
    <w:rsid w:val="00CC01BF"/>
    <w:rsid w:val="00CC0C2A"/>
    <w:rsid w:val="00CC1740"/>
    <w:rsid w:val="00CC1C41"/>
    <w:rsid w:val="00CC3995"/>
    <w:rsid w:val="00CD34DA"/>
    <w:rsid w:val="00CD7899"/>
    <w:rsid w:val="00CE0545"/>
    <w:rsid w:val="00CE1FAA"/>
    <w:rsid w:val="00CE21A2"/>
    <w:rsid w:val="00CE5B1B"/>
    <w:rsid w:val="00CE7B84"/>
    <w:rsid w:val="00CF2FA8"/>
    <w:rsid w:val="00CF4114"/>
    <w:rsid w:val="00D0315A"/>
    <w:rsid w:val="00D050D4"/>
    <w:rsid w:val="00D07015"/>
    <w:rsid w:val="00D16B54"/>
    <w:rsid w:val="00D17F0C"/>
    <w:rsid w:val="00D245FE"/>
    <w:rsid w:val="00D246CD"/>
    <w:rsid w:val="00D26849"/>
    <w:rsid w:val="00D26B5A"/>
    <w:rsid w:val="00D34753"/>
    <w:rsid w:val="00D36303"/>
    <w:rsid w:val="00D424AC"/>
    <w:rsid w:val="00D442CC"/>
    <w:rsid w:val="00D46479"/>
    <w:rsid w:val="00D52893"/>
    <w:rsid w:val="00D52D37"/>
    <w:rsid w:val="00D53820"/>
    <w:rsid w:val="00D5759B"/>
    <w:rsid w:val="00D61D0E"/>
    <w:rsid w:val="00D61E95"/>
    <w:rsid w:val="00D622A9"/>
    <w:rsid w:val="00D63736"/>
    <w:rsid w:val="00D6563D"/>
    <w:rsid w:val="00D73ED1"/>
    <w:rsid w:val="00D76607"/>
    <w:rsid w:val="00D76CFE"/>
    <w:rsid w:val="00D7757E"/>
    <w:rsid w:val="00D77923"/>
    <w:rsid w:val="00D84898"/>
    <w:rsid w:val="00D84AE6"/>
    <w:rsid w:val="00D85224"/>
    <w:rsid w:val="00D92D07"/>
    <w:rsid w:val="00D93F34"/>
    <w:rsid w:val="00D94243"/>
    <w:rsid w:val="00DA55E1"/>
    <w:rsid w:val="00DA68C1"/>
    <w:rsid w:val="00DA697F"/>
    <w:rsid w:val="00DA7E87"/>
    <w:rsid w:val="00DB2752"/>
    <w:rsid w:val="00DB5695"/>
    <w:rsid w:val="00DB59F8"/>
    <w:rsid w:val="00DB5E50"/>
    <w:rsid w:val="00DC0D12"/>
    <w:rsid w:val="00DC1A4D"/>
    <w:rsid w:val="00DC4F2B"/>
    <w:rsid w:val="00DD33DB"/>
    <w:rsid w:val="00DD5162"/>
    <w:rsid w:val="00DD58DD"/>
    <w:rsid w:val="00DD5A72"/>
    <w:rsid w:val="00DE30E5"/>
    <w:rsid w:val="00DE41EA"/>
    <w:rsid w:val="00DE5C46"/>
    <w:rsid w:val="00DE6930"/>
    <w:rsid w:val="00DE6BA3"/>
    <w:rsid w:val="00DE7325"/>
    <w:rsid w:val="00DF05F6"/>
    <w:rsid w:val="00E026C9"/>
    <w:rsid w:val="00E10CA5"/>
    <w:rsid w:val="00E13394"/>
    <w:rsid w:val="00E13A87"/>
    <w:rsid w:val="00E148FB"/>
    <w:rsid w:val="00E169D2"/>
    <w:rsid w:val="00E22E5A"/>
    <w:rsid w:val="00E25945"/>
    <w:rsid w:val="00E26107"/>
    <w:rsid w:val="00E26EDC"/>
    <w:rsid w:val="00E27C6F"/>
    <w:rsid w:val="00E300BA"/>
    <w:rsid w:val="00E30AAE"/>
    <w:rsid w:val="00E3187D"/>
    <w:rsid w:val="00E351B4"/>
    <w:rsid w:val="00E35349"/>
    <w:rsid w:val="00E36D35"/>
    <w:rsid w:val="00E40A00"/>
    <w:rsid w:val="00E442B5"/>
    <w:rsid w:val="00E50E67"/>
    <w:rsid w:val="00E517D0"/>
    <w:rsid w:val="00E535BA"/>
    <w:rsid w:val="00E55FBA"/>
    <w:rsid w:val="00E60850"/>
    <w:rsid w:val="00E65156"/>
    <w:rsid w:val="00E6557F"/>
    <w:rsid w:val="00E66E90"/>
    <w:rsid w:val="00E671B0"/>
    <w:rsid w:val="00E71065"/>
    <w:rsid w:val="00E71F15"/>
    <w:rsid w:val="00E72150"/>
    <w:rsid w:val="00E734FF"/>
    <w:rsid w:val="00E73CDB"/>
    <w:rsid w:val="00E7525E"/>
    <w:rsid w:val="00E8082C"/>
    <w:rsid w:val="00E81732"/>
    <w:rsid w:val="00E83983"/>
    <w:rsid w:val="00E83E06"/>
    <w:rsid w:val="00E86D86"/>
    <w:rsid w:val="00E87BDF"/>
    <w:rsid w:val="00E94742"/>
    <w:rsid w:val="00E9797D"/>
    <w:rsid w:val="00E97C9D"/>
    <w:rsid w:val="00EA25E1"/>
    <w:rsid w:val="00EA2D54"/>
    <w:rsid w:val="00EA40AD"/>
    <w:rsid w:val="00EA491B"/>
    <w:rsid w:val="00EA4AFD"/>
    <w:rsid w:val="00EA5C3B"/>
    <w:rsid w:val="00EB4436"/>
    <w:rsid w:val="00EB460A"/>
    <w:rsid w:val="00EB493D"/>
    <w:rsid w:val="00EB52F7"/>
    <w:rsid w:val="00EB6123"/>
    <w:rsid w:val="00EB7072"/>
    <w:rsid w:val="00EB790C"/>
    <w:rsid w:val="00EC674B"/>
    <w:rsid w:val="00ED1178"/>
    <w:rsid w:val="00ED274B"/>
    <w:rsid w:val="00ED341A"/>
    <w:rsid w:val="00ED4673"/>
    <w:rsid w:val="00ED51A4"/>
    <w:rsid w:val="00ED5B11"/>
    <w:rsid w:val="00EE1CFC"/>
    <w:rsid w:val="00EE4F56"/>
    <w:rsid w:val="00EE56B4"/>
    <w:rsid w:val="00EE6DE7"/>
    <w:rsid w:val="00EF4391"/>
    <w:rsid w:val="00F02934"/>
    <w:rsid w:val="00F04C4A"/>
    <w:rsid w:val="00F05AF9"/>
    <w:rsid w:val="00F10A8B"/>
    <w:rsid w:val="00F13C9E"/>
    <w:rsid w:val="00F1590A"/>
    <w:rsid w:val="00F16FB3"/>
    <w:rsid w:val="00F21715"/>
    <w:rsid w:val="00F23A15"/>
    <w:rsid w:val="00F24CBB"/>
    <w:rsid w:val="00F35D25"/>
    <w:rsid w:val="00F374F5"/>
    <w:rsid w:val="00F4101F"/>
    <w:rsid w:val="00F43EB7"/>
    <w:rsid w:val="00F43F38"/>
    <w:rsid w:val="00F50621"/>
    <w:rsid w:val="00F50ADB"/>
    <w:rsid w:val="00F516E1"/>
    <w:rsid w:val="00F52867"/>
    <w:rsid w:val="00F535FA"/>
    <w:rsid w:val="00F55413"/>
    <w:rsid w:val="00F56063"/>
    <w:rsid w:val="00F60FA3"/>
    <w:rsid w:val="00F6138D"/>
    <w:rsid w:val="00F624CD"/>
    <w:rsid w:val="00F62EAD"/>
    <w:rsid w:val="00F6560F"/>
    <w:rsid w:val="00F71177"/>
    <w:rsid w:val="00F713F0"/>
    <w:rsid w:val="00F7169A"/>
    <w:rsid w:val="00F74C25"/>
    <w:rsid w:val="00F758F7"/>
    <w:rsid w:val="00F938EA"/>
    <w:rsid w:val="00F94389"/>
    <w:rsid w:val="00FA0EBA"/>
    <w:rsid w:val="00FA2647"/>
    <w:rsid w:val="00FA6B5E"/>
    <w:rsid w:val="00FB1441"/>
    <w:rsid w:val="00FB2B30"/>
    <w:rsid w:val="00FB3F59"/>
    <w:rsid w:val="00FC1561"/>
    <w:rsid w:val="00FC2450"/>
    <w:rsid w:val="00FC6445"/>
    <w:rsid w:val="00FC7C60"/>
    <w:rsid w:val="00FD2512"/>
    <w:rsid w:val="00FD5DCB"/>
    <w:rsid w:val="00FD6AAD"/>
    <w:rsid w:val="00FD7066"/>
    <w:rsid w:val="00FE0D0A"/>
    <w:rsid w:val="00FE0D45"/>
    <w:rsid w:val="00FE2148"/>
    <w:rsid w:val="00FE267A"/>
    <w:rsid w:val="00FE4D8D"/>
    <w:rsid w:val="00FE58D4"/>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00939"/>
  <w15:docId w15:val="{7FD51ADC-2C7F-4134-9F2B-E5F31E835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7CB"/>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61D63"/>
    <w:rPr>
      <w:rFonts w:ascii="Arial" w:eastAsiaTheme="minorEastAsia" w:hAnsi="Arial"/>
      <w:sz w:val="20"/>
      <w:szCs w:val="20"/>
    </w:rPr>
  </w:style>
  <w:style w:type="character" w:customStyle="1" w:styleId="FootnoteTextChar">
    <w:name w:val="Footnote Text Char"/>
    <w:basedOn w:val="DefaultParagraphFont"/>
    <w:link w:val="FootnoteText"/>
    <w:uiPriority w:val="99"/>
    <w:rsid w:val="00261D63"/>
    <w:rPr>
      <w:rFonts w:ascii="Arial" w:eastAsiaTheme="minorEastAsia" w:hAnsi="Arial" w:cs="Times New Roman"/>
      <w:sz w:val="20"/>
      <w:szCs w:val="20"/>
    </w:rPr>
  </w:style>
  <w:style w:type="character" w:styleId="FootnoteReference">
    <w:name w:val="footnote reference"/>
    <w:basedOn w:val="DefaultParagraphFont"/>
    <w:uiPriority w:val="99"/>
    <w:semiHidden/>
    <w:unhideWhenUsed/>
    <w:rsid w:val="00261D63"/>
    <w:rPr>
      <w:vertAlign w:val="superscript"/>
    </w:rPr>
  </w:style>
  <w:style w:type="paragraph" w:styleId="BalloonText">
    <w:name w:val="Balloon Text"/>
    <w:basedOn w:val="Normal"/>
    <w:link w:val="BalloonTextChar"/>
    <w:uiPriority w:val="99"/>
    <w:semiHidden/>
    <w:unhideWhenUsed/>
    <w:rsid w:val="000207B0"/>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0207B0"/>
    <w:rPr>
      <w:rFonts w:ascii="Segoe UI" w:hAnsi="Segoe UI" w:cs="Segoe UI"/>
      <w:sz w:val="18"/>
      <w:szCs w:val="18"/>
    </w:rPr>
  </w:style>
  <w:style w:type="character" w:styleId="Hyperlink">
    <w:name w:val="Hyperlink"/>
    <w:basedOn w:val="DefaultParagraphFont"/>
    <w:uiPriority w:val="99"/>
    <w:unhideWhenUsed/>
    <w:rsid w:val="0064108D"/>
    <w:rPr>
      <w:color w:val="0000FF"/>
      <w:u w:val="single"/>
    </w:rPr>
  </w:style>
  <w:style w:type="paragraph" w:styleId="ListParagraph">
    <w:name w:val="List Paragraph"/>
    <w:basedOn w:val="Normal"/>
    <w:uiPriority w:val="34"/>
    <w:qFormat/>
    <w:rsid w:val="00C7499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2C19B2"/>
    <w:rPr>
      <w:sz w:val="16"/>
      <w:szCs w:val="16"/>
    </w:rPr>
  </w:style>
  <w:style w:type="paragraph" w:styleId="CommentText">
    <w:name w:val="annotation text"/>
    <w:basedOn w:val="Normal"/>
    <w:link w:val="CommentTextChar"/>
    <w:uiPriority w:val="99"/>
    <w:unhideWhenUsed/>
    <w:rsid w:val="002C19B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C19B2"/>
    <w:rPr>
      <w:sz w:val="20"/>
      <w:szCs w:val="20"/>
    </w:rPr>
  </w:style>
  <w:style w:type="paragraph" w:styleId="CommentSubject">
    <w:name w:val="annotation subject"/>
    <w:basedOn w:val="CommentText"/>
    <w:next w:val="CommentText"/>
    <w:link w:val="CommentSubjectChar"/>
    <w:uiPriority w:val="99"/>
    <w:semiHidden/>
    <w:unhideWhenUsed/>
    <w:rsid w:val="002C19B2"/>
    <w:rPr>
      <w:b/>
      <w:bCs/>
    </w:rPr>
  </w:style>
  <w:style w:type="character" w:customStyle="1" w:styleId="CommentSubjectChar">
    <w:name w:val="Comment Subject Char"/>
    <w:basedOn w:val="CommentTextChar"/>
    <w:link w:val="CommentSubject"/>
    <w:uiPriority w:val="99"/>
    <w:semiHidden/>
    <w:rsid w:val="002C19B2"/>
    <w:rPr>
      <w:b/>
      <w:bCs/>
      <w:sz w:val="20"/>
      <w:szCs w:val="20"/>
    </w:rPr>
  </w:style>
  <w:style w:type="paragraph" w:styleId="Header">
    <w:name w:val="header"/>
    <w:basedOn w:val="Normal"/>
    <w:link w:val="Head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E3C04"/>
  </w:style>
  <w:style w:type="paragraph" w:styleId="Footer">
    <w:name w:val="footer"/>
    <w:basedOn w:val="Normal"/>
    <w:link w:val="Foot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E3C04"/>
  </w:style>
  <w:style w:type="character" w:styleId="FollowedHyperlink">
    <w:name w:val="FollowedHyperlink"/>
    <w:basedOn w:val="DefaultParagraphFont"/>
    <w:uiPriority w:val="99"/>
    <w:semiHidden/>
    <w:unhideWhenUsed/>
    <w:rsid w:val="00556A5A"/>
    <w:rPr>
      <w:color w:val="954F72" w:themeColor="followedHyperlink"/>
      <w:u w:val="single"/>
    </w:rPr>
  </w:style>
  <w:style w:type="character" w:customStyle="1" w:styleId="UnresolvedMention1">
    <w:name w:val="Unresolved Mention1"/>
    <w:basedOn w:val="DefaultParagraphFont"/>
    <w:uiPriority w:val="99"/>
    <w:semiHidden/>
    <w:unhideWhenUsed/>
    <w:rsid w:val="00C430FF"/>
    <w:rPr>
      <w:color w:val="605E5C"/>
      <w:shd w:val="clear" w:color="auto" w:fill="E1DFDD"/>
    </w:rPr>
  </w:style>
  <w:style w:type="paragraph" w:styleId="Bibliography">
    <w:name w:val="Bibliography"/>
    <w:basedOn w:val="Normal"/>
    <w:next w:val="Normal"/>
    <w:uiPriority w:val="37"/>
    <w:unhideWhenUsed/>
    <w:rsid w:val="00697299"/>
    <w:pPr>
      <w:tabs>
        <w:tab w:val="left" w:pos="384"/>
      </w:tabs>
      <w:spacing w:line="480" w:lineRule="auto"/>
      <w:ind w:left="384" w:hanging="384"/>
    </w:pPr>
    <w:rPr>
      <w:rFonts w:asciiTheme="minorHAnsi" w:eastAsiaTheme="minorHAnsi" w:hAnsiTheme="minorHAnsi" w:cstheme="minorBidi"/>
      <w:sz w:val="22"/>
      <w:szCs w:val="22"/>
    </w:rPr>
  </w:style>
  <w:style w:type="paragraph" w:customStyle="1" w:styleId="msonormal0">
    <w:name w:val="msonormal"/>
    <w:basedOn w:val="Normal"/>
    <w:rsid w:val="00576DE2"/>
    <w:pPr>
      <w:spacing w:before="100" w:beforeAutospacing="1" w:after="100" w:afterAutospacing="1"/>
    </w:pPr>
  </w:style>
  <w:style w:type="paragraph" w:customStyle="1" w:styleId="font5">
    <w:name w:val="font5"/>
    <w:basedOn w:val="Normal"/>
    <w:rsid w:val="00576DE2"/>
    <w:pPr>
      <w:spacing w:before="100" w:beforeAutospacing="1" w:after="100" w:afterAutospacing="1"/>
    </w:pPr>
    <w:rPr>
      <w:rFonts w:ascii="Garamond" w:hAnsi="Garamond"/>
      <w:color w:val="000000"/>
      <w:sz w:val="22"/>
      <w:szCs w:val="22"/>
    </w:rPr>
  </w:style>
  <w:style w:type="paragraph" w:customStyle="1" w:styleId="xl65">
    <w:name w:val="xl65"/>
    <w:basedOn w:val="Normal"/>
    <w:rsid w:val="00576DE2"/>
    <w:pPr>
      <w:spacing w:before="100" w:beforeAutospacing="1" w:after="100" w:afterAutospacing="1"/>
    </w:pPr>
    <w:rPr>
      <w:rFonts w:ascii="Garamond" w:hAnsi="Garamond"/>
    </w:rPr>
  </w:style>
  <w:style w:type="paragraph" w:customStyle="1" w:styleId="xl66">
    <w:name w:val="xl66"/>
    <w:basedOn w:val="Normal"/>
    <w:rsid w:val="00576DE2"/>
    <w:pPr>
      <w:spacing w:before="100" w:beforeAutospacing="1" w:after="100" w:afterAutospacing="1"/>
    </w:pPr>
    <w:rPr>
      <w:rFonts w:ascii="Garamond" w:hAnsi="Garamond"/>
    </w:rPr>
  </w:style>
  <w:style w:type="paragraph" w:customStyle="1" w:styleId="xl67">
    <w:name w:val="xl67"/>
    <w:basedOn w:val="Normal"/>
    <w:rsid w:val="00576DE2"/>
    <w:pPr>
      <w:spacing w:before="100" w:beforeAutospacing="1" w:after="100" w:afterAutospacing="1"/>
    </w:pPr>
    <w:rPr>
      <w:rFonts w:ascii="Garamond" w:hAnsi="Garamond"/>
    </w:rPr>
  </w:style>
  <w:style w:type="paragraph" w:customStyle="1" w:styleId="xl68">
    <w:name w:val="xl68"/>
    <w:basedOn w:val="Normal"/>
    <w:rsid w:val="00576DE2"/>
    <w:pPr>
      <w:pBdr>
        <w:bottom w:val="single" w:sz="4" w:space="0" w:color="auto"/>
      </w:pBdr>
      <w:spacing w:before="100" w:beforeAutospacing="1" w:after="100" w:afterAutospacing="1"/>
    </w:pPr>
    <w:rPr>
      <w:rFonts w:ascii="Garamond" w:hAnsi="Garamond"/>
    </w:rPr>
  </w:style>
  <w:style w:type="paragraph" w:customStyle="1" w:styleId="xl69">
    <w:name w:val="xl69"/>
    <w:basedOn w:val="Normal"/>
    <w:rsid w:val="00576DE2"/>
    <w:pPr>
      <w:pBdr>
        <w:bottom w:val="single" w:sz="4" w:space="0" w:color="auto"/>
      </w:pBdr>
      <w:spacing w:before="100" w:beforeAutospacing="1" w:after="100" w:afterAutospacing="1"/>
    </w:pPr>
    <w:rPr>
      <w:rFonts w:ascii="Garamond" w:hAnsi="Garamond"/>
    </w:rPr>
  </w:style>
  <w:style w:type="paragraph" w:customStyle="1" w:styleId="xl70">
    <w:name w:val="xl70"/>
    <w:basedOn w:val="Normal"/>
    <w:rsid w:val="00576DE2"/>
    <w:pPr>
      <w:shd w:val="clear" w:color="000000" w:fill="E7E6E6"/>
      <w:spacing w:before="100" w:beforeAutospacing="1" w:after="100" w:afterAutospacing="1"/>
    </w:pPr>
    <w:rPr>
      <w:rFonts w:ascii="Garamond" w:hAnsi="Garamond"/>
      <w:b/>
      <w:bCs/>
    </w:rPr>
  </w:style>
  <w:style w:type="paragraph" w:customStyle="1" w:styleId="xl71">
    <w:name w:val="xl71"/>
    <w:basedOn w:val="Normal"/>
    <w:rsid w:val="00576DE2"/>
    <w:pPr>
      <w:shd w:val="clear" w:color="000000" w:fill="E7E6E6"/>
      <w:spacing w:before="100" w:beforeAutospacing="1" w:after="100" w:afterAutospacing="1"/>
    </w:pPr>
    <w:rPr>
      <w:rFonts w:ascii="Garamond" w:hAnsi="Garamond"/>
    </w:rPr>
  </w:style>
  <w:style w:type="paragraph" w:customStyle="1" w:styleId="xl72">
    <w:name w:val="xl72"/>
    <w:basedOn w:val="Normal"/>
    <w:rsid w:val="00576DE2"/>
    <w:pPr>
      <w:spacing w:before="100" w:beforeAutospacing="1" w:after="100" w:afterAutospacing="1"/>
    </w:pPr>
    <w:rPr>
      <w:rFonts w:ascii="Garamond" w:hAnsi="Garamond"/>
    </w:rPr>
  </w:style>
  <w:style w:type="paragraph" w:customStyle="1" w:styleId="xl73">
    <w:name w:val="xl73"/>
    <w:basedOn w:val="Normal"/>
    <w:rsid w:val="00576DE2"/>
    <w:pPr>
      <w:shd w:val="clear" w:color="000000" w:fill="E7E6E6"/>
      <w:spacing w:before="100" w:beforeAutospacing="1" w:after="100" w:afterAutospacing="1"/>
    </w:pPr>
    <w:rPr>
      <w:rFonts w:ascii="Garamond" w:hAnsi="Garamond"/>
    </w:rPr>
  </w:style>
  <w:style w:type="paragraph" w:customStyle="1" w:styleId="xl74">
    <w:name w:val="xl74"/>
    <w:basedOn w:val="Normal"/>
    <w:rsid w:val="00576DE2"/>
    <w:pPr>
      <w:pBdr>
        <w:bottom w:val="single" w:sz="4" w:space="0" w:color="auto"/>
      </w:pBdr>
      <w:spacing w:before="100" w:beforeAutospacing="1" w:after="100" w:afterAutospacing="1"/>
    </w:pPr>
    <w:rPr>
      <w:rFonts w:ascii="Garamond" w:hAnsi="Garamond"/>
    </w:rPr>
  </w:style>
  <w:style w:type="paragraph" w:customStyle="1" w:styleId="xl75">
    <w:name w:val="xl75"/>
    <w:basedOn w:val="Normal"/>
    <w:rsid w:val="00576DE2"/>
    <w:pPr>
      <w:pBdr>
        <w:bottom w:val="single" w:sz="4" w:space="0" w:color="auto"/>
      </w:pBdr>
      <w:spacing w:before="100" w:beforeAutospacing="1" w:after="100" w:afterAutospacing="1"/>
      <w:jc w:val="center"/>
    </w:pPr>
    <w:rPr>
      <w:rFonts w:ascii="Garamond" w:hAnsi="Garamond"/>
    </w:rPr>
  </w:style>
  <w:style w:type="paragraph" w:customStyle="1" w:styleId="xl76">
    <w:name w:val="xl76"/>
    <w:basedOn w:val="Normal"/>
    <w:rsid w:val="00576DE2"/>
    <w:pPr>
      <w:spacing w:before="100" w:beforeAutospacing="1" w:after="100" w:afterAutospacing="1"/>
      <w:jc w:val="center"/>
    </w:pPr>
    <w:rPr>
      <w:rFonts w:ascii="Garamond" w:hAnsi="Garamond"/>
    </w:rPr>
  </w:style>
  <w:style w:type="paragraph" w:customStyle="1" w:styleId="xl77">
    <w:name w:val="xl77"/>
    <w:basedOn w:val="Normal"/>
    <w:rsid w:val="00576DE2"/>
    <w:pPr>
      <w:shd w:val="clear" w:color="000000" w:fill="E7E6E6"/>
      <w:spacing w:before="100" w:beforeAutospacing="1" w:after="100" w:afterAutospacing="1"/>
    </w:pPr>
    <w:rPr>
      <w:rFonts w:ascii="Garamond" w:hAnsi="Garamond"/>
    </w:rPr>
  </w:style>
  <w:style w:type="paragraph" w:customStyle="1" w:styleId="xl78">
    <w:name w:val="xl78"/>
    <w:basedOn w:val="Normal"/>
    <w:rsid w:val="00576DE2"/>
    <w:pPr>
      <w:shd w:val="clear" w:color="000000" w:fill="E7E6E6"/>
      <w:spacing w:before="100" w:beforeAutospacing="1" w:after="100" w:afterAutospacing="1"/>
    </w:pPr>
    <w:rPr>
      <w:rFonts w:ascii="Garamond" w:hAnsi="Garamond"/>
      <w:b/>
      <w:bCs/>
    </w:rPr>
  </w:style>
  <w:style w:type="paragraph" w:customStyle="1" w:styleId="xl79">
    <w:name w:val="xl79"/>
    <w:basedOn w:val="Normal"/>
    <w:rsid w:val="00576DE2"/>
    <w:pPr>
      <w:pBdr>
        <w:bottom w:val="single" w:sz="4" w:space="0" w:color="auto"/>
      </w:pBdr>
      <w:spacing w:before="100" w:beforeAutospacing="1" w:after="100" w:afterAutospacing="1"/>
    </w:pPr>
    <w:rPr>
      <w:rFonts w:ascii="Garamond" w:hAnsi="Garamond"/>
    </w:rPr>
  </w:style>
  <w:style w:type="paragraph" w:customStyle="1" w:styleId="xl63">
    <w:name w:val="xl63"/>
    <w:basedOn w:val="Normal"/>
    <w:rsid w:val="000D6198"/>
    <w:pPr>
      <w:spacing w:before="100" w:beforeAutospacing="1" w:after="100" w:afterAutospacing="1"/>
    </w:pPr>
    <w:rPr>
      <w:rFonts w:ascii="Garamond" w:hAnsi="Garamond"/>
    </w:rPr>
  </w:style>
  <w:style w:type="paragraph" w:customStyle="1" w:styleId="xl64">
    <w:name w:val="xl64"/>
    <w:basedOn w:val="Normal"/>
    <w:rsid w:val="000D6198"/>
    <w:pPr>
      <w:spacing w:before="100" w:beforeAutospacing="1" w:after="100" w:afterAutospacing="1"/>
    </w:pPr>
    <w:rPr>
      <w:rFonts w:ascii="Garamond" w:hAnsi="Garamond"/>
    </w:rPr>
  </w:style>
  <w:style w:type="paragraph" w:styleId="Revision">
    <w:name w:val="Revision"/>
    <w:hidden/>
    <w:uiPriority w:val="99"/>
    <w:semiHidden/>
    <w:rsid w:val="00014B37"/>
    <w:pPr>
      <w:spacing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B7281F"/>
    <w:rPr>
      <w:color w:val="605E5C"/>
      <w:shd w:val="clear" w:color="auto" w:fill="E1DFDD"/>
    </w:rPr>
  </w:style>
  <w:style w:type="character" w:styleId="EndnoteReference">
    <w:name w:val="endnote reference"/>
    <w:basedOn w:val="DefaultParagraphFont"/>
    <w:uiPriority w:val="99"/>
    <w:semiHidden/>
    <w:unhideWhenUsed/>
    <w:rsid w:val="003C101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010774">
      <w:bodyDiv w:val="1"/>
      <w:marLeft w:val="0"/>
      <w:marRight w:val="0"/>
      <w:marTop w:val="0"/>
      <w:marBottom w:val="0"/>
      <w:divBdr>
        <w:top w:val="none" w:sz="0" w:space="0" w:color="auto"/>
        <w:left w:val="none" w:sz="0" w:space="0" w:color="auto"/>
        <w:bottom w:val="none" w:sz="0" w:space="0" w:color="auto"/>
        <w:right w:val="none" w:sz="0" w:space="0" w:color="auto"/>
      </w:divBdr>
    </w:div>
    <w:div w:id="478229565">
      <w:bodyDiv w:val="1"/>
      <w:marLeft w:val="0"/>
      <w:marRight w:val="0"/>
      <w:marTop w:val="0"/>
      <w:marBottom w:val="0"/>
      <w:divBdr>
        <w:top w:val="none" w:sz="0" w:space="0" w:color="auto"/>
        <w:left w:val="none" w:sz="0" w:space="0" w:color="auto"/>
        <w:bottom w:val="none" w:sz="0" w:space="0" w:color="auto"/>
        <w:right w:val="none" w:sz="0" w:space="0" w:color="auto"/>
      </w:divBdr>
      <w:divsChild>
        <w:div w:id="390541056">
          <w:marLeft w:val="0"/>
          <w:marRight w:val="0"/>
          <w:marTop w:val="0"/>
          <w:marBottom w:val="0"/>
          <w:divBdr>
            <w:top w:val="none" w:sz="0" w:space="0" w:color="auto"/>
            <w:left w:val="none" w:sz="0" w:space="0" w:color="auto"/>
            <w:bottom w:val="none" w:sz="0" w:space="0" w:color="auto"/>
            <w:right w:val="none" w:sz="0" w:space="0" w:color="auto"/>
          </w:divBdr>
        </w:div>
        <w:div w:id="462315477">
          <w:marLeft w:val="0"/>
          <w:marRight w:val="0"/>
          <w:marTop w:val="0"/>
          <w:marBottom w:val="0"/>
          <w:divBdr>
            <w:top w:val="none" w:sz="0" w:space="0" w:color="auto"/>
            <w:left w:val="none" w:sz="0" w:space="0" w:color="auto"/>
            <w:bottom w:val="none" w:sz="0" w:space="0" w:color="auto"/>
            <w:right w:val="none" w:sz="0" w:space="0" w:color="auto"/>
          </w:divBdr>
        </w:div>
        <w:div w:id="815337748">
          <w:marLeft w:val="0"/>
          <w:marRight w:val="0"/>
          <w:marTop w:val="0"/>
          <w:marBottom w:val="0"/>
          <w:divBdr>
            <w:top w:val="none" w:sz="0" w:space="0" w:color="auto"/>
            <w:left w:val="none" w:sz="0" w:space="0" w:color="auto"/>
            <w:bottom w:val="none" w:sz="0" w:space="0" w:color="auto"/>
            <w:right w:val="none" w:sz="0" w:space="0" w:color="auto"/>
          </w:divBdr>
        </w:div>
        <w:div w:id="1028335873">
          <w:marLeft w:val="0"/>
          <w:marRight w:val="0"/>
          <w:marTop w:val="0"/>
          <w:marBottom w:val="0"/>
          <w:divBdr>
            <w:top w:val="none" w:sz="0" w:space="0" w:color="auto"/>
            <w:left w:val="none" w:sz="0" w:space="0" w:color="auto"/>
            <w:bottom w:val="none" w:sz="0" w:space="0" w:color="auto"/>
            <w:right w:val="none" w:sz="0" w:space="0" w:color="auto"/>
          </w:divBdr>
        </w:div>
      </w:divsChild>
    </w:div>
    <w:div w:id="515922868">
      <w:bodyDiv w:val="1"/>
      <w:marLeft w:val="0"/>
      <w:marRight w:val="0"/>
      <w:marTop w:val="0"/>
      <w:marBottom w:val="0"/>
      <w:divBdr>
        <w:top w:val="none" w:sz="0" w:space="0" w:color="auto"/>
        <w:left w:val="none" w:sz="0" w:space="0" w:color="auto"/>
        <w:bottom w:val="none" w:sz="0" w:space="0" w:color="auto"/>
        <w:right w:val="none" w:sz="0" w:space="0" w:color="auto"/>
      </w:divBdr>
    </w:div>
    <w:div w:id="556939588">
      <w:bodyDiv w:val="1"/>
      <w:marLeft w:val="0"/>
      <w:marRight w:val="0"/>
      <w:marTop w:val="0"/>
      <w:marBottom w:val="0"/>
      <w:divBdr>
        <w:top w:val="none" w:sz="0" w:space="0" w:color="auto"/>
        <w:left w:val="none" w:sz="0" w:space="0" w:color="auto"/>
        <w:bottom w:val="none" w:sz="0" w:space="0" w:color="auto"/>
        <w:right w:val="none" w:sz="0" w:space="0" w:color="auto"/>
      </w:divBdr>
    </w:div>
    <w:div w:id="676228438">
      <w:bodyDiv w:val="1"/>
      <w:marLeft w:val="0"/>
      <w:marRight w:val="0"/>
      <w:marTop w:val="0"/>
      <w:marBottom w:val="0"/>
      <w:divBdr>
        <w:top w:val="none" w:sz="0" w:space="0" w:color="auto"/>
        <w:left w:val="none" w:sz="0" w:space="0" w:color="auto"/>
        <w:bottom w:val="none" w:sz="0" w:space="0" w:color="auto"/>
        <w:right w:val="none" w:sz="0" w:space="0" w:color="auto"/>
      </w:divBdr>
    </w:div>
    <w:div w:id="772821293">
      <w:bodyDiv w:val="1"/>
      <w:marLeft w:val="0"/>
      <w:marRight w:val="0"/>
      <w:marTop w:val="0"/>
      <w:marBottom w:val="0"/>
      <w:divBdr>
        <w:top w:val="none" w:sz="0" w:space="0" w:color="auto"/>
        <w:left w:val="none" w:sz="0" w:space="0" w:color="auto"/>
        <w:bottom w:val="none" w:sz="0" w:space="0" w:color="auto"/>
        <w:right w:val="none" w:sz="0" w:space="0" w:color="auto"/>
      </w:divBdr>
    </w:div>
    <w:div w:id="800342643">
      <w:bodyDiv w:val="1"/>
      <w:marLeft w:val="0"/>
      <w:marRight w:val="0"/>
      <w:marTop w:val="0"/>
      <w:marBottom w:val="0"/>
      <w:divBdr>
        <w:top w:val="none" w:sz="0" w:space="0" w:color="auto"/>
        <w:left w:val="none" w:sz="0" w:space="0" w:color="auto"/>
        <w:bottom w:val="none" w:sz="0" w:space="0" w:color="auto"/>
        <w:right w:val="none" w:sz="0" w:space="0" w:color="auto"/>
      </w:divBdr>
      <w:divsChild>
        <w:div w:id="1006714622">
          <w:marLeft w:val="0"/>
          <w:marRight w:val="0"/>
          <w:marTop w:val="0"/>
          <w:marBottom w:val="0"/>
          <w:divBdr>
            <w:top w:val="none" w:sz="0" w:space="0" w:color="auto"/>
            <w:left w:val="none" w:sz="0" w:space="0" w:color="auto"/>
            <w:bottom w:val="none" w:sz="0" w:space="0" w:color="auto"/>
            <w:right w:val="none" w:sz="0" w:space="0" w:color="auto"/>
          </w:divBdr>
        </w:div>
        <w:div w:id="1109810517">
          <w:marLeft w:val="0"/>
          <w:marRight w:val="0"/>
          <w:marTop w:val="0"/>
          <w:marBottom w:val="0"/>
          <w:divBdr>
            <w:top w:val="none" w:sz="0" w:space="0" w:color="auto"/>
            <w:left w:val="none" w:sz="0" w:space="0" w:color="auto"/>
            <w:bottom w:val="none" w:sz="0" w:space="0" w:color="auto"/>
            <w:right w:val="none" w:sz="0" w:space="0" w:color="auto"/>
          </w:divBdr>
        </w:div>
        <w:div w:id="1146044101">
          <w:marLeft w:val="0"/>
          <w:marRight w:val="0"/>
          <w:marTop w:val="0"/>
          <w:marBottom w:val="0"/>
          <w:divBdr>
            <w:top w:val="none" w:sz="0" w:space="0" w:color="auto"/>
            <w:left w:val="none" w:sz="0" w:space="0" w:color="auto"/>
            <w:bottom w:val="none" w:sz="0" w:space="0" w:color="auto"/>
            <w:right w:val="none" w:sz="0" w:space="0" w:color="auto"/>
          </w:divBdr>
          <w:divsChild>
            <w:div w:id="9480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4856">
      <w:bodyDiv w:val="1"/>
      <w:marLeft w:val="0"/>
      <w:marRight w:val="0"/>
      <w:marTop w:val="0"/>
      <w:marBottom w:val="0"/>
      <w:divBdr>
        <w:top w:val="none" w:sz="0" w:space="0" w:color="auto"/>
        <w:left w:val="none" w:sz="0" w:space="0" w:color="auto"/>
        <w:bottom w:val="none" w:sz="0" w:space="0" w:color="auto"/>
        <w:right w:val="none" w:sz="0" w:space="0" w:color="auto"/>
      </w:divBdr>
    </w:div>
    <w:div w:id="1146430179">
      <w:bodyDiv w:val="1"/>
      <w:marLeft w:val="0"/>
      <w:marRight w:val="0"/>
      <w:marTop w:val="0"/>
      <w:marBottom w:val="0"/>
      <w:divBdr>
        <w:top w:val="none" w:sz="0" w:space="0" w:color="auto"/>
        <w:left w:val="none" w:sz="0" w:space="0" w:color="auto"/>
        <w:bottom w:val="none" w:sz="0" w:space="0" w:color="auto"/>
        <w:right w:val="none" w:sz="0" w:space="0" w:color="auto"/>
      </w:divBdr>
    </w:div>
    <w:div w:id="1445926850">
      <w:bodyDiv w:val="1"/>
      <w:marLeft w:val="0"/>
      <w:marRight w:val="0"/>
      <w:marTop w:val="0"/>
      <w:marBottom w:val="0"/>
      <w:divBdr>
        <w:top w:val="none" w:sz="0" w:space="0" w:color="auto"/>
        <w:left w:val="none" w:sz="0" w:space="0" w:color="auto"/>
        <w:bottom w:val="none" w:sz="0" w:space="0" w:color="auto"/>
        <w:right w:val="none" w:sz="0" w:space="0" w:color="auto"/>
      </w:divBdr>
    </w:div>
    <w:div w:id="1453280532">
      <w:bodyDiv w:val="1"/>
      <w:marLeft w:val="0"/>
      <w:marRight w:val="0"/>
      <w:marTop w:val="0"/>
      <w:marBottom w:val="0"/>
      <w:divBdr>
        <w:top w:val="none" w:sz="0" w:space="0" w:color="auto"/>
        <w:left w:val="none" w:sz="0" w:space="0" w:color="auto"/>
        <w:bottom w:val="none" w:sz="0" w:space="0" w:color="auto"/>
        <w:right w:val="none" w:sz="0" w:space="0" w:color="auto"/>
      </w:divBdr>
    </w:div>
    <w:div w:id="204501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jph.aphapublications.org/authorinstruction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80A7F-54CE-4A82-9461-7112B5202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16</Pages>
  <Words>12958</Words>
  <Characters>68940</Characters>
  <Application>Microsoft Office Word</Application>
  <DocSecurity>0</DocSecurity>
  <Lines>895</Lines>
  <Paragraphs>206</Paragraphs>
  <ScaleCrop>false</ScaleCrop>
  <HeadingPairs>
    <vt:vector size="2" baseType="variant">
      <vt:variant>
        <vt:lpstr>Title</vt:lpstr>
      </vt:variant>
      <vt:variant>
        <vt:i4>1</vt:i4>
      </vt:variant>
    </vt:vector>
  </HeadingPairs>
  <TitlesOfParts>
    <vt:vector size="1" baseType="lpstr">
      <vt:lpstr/>
    </vt:vector>
  </TitlesOfParts>
  <Company>MPI for Demographic Research</Company>
  <LinksUpToDate>false</LinksUpToDate>
  <CharactersWithSpaces>81692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Emily Smith-Greenaway</dc:creator>
  <cp:lastModifiedBy>Emily Smith-Greenaway</cp:lastModifiedBy>
  <cp:revision>34</cp:revision>
  <dcterms:created xsi:type="dcterms:W3CDTF">2020-08-09T23:44:00Z</dcterms:created>
  <dcterms:modified xsi:type="dcterms:W3CDTF">2020-08-10T15:31:00Z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id="765vahno"/&gt;&lt;style id="http://www.zotero.org/styles/nature" hasBibliography="1" bibliographyStyleHasBeenSet="1"/&gt;&lt;prefs&gt;&lt;pref name="fieldType" value="Field"/&gt;&lt;/prefs&gt;&lt;/data&gt;</vt:lpwstr>
  </property>
</Properties>
</file>