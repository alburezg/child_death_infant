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F0569B" w14:textId="74C90537" w:rsidR="00EE1EEC" w:rsidRPr="00C8286C" w:rsidRDefault="00085786" w:rsidP="00323AC5">
      <w:pPr>
        <w:spacing w:line="240" w:lineRule="auto"/>
        <w:jc w:val="center"/>
        <w:rPr>
          <w:rFonts w:ascii="Palatino Linotype" w:hAnsi="Palatino Linotype"/>
          <w:b/>
          <w:bCs/>
          <w:sz w:val="22"/>
          <w:szCs w:val="22"/>
        </w:rPr>
      </w:pPr>
      <w:r w:rsidRPr="00C8286C">
        <w:rPr>
          <w:rFonts w:ascii="Palatino Linotype" w:hAnsi="Palatino Linotype"/>
          <w:b/>
          <w:bCs/>
          <w:sz w:val="22"/>
          <w:szCs w:val="22"/>
        </w:rPr>
        <w:t xml:space="preserve">The </w:t>
      </w:r>
      <w:r w:rsidR="00EE1EEC" w:rsidRPr="00C8286C">
        <w:rPr>
          <w:rFonts w:ascii="Palatino Linotype" w:hAnsi="Palatino Linotype"/>
          <w:b/>
          <w:bCs/>
          <w:sz w:val="22"/>
          <w:szCs w:val="22"/>
        </w:rPr>
        <w:t xml:space="preserve">Global </w:t>
      </w:r>
      <w:r w:rsidR="00AC7772" w:rsidRPr="00C8286C">
        <w:rPr>
          <w:rFonts w:ascii="Palatino Linotype" w:hAnsi="Palatino Linotype"/>
          <w:b/>
          <w:bCs/>
          <w:sz w:val="22"/>
          <w:szCs w:val="22"/>
        </w:rPr>
        <w:t>Burden</w:t>
      </w:r>
      <w:r w:rsidR="00EE1EEC" w:rsidRPr="00C8286C">
        <w:rPr>
          <w:rFonts w:ascii="Palatino Linotype" w:hAnsi="Palatino Linotype"/>
          <w:b/>
          <w:bCs/>
          <w:sz w:val="22"/>
          <w:szCs w:val="22"/>
        </w:rPr>
        <w:t xml:space="preserve"> of Maternal Bereavement:</w:t>
      </w:r>
    </w:p>
    <w:p w14:paraId="72377942" w14:textId="5C3E5284" w:rsidR="00EE1EEC" w:rsidRPr="00C8286C" w:rsidRDefault="00EE1EEC" w:rsidP="00323AC5">
      <w:pPr>
        <w:spacing w:line="240" w:lineRule="auto"/>
        <w:jc w:val="center"/>
        <w:rPr>
          <w:rFonts w:ascii="Palatino Linotype" w:hAnsi="Palatino Linotype"/>
          <w:b/>
          <w:bCs/>
          <w:sz w:val="22"/>
          <w:szCs w:val="22"/>
        </w:rPr>
      </w:pPr>
      <w:r w:rsidRPr="00C8286C">
        <w:rPr>
          <w:rFonts w:ascii="Palatino Linotype" w:hAnsi="Palatino Linotype"/>
          <w:b/>
          <w:bCs/>
          <w:sz w:val="22"/>
          <w:szCs w:val="22"/>
        </w:rPr>
        <w:t>Indicators of the Cumulative Prevalence of Child Loss</w:t>
      </w:r>
    </w:p>
    <w:p w14:paraId="5533D595" w14:textId="332764C2" w:rsidR="00EE1EEC" w:rsidRPr="00C8286C" w:rsidRDefault="00EE1EEC" w:rsidP="00EE1EEC">
      <w:pPr>
        <w:spacing w:line="240" w:lineRule="auto"/>
        <w:rPr>
          <w:rFonts w:ascii="Palatino Linotype" w:hAnsi="Palatino Linotype"/>
          <w:b/>
          <w:bCs/>
          <w:sz w:val="22"/>
          <w:szCs w:val="22"/>
        </w:rPr>
      </w:pPr>
    </w:p>
    <w:p w14:paraId="09513DEC" w14:textId="77777777" w:rsidR="00EC7A7F" w:rsidRPr="00C8286C" w:rsidRDefault="00EC7A7F" w:rsidP="00EE1EEC">
      <w:pPr>
        <w:spacing w:line="240" w:lineRule="auto"/>
        <w:rPr>
          <w:rFonts w:ascii="Palatino Linotype" w:hAnsi="Palatino Linotype"/>
          <w:b/>
          <w:bCs/>
          <w:sz w:val="22"/>
          <w:szCs w:val="22"/>
        </w:rPr>
      </w:pPr>
    </w:p>
    <w:p w14:paraId="6BBD9CF8" w14:textId="5DF0839E" w:rsidR="00EC7A7F" w:rsidRPr="00C8286C" w:rsidRDefault="00EE1EEC" w:rsidP="00403B82">
      <w:pPr>
        <w:spacing w:line="240" w:lineRule="auto"/>
        <w:rPr>
          <w:rFonts w:ascii="Palatino Linotype" w:hAnsi="Palatino Linotype"/>
          <w:b/>
          <w:bCs/>
          <w:sz w:val="22"/>
          <w:szCs w:val="22"/>
        </w:rPr>
      </w:pPr>
      <w:r w:rsidRPr="00C8286C">
        <w:rPr>
          <w:rFonts w:ascii="Palatino Linotype" w:hAnsi="Palatino Linotype"/>
          <w:b/>
          <w:bCs/>
          <w:sz w:val="22"/>
          <w:szCs w:val="22"/>
        </w:rPr>
        <w:t>Abstract</w:t>
      </w:r>
    </w:p>
    <w:p w14:paraId="5E58963F" w14:textId="61109870" w:rsidR="00403B82" w:rsidRPr="00C8286C" w:rsidRDefault="00596CC7" w:rsidP="00403B82">
      <w:pPr>
        <w:spacing w:line="240" w:lineRule="auto"/>
        <w:rPr>
          <w:rFonts w:ascii="Palatino Linotype" w:hAnsi="Palatino Linotype"/>
          <w:b/>
          <w:bCs/>
          <w:sz w:val="22"/>
          <w:szCs w:val="22"/>
        </w:rPr>
      </w:pPr>
      <w:r w:rsidRPr="00C8286C">
        <w:rPr>
          <w:rFonts w:ascii="Palatino Linotype" w:hAnsi="Palatino Linotype"/>
          <w:b/>
          <w:bCs/>
          <w:sz w:val="22"/>
          <w:szCs w:val="22"/>
        </w:rPr>
        <w:t>Background</w:t>
      </w:r>
      <w:r w:rsidRPr="00C8286C">
        <w:rPr>
          <w:rFonts w:ascii="Palatino Linotype" w:hAnsi="Palatino Linotype"/>
          <w:sz w:val="22"/>
          <w:szCs w:val="22"/>
        </w:rPr>
        <w:t xml:space="preserve"> </w:t>
      </w:r>
      <w:r w:rsidR="00403B82" w:rsidRPr="00C8286C">
        <w:rPr>
          <w:rFonts w:ascii="Palatino Linotype" w:hAnsi="Palatino Linotype"/>
          <w:sz w:val="22"/>
          <w:szCs w:val="22"/>
        </w:rPr>
        <w:t xml:space="preserve">We provide </w:t>
      </w:r>
      <w:r w:rsidR="00DB14E4" w:rsidRPr="00C8286C">
        <w:rPr>
          <w:rFonts w:ascii="Palatino Linotype" w:hAnsi="Palatino Linotype"/>
          <w:sz w:val="22"/>
          <w:szCs w:val="22"/>
        </w:rPr>
        <w:t xml:space="preserve">country-level estimates </w:t>
      </w:r>
      <w:r w:rsidR="00403B82" w:rsidRPr="00C8286C">
        <w:rPr>
          <w:rFonts w:ascii="Palatino Linotype" w:hAnsi="Palatino Linotype"/>
          <w:sz w:val="22"/>
          <w:szCs w:val="22"/>
        </w:rPr>
        <w:t xml:space="preserve">of </w:t>
      </w:r>
      <w:r w:rsidR="00DB14E4" w:rsidRPr="00C8286C">
        <w:rPr>
          <w:rFonts w:ascii="Palatino Linotype" w:hAnsi="Palatino Linotype"/>
          <w:sz w:val="22"/>
          <w:szCs w:val="22"/>
        </w:rPr>
        <w:t xml:space="preserve">the cumulative prevalence of </w:t>
      </w:r>
      <w:r w:rsidR="00403B82" w:rsidRPr="00C8286C">
        <w:rPr>
          <w:rFonts w:ascii="Palatino Linotype" w:hAnsi="Palatino Linotype"/>
          <w:sz w:val="22"/>
          <w:szCs w:val="22"/>
        </w:rPr>
        <w:t xml:space="preserve">mothers bereaved by a child’s death in 170 countries and territories.  </w:t>
      </w:r>
    </w:p>
    <w:p w14:paraId="3D619B61" w14:textId="77777777" w:rsidR="00C334BD" w:rsidRPr="00C8286C" w:rsidRDefault="00C334BD" w:rsidP="00403B82">
      <w:pPr>
        <w:spacing w:line="240" w:lineRule="auto"/>
        <w:rPr>
          <w:rFonts w:ascii="Palatino Linotype" w:hAnsi="Palatino Linotype"/>
          <w:b/>
          <w:bCs/>
          <w:sz w:val="22"/>
          <w:szCs w:val="22"/>
        </w:rPr>
      </w:pPr>
    </w:p>
    <w:p w14:paraId="0788CF9F" w14:textId="3F6268F7" w:rsidR="00403B82" w:rsidRPr="00C8286C" w:rsidRDefault="00403B82" w:rsidP="00403B82">
      <w:pPr>
        <w:spacing w:line="240" w:lineRule="auto"/>
        <w:rPr>
          <w:rFonts w:ascii="Palatino Linotype" w:hAnsi="Palatino Linotype"/>
          <w:b/>
          <w:bCs/>
          <w:sz w:val="22"/>
          <w:szCs w:val="22"/>
        </w:rPr>
      </w:pPr>
      <w:r w:rsidRPr="00C8286C">
        <w:rPr>
          <w:rFonts w:ascii="Palatino Linotype" w:hAnsi="Palatino Linotype"/>
          <w:b/>
          <w:bCs/>
          <w:sz w:val="22"/>
          <w:szCs w:val="22"/>
        </w:rPr>
        <w:t>Methods</w:t>
      </w:r>
      <w:r w:rsidR="00596CC7" w:rsidRPr="00C8286C">
        <w:rPr>
          <w:rFonts w:ascii="Palatino Linotype" w:hAnsi="Palatino Linotype"/>
          <w:sz w:val="22"/>
          <w:szCs w:val="22"/>
        </w:rPr>
        <w:t xml:space="preserve"> </w:t>
      </w:r>
      <w:r w:rsidRPr="00C8286C">
        <w:rPr>
          <w:rFonts w:ascii="Palatino Linotype" w:hAnsi="Palatino Linotype"/>
          <w:sz w:val="22"/>
          <w:szCs w:val="22"/>
        </w:rPr>
        <w:t>We generate indicators of the cumulative prevalence of mothers who have had an infant, under-five-year-old, or any-age child ever die by using publicly available survey data</w:t>
      </w:r>
      <w:r w:rsidR="00DB14E4" w:rsidRPr="00C8286C">
        <w:rPr>
          <w:rFonts w:ascii="Palatino Linotype" w:hAnsi="Palatino Linotype"/>
          <w:sz w:val="22"/>
          <w:szCs w:val="22"/>
        </w:rPr>
        <w:t xml:space="preserve"> in 89 countries</w:t>
      </w:r>
      <w:r w:rsidRPr="00C8286C">
        <w:rPr>
          <w:rFonts w:ascii="Palatino Linotype" w:hAnsi="Palatino Linotype"/>
          <w:sz w:val="22"/>
          <w:szCs w:val="22"/>
        </w:rPr>
        <w:t xml:space="preserve"> and an indirect approach that combines formal kinship models and life table methods</w:t>
      </w:r>
      <w:r w:rsidR="00DB14E4" w:rsidRPr="00C8286C">
        <w:rPr>
          <w:rFonts w:ascii="Palatino Linotype" w:hAnsi="Palatino Linotype"/>
          <w:sz w:val="22"/>
          <w:szCs w:val="22"/>
        </w:rPr>
        <w:t xml:space="preserve"> in </w:t>
      </w:r>
      <w:r w:rsidR="00012B68" w:rsidRPr="00C8286C">
        <w:rPr>
          <w:rFonts w:ascii="Palatino Linotype" w:hAnsi="Palatino Linotype"/>
          <w:sz w:val="22"/>
          <w:szCs w:val="22"/>
        </w:rPr>
        <w:t xml:space="preserve">an additional </w:t>
      </w:r>
      <w:r w:rsidR="00DB14E4" w:rsidRPr="00C8286C">
        <w:rPr>
          <w:rFonts w:ascii="Palatino Linotype" w:hAnsi="Palatino Linotype"/>
          <w:sz w:val="22"/>
          <w:szCs w:val="22"/>
        </w:rPr>
        <w:t>81 countries</w:t>
      </w:r>
      <w:r w:rsidRPr="00C8286C">
        <w:rPr>
          <w:rFonts w:ascii="Palatino Linotype" w:hAnsi="Palatino Linotype"/>
          <w:sz w:val="22"/>
          <w:szCs w:val="22"/>
        </w:rPr>
        <w:t>. We label these measures the maternal cumulative prevalence of infant mortality (mIM), under-five mortality (mU5M), and offspring mortality (</w:t>
      </w:r>
      <w:proofErr w:type="spellStart"/>
      <w:r w:rsidRPr="00C8286C">
        <w:rPr>
          <w:rFonts w:ascii="Palatino Linotype" w:hAnsi="Palatino Linotype"/>
          <w:sz w:val="22"/>
          <w:szCs w:val="22"/>
        </w:rPr>
        <w:t>mOM</w:t>
      </w:r>
      <w:proofErr w:type="spellEnd"/>
      <w:r w:rsidRPr="00C8286C">
        <w:rPr>
          <w:rFonts w:ascii="Palatino Linotype" w:hAnsi="Palatino Linotype"/>
          <w:sz w:val="22"/>
          <w:szCs w:val="22"/>
        </w:rPr>
        <w:t xml:space="preserve">) and generate prevalence estimates for </w:t>
      </w:r>
      <w:r w:rsidR="009025DE" w:rsidRPr="00C8286C">
        <w:rPr>
          <w:rFonts w:ascii="Palatino Linotype" w:hAnsi="Palatino Linotype"/>
          <w:sz w:val="22"/>
          <w:szCs w:val="22"/>
        </w:rPr>
        <w:t>20-44-year-old and 45-49-year-old mothers</w:t>
      </w:r>
      <w:r w:rsidRPr="00C8286C">
        <w:rPr>
          <w:rFonts w:ascii="Palatino Linotype" w:hAnsi="Palatino Linotype"/>
          <w:sz w:val="22"/>
          <w:szCs w:val="22"/>
        </w:rPr>
        <w:t xml:space="preserve">. </w:t>
      </w:r>
    </w:p>
    <w:p w14:paraId="6B421560" w14:textId="77777777" w:rsidR="00C334BD" w:rsidRPr="00C8286C" w:rsidRDefault="00C334BD" w:rsidP="00403B82">
      <w:pPr>
        <w:spacing w:line="240" w:lineRule="auto"/>
        <w:rPr>
          <w:rFonts w:ascii="Palatino Linotype" w:hAnsi="Palatino Linotype"/>
          <w:b/>
          <w:bCs/>
          <w:sz w:val="22"/>
          <w:szCs w:val="22"/>
        </w:rPr>
      </w:pPr>
    </w:p>
    <w:p w14:paraId="2691CD59" w14:textId="6492B54C" w:rsidR="00403B82" w:rsidRPr="00C8286C" w:rsidRDefault="00403B82" w:rsidP="00403B82">
      <w:pPr>
        <w:spacing w:line="240" w:lineRule="auto"/>
        <w:rPr>
          <w:rFonts w:ascii="Palatino Linotype" w:hAnsi="Palatino Linotype"/>
          <w:b/>
          <w:bCs/>
          <w:sz w:val="22"/>
          <w:szCs w:val="22"/>
        </w:rPr>
      </w:pPr>
      <w:r w:rsidRPr="00C8286C">
        <w:rPr>
          <w:rFonts w:ascii="Palatino Linotype" w:hAnsi="Palatino Linotype"/>
          <w:b/>
          <w:bCs/>
          <w:sz w:val="22"/>
          <w:szCs w:val="22"/>
        </w:rPr>
        <w:t>Result</w:t>
      </w:r>
      <w:r w:rsidR="00596CC7" w:rsidRPr="00C8286C">
        <w:rPr>
          <w:rFonts w:ascii="Palatino Linotype" w:hAnsi="Palatino Linotype"/>
          <w:b/>
          <w:bCs/>
          <w:sz w:val="22"/>
          <w:szCs w:val="22"/>
        </w:rPr>
        <w:t>s</w:t>
      </w:r>
      <w:r w:rsidRPr="00C8286C">
        <w:rPr>
          <w:rFonts w:ascii="Palatino Linotype" w:hAnsi="Palatino Linotype"/>
          <w:b/>
          <w:bCs/>
          <w:sz w:val="22"/>
          <w:szCs w:val="22"/>
        </w:rPr>
        <w:t xml:space="preserve"> </w:t>
      </w:r>
      <w:r w:rsidRPr="00C8286C">
        <w:rPr>
          <w:rFonts w:ascii="Palatino Linotype" w:hAnsi="Palatino Linotype"/>
          <w:sz w:val="22"/>
          <w:szCs w:val="22"/>
        </w:rPr>
        <w:t xml:space="preserve">In several Asian and European countries, the mIM and mU5M are below 10 per 1000 mothers yet exceed 200 per 1000 mothers in </w:t>
      </w:r>
      <w:r w:rsidR="007161CA" w:rsidRPr="00C8286C">
        <w:rPr>
          <w:rFonts w:ascii="Palatino Linotype" w:hAnsi="Palatino Linotype"/>
          <w:sz w:val="22"/>
          <w:szCs w:val="22"/>
        </w:rPr>
        <w:t xml:space="preserve">several </w:t>
      </w:r>
      <w:r w:rsidRPr="00C8286C">
        <w:rPr>
          <w:rFonts w:ascii="Palatino Linotype" w:hAnsi="Palatino Linotype"/>
          <w:sz w:val="22"/>
          <w:szCs w:val="22"/>
        </w:rPr>
        <w:t xml:space="preserve">Middle Eastern and African countries. Global inequality in mothers’ experience of child loss is enormous: mothers in high-mortality-burden African countries are more than 100 times more likely to have had a child die than mothers in low-mortality-burden Asian and European countries. In more than 20 African countries, the </w:t>
      </w:r>
      <w:proofErr w:type="spellStart"/>
      <w:r w:rsidRPr="00C8286C">
        <w:rPr>
          <w:rFonts w:ascii="Palatino Linotype" w:hAnsi="Palatino Linotype"/>
          <w:sz w:val="22"/>
          <w:szCs w:val="22"/>
        </w:rPr>
        <w:t>mOM</w:t>
      </w:r>
      <w:proofErr w:type="spellEnd"/>
      <w:r w:rsidRPr="00C8286C">
        <w:rPr>
          <w:rFonts w:ascii="Palatino Linotype" w:hAnsi="Palatino Linotype"/>
          <w:sz w:val="22"/>
          <w:szCs w:val="22"/>
        </w:rPr>
        <w:t xml:space="preserve"> exceeds 500 per 1000 mothers, meaning </w:t>
      </w:r>
      <w:r w:rsidR="00D37804" w:rsidRPr="00C8286C">
        <w:rPr>
          <w:rFonts w:ascii="Palatino Linotype" w:hAnsi="Palatino Linotype"/>
          <w:sz w:val="22"/>
          <w:szCs w:val="22"/>
        </w:rPr>
        <w:t xml:space="preserve">that </w:t>
      </w:r>
      <w:r w:rsidRPr="00C8286C">
        <w:rPr>
          <w:rFonts w:ascii="Palatino Linotype" w:hAnsi="Palatino Linotype"/>
          <w:sz w:val="22"/>
          <w:szCs w:val="22"/>
        </w:rPr>
        <w:t xml:space="preserve">it is typical for a surviving </w:t>
      </w:r>
      <w:r w:rsidR="007161CA" w:rsidRPr="00C8286C">
        <w:rPr>
          <w:rFonts w:ascii="Palatino Linotype" w:hAnsi="Palatino Linotype"/>
          <w:sz w:val="22"/>
          <w:szCs w:val="22"/>
        </w:rPr>
        <w:t xml:space="preserve">45-49-year-old </w:t>
      </w:r>
      <w:r w:rsidRPr="00C8286C">
        <w:rPr>
          <w:rFonts w:ascii="Palatino Linotype" w:hAnsi="Palatino Linotype"/>
          <w:sz w:val="22"/>
          <w:szCs w:val="22"/>
        </w:rPr>
        <w:t>mother to be bereaved.</w:t>
      </w:r>
    </w:p>
    <w:p w14:paraId="2C77CEB6" w14:textId="77777777" w:rsidR="00C334BD" w:rsidRPr="00C8286C" w:rsidRDefault="00C334BD" w:rsidP="00403B82">
      <w:pPr>
        <w:spacing w:line="240" w:lineRule="auto"/>
        <w:rPr>
          <w:rFonts w:ascii="Palatino Linotype" w:hAnsi="Palatino Linotype"/>
          <w:b/>
          <w:bCs/>
          <w:sz w:val="22"/>
          <w:szCs w:val="22"/>
        </w:rPr>
      </w:pPr>
    </w:p>
    <w:p w14:paraId="427F86DB" w14:textId="613AEBE0" w:rsidR="00403B82" w:rsidRPr="00C8286C" w:rsidRDefault="00596CC7" w:rsidP="00403B82">
      <w:pPr>
        <w:spacing w:line="240" w:lineRule="auto"/>
        <w:rPr>
          <w:rFonts w:ascii="Palatino Linotype" w:hAnsi="Palatino Linotype"/>
          <w:b/>
          <w:bCs/>
          <w:sz w:val="22"/>
          <w:szCs w:val="22"/>
        </w:rPr>
      </w:pPr>
      <w:r w:rsidRPr="00C8286C">
        <w:rPr>
          <w:rFonts w:ascii="Palatino Linotype" w:hAnsi="Palatino Linotype"/>
          <w:b/>
          <w:bCs/>
          <w:sz w:val="22"/>
          <w:szCs w:val="22"/>
        </w:rPr>
        <w:t xml:space="preserve">Discussion </w:t>
      </w:r>
      <w:r w:rsidR="00403B82" w:rsidRPr="00C8286C">
        <w:rPr>
          <w:rFonts w:ascii="Palatino Linotype" w:hAnsi="Palatino Linotype"/>
          <w:sz w:val="22"/>
          <w:szCs w:val="22"/>
        </w:rPr>
        <w:t>The study reveal</w:t>
      </w:r>
      <w:r w:rsidR="00D37804" w:rsidRPr="00C8286C">
        <w:rPr>
          <w:rFonts w:ascii="Palatino Linotype" w:hAnsi="Palatino Linotype"/>
          <w:sz w:val="22"/>
          <w:szCs w:val="22"/>
        </w:rPr>
        <w:t>s</w:t>
      </w:r>
      <w:r w:rsidR="00403B82" w:rsidRPr="00C8286C">
        <w:rPr>
          <w:rFonts w:ascii="Palatino Linotype" w:hAnsi="Palatino Linotype"/>
          <w:sz w:val="22"/>
          <w:szCs w:val="22"/>
        </w:rPr>
        <w:t xml:space="preserve"> enormous global disparities in mothers’ experience of child loss and </w:t>
      </w:r>
      <w:r w:rsidR="00D37804" w:rsidRPr="00C8286C">
        <w:rPr>
          <w:rFonts w:ascii="Palatino Linotype" w:hAnsi="Palatino Linotype"/>
          <w:sz w:val="22"/>
          <w:szCs w:val="22"/>
        </w:rPr>
        <w:t>identifies a</w:t>
      </w:r>
      <w:r w:rsidR="00DB14E4" w:rsidRPr="00C8286C">
        <w:rPr>
          <w:rFonts w:ascii="Palatino Linotype" w:hAnsi="Palatino Linotype"/>
          <w:sz w:val="22"/>
          <w:szCs w:val="22"/>
        </w:rPr>
        <w:t xml:space="preserve"> need for more research on the </w:t>
      </w:r>
      <w:r w:rsidR="00403B82" w:rsidRPr="00C8286C">
        <w:rPr>
          <w:rFonts w:ascii="Palatino Linotype" w:hAnsi="Palatino Linotype"/>
          <w:sz w:val="22"/>
          <w:szCs w:val="22"/>
        </w:rPr>
        <w:t xml:space="preserve">downstream mental and physical health risks associated with </w:t>
      </w:r>
      <w:r w:rsidR="00DB14E4" w:rsidRPr="00C8286C">
        <w:rPr>
          <w:rFonts w:ascii="Palatino Linotype" w:hAnsi="Palatino Linotype"/>
          <w:sz w:val="22"/>
          <w:szCs w:val="22"/>
        </w:rPr>
        <w:t xml:space="preserve">parental </w:t>
      </w:r>
      <w:r w:rsidR="00403B82" w:rsidRPr="00C8286C">
        <w:rPr>
          <w:rFonts w:ascii="Palatino Linotype" w:hAnsi="Palatino Linotype"/>
          <w:sz w:val="22"/>
          <w:szCs w:val="22"/>
        </w:rPr>
        <w:t xml:space="preserve">bereavement. </w:t>
      </w:r>
    </w:p>
    <w:p w14:paraId="630F7C04" w14:textId="77777777" w:rsidR="00EC7A7F" w:rsidRPr="00C8286C" w:rsidRDefault="00EC7A7F" w:rsidP="00545338">
      <w:pPr>
        <w:spacing w:line="240" w:lineRule="auto"/>
        <w:rPr>
          <w:rFonts w:ascii="Palatino Linotype" w:hAnsi="Palatino Linotype"/>
          <w:b/>
          <w:bCs/>
          <w:sz w:val="22"/>
          <w:szCs w:val="22"/>
        </w:rPr>
      </w:pPr>
    </w:p>
    <w:p w14:paraId="15E63D6F" w14:textId="4B333777" w:rsidR="00596CC7" w:rsidRPr="00C8286C" w:rsidRDefault="00596CC7" w:rsidP="00545338">
      <w:pPr>
        <w:spacing w:line="240" w:lineRule="auto"/>
        <w:rPr>
          <w:rFonts w:ascii="Palatino Linotype" w:hAnsi="Palatino Linotype"/>
          <w:b/>
          <w:bCs/>
          <w:sz w:val="22"/>
          <w:szCs w:val="22"/>
        </w:rPr>
      </w:pPr>
      <w:r w:rsidRPr="00C8286C">
        <w:rPr>
          <w:rFonts w:ascii="Palatino Linotype" w:hAnsi="Palatino Linotype"/>
          <w:b/>
          <w:bCs/>
          <w:sz w:val="22"/>
          <w:szCs w:val="22"/>
        </w:rPr>
        <w:t xml:space="preserve">Key questions </w:t>
      </w:r>
    </w:p>
    <w:p w14:paraId="06E3BA2F" w14:textId="77777777" w:rsidR="00C334BD" w:rsidRPr="00C8286C" w:rsidRDefault="00C334BD" w:rsidP="00545338">
      <w:pPr>
        <w:spacing w:line="240" w:lineRule="auto"/>
        <w:rPr>
          <w:rFonts w:ascii="Palatino Linotype" w:hAnsi="Palatino Linotype"/>
          <w:b/>
          <w:bCs/>
          <w:sz w:val="22"/>
          <w:szCs w:val="22"/>
        </w:rPr>
      </w:pPr>
    </w:p>
    <w:p w14:paraId="305CFA1B" w14:textId="79F3A4B0" w:rsidR="00E807E3" w:rsidRPr="00C8286C" w:rsidRDefault="00596CC7" w:rsidP="00545338">
      <w:pPr>
        <w:spacing w:line="240" w:lineRule="auto"/>
        <w:rPr>
          <w:rFonts w:ascii="Palatino Linotype" w:hAnsi="Palatino Linotype"/>
          <w:b/>
          <w:bCs/>
          <w:sz w:val="22"/>
          <w:szCs w:val="22"/>
        </w:rPr>
      </w:pPr>
      <w:r w:rsidRPr="00C8286C">
        <w:rPr>
          <w:rFonts w:ascii="Palatino Linotype" w:hAnsi="Palatino Linotype"/>
          <w:b/>
          <w:bCs/>
          <w:sz w:val="22"/>
          <w:szCs w:val="22"/>
        </w:rPr>
        <w:t xml:space="preserve">What is already known? </w:t>
      </w:r>
    </w:p>
    <w:p w14:paraId="67FA461F" w14:textId="0586A652" w:rsidR="00E807E3" w:rsidRPr="00C8286C" w:rsidRDefault="00F22184" w:rsidP="00C334BD">
      <w:pPr>
        <w:spacing w:line="240" w:lineRule="auto"/>
        <w:ind w:left="720"/>
        <w:rPr>
          <w:rFonts w:ascii="Palatino Linotype" w:hAnsi="Palatino Linotype"/>
          <w:sz w:val="22"/>
          <w:szCs w:val="22"/>
        </w:rPr>
      </w:pPr>
      <w:r w:rsidRPr="00C8286C">
        <w:rPr>
          <w:rFonts w:ascii="Palatino Linotype" w:hAnsi="Palatino Linotype"/>
          <w:sz w:val="22"/>
          <w:szCs w:val="22"/>
        </w:rPr>
        <w:t>● In sub-Saharan African countries, maternal indicators of the child mortality burden show that—even as infant and child mortality rates decline—</w:t>
      </w:r>
      <w:r w:rsidR="00DB14E4" w:rsidRPr="00C8286C">
        <w:rPr>
          <w:rFonts w:ascii="Palatino Linotype" w:hAnsi="Palatino Linotype"/>
          <w:sz w:val="22"/>
          <w:szCs w:val="22"/>
        </w:rPr>
        <w:t>having experienced a child’s death</w:t>
      </w:r>
      <w:r w:rsidRPr="00C8286C">
        <w:rPr>
          <w:rFonts w:ascii="Palatino Linotype" w:hAnsi="Palatino Linotype"/>
          <w:sz w:val="22"/>
          <w:szCs w:val="22"/>
        </w:rPr>
        <w:t xml:space="preserve"> remains a common maternal experience. </w:t>
      </w:r>
    </w:p>
    <w:p w14:paraId="05100476" w14:textId="314BD42E" w:rsidR="00F22184" w:rsidRPr="00C8286C" w:rsidRDefault="00F22184" w:rsidP="00C334BD">
      <w:pPr>
        <w:spacing w:line="240" w:lineRule="auto"/>
        <w:ind w:left="720"/>
        <w:rPr>
          <w:rFonts w:ascii="Palatino Linotype" w:hAnsi="Palatino Linotype"/>
          <w:sz w:val="22"/>
          <w:szCs w:val="22"/>
        </w:rPr>
      </w:pPr>
      <w:r w:rsidRPr="00C8286C">
        <w:rPr>
          <w:rFonts w:ascii="Palatino Linotype" w:hAnsi="Palatino Linotype"/>
          <w:sz w:val="22"/>
          <w:szCs w:val="22"/>
        </w:rPr>
        <w:t xml:space="preserve">● </w:t>
      </w:r>
      <w:r w:rsidR="00DB14E4" w:rsidRPr="00C8286C">
        <w:rPr>
          <w:rFonts w:ascii="Palatino Linotype" w:hAnsi="Palatino Linotype"/>
          <w:sz w:val="22"/>
          <w:szCs w:val="22"/>
        </w:rPr>
        <w:t>C</w:t>
      </w:r>
      <w:r w:rsidRPr="00C8286C">
        <w:rPr>
          <w:rFonts w:ascii="Palatino Linotype" w:hAnsi="Palatino Linotype"/>
          <w:sz w:val="22"/>
          <w:szCs w:val="22"/>
        </w:rPr>
        <w:t xml:space="preserve">hild death is known to adversely affect mothers’ lives, </w:t>
      </w:r>
      <w:r w:rsidR="00DB14E4" w:rsidRPr="00C8286C">
        <w:rPr>
          <w:rFonts w:ascii="Palatino Linotype" w:hAnsi="Palatino Linotype"/>
          <w:sz w:val="22"/>
          <w:szCs w:val="22"/>
        </w:rPr>
        <w:t xml:space="preserve">yet </w:t>
      </w:r>
      <w:r w:rsidRPr="00C8286C">
        <w:rPr>
          <w:rFonts w:ascii="Palatino Linotype" w:hAnsi="Palatino Linotype"/>
          <w:sz w:val="22"/>
          <w:szCs w:val="22"/>
        </w:rPr>
        <w:t xml:space="preserve">we lack a </w:t>
      </w:r>
      <w:r w:rsidR="00DB14E4" w:rsidRPr="00C8286C">
        <w:rPr>
          <w:rFonts w:ascii="Palatino Linotype" w:hAnsi="Palatino Linotype"/>
          <w:sz w:val="22"/>
          <w:szCs w:val="22"/>
        </w:rPr>
        <w:t>systematic</w:t>
      </w:r>
      <w:r w:rsidR="007161CA" w:rsidRPr="00C8286C">
        <w:rPr>
          <w:rFonts w:ascii="Palatino Linotype" w:hAnsi="Palatino Linotype"/>
          <w:sz w:val="22"/>
          <w:szCs w:val="22"/>
        </w:rPr>
        <w:t>, global</w:t>
      </w:r>
      <w:r w:rsidR="00DB14E4" w:rsidRPr="00C8286C">
        <w:rPr>
          <w:rFonts w:ascii="Palatino Linotype" w:hAnsi="Palatino Linotype"/>
          <w:sz w:val="22"/>
          <w:szCs w:val="22"/>
        </w:rPr>
        <w:t xml:space="preserve"> analysis of the </w:t>
      </w:r>
      <w:r w:rsidR="007161CA" w:rsidRPr="00C8286C">
        <w:rPr>
          <w:rFonts w:ascii="Palatino Linotype" w:hAnsi="Palatino Linotype"/>
          <w:sz w:val="22"/>
          <w:szCs w:val="22"/>
        </w:rPr>
        <w:t xml:space="preserve">maternal </w:t>
      </w:r>
      <w:r w:rsidR="00F65EFF" w:rsidRPr="00C8286C">
        <w:rPr>
          <w:rFonts w:ascii="Palatino Linotype" w:hAnsi="Palatino Linotype"/>
          <w:sz w:val="22"/>
          <w:szCs w:val="22"/>
        </w:rPr>
        <w:t xml:space="preserve">prevalence </w:t>
      </w:r>
      <w:r w:rsidRPr="00C8286C">
        <w:rPr>
          <w:rFonts w:ascii="Palatino Linotype" w:hAnsi="Palatino Linotype"/>
          <w:sz w:val="22"/>
          <w:szCs w:val="22"/>
        </w:rPr>
        <w:t xml:space="preserve">of child </w:t>
      </w:r>
      <w:r w:rsidR="007161CA" w:rsidRPr="00C8286C">
        <w:rPr>
          <w:rFonts w:ascii="Palatino Linotype" w:hAnsi="Palatino Linotype"/>
          <w:sz w:val="22"/>
          <w:szCs w:val="22"/>
        </w:rPr>
        <w:t>loss</w:t>
      </w:r>
      <w:r w:rsidRPr="00C8286C">
        <w:rPr>
          <w:rFonts w:ascii="Palatino Linotype" w:hAnsi="Palatino Linotype"/>
          <w:sz w:val="22"/>
          <w:szCs w:val="22"/>
        </w:rPr>
        <w:t xml:space="preserve">. </w:t>
      </w:r>
    </w:p>
    <w:p w14:paraId="2B79A759" w14:textId="77777777" w:rsidR="00F22184" w:rsidRPr="00C8286C" w:rsidRDefault="00F22184" w:rsidP="00545338">
      <w:pPr>
        <w:spacing w:line="240" w:lineRule="auto"/>
        <w:rPr>
          <w:rFonts w:ascii="Palatino Linotype" w:hAnsi="Palatino Linotype"/>
          <w:b/>
          <w:bCs/>
          <w:sz w:val="22"/>
          <w:szCs w:val="22"/>
        </w:rPr>
      </w:pPr>
    </w:p>
    <w:p w14:paraId="4E180938" w14:textId="5CF7DA2C" w:rsidR="00596CC7" w:rsidRPr="00C8286C" w:rsidRDefault="00596CC7" w:rsidP="00545338">
      <w:pPr>
        <w:spacing w:line="240" w:lineRule="auto"/>
        <w:rPr>
          <w:rFonts w:ascii="Palatino Linotype" w:hAnsi="Palatino Linotype"/>
          <w:b/>
          <w:bCs/>
          <w:sz w:val="22"/>
          <w:szCs w:val="22"/>
        </w:rPr>
      </w:pPr>
      <w:r w:rsidRPr="00C8286C">
        <w:rPr>
          <w:rFonts w:ascii="Palatino Linotype" w:hAnsi="Palatino Linotype"/>
          <w:b/>
          <w:bCs/>
          <w:sz w:val="22"/>
          <w:szCs w:val="22"/>
        </w:rPr>
        <w:t xml:space="preserve">What are the new findings? </w:t>
      </w:r>
    </w:p>
    <w:p w14:paraId="2E0FDDA0" w14:textId="2AE11CB0" w:rsidR="00E807E3" w:rsidRPr="00C8286C" w:rsidRDefault="00F22184" w:rsidP="00C334BD">
      <w:pPr>
        <w:spacing w:line="240" w:lineRule="auto"/>
        <w:ind w:left="720"/>
        <w:rPr>
          <w:rFonts w:ascii="Palatino Linotype" w:hAnsi="Palatino Linotype"/>
          <w:sz w:val="22"/>
          <w:szCs w:val="22"/>
        </w:rPr>
      </w:pPr>
      <w:r w:rsidRPr="00C8286C">
        <w:rPr>
          <w:rFonts w:ascii="Palatino Linotype" w:hAnsi="Palatino Linotype"/>
          <w:sz w:val="22"/>
          <w:szCs w:val="22"/>
        </w:rPr>
        <w:t xml:space="preserve">● Our results </w:t>
      </w:r>
      <w:r w:rsidR="00A35049" w:rsidRPr="00C8286C">
        <w:rPr>
          <w:rFonts w:ascii="Palatino Linotype" w:hAnsi="Palatino Linotype"/>
          <w:sz w:val="22"/>
          <w:szCs w:val="22"/>
        </w:rPr>
        <w:t xml:space="preserve">offer </w:t>
      </w:r>
      <w:r w:rsidR="00DB14E4" w:rsidRPr="00C8286C">
        <w:rPr>
          <w:rFonts w:ascii="Palatino Linotype" w:hAnsi="Palatino Linotype"/>
          <w:sz w:val="22"/>
          <w:szCs w:val="22"/>
        </w:rPr>
        <w:t>estimates</w:t>
      </w:r>
      <w:r w:rsidR="00A35049" w:rsidRPr="00C8286C">
        <w:rPr>
          <w:rFonts w:ascii="Palatino Linotype" w:hAnsi="Palatino Linotype"/>
          <w:sz w:val="22"/>
          <w:szCs w:val="22"/>
        </w:rPr>
        <w:t xml:space="preserve"> of the maternal </w:t>
      </w:r>
      <w:r w:rsidR="007161CA" w:rsidRPr="00C8286C">
        <w:rPr>
          <w:rFonts w:ascii="Palatino Linotype" w:hAnsi="Palatino Linotype"/>
          <w:sz w:val="22"/>
          <w:szCs w:val="22"/>
        </w:rPr>
        <w:t xml:space="preserve">cumulative prevalence </w:t>
      </w:r>
      <w:r w:rsidR="00A35049" w:rsidRPr="00C8286C">
        <w:rPr>
          <w:rFonts w:ascii="Palatino Linotype" w:hAnsi="Palatino Linotype"/>
          <w:sz w:val="22"/>
          <w:szCs w:val="22"/>
        </w:rPr>
        <w:t>of infant</w:t>
      </w:r>
      <w:r w:rsidR="007161CA" w:rsidRPr="00C8286C">
        <w:rPr>
          <w:rFonts w:ascii="Palatino Linotype" w:hAnsi="Palatino Linotype"/>
          <w:sz w:val="22"/>
          <w:szCs w:val="22"/>
        </w:rPr>
        <w:t xml:space="preserve"> (mIM)</w:t>
      </w:r>
      <w:r w:rsidR="00A35049" w:rsidRPr="00C8286C">
        <w:rPr>
          <w:rFonts w:ascii="Palatino Linotype" w:hAnsi="Palatino Linotype"/>
          <w:sz w:val="22"/>
          <w:szCs w:val="22"/>
        </w:rPr>
        <w:t>, under-five</w:t>
      </w:r>
      <w:r w:rsidR="007161CA" w:rsidRPr="00C8286C">
        <w:rPr>
          <w:rFonts w:ascii="Palatino Linotype" w:hAnsi="Palatino Linotype"/>
          <w:sz w:val="22"/>
          <w:szCs w:val="22"/>
        </w:rPr>
        <w:t xml:space="preserve"> (mU5M)</w:t>
      </w:r>
      <w:r w:rsidR="00A35049" w:rsidRPr="00C8286C">
        <w:rPr>
          <w:rFonts w:ascii="Palatino Linotype" w:hAnsi="Palatino Linotype"/>
          <w:sz w:val="22"/>
          <w:szCs w:val="22"/>
        </w:rPr>
        <w:t xml:space="preserve">, and all offspring mortality </w:t>
      </w:r>
      <w:r w:rsidR="007161CA" w:rsidRPr="00C8286C">
        <w:rPr>
          <w:rFonts w:ascii="Palatino Linotype" w:hAnsi="Palatino Linotype"/>
          <w:sz w:val="22"/>
          <w:szCs w:val="22"/>
        </w:rPr>
        <w:t>(</w:t>
      </w:r>
      <w:proofErr w:type="spellStart"/>
      <w:r w:rsidR="007161CA" w:rsidRPr="00C8286C">
        <w:rPr>
          <w:rFonts w:ascii="Palatino Linotype" w:hAnsi="Palatino Linotype"/>
          <w:sz w:val="22"/>
          <w:szCs w:val="22"/>
        </w:rPr>
        <w:t>mOM</w:t>
      </w:r>
      <w:proofErr w:type="spellEnd"/>
      <w:r w:rsidR="007161CA" w:rsidRPr="00C8286C">
        <w:rPr>
          <w:rFonts w:ascii="Palatino Linotype" w:hAnsi="Palatino Linotype"/>
          <w:sz w:val="22"/>
          <w:szCs w:val="22"/>
        </w:rPr>
        <w:t xml:space="preserve">) </w:t>
      </w:r>
      <w:r w:rsidR="00A35049" w:rsidRPr="00C8286C">
        <w:rPr>
          <w:rFonts w:ascii="Palatino Linotype" w:hAnsi="Palatino Linotype"/>
          <w:sz w:val="22"/>
          <w:szCs w:val="22"/>
        </w:rPr>
        <w:t>for 20-44</w:t>
      </w:r>
      <w:r w:rsidR="003D7776" w:rsidRPr="00C8286C">
        <w:rPr>
          <w:rFonts w:ascii="Palatino Linotype" w:hAnsi="Palatino Linotype"/>
          <w:sz w:val="22"/>
          <w:szCs w:val="22"/>
        </w:rPr>
        <w:t>-year-old</w:t>
      </w:r>
      <w:r w:rsidR="00A35049" w:rsidRPr="00C8286C">
        <w:rPr>
          <w:rFonts w:ascii="Palatino Linotype" w:hAnsi="Palatino Linotype"/>
          <w:sz w:val="22"/>
          <w:szCs w:val="22"/>
        </w:rPr>
        <w:t xml:space="preserve"> and 45-49</w:t>
      </w:r>
      <w:r w:rsidR="003D7776" w:rsidRPr="00C8286C">
        <w:rPr>
          <w:rFonts w:ascii="Palatino Linotype" w:hAnsi="Palatino Linotype"/>
          <w:sz w:val="22"/>
          <w:szCs w:val="22"/>
        </w:rPr>
        <w:t>-year-old mothers</w:t>
      </w:r>
      <w:r w:rsidR="00DB14E4" w:rsidRPr="00C8286C">
        <w:rPr>
          <w:rFonts w:ascii="Palatino Linotype" w:hAnsi="Palatino Linotype"/>
          <w:sz w:val="22"/>
          <w:szCs w:val="22"/>
        </w:rPr>
        <w:t xml:space="preserve"> in 170 countries,</w:t>
      </w:r>
      <w:r w:rsidR="00A35049" w:rsidRPr="00C8286C">
        <w:rPr>
          <w:rFonts w:ascii="Palatino Linotype" w:hAnsi="Palatino Linotype"/>
          <w:sz w:val="22"/>
          <w:szCs w:val="22"/>
        </w:rPr>
        <w:t xml:space="preserve"> provid</w:t>
      </w:r>
      <w:r w:rsidR="00DB14E4" w:rsidRPr="00C8286C">
        <w:rPr>
          <w:rFonts w:ascii="Palatino Linotype" w:hAnsi="Palatino Linotype"/>
          <w:sz w:val="22"/>
          <w:szCs w:val="22"/>
        </w:rPr>
        <w:t>ing</w:t>
      </w:r>
      <w:r w:rsidR="00A35049" w:rsidRPr="00C8286C">
        <w:rPr>
          <w:rFonts w:ascii="Palatino Linotype" w:hAnsi="Palatino Linotype"/>
          <w:sz w:val="22"/>
          <w:szCs w:val="22"/>
        </w:rPr>
        <w:t xml:space="preserve"> a new view of </w:t>
      </w:r>
      <w:r w:rsidR="00DB14E4" w:rsidRPr="00C8286C">
        <w:rPr>
          <w:rFonts w:ascii="Palatino Linotype" w:hAnsi="Palatino Linotype"/>
          <w:sz w:val="22"/>
          <w:szCs w:val="22"/>
        </w:rPr>
        <w:t>the burden of premature death across the globe</w:t>
      </w:r>
      <w:r w:rsidR="00A35049" w:rsidRPr="00C8286C">
        <w:rPr>
          <w:rFonts w:ascii="Palatino Linotype" w:hAnsi="Palatino Linotype"/>
          <w:sz w:val="22"/>
          <w:szCs w:val="22"/>
        </w:rPr>
        <w:t xml:space="preserve">. </w:t>
      </w:r>
    </w:p>
    <w:p w14:paraId="0DC9F49B" w14:textId="5EDA5873" w:rsidR="00A35049" w:rsidRPr="00C8286C" w:rsidRDefault="00A35049" w:rsidP="00C334BD">
      <w:pPr>
        <w:spacing w:line="240" w:lineRule="auto"/>
        <w:ind w:left="720"/>
        <w:rPr>
          <w:rFonts w:ascii="Palatino Linotype" w:hAnsi="Palatino Linotype"/>
          <w:sz w:val="22"/>
          <w:szCs w:val="22"/>
        </w:rPr>
      </w:pPr>
      <w:r w:rsidRPr="00C8286C">
        <w:rPr>
          <w:rFonts w:ascii="Palatino Linotype" w:hAnsi="Palatino Linotype"/>
          <w:sz w:val="22"/>
          <w:szCs w:val="22"/>
        </w:rPr>
        <w:lastRenderedPageBreak/>
        <w:t xml:space="preserve">● Global inequality in mothers’ experience of child death is enormous: mothers in select African countries are more than 100 times more likely to have had a child die than mothers in select Asian or European countries. </w:t>
      </w:r>
    </w:p>
    <w:p w14:paraId="77F4D5D5" w14:textId="696A4A67" w:rsidR="00EC7A7F" w:rsidRPr="00C8286C" w:rsidRDefault="00EC7A7F" w:rsidP="00545338">
      <w:pPr>
        <w:spacing w:line="240" w:lineRule="auto"/>
        <w:rPr>
          <w:rFonts w:ascii="Palatino Linotype" w:hAnsi="Palatino Linotype"/>
          <w:b/>
          <w:bCs/>
          <w:sz w:val="22"/>
          <w:szCs w:val="22"/>
        </w:rPr>
      </w:pPr>
    </w:p>
    <w:p w14:paraId="2DB54D80" w14:textId="77777777" w:rsidR="00C334BD" w:rsidRPr="00C8286C" w:rsidRDefault="00C334BD" w:rsidP="00545338">
      <w:pPr>
        <w:spacing w:line="240" w:lineRule="auto"/>
        <w:rPr>
          <w:rFonts w:ascii="Palatino Linotype" w:hAnsi="Palatino Linotype"/>
          <w:b/>
          <w:bCs/>
          <w:sz w:val="22"/>
          <w:szCs w:val="22"/>
        </w:rPr>
      </w:pPr>
    </w:p>
    <w:p w14:paraId="37490501" w14:textId="3027BD23" w:rsidR="00596CC7" w:rsidRPr="00C8286C" w:rsidRDefault="00596CC7" w:rsidP="00545338">
      <w:pPr>
        <w:spacing w:line="240" w:lineRule="auto"/>
        <w:rPr>
          <w:rFonts w:ascii="Palatino Linotype" w:hAnsi="Palatino Linotype"/>
          <w:b/>
          <w:bCs/>
          <w:sz w:val="22"/>
          <w:szCs w:val="22"/>
        </w:rPr>
      </w:pPr>
      <w:r w:rsidRPr="00C8286C">
        <w:rPr>
          <w:rFonts w:ascii="Palatino Linotype" w:hAnsi="Palatino Linotype"/>
          <w:b/>
          <w:bCs/>
          <w:sz w:val="22"/>
          <w:szCs w:val="22"/>
        </w:rPr>
        <w:t xml:space="preserve">What do the findings imply? </w:t>
      </w:r>
    </w:p>
    <w:p w14:paraId="5DEE0DBE" w14:textId="47E84AB0" w:rsidR="00EE1EEC" w:rsidRPr="00C8286C" w:rsidRDefault="00F22184" w:rsidP="00C334BD">
      <w:pPr>
        <w:spacing w:line="240" w:lineRule="auto"/>
        <w:ind w:left="720"/>
        <w:rPr>
          <w:rFonts w:ascii="Palatino Linotype" w:hAnsi="Palatino Linotype"/>
          <w:sz w:val="22"/>
          <w:szCs w:val="22"/>
        </w:rPr>
        <w:sectPr w:rsidR="00EE1EEC" w:rsidRPr="00C8286C" w:rsidSect="00686AD1">
          <w:footerReference w:type="default" r:id="rId9"/>
          <w:footnotePr>
            <w:numFmt w:val="chicago"/>
          </w:footnotePr>
          <w:pgSz w:w="12240" w:h="15840"/>
          <w:pgMar w:top="1440" w:right="1440" w:bottom="1440" w:left="1440" w:header="720" w:footer="720" w:gutter="0"/>
          <w:pgNumType w:start="1"/>
          <w:cols w:space="720"/>
          <w:docGrid w:linePitch="360"/>
        </w:sectPr>
      </w:pPr>
      <w:r w:rsidRPr="00C8286C">
        <w:rPr>
          <w:rFonts w:ascii="Palatino Linotype" w:hAnsi="Palatino Linotype"/>
          <w:sz w:val="22"/>
          <w:szCs w:val="22"/>
        </w:rPr>
        <w:t>●</w:t>
      </w:r>
      <w:r w:rsidR="007F4DE9" w:rsidRPr="00C8286C">
        <w:rPr>
          <w:rFonts w:ascii="Palatino Linotype" w:hAnsi="Palatino Linotype"/>
          <w:sz w:val="22"/>
          <w:szCs w:val="22"/>
        </w:rPr>
        <w:t xml:space="preserve"> </w:t>
      </w:r>
      <w:r w:rsidR="00DB14E4" w:rsidRPr="00C8286C">
        <w:rPr>
          <w:rFonts w:ascii="Palatino Linotype" w:hAnsi="Palatino Linotype"/>
          <w:sz w:val="22"/>
          <w:szCs w:val="22"/>
        </w:rPr>
        <w:t xml:space="preserve">Quantifying maternal </w:t>
      </w:r>
      <w:r w:rsidR="00790B45" w:rsidRPr="00C8286C">
        <w:rPr>
          <w:rFonts w:ascii="Palatino Linotype" w:hAnsi="Palatino Linotype"/>
          <w:sz w:val="22"/>
          <w:szCs w:val="22"/>
        </w:rPr>
        <w:t>experiences</w:t>
      </w:r>
      <w:r w:rsidR="007F4DE9" w:rsidRPr="00C8286C">
        <w:rPr>
          <w:rFonts w:ascii="Palatino Linotype" w:hAnsi="Palatino Linotype"/>
          <w:sz w:val="22"/>
          <w:szCs w:val="22"/>
        </w:rPr>
        <w:t xml:space="preserve"> of child </w:t>
      </w:r>
      <w:r w:rsidR="007161CA" w:rsidRPr="00C8286C">
        <w:rPr>
          <w:rFonts w:ascii="Palatino Linotype" w:hAnsi="Palatino Linotype"/>
          <w:sz w:val="22"/>
          <w:szCs w:val="22"/>
        </w:rPr>
        <w:t xml:space="preserve">loss </w:t>
      </w:r>
      <w:r w:rsidR="00DB14E4" w:rsidRPr="00C8286C">
        <w:rPr>
          <w:rFonts w:ascii="Palatino Linotype" w:hAnsi="Palatino Linotype"/>
          <w:sz w:val="22"/>
          <w:szCs w:val="22"/>
        </w:rPr>
        <w:t>offers a new sense of the population burden of child death, reveals</w:t>
      </w:r>
      <w:r w:rsidR="00790B45" w:rsidRPr="00C8286C">
        <w:rPr>
          <w:rFonts w:ascii="Palatino Linotype" w:hAnsi="Palatino Linotype"/>
          <w:sz w:val="22"/>
          <w:szCs w:val="22"/>
        </w:rPr>
        <w:t xml:space="preserve"> how disparate maternal conditions are worldwide</w:t>
      </w:r>
      <w:r w:rsidR="00DB14E4" w:rsidRPr="00C8286C">
        <w:rPr>
          <w:rFonts w:ascii="Palatino Linotype" w:hAnsi="Palatino Linotype"/>
          <w:sz w:val="22"/>
          <w:szCs w:val="22"/>
        </w:rPr>
        <w:t>, and attests to the need for additional individual-level research on the consequences of child loss for families</w:t>
      </w:r>
      <w:r w:rsidR="00790B45" w:rsidRPr="00C8286C">
        <w:rPr>
          <w:rFonts w:ascii="Palatino Linotype" w:hAnsi="Palatino Linotype"/>
          <w:sz w:val="22"/>
          <w:szCs w:val="22"/>
        </w:rPr>
        <w:t xml:space="preserve">.  </w:t>
      </w:r>
      <w:r w:rsidR="007F4DE9" w:rsidRPr="00C8286C">
        <w:rPr>
          <w:rFonts w:ascii="Palatino Linotype" w:hAnsi="Palatino Linotype"/>
          <w:sz w:val="22"/>
          <w:szCs w:val="22"/>
        </w:rPr>
        <w:t xml:space="preserve"> </w:t>
      </w:r>
    </w:p>
    <w:p w14:paraId="3D1B0DFC" w14:textId="06485E17" w:rsidR="00596CC7" w:rsidRPr="00C8286C" w:rsidRDefault="00596CC7" w:rsidP="00C334BD">
      <w:pPr>
        <w:rPr>
          <w:rFonts w:ascii="Palatino Linotype" w:hAnsi="Palatino Linotype"/>
          <w:b/>
          <w:bCs/>
          <w:sz w:val="22"/>
          <w:szCs w:val="22"/>
        </w:rPr>
      </w:pPr>
      <w:r w:rsidRPr="00C8286C">
        <w:rPr>
          <w:rFonts w:ascii="Palatino Linotype" w:hAnsi="Palatino Linotype"/>
          <w:b/>
          <w:bCs/>
          <w:sz w:val="22"/>
          <w:szCs w:val="22"/>
        </w:rPr>
        <w:lastRenderedPageBreak/>
        <w:t>BACKGROUND</w:t>
      </w:r>
    </w:p>
    <w:p w14:paraId="644F7593" w14:textId="37F60979" w:rsidR="00506DFC" w:rsidRPr="00C8286C" w:rsidRDefault="00E169D2" w:rsidP="00C334BD">
      <w:pPr>
        <w:rPr>
          <w:rFonts w:ascii="Palatino Linotype" w:hAnsi="Palatino Linotype"/>
          <w:sz w:val="22"/>
          <w:szCs w:val="22"/>
        </w:rPr>
      </w:pPr>
      <w:r w:rsidRPr="00C8286C">
        <w:rPr>
          <w:rFonts w:ascii="Palatino Linotype" w:hAnsi="Palatino Linotype"/>
          <w:sz w:val="22"/>
          <w:szCs w:val="22"/>
        </w:rPr>
        <w:t>Infant and child mortality rates have declin</w:t>
      </w:r>
      <w:r w:rsidR="00AC70DA" w:rsidRPr="00C8286C">
        <w:rPr>
          <w:rFonts w:ascii="Palatino Linotype" w:hAnsi="Palatino Linotype"/>
          <w:sz w:val="22"/>
          <w:szCs w:val="22"/>
        </w:rPr>
        <w:t>ed</w:t>
      </w:r>
      <w:r w:rsidRPr="00C8286C">
        <w:rPr>
          <w:rFonts w:ascii="Palatino Linotype" w:hAnsi="Palatino Linotype"/>
          <w:sz w:val="22"/>
          <w:szCs w:val="22"/>
        </w:rPr>
        <w:t xml:space="preserve"> worldwide over the </w:t>
      </w:r>
      <w:r w:rsidR="007434A6" w:rsidRPr="00C8286C">
        <w:rPr>
          <w:rFonts w:ascii="Palatino Linotype" w:hAnsi="Palatino Linotype"/>
          <w:sz w:val="22"/>
          <w:szCs w:val="22"/>
        </w:rPr>
        <w:t>l</w:t>
      </w:r>
      <w:r w:rsidRPr="00C8286C">
        <w:rPr>
          <w:rFonts w:ascii="Palatino Linotype" w:hAnsi="Palatino Linotype"/>
          <w:sz w:val="22"/>
          <w:szCs w:val="22"/>
        </w:rPr>
        <w:t xml:space="preserve">ast </w:t>
      </w:r>
      <w:r w:rsidR="007434A6" w:rsidRPr="00C8286C">
        <w:rPr>
          <w:rFonts w:ascii="Palatino Linotype" w:hAnsi="Palatino Linotype"/>
          <w:sz w:val="22"/>
          <w:szCs w:val="22"/>
        </w:rPr>
        <w:t>fifty year</w:t>
      </w:r>
      <w:r w:rsidR="001B037E" w:rsidRPr="00C8286C">
        <w:rPr>
          <w:rFonts w:ascii="Palatino Linotype" w:hAnsi="Palatino Linotype"/>
          <w:sz w:val="22"/>
          <w:szCs w:val="22"/>
        </w:rPr>
        <w:t>s</w:t>
      </w:r>
      <w:r w:rsidR="00C056AF" w:rsidRPr="00C8286C">
        <w:rPr>
          <w:rFonts w:ascii="Palatino Linotype" w:hAnsi="Palatino Linotype"/>
          <w:sz w:val="22"/>
          <w:szCs w:val="22"/>
        </w:rPr>
        <w:t>, signifying notable progress for children and their parents.</w:t>
      </w:r>
      <w:r w:rsidR="00477BAD" w:rsidRPr="00C8286C">
        <w:rPr>
          <w:rFonts w:ascii="Palatino Linotype" w:hAnsi="Palatino Linotype"/>
          <w:sz w:val="22"/>
          <w:szCs w:val="22"/>
        </w:rPr>
        <w:fldChar w:fldCharType="begin"/>
      </w:r>
      <w:r w:rsidR="000E0A17" w:rsidRPr="00C8286C">
        <w:rPr>
          <w:rFonts w:ascii="Palatino Linotype" w:hAnsi="Palatino Linotype"/>
          <w:sz w:val="22"/>
          <w:szCs w:val="22"/>
        </w:rPr>
        <w:instrText xml:space="preserve"> ADDIN ZOTERO_ITEM CSL_CITATION {"citationID":"Tcl2ybrN","properties":{"formattedCitation":"\\super 1\\nosupersub{}","plainCitation":"1","noteIndex":0},"citationItems":[{"id":269,"uris":["http://zotero.org/users/local/6aiRCPll/items/JL56NE4A"],"uri":["http://zotero.org/users/local/6aiRCPll/items/JL56NE4A"],"itemData":{"id":269,"type":"article-journal","container-title":"The Lancet","issue":"9947","note":"ISBN: 0140-6736\npublisher: Elsevier","page":"957-979","title":"Global, regional, and national levels of neonatal, infant, and under-5 mortality during 1990–2013: a systematic analysis for the Global Burden of Disease Study 2013","volume":"384","author":[{"family":"Wang","given":"Haidong"},{"family":"Liddell","given":"Chelsea A."},{"family":"Coates","given":"Matthew M."},{"family":"Mooney","given":"Meghan D."},{"family":"Levitz","given":"Carly E."},{"family":"Schumacher","given":"Austin E."},{"family":"Apfel","given":"Henry"},{"family":"Iannarone","given":"Marissa"},{"family":"Phillips","given":"Bryan"},{"family":"Lofgren","given":"Katherine T."}],"issued":{"date-parts":[["2014"]]}}}],"schema":"https://github.com/citation-style-language/schema/raw/master/csl-citation.json"} </w:instrText>
      </w:r>
      <w:r w:rsidR="00477BAD" w:rsidRPr="00C8286C">
        <w:rPr>
          <w:rFonts w:ascii="Palatino Linotype" w:hAnsi="Palatino Linotype"/>
          <w:sz w:val="22"/>
          <w:szCs w:val="22"/>
        </w:rPr>
        <w:fldChar w:fldCharType="separate"/>
      </w:r>
      <w:r w:rsidR="000E0A17" w:rsidRPr="00C8286C">
        <w:rPr>
          <w:rFonts w:ascii="Palatino Linotype" w:hAnsi="Palatino Linotype"/>
          <w:sz w:val="22"/>
          <w:szCs w:val="22"/>
          <w:vertAlign w:val="superscript"/>
        </w:rPr>
        <w:t>1</w:t>
      </w:r>
      <w:r w:rsidR="00477BAD" w:rsidRPr="00C8286C">
        <w:rPr>
          <w:rFonts w:ascii="Palatino Linotype" w:hAnsi="Palatino Linotype"/>
          <w:sz w:val="22"/>
          <w:szCs w:val="22"/>
        </w:rPr>
        <w:fldChar w:fldCharType="end"/>
      </w:r>
      <w:r w:rsidR="00A27776" w:rsidRPr="00C8286C">
        <w:rPr>
          <w:rFonts w:ascii="Palatino Linotype" w:hAnsi="Palatino Linotype"/>
          <w:sz w:val="22"/>
          <w:szCs w:val="22"/>
        </w:rPr>
        <w:t xml:space="preserve"> </w:t>
      </w:r>
      <w:r w:rsidR="005E3322" w:rsidRPr="00C8286C">
        <w:rPr>
          <w:rFonts w:ascii="Palatino Linotype" w:hAnsi="Palatino Linotype"/>
          <w:sz w:val="22"/>
          <w:szCs w:val="22"/>
        </w:rPr>
        <w:t>Reductions</w:t>
      </w:r>
      <w:r w:rsidR="00AC70DA" w:rsidRPr="00C8286C">
        <w:rPr>
          <w:rFonts w:ascii="Palatino Linotype" w:hAnsi="Palatino Linotype"/>
          <w:sz w:val="22"/>
          <w:szCs w:val="22"/>
        </w:rPr>
        <w:t xml:space="preserve"> in </w:t>
      </w:r>
      <w:r w:rsidR="00D61D0E" w:rsidRPr="00C8286C">
        <w:rPr>
          <w:rFonts w:ascii="Palatino Linotype" w:hAnsi="Palatino Linotype"/>
          <w:sz w:val="22"/>
          <w:szCs w:val="22"/>
        </w:rPr>
        <w:t xml:space="preserve">annualized rates of </w:t>
      </w:r>
      <w:r w:rsidR="00AC70DA" w:rsidRPr="00C8286C">
        <w:rPr>
          <w:rFonts w:ascii="Palatino Linotype" w:hAnsi="Palatino Linotype"/>
          <w:sz w:val="22"/>
          <w:szCs w:val="22"/>
        </w:rPr>
        <w:t>infant and</w:t>
      </w:r>
      <w:r w:rsidR="001E7313" w:rsidRPr="00C8286C">
        <w:rPr>
          <w:rFonts w:ascii="Palatino Linotype" w:hAnsi="Palatino Linotype"/>
          <w:sz w:val="22"/>
          <w:szCs w:val="22"/>
        </w:rPr>
        <w:t xml:space="preserve"> </w:t>
      </w:r>
      <w:r w:rsidRPr="00C8286C">
        <w:rPr>
          <w:rFonts w:ascii="Palatino Linotype" w:hAnsi="Palatino Linotype"/>
          <w:sz w:val="22"/>
          <w:szCs w:val="22"/>
        </w:rPr>
        <w:t>child mortality</w:t>
      </w:r>
      <w:r w:rsidR="00A40685" w:rsidRPr="00C8286C">
        <w:rPr>
          <w:rFonts w:ascii="Palatino Linotype" w:hAnsi="Palatino Linotype"/>
          <w:sz w:val="22"/>
          <w:szCs w:val="22"/>
        </w:rPr>
        <w:t>, however,</w:t>
      </w:r>
      <w:r w:rsidRPr="00C8286C">
        <w:rPr>
          <w:rFonts w:ascii="Palatino Linotype" w:hAnsi="Palatino Linotype"/>
          <w:sz w:val="22"/>
          <w:szCs w:val="22"/>
        </w:rPr>
        <w:t xml:space="preserve"> </w:t>
      </w:r>
      <w:r w:rsidR="00D37804" w:rsidRPr="00C8286C">
        <w:rPr>
          <w:rFonts w:ascii="Palatino Linotype" w:hAnsi="Palatino Linotype"/>
          <w:sz w:val="22"/>
          <w:szCs w:val="22"/>
        </w:rPr>
        <w:t>cannot reasonably proxy</w:t>
      </w:r>
      <w:r w:rsidR="0040698D" w:rsidRPr="00C8286C">
        <w:rPr>
          <w:rFonts w:ascii="Palatino Linotype" w:hAnsi="Palatino Linotype"/>
          <w:sz w:val="22"/>
          <w:szCs w:val="22"/>
        </w:rPr>
        <w:t xml:space="preserve"> </w:t>
      </w:r>
      <w:r w:rsidRPr="00C8286C">
        <w:rPr>
          <w:rFonts w:ascii="Palatino Linotype" w:hAnsi="Palatino Linotype"/>
          <w:sz w:val="22"/>
          <w:szCs w:val="22"/>
        </w:rPr>
        <w:t>parents</w:t>
      </w:r>
      <w:r w:rsidR="00177E18" w:rsidRPr="00C8286C">
        <w:rPr>
          <w:rFonts w:ascii="Palatino Linotype" w:hAnsi="Palatino Linotype"/>
          <w:sz w:val="22"/>
          <w:szCs w:val="22"/>
        </w:rPr>
        <w:t>’</w:t>
      </w:r>
      <w:r w:rsidRPr="00C8286C">
        <w:rPr>
          <w:rFonts w:ascii="Palatino Linotype" w:hAnsi="Palatino Linotype"/>
          <w:sz w:val="22"/>
          <w:szCs w:val="22"/>
        </w:rPr>
        <w:t xml:space="preserve"> </w:t>
      </w:r>
      <w:r w:rsidR="007B42A0" w:rsidRPr="00C8286C">
        <w:rPr>
          <w:rFonts w:ascii="Palatino Linotype" w:hAnsi="Palatino Linotype"/>
          <w:sz w:val="22"/>
          <w:szCs w:val="22"/>
        </w:rPr>
        <w:t xml:space="preserve">cumulative </w:t>
      </w:r>
      <w:r w:rsidRPr="00C8286C">
        <w:rPr>
          <w:rFonts w:ascii="Palatino Linotype" w:hAnsi="Palatino Linotype"/>
          <w:sz w:val="22"/>
          <w:szCs w:val="22"/>
        </w:rPr>
        <w:t>experience</w:t>
      </w:r>
      <w:r w:rsidR="0040698D" w:rsidRPr="00C8286C">
        <w:rPr>
          <w:rFonts w:ascii="Palatino Linotype" w:hAnsi="Palatino Linotype"/>
          <w:sz w:val="22"/>
          <w:szCs w:val="22"/>
        </w:rPr>
        <w:t>s</w:t>
      </w:r>
      <w:r w:rsidRPr="00C8286C">
        <w:rPr>
          <w:rFonts w:ascii="Palatino Linotype" w:hAnsi="Palatino Linotype"/>
          <w:sz w:val="22"/>
          <w:szCs w:val="22"/>
        </w:rPr>
        <w:t xml:space="preserve"> </w:t>
      </w:r>
      <w:r w:rsidR="00F50621" w:rsidRPr="00C8286C">
        <w:rPr>
          <w:rFonts w:ascii="Palatino Linotype" w:hAnsi="Palatino Linotype"/>
          <w:sz w:val="22"/>
          <w:szCs w:val="22"/>
        </w:rPr>
        <w:t>of</w:t>
      </w:r>
      <w:r w:rsidR="006D7288" w:rsidRPr="00C8286C">
        <w:rPr>
          <w:rFonts w:ascii="Palatino Linotype" w:hAnsi="Palatino Linotype"/>
          <w:sz w:val="22"/>
          <w:szCs w:val="22"/>
        </w:rPr>
        <w:t xml:space="preserve"> child loss</w:t>
      </w:r>
      <w:r w:rsidR="00D37804" w:rsidRPr="00C8286C">
        <w:rPr>
          <w:rFonts w:ascii="Palatino Linotype" w:hAnsi="Palatino Linotype"/>
          <w:sz w:val="22"/>
          <w:szCs w:val="22"/>
        </w:rPr>
        <w:t xml:space="preserve">, </w:t>
      </w:r>
      <w:r w:rsidR="005E3322" w:rsidRPr="00C8286C">
        <w:rPr>
          <w:rFonts w:ascii="Palatino Linotype" w:hAnsi="Palatino Linotype"/>
          <w:sz w:val="22"/>
          <w:szCs w:val="22"/>
        </w:rPr>
        <w:t xml:space="preserve">a phenomenon </w:t>
      </w:r>
      <w:r w:rsidR="00D37804" w:rsidRPr="00C8286C">
        <w:rPr>
          <w:rFonts w:ascii="Palatino Linotype" w:hAnsi="Palatino Linotype"/>
          <w:sz w:val="22"/>
          <w:szCs w:val="22"/>
        </w:rPr>
        <w:t xml:space="preserve">we refer to as </w:t>
      </w:r>
      <w:r w:rsidR="0040698D" w:rsidRPr="00C8286C">
        <w:rPr>
          <w:rFonts w:ascii="Palatino Linotype" w:hAnsi="Palatino Linotype"/>
          <w:i/>
          <w:iCs/>
          <w:sz w:val="22"/>
          <w:szCs w:val="22"/>
        </w:rPr>
        <w:t>parental bereavement</w:t>
      </w:r>
      <w:r w:rsidRPr="00C8286C">
        <w:rPr>
          <w:rFonts w:ascii="Palatino Linotype" w:hAnsi="Palatino Linotype"/>
          <w:sz w:val="22"/>
          <w:szCs w:val="22"/>
        </w:rPr>
        <w:t xml:space="preserve">. </w:t>
      </w:r>
      <w:r w:rsidR="00477BAD" w:rsidRPr="00C8286C">
        <w:rPr>
          <w:rFonts w:ascii="Palatino Linotype" w:hAnsi="Palatino Linotype"/>
          <w:sz w:val="22"/>
          <w:szCs w:val="22"/>
        </w:rPr>
        <w:t>A</w:t>
      </w:r>
      <w:r w:rsidR="005965A2" w:rsidRPr="00C8286C">
        <w:rPr>
          <w:rFonts w:ascii="Palatino Linotype" w:hAnsi="Palatino Linotype"/>
          <w:sz w:val="22"/>
          <w:szCs w:val="22"/>
        </w:rPr>
        <w:t xml:space="preserve"> child</w:t>
      </w:r>
      <w:r w:rsidR="00477BAD" w:rsidRPr="00C8286C">
        <w:rPr>
          <w:rFonts w:ascii="Palatino Linotype" w:hAnsi="Palatino Linotype"/>
          <w:sz w:val="22"/>
          <w:szCs w:val="22"/>
        </w:rPr>
        <w:t>’s</w:t>
      </w:r>
      <w:r w:rsidR="005965A2" w:rsidRPr="00C8286C">
        <w:rPr>
          <w:rFonts w:ascii="Palatino Linotype" w:hAnsi="Palatino Linotype"/>
          <w:sz w:val="22"/>
          <w:szCs w:val="22"/>
        </w:rPr>
        <w:t xml:space="preserve"> death </w:t>
      </w:r>
      <w:r w:rsidR="0040698D" w:rsidRPr="00C8286C">
        <w:rPr>
          <w:rFonts w:ascii="Palatino Linotype" w:hAnsi="Palatino Linotype"/>
          <w:sz w:val="22"/>
          <w:szCs w:val="22"/>
        </w:rPr>
        <w:t xml:space="preserve">can have </w:t>
      </w:r>
      <w:r w:rsidR="00506DFC" w:rsidRPr="00C8286C">
        <w:rPr>
          <w:rFonts w:ascii="Palatino Linotype" w:hAnsi="Palatino Linotype"/>
          <w:sz w:val="22"/>
          <w:szCs w:val="22"/>
        </w:rPr>
        <w:t xml:space="preserve">serious </w:t>
      </w:r>
      <w:r w:rsidR="00D66CD6" w:rsidRPr="00C8286C">
        <w:rPr>
          <w:rFonts w:ascii="Palatino Linotype" w:hAnsi="Palatino Linotype"/>
          <w:sz w:val="22"/>
          <w:szCs w:val="22"/>
        </w:rPr>
        <w:t xml:space="preserve">and long-lasting </w:t>
      </w:r>
      <w:r w:rsidRPr="00C8286C">
        <w:rPr>
          <w:rFonts w:ascii="Palatino Linotype" w:hAnsi="Palatino Linotype"/>
          <w:sz w:val="22"/>
          <w:szCs w:val="22"/>
        </w:rPr>
        <w:t xml:space="preserve">consequences for </w:t>
      </w:r>
      <w:r w:rsidR="00890900" w:rsidRPr="00C8286C">
        <w:rPr>
          <w:rFonts w:ascii="Palatino Linotype" w:hAnsi="Palatino Linotype"/>
          <w:sz w:val="22"/>
          <w:szCs w:val="22"/>
        </w:rPr>
        <w:t>parents</w:t>
      </w:r>
      <w:r w:rsidR="000933AA" w:rsidRPr="00C8286C">
        <w:rPr>
          <w:rFonts w:ascii="Palatino Linotype" w:hAnsi="Palatino Linotype"/>
          <w:sz w:val="22"/>
          <w:szCs w:val="22"/>
        </w:rPr>
        <w:fldChar w:fldCharType="begin"/>
      </w:r>
      <w:r w:rsidR="00D66CD6" w:rsidRPr="00C8286C">
        <w:rPr>
          <w:rFonts w:ascii="Palatino Linotype" w:hAnsi="Palatino Linotype"/>
          <w:sz w:val="22"/>
          <w:szCs w:val="22"/>
        </w:rPr>
        <w:instrText xml:space="preserve"> ADDIN ZOTERO_ITEM CSL_CITATION {"citationID":"6ozRjBIE","properties":{"formattedCitation":"\\super 2\\uc0\\u8211{}4\\nosupersub{}","plainCitation":"2–4","noteIndex":0},"citationItems":[{"id":254,"uris":["http://zotero.org/users/local/6aiRCPll/items/HES3EESD"],"uri":["http://zotero.org/users/local/6aiRCPll/items/HES3EESD"],"itemData":{"id":254,"type":"article-journal","container-title":"The Lancet Infectious Diseases","issue":"9603","page":"1960–1973","source":"Google Scholar","title":"Health consequences of bereavement: A review","title-short":"Health consequences of bereavement","volume":"370","author":[{"family":"Stroebe","given":""},{"family":"Schut","given":"H. A. W."},{"family":"Stroebe","given":"Wolfgang"}],"issued":{"date-parts":[["2007"]]}}},{"id":50,"uris":["http://zotero.org/users/local/6aiRCPll/items/5228I3ZJ"],"uri":["http://zotero.org/users/local/6aiRCPll/items/5228I3ZJ"],"itemData":{"id":50,"type":"article-journal","container-title":"Death studies","issue":"6","page":"477-494","title":"To continue or relinquish bonds: A review of consequences for the bereaved","volume":"29","author":[{"family":"Stroebe","given":"Margaret"},{"family":"Schut","given":"Henk"}],"issued":{"date-parts":[["2005"]]}}},{"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Mailick"},{"family":"Greenberg","given":"Jan"},{"family":"Hong","given":"Jinkuk"}],"issued":{"date-parts":[["2008"]]}}}],"schema":"https://github.com/citation-style-language/schema/raw/master/csl-citation.json"} </w:instrText>
      </w:r>
      <w:r w:rsidR="000933AA" w:rsidRPr="00C8286C">
        <w:rPr>
          <w:rFonts w:ascii="Palatino Linotype" w:hAnsi="Palatino Linotype"/>
          <w:sz w:val="22"/>
          <w:szCs w:val="22"/>
        </w:rPr>
        <w:fldChar w:fldCharType="separate"/>
      </w:r>
      <w:r w:rsidR="00D66CD6" w:rsidRPr="00C8286C">
        <w:rPr>
          <w:rFonts w:ascii="Palatino Linotype" w:hAnsi="Palatino Linotype"/>
          <w:sz w:val="22"/>
          <w:szCs w:val="22"/>
          <w:vertAlign w:val="superscript"/>
        </w:rPr>
        <w:t>2–4</w:t>
      </w:r>
      <w:r w:rsidR="000933AA" w:rsidRPr="00C8286C">
        <w:rPr>
          <w:rFonts w:ascii="Palatino Linotype" w:hAnsi="Palatino Linotype"/>
          <w:sz w:val="22"/>
          <w:szCs w:val="22"/>
        </w:rPr>
        <w:fldChar w:fldCharType="end"/>
      </w:r>
      <w:r w:rsidR="005E3322" w:rsidRPr="00C8286C">
        <w:rPr>
          <w:rFonts w:ascii="Palatino Linotype" w:hAnsi="Palatino Linotype"/>
          <w:sz w:val="22"/>
          <w:szCs w:val="22"/>
        </w:rPr>
        <w:t>,</w:t>
      </w:r>
      <w:r w:rsidR="001C7F00" w:rsidRPr="00C8286C">
        <w:rPr>
          <w:rFonts w:ascii="Palatino Linotype" w:hAnsi="Palatino Linotype"/>
          <w:sz w:val="22"/>
          <w:szCs w:val="22"/>
        </w:rPr>
        <w:t xml:space="preserve"> </w:t>
      </w:r>
      <w:r w:rsidR="005E3322" w:rsidRPr="00C8286C">
        <w:rPr>
          <w:rFonts w:ascii="Palatino Linotype" w:hAnsi="Palatino Linotype"/>
          <w:sz w:val="22"/>
          <w:szCs w:val="22"/>
        </w:rPr>
        <w:t xml:space="preserve">but </w:t>
      </w:r>
      <w:r w:rsidR="001E7313" w:rsidRPr="00C8286C">
        <w:rPr>
          <w:rFonts w:ascii="Palatino Linotype" w:hAnsi="Palatino Linotype"/>
          <w:sz w:val="22"/>
          <w:szCs w:val="22"/>
        </w:rPr>
        <w:t xml:space="preserve">the </w:t>
      </w:r>
      <w:r w:rsidR="00DF1A39" w:rsidRPr="00C8286C">
        <w:rPr>
          <w:rFonts w:ascii="Palatino Linotype" w:hAnsi="Palatino Linotype"/>
          <w:sz w:val="22"/>
          <w:szCs w:val="22"/>
        </w:rPr>
        <w:t xml:space="preserve">population </w:t>
      </w:r>
      <w:r w:rsidR="001E7313" w:rsidRPr="00C8286C">
        <w:rPr>
          <w:rFonts w:ascii="Palatino Linotype" w:hAnsi="Palatino Linotype"/>
          <w:sz w:val="22"/>
          <w:szCs w:val="22"/>
        </w:rPr>
        <w:t xml:space="preserve">prevalence of </w:t>
      </w:r>
      <w:r w:rsidR="006D7288" w:rsidRPr="00C8286C">
        <w:rPr>
          <w:rFonts w:ascii="Palatino Linotype" w:hAnsi="Palatino Linotype"/>
          <w:sz w:val="22"/>
          <w:szCs w:val="22"/>
        </w:rPr>
        <w:t>bereaved parents</w:t>
      </w:r>
      <w:r w:rsidR="00D37804" w:rsidRPr="00C8286C">
        <w:rPr>
          <w:rFonts w:ascii="Palatino Linotype" w:hAnsi="Palatino Linotype"/>
          <w:sz w:val="22"/>
          <w:szCs w:val="22"/>
        </w:rPr>
        <w:t xml:space="preserve"> has only been estimated </w:t>
      </w:r>
      <w:r w:rsidR="005E1F84" w:rsidRPr="00C8286C">
        <w:rPr>
          <w:rFonts w:ascii="Palatino Linotype" w:hAnsi="Palatino Linotype"/>
          <w:sz w:val="22"/>
          <w:szCs w:val="22"/>
        </w:rPr>
        <w:t xml:space="preserve">for </w:t>
      </w:r>
      <w:r w:rsidR="000F0D4A" w:rsidRPr="00C8286C">
        <w:rPr>
          <w:rFonts w:ascii="Palatino Linotype" w:hAnsi="Palatino Linotype"/>
          <w:sz w:val="22"/>
          <w:szCs w:val="22"/>
        </w:rPr>
        <w:t xml:space="preserve">a </w:t>
      </w:r>
      <w:r w:rsidR="005E1F84" w:rsidRPr="00C8286C">
        <w:rPr>
          <w:rFonts w:ascii="Palatino Linotype" w:hAnsi="Palatino Linotype"/>
          <w:sz w:val="22"/>
          <w:szCs w:val="22"/>
        </w:rPr>
        <w:t xml:space="preserve">select </w:t>
      </w:r>
      <w:r w:rsidR="005E3322" w:rsidRPr="00C8286C">
        <w:rPr>
          <w:rFonts w:ascii="Palatino Linotype" w:hAnsi="Palatino Linotype"/>
          <w:sz w:val="22"/>
          <w:szCs w:val="22"/>
        </w:rPr>
        <w:t xml:space="preserve">group of countries in </w:t>
      </w:r>
      <w:r w:rsidR="005E1F84" w:rsidRPr="00C8286C">
        <w:rPr>
          <w:rFonts w:ascii="Palatino Linotype" w:hAnsi="Palatino Linotype"/>
          <w:sz w:val="22"/>
          <w:szCs w:val="22"/>
        </w:rPr>
        <w:t>sub-Saharan Africa.</w:t>
      </w:r>
      <w:r w:rsidR="009A4BC8" w:rsidRPr="00C8286C">
        <w:rPr>
          <w:rFonts w:ascii="Palatino Linotype" w:hAnsi="Palatino Linotype"/>
          <w:sz w:val="22"/>
          <w:szCs w:val="22"/>
        </w:rPr>
        <w:fldChar w:fldCharType="begin"/>
      </w:r>
      <w:r w:rsidR="00D66CD6" w:rsidRPr="00C8286C">
        <w:rPr>
          <w:rFonts w:ascii="Palatino Linotype" w:hAnsi="Palatino Linotype"/>
          <w:sz w:val="22"/>
          <w:szCs w:val="22"/>
        </w:rPr>
        <w:instrText xml:space="preserve"> ADDIN ZOTERO_ITEM CSL_CITATION {"citationID":"3unNikZO","properties":{"formattedCitation":"\\super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9A4BC8" w:rsidRPr="00C8286C">
        <w:rPr>
          <w:rFonts w:ascii="Palatino Linotype" w:hAnsi="Palatino Linotype"/>
          <w:sz w:val="22"/>
          <w:szCs w:val="22"/>
        </w:rPr>
        <w:fldChar w:fldCharType="separate"/>
      </w:r>
      <w:r w:rsidR="00D66CD6" w:rsidRPr="00C8286C">
        <w:rPr>
          <w:rFonts w:ascii="Palatino Linotype" w:hAnsi="Palatino Linotype"/>
          <w:sz w:val="22"/>
          <w:szCs w:val="22"/>
          <w:vertAlign w:val="superscript"/>
        </w:rPr>
        <w:t>5</w:t>
      </w:r>
      <w:r w:rsidR="009A4BC8" w:rsidRPr="00C8286C">
        <w:rPr>
          <w:rFonts w:ascii="Palatino Linotype" w:hAnsi="Palatino Linotype"/>
          <w:sz w:val="22"/>
          <w:szCs w:val="22"/>
        </w:rPr>
        <w:fldChar w:fldCharType="end"/>
      </w:r>
      <w:r w:rsidR="005E1F84" w:rsidRPr="00C8286C">
        <w:rPr>
          <w:rFonts w:ascii="Palatino Linotype" w:hAnsi="Palatino Linotype"/>
          <w:sz w:val="22"/>
          <w:szCs w:val="22"/>
        </w:rPr>
        <w:t xml:space="preserve"> </w:t>
      </w:r>
      <w:r w:rsidR="005E3322" w:rsidRPr="00C8286C">
        <w:rPr>
          <w:rFonts w:ascii="Palatino Linotype" w:hAnsi="Palatino Linotype"/>
          <w:sz w:val="22"/>
          <w:szCs w:val="22"/>
        </w:rPr>
        <w:t>From those estimates, a</w:t>
      </w:r>
      <w:r w:rsidR="00260DD6" w:rsidRPr="00C8286C">
        <w:rPr>
          <w:rFonts w:ascii="Palatino Linotype" w:hAnsi="Palatino Linotype"/>
          <w:sz w:val="22"/>
          <w:szCs w:val="22"/>
        </w:rPr>
        <w:t>s recently as 2015</w:t>
      </w:r>
      <w:r w:rsidR="002B06B0" w:rsidRPr="00C8286C">
        <w:rPr>
          <w:rFonts w:ascii="Palatino Linotype" w:hAnsi="Palatino Linotype"/>
          <w:sz w:val="22"/>
          <w:szCs w:val="22"/>
        </w:rPr>
        <w:t>,</w:t>
      </w:r>
      <w:r w:rsidR="0051741E" w:rsidRPr="00C8286C">
        <w:rPr>
          <w:rFonts w:ascii="Palatino Linotype" w:hAnsi="Palatino Linotype"/>
          <w:sz w:val="22"/>
          <w:szCs w:val="22"/>
        </w:rPr>
        <w:t xml:space="preserve"> </w:t>
      </w:r>
      <w:r w:rsidR="005E3322" w:rsidRPr="00C8286C">
        <w:rPr>
          <w:rFonts w:ascii="Palatino Linotype" w:hAnsi="Palatino Linotype"/>
          <w:sz w:val="22"/>
          <w:szCs w:val="22"/>
        </w:rPr>
        <w:t>over</w:t>
      </w:r>
      <w:r w:rsidR="006D7288" w:rsidRPr="00C8286C">
        <w:rPr>
          <w:rFonts w:ascii="Palatino Linotype" w:hAnsi="Palatino Linotype"/>
          <w:sz w:val="22"/>
          <w:szCs w:val="22"/>
        </w:rPr>
        <w:t xml:space="preserve"> </w:t>
      </w:r>
      <w:r w:rsidR="004257D1" w:rsidRPr="00C8286C">
        <w:rPr>
          <w:rFonts w:ascii="Palatino Linotype" w:hAnsi="Palatino Linotype"/>
          <w:sz w:val="22"/>
          <w:szCs w:val="22"/>
        </w:rPr>
        <w:t xml:space="preserve">one-third of </w:t>
      </w:r>
      <w:r w:rsidR="007A79C7" w:rsidRPr="00C8286C">
        <w:rPr>
          <w:rFonts w:ascii="Palatino Linotype" w:hAnsi="Palatino Linotype"/>
          <w:sz w:val="22"/>
          <w:szCs w:val="22"/>
        </w:rPr>
        <w:t>mothers</w:t>
      </w:r>
      <w:r w:rsidR="00B8107A" w:rsidRPr="00C8286C">
        <w:rPr>
          <w:rFonts w:ascii="Palatino Linotype" w:hAnsi="Palatino Linotype"/>
          <w:sz w:val="22"/>
          <w:szCs w:val="22"/>
        </w:rPr>
        <w:t xml:space="preserve"> </w:t>
      </w:r>
      <w:r w:rsidR="005E3322" w:rsidRPr="00C8286C">
        <w:rPr>
          <w:rFonts w:ascii="Palatino Linotype" w:hAnsi="Palatino Linotype"/>
          <w:sz w:val="22"/>
          <w:szCs w:val="22"/>
        </w:rPr>
        <w:t xml:space="preserve">in sub-Saharan Africa </w:t>
      </w:r>
      <w:r w:rsidR="00B8107A" w:rsidRPr="00C8286C">
        <w:rPr>
          <w:rFonts w:ascii="Palatino Linotype" w:hAnsi="Palatino Linotype"/>
          <w:sz w:val="22"/>
          <w:szCs w:val="22"/>
        </w:rPr>
        <w:t>ha</w:t>
      </w:r>
      <w:r w:rsidR="005E3322" w:rsidRPr="00C8286C">
        <w:rPr>
          <w:rFonts w:ascii="Palatino Linotype" w:hAnsi="Palatino Linotype"/>
          <w:sz w:val="22"/>
          <w:szCs w:val="22"/>
        </w:rPr>
        <w:t>d</w:t>
      </w:r>
      <w:r w:rsidR="00B8107A" w:rsidRPr="00C8286C">
        <w:rPr>
          <w:rFonts w:ascii="Palatino Linotype" w:hAnsi="Palatino Linotype"/>
          <w:sz w:val="22"/>
          <w:szCs w:val="22"/>
        </w:rPr>
        <w:t xml:space="preserve"> </w:t>
      </w:r>
      <w:r w:rsidR="00323AC5" w:rsidRPr="00C8286C">
        <w:rPr>
          <w:rFonts w:ascii="Palatino Linotype" w:hAnsi="Palatino Linotype"/>
          <w:sz w:val="22"/>
          <w:szCs w:val="22"/>
        </w:rPr>
        <w:t>experienced a</w:t>
      </w:r>
      <w:r w:rsidR="00B8107A" w:rsidRPr="00C8286C">
        <w:rPr>
          <w:rFonts w:ascii="Palatino Linotype" w:hAnsi="Palatino Linotype"/>
          <w:sz w:val="22"/>
          <w:szCs w:val="22"/>
        </w:rPr>
        <w:t xml:space="preserve"> child d</w:t>
      </w:r>
      <w:r w:rsidR="00323AC5" w:rsidRPr="00C8286C">
        <w:rPr>
          <w:rFonts w:ascii="Palatino Linotype" w:hAnsi="Palatino Linotype"/>
          <w:sz w:val="22"/>
          <w:szCs w:val="22"/>
        </w:rPr>
        <w:t>eath</w:t>
      </w:r>
      <w:r w:rsidR="009C383D" w:rsidRPr="00C8286C">
        <w:rPr>
          <w:rFonts w:ascii="Palatino Linotype" w:hAnsi="Palatino Linotype"/>
          <w:sz w:val="22"/>
          <w:szCs w:val="22"/>
        </w:rPr>
        <w:t>.</w:t>
      </w:r>
      <w:r w:rsidR="007F6C5E" w:rsidRPr="00C8286C">
        <w:rPr>
          <w:rFonts w:ascii="Palatino Linotype" w:hAnsi="Palatino Linotype"/>
          <w:sz w:val="22"/>
          <w:szCs w:val="22"/>
        </w:rPr>
        <w:fldChar w:fldCharType="begin"/>
      </w:r>
      <w:r w:rsidR="00D66CD6" w:rsidRPr="00C8286C">
        <w:rPr>
          <w:rFonts w:ascii="Palatino Linotype" w:hAnsi="Palatino Linotype"/>
          <w:sz w:val="22"/>
          <w:szCs w:val="22"/>
        </w:rPr>
        <w:instrText xml:space="preserve"> ADDIN ZOTERO_ITEM CSL_CITATION {"citationID":"PZuIQjeP","properties":{"formattedCitation":"\\super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7F6C5E" w:rsidRPr="00C8286C">
        <w:rPr>
          <w:rFonts w:ascii="Palatino Linotype" w:hAnsi="Palatino Linotype"/>
          <w:sz w:val="22"/>
          <w:szCs w:val="22"/>
        </w:rPr>
        <w:fldChar w:fldCharType="separate"/>
      </w:r>
      <w:r w:rsidR="00D66CD6" w:rsidRPr="00C8286C">
        <w:rPr>
          <w:rFonts w:ascii="Palatino Linotype" w:hAnsi="Palatino Linotype"/>
          <w:sz w:val="22"/>
          <w:szCs w:val="22"/>
          <w:vertAlign w:val="superscript"/>
        </w:rPr>
        <w:t>5</w:t>
      </w:r>
      <w:r w:rsidR="007F6C5E" w:rsidRPr="00C8286C">
        <w:rPr>
          <w:rFonts w:ascii="Palatino Linotype" w:hAnsi="Palatino Linotype"/>
          <w:sz w:val="22"/>
          <w:szCs w:val="22"/>
        </w:rPr>
        <w:fldChar w:fldCharType="end"/>
      </w:r>
      <w:r w:rsidR="00B8107A" w:rsidRPr="00C8286C">
        <w:rPr>
          <w:rFonts w:ascii="Palatino Linotype" w:hAnsi="Palatino Linotype"/>
          <w:sz w:val="22"/>
          <w:szCs w:val="22"/>
        </w:rPr>
        <w:t xml:space="preserve"> </w:t>
      </w:r>
      <w:r w:rsidR="009A4BC8" w:rsidRPr="00C8286C">
        <w:rPr>
          <w:rFonts w:ascii="Palatino Linotype" w:hAnsi="Palatino Linotype"/>
          <w:sz w:val="22"/>
          <w:szCs w:val="22"/>
        </w:rPr>
        <w:t xml:space="preserve">It </w:t>
      </w:r>
      <w:r w:rsidR="005E3322" w:rsidRPr="00C8286C">
        <w:rPr>
          <w:rFonts w:ascii="Palatino Linotype" w:hAnsi="Palatino Linotype"/>
          <w:sz w:val="22"/>
          <w:szCs w:val="22"/>
        </w:rPr>
        <w:t>remain</w:t>
      </w:r>
      <w:r w:rsidR="009A4BC8" w:rsidRPr="00C8286C">
        <w:rPr>
          <w:rFonts w:ascii="Palatino Linotype" w:hAnsi="Palatino Linotype"/>
          <w:sz w:val="22"/>
          <w:szCs w:val="22"/>
        </w:rPr>
        <w:t xml:space="preserve">s unclear whether </w:t>
      </w:r>
      <w:r w:rsidR="007434A6" w:rsidRPr="00C8286C">
        <w:rPr>
          <w:rFonts w:ascii="Palatino Linotype" w:hAnsi="Palatino Linotype"/>
          <w:sz w:val="22"/>
          <w:szCs w:val="22"/>
        </w:rPr>
        <w:t xml:space="preserve">such </w:t>
      </w:r>
      <w:r w:rsidR="007F6C5E" w:rsidRPr="00C8286C">
        <w:rPr>
          <w:rFonts w:ascii="Palatino Linotype" w:hAnsi="Palatino Linotype"/>
          <w:sz w:val="22"/>
          <w:szCs w:val="22"/>
        </w:rPr>
        <w:t xml:space="preserve">high levels of </w:t>
      </w:r>
      <w:r w:rsidR="006D7288" w:rsidRPr="00C8286C">
        <w:rPr>
          <w:rFonts w:ascii="Palatino Linotype" w:hAnsi="Palatino Linotype"/>
          <w:sz w:val="22"/>
          <w:szCs w:val="22"/>
        </w:rPr>
        <w:t>maternal bereavement</w:t>
      </w:r>
      <w:r w:rsidR="007F6C5E" w:rsidRPr="00C8286C">
        <w:rPr>
          <w:rFonts w:ascii="Palatino Linotype" w:hAnsi="Palatino Linotype"/>
          <w:sz w:val="22"/>
          <w:szCs w:val="22"/>
        </w:rPr>
        <w:t xml:space="preserve"> </w:t>
      </w:r>
      <w:r w:rsidR="002B06B0" w:rsidRPr="00C8286C">
        <w:rPr>
          <w:rFonts w:ascii="Palatino Linotype" w:hAnsi="Palatino Linotype"/>
          <w:sz w:val="22"/>
          <w:szCs w:val="22"/>
        </w:rPr>
        <w:t>character</w:t>
      </w:r>
      <w:r w:rsidR="00C2087E" w:rsidRPr="00C8286C">
        <w:rPr>
          <w:rFonts w:ascii="Palatino Linotype" w:hAnsi="Palatino Linotype"/>
          <w:sz w:val="22"/>
          <w:szCs w:val="22"/>
        </w:rPr>
        <w:t xml:space="preserve">ize </w:t>
      </w:r>
      <w:r w:rsidR="007F6C5E" w:rsidRPr="00C8286C">
        <w:rPr>
          <w:rFonts w:ascii="Palatino Linotype" w:hAnsi="Palatino Linotype"/>
          <w:sz w:val="22"/>
          <w:szCs w:val="22"/>
        </w:rPr>
        <w:t>other</w:t>
      </w:r>
      <w:r w:rsidR="00826AB6" w:rsidRPr="00C8286C">
        <w:rPr>
          <w:rFonts w:ascii="Palatino Linotype" w:hAnsi="Palatino Linotype"/>
          <w:sz w:val="22"/>
          <w:szCs w:val="22"/>
        </w:rPr>
        <w:t xml:space="preserve"> </w:t>
      </w:r>
      <w:r w:rsidR="005026C9" w:rsidRPr="00C8286C">
        <w:rPr>
          <w:rFonts w:ascii="Palatino Linotype" w:hAnsi="Palatino Linotype"/>
          <w:sz w:val="22"/>
          <w:szCs w:val="22"/>
        </w:rPr>
        <w:t>low</w:t>
      </w:r>
      <w:r w:rsidR="005B5F13" w:rsidRPr="00C8286C">
        <w:rPr>
          <w:rFonts w:ascii="Palatino Linotype" w:hAnsi="Palatino Linotype"/>
          <w:sz w:val="22"/>
          <w:szCs w:val="22"/>
        </w:rPr>
        <w:t>- and middle-</w:t>
      </w:r>
      <w:r w:rsidR="005026C9" w:rsidRPr="00C8286C">
        <w:rPr>
          <w:rFonts w:ascii="Palatino Linotype" w:hAnsi="Palatino Linotype"/>
          <w:sz w:val="22"/>
          <w:szCs w:val="22"/>
        </w:rPr>
        <w:t xml:space="preserve">income </w:t>
      </w:r>
      <w:r w:rsidR="00260DD6" w:rsidRPr="00C8286C">
        <w:rPr>
          <w:rFonts w:ascii="Palatino Linotype" w:hAnsi="Palatino Linotype"/>
          <w:sz w:val="22"/>
          <w:szCs w:val="22"/>
        </w:rPr>
        <w:t>countries</w:t>
      </w:r>
      <w:r w:rsidR="007F6C5E" w:rsidRPr="00C8286C">
        <w:rPr>
          <w:rFonts w:ascii="Palatino Linotype" w:hAnsi="Palatino Linotype"/>
          <w:sz w:val="22"/>
          <w:szCs w:val="22"/>
        </w:rPr>
        <w:t xml:space="preserve"> </w:t>
      </w:r>
      <w:r w:rsidR="00DE5C46" w:rsidRPr="00C8286C">
        <w:rPr>
          <w:rFonts w:ascii="Palatino Linotype" w:hAnsi="Palatino Linotype"/>
          <w:sz w:val="22"/>
          <w:szCs w:val="22"/>
        </w:rPr>
        <w:t>and how th</w:t>
      </w:r>
      <w:r w:rsidR="005E3322" w:rsidRPr="00C8286C">
        <w:rPr>
          <w:rFonts w:ascii="Palatino Linotype" w:hAnsi="Palatino Linotype"/>
          <w:sz w:val="22"/>
          <w:szCs w:val="22"/>
        </w:rPr>
        <w:t xml:space="preserve">is burden </w:t>
      </w:r>
      <w:r w:rsidR="00DE5C46" w:rsidRPr="00C8286C">
        <w:rPr>
          <w:rFonts w:ascii="Palatino Linotype" w:hAnsi="Palatino Linotype"/>
          <w:sz w:val="22"/>
          <w:szCs w:val="22"/>
        </w:rPr>
        <w:t>compare</w:t>
      </w:r>
      <w:r w:rsidR="005E3322" w:rsidRPr="00C8286C">
        <w:rPr>
          <w:rFonts w:ascii="Palatino Linotype" w:hAnsi="Palatino Linotype"/>
          <w:sz w:val="22"/>
          <w:szCs w:val="22"/>
        </w:rPr>
        <w:t>s</w:t>
      </w:r>
      <w:r w:rsidR="00DE5C46" w:rsidRPr="00C8286C">
        <w:rPr>
          <w:rFonts w:ascii="Palatino Linotype" w:hAnsi="Palatino Linotype"/>
          <w:sz w:val="22"/>
          <w:szCs w:val="22"/>
        </w:rPr>
        <w:t xml:space="preserve"> to </w:t>
      </w:r>
      <w:r w:rsidR="005026C9" w:rsidRPr="00C8286C">
        <w:rPr>
          <w:rFonts w:ascii="Palatino Linotype" w:hAnsi="Palatino Linotype"/>
          <w:sz w:val="22"/>
          <w:szCs w:val="22"/>
        </w:rPr>
        <w:t>high-income countries</w:t>
      </w:r>
      <w:r w:rsidR="00DE5C46" w:rsidRPr="00C8286C">
        <w:rPr>
          <w:rFonts w:ascii="Palatino Linotype" w:hAnsi="Palatino Linotype"/>
          <w:sz w:val="22"/>
          <w:szCs w:val="22"/>
        </w:rPr>
        <w:t xml:space="preserve">. </w:t>
      </w:r>
    </w:p>
    <w:p w14:paraId="5158C138" w14:textId="3C5BE64B" w:rsidR="00B042E3" w:rsidRPr="00C8286C" w:rsidRDefault="003C1011" w:rsidP="00C334BD">
      <w:pPr>
        <w:autoSpaceDE w:val="0"/>
        <w:autoSpaceDN w:val="0"/>
        <w:adjustRightInd w:val="0"/>
        <w:ind w:firstLine="720"/>
        <w:rPr>
          <w:rFonts w:ascii="Palatino Linotype" w:hAnsi="Palatino Linotype"/>
          <w:sz w:val="22"/>
          <w:szCs w:val="22"/>
        </w:rPr>
      </w:pPr>
      <w:r w:rsidRPr="00C8286C">
        <w:rPr>
          <w:rFonts w:ascii="Palatino Linotype" w:hAnsi="Palatino Linotype"/>
          <w:sz w:val="22"/>
          <w:szCs w:val="22"/>
        </w:rPr>
        <w:t>I</w:t>
      </w:r>
      <w:r w:rsidR="00886234" w:rsidRPr="00C8286C">
        <w:rPr>
          <w:rFonts w:ascii="Palatino Linotype" w:hAnsi="Palatino Linotype"/>
          <w:sz w:val="22"/>
          <w:szCs w:val="22"/>
        </w:rPr>
        <w:t xml:space="preserve">n this </w:t>
      </w:r>
      <w:r w:rsidR="0095037A" w:rsidRPr="00C8286C">
        <w:rPr>
          <w:rFonts w:ascii="Palatino Linotype" w:hAnsi="Palatino Linotype"/>
          <w:sz w:val="22"/>
          <w:szCs w:val="22"/>
        </w:rPr>
        <w:t>article</w:t>
      </w:r>
      <w:r w:rsidR="0050243A" w:rsidRPr="00C8286C">
        <w:rPr>
          <w:rFonts w:ascii="Palatino Linotype" w:hAnsi="Palatino Linotype"/>
          <w:sz w:val="22"/>
          <w:szCs w:val="22"/>
        </w:rPr>
        <w:t>,</w:t>
      </w:r>
      <w:r w:rsidR="0095037A" w:rsidRPr="00C8286C">
        <w:rPr>
          <w:rFonts w:ascii="Palatino Linotype" w:hAnsi="Palatino Linotype"/>
          <w:sz w:val="22"/>
          <w:szCs w:val="22"/>
        </w:rPr>
        <w:t xml:space="preserve"> </w:t>
      </w:r>
      <w:r w:rsidR="00886234" w:rsidRPr="00C8286C">
        <w:rPr>
          <w:rFonts w:ascii="Palatino Linotype" w:hAnsi="Palatino Linotype"/>
          <w:sz w:val="22"/>
          <w:szCs w:val="22"/>
        </w:rPr>
        <w:t xml:space="preserve">we </w:t>
      </w:r>
      <w:r w:rsidR="00573D92" w:rsidRPr="00C8286C">
        <w:rPr>
          <w:rFonts w:ascii="Palatino Linotype" w:hAnsi="Palatino Linotype"/>
          <w:sz w:val="22"/>
          <w:szCs w:val="22"/>
        </w:rPr>
        <w:t xml:space="preserve">offer </w:t>
      </w:r>
      <w:r w:rsidR="00975626" w:rsidRPr="00C8286C">
        <w:rPr>
          <w:rFonts w:ascii="Palatino Linotype" w:hAnsi="Palatino Linotype"/>
          <w:sz w:val="22"/>
          <w:szCs w:val="22"/>
        </w:rPr>
        <w:t xml:space="preserve">a </w:t>
      </w:r>
      <w:r w:rsidR="0072446C" w:rsidRPr="00C8286C">
        <w:rPr>
          <w:rFonts w:ascii="Palatino Linotype" w:hAnsi="Palatino Linotype"/>
          <w:sz w:val="22"/>
          <w:szCs w:val="22"/>
        </w:rPr>
        <w:t xml:space="preserve">global perspective on </w:t>
      </w:r>
      <w:r w:rsidR="00FC1DA8" w:rsidRPr="00C8286C">
        <w:rPr>
          <w:rFonts w:ascii="Palatino Linotype" w:hAnsi="Palatino Linotype"/>
          <w:sz w:val="22"/>
          <w:szCs w:val="22"/>
        </w:rPr>
        <w:t xml:space="preserve">maternal </w:t>
      </w:r>
      <w:r w:rsidR="0072446C" w:rsidRPr="00C8286C">
        <w:rPr>
          <w:rFonts w:ascii="Palatino Linotype" w:hAnsi="Palatino Linotype"/>
          <w:sz w:val="22"/>
          <w:szCs w:val="22"/>
        </w:rPr>
        <w:t>bereavement</w:t>
      </w:r>
      <w:r w:rsidR="009467EA" w:rsidRPr="00C8286C">
        <w:rPr>
          <w:rFonts w:ascii="Palatino Linotype" w:hAnsi="Palatino Linotype"/>
          <w:sz w:val="22"/>
          <w:szCs w:val="22"/>
        </w:rPr>
        <w:t xml:space="preserve"> by providing the first population-level estimates of the prevalence of bereaved mothers in </w:t>
      </w:r>
      <w:r w:rsidR="0040698D" w:rsidRPr="00C8286C">
        <w:rPr>
          <w:rFonts w:ascii="Palatino Linotype" w:hAnsi="Palatino Linotype"/>
          <w:sz w:val="22"/>
          <w:szCs w:val="22"/>
        </w:rPr>
        <w:t>170</w:t>
      </w:r>
      <w:r w:rsidR="009467EA" w:rsidRPr="00C8286C">
        <w:rPr>
          <w:rFonts w:ascii="Palatino Linotype" w:hAnsi="Palatino Linotype"/>
          <w:sz w:val="22"/>
          <w:szCs w:val="22"/>
        </w:rPr>
        <w:t xml:space="preserve"> countries.</w:t>
      </w:r>
      <w:r w:rsidR="0072446C" w:rsidRPr="00C8286C">
        <w:rPr>
          <w:rFonts w:ascii="Palatino Linotype" w:hAnsi="Palatino Linotype"/>
          <w:sz w:val="22"/>
          <w:szCs w:val="22"/>
        </w:rPr>
        <w:t xml:space="preserve"> </w:t>
      </w:r>
      <w:r w:rsidR="00E33766" w:rsidRPr="00C8286C">
        <w:rPr>
          <w:rFonts w:ascii="Palatino Linotype" w:hAnsi="Palatino Linotype"/>
          <w:sz w:val="22"/>
          <w:szCs w:val="22"/>
        </w:rPr>
        <w:t>W</w:t>
      </w:r>
      <w:r w:rsidR="000A3508" w:rsidRPr="00C8286C">
        <w:rPr>
          <w:rFonts w:ascii="Palatino Linotype" w:hAnsi="Palatino Linotype"/>
          <w:sz w:val="22"/>
          <w:szCs w:val="22"/>
        </w:rPr>
        <w:t xml:space="preserve">e generate three indicators </w:t>
      </w:r>
      <w:r w:rsidR="003F27DD" w:rsidRPr="00C8286C">
        <w:rPr>
          <w:rFonts w:ascii="Palatino Linotype" w:hAnsi="Palatino Linotype"/>
          <w:sz w:val="22"/>
          <w:szCs w:val="22"/>
        </w:rPr>
        <w:t>of</w:t>
      </w:r>
      <w:r w:rsidR="000A3508" w:rsidRPr="00C8286C">
        <w:rPr>
          <w:rFonts w:ascii="Palatino Linotype" w:hAnsi="Palatino Linotype"/>
          <w:sz w:val="22"/>
          <w:szCs w:val="22"/>
        </w:rPr>
        <w:t xml:space="preserve"> the cumulative prevalence of mothers who </w:t>
      </w:r>
      <w:r w:rsidR="005B5F13" w:rsidRPr="00C8286C">
        <w:rPr>
          <w:rFonts w:ascii="Palatino Linotype" w:hAnsi="Palatino Linotype"/>
          <w:sz w:val="22"/>
          <w:szCs w:val="22"/>
        </w:rPr>
        <w:t>have had an</w:t>
      </w:r>
      <w:r w:rsidR="000A3508" w:rsidRPr="00C8286C">
        <w:rPr>
          <w:rFonts w:ascii="Palatino Linotype" w:hAnsi="Palatino Linotype"/>
          <w:sz w:val="22"/>
          <w:szCs w:val="22"/>
        </w:rPr>
        <w:t xml:space="preserve"> infant, under-five year old, or any</w:t>
      </w:r>
      <w:r w:rsidR="00C2087E" w:rsidRPr="00C8286C">
        <w:rPr>
          <w:rFonts w:ascii="Palatino Linotype" w:hAnsi="Palatino Linotype"/>
          <w:sz w:val="22"/>
          <w:szCs w:val="22"/>
        </w:rPr>
        <w:t>-</w:t>
      </w:r>
      <w:r w:rsidR="000A3508" w:rsidRPr="00C8286C">
        <w:rPr>
          <w:rFonts w:ascii="Palatino Linotype" w:hAnsi="Palatino Linotype"/>
          <w:sz w:val="22"/>
          <w:szCs w:val="22"/>
        </w:rPr>
        <w:t>age child</w:t>
      </w:r>
      <w:r w:rsidR="005B5F13" w:rsidRPr="00C8286C">
        <w:rPr>
          <w:rFonts w:ascii="Palatino Linotype" w:hAnsi="Palatino Linotype"/>
          <w:sz w:val="22"/>
          <w:szCs w:val="22"/>
        </w:rPr>
        <w:t xml:space="preserve"> die</w:t>
      </w:r>
      <w:r w:rsidR="00B8121C" w:rsidRPr="00C8286C">
        <w:rPr>
          <w:rFonts w:ascii="Palatino Linotype" w:hAnsi="Palatino Linotype"/>
          <w:sz w:val="22"/>
          <w:szCs w:val="22"/>
        </w:rPr>
        <w:t xml:space="preserve">. </w:t>
      </w:r>
      <w:r w:rsidR="000A3508" w:rsidRPr="00C8286C">
        <w:rPr>
          <w:rFonts w:ascii="Palatino Linotype" w:hAnsi="Palatino Linotype"/>
          <w:sz w:val="22"/>
          <w:szCs w:val="22"/>
        </w:rPr>
        <w:t>We label these indicators: the maternal cumulative prevalence of infant mortality (mIM), under-five mortality (mU5M), and offspring mortality (</w:t>
      </w:r>
      <w:proofErr w:type="spellStart"/>
      <w:r w:rsidR="000A3508" w:rsidRPr="00C8286C">
        <w:rPr>
          <w:rFonts w:ascii="Palatino Linotype" w:hAnsi="Palatino Linotype"/>
          <w:sz w:val="22"/>
          <w:szCs w:val="22"/>
        </w:rPr>
        <w:t>mOM</w:t>
      </w:r>
      <w:proofErr w:type="spellEnd"/>
      <w:r w:rsidR="000A3508" w:rsidRPr="00C8286C">
        <w:rPr>
          <w:rFonts w:ascii="Palatino Linotype" w:hAnsi="Palatino Linotype"/>
          <w:sz w:val="22"/>
          <w:szCs w:val="22"/>
        </w:rPr>
        <w:t>)</w:t>
      </w:r>
      <w:r w:rsidR="009C383D" w:rsidRPr="00C8286C">
        <w:rPr>
          <w:rFonts w:ascii="Palatino Linotype" w:hAnsi="Palatino Linotype"/>
          <w:sz w:val="22"/>
          <w:szCs w:val="22"/>
        </w:rPr>
        <w:t>.</w:t>
      </w:r>
      <w:r w:rsidR="000A3508" w:rsidRPr="00C8286C">
        <w:rPr>
          <w:rFonts w:ascii="Palatino Linotype" w:hAnsi="Palatino Linotype"/>
          <w:sz w:val="22"/>
          <w:szCs w:val="22"/>
        </w:rPr>
        <w:fldChar w:fldCharType="begin"/>
      </w:r>
      <w:r w:rsidR="00D66CD6" w:rsidRPr="00C8286C">
        <w:rPr>
          <w:rFonts w:ascii="Palatino Linotype" w:hAnsi="Palatino Linotype"/>
          <w:sz w:val="22"/>
          <w:szCs w:val="22"/>
        </w:rPr>
        <w:instrText xml:space="preserve"> ADDIN ZOTERO_ITEM CSL_CITATION {"citationID":"NAEWl9SR","properties":{"formattedCitation":"\\super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0A3508" w:rsidRPr="00C8286C">
        <w:rPr>
          <w:rFonts w:ascii="Palatino Linotype" w:hAnsi="Palatino Linotype"/>
          <w:sz w:val="22"/>
          <w:szCs w:val="22"/>
        </w:rPr>
        <w:fldChar w:fldCharType="separate"/>
      </w:r>
      <w:r w:rsidR="00D66CD6" w:rsidRPr="00C8286C">
        <w:rPr>
          <w:rFonts w:ascii="Palatino Linotype" w:hAnsi="Palatino Linotype"/>
          <w:sz w:val="22"/>
          <w:szCs w:val="22"/>
          <w:vertAlign w:val="superscript"/>
        </w:rPr>
        <w:t>5</w:t>
      </w:r>
      <w:r w:rsidR="000A3508" w:rsidRPr="00C8286C">
        <w:rPr>
          <w:rFonts w:ascii="Palatino Linotype" w:hAnsi="Palatino Linotype"/>
          <w:sz w:val="22"/>
          <w:szCs w:val="22"/>
        </w:rPr>
        <w:fldChar w:fldCharType="end"/>
      </w:r>
      <w:r w:rsidR="000A3508" w:rsidRPr="00C8286C">
        <w:rPr>
          <w:rFonts w:ascii="Palatino Linotype" w:hAnsi="Palatino Linotype"/>
          <w:sz w:val="22"/>
          <w:szCs w:val="22"/>
        </w:rPr>
        <w:t xml:space="preserve"> We calculate these measures </w:t>
      </w:r>
      <w:r w:rsidR="00890900" w:rsidRPr="00C8286C">
        <w:rPr>
          <w:rFonts w:ascii="Palatino Linotype" w:hAnsi="Palatino Linotype"/>
          <w:sz w:val="22"/>
          <w:szCs w:val="22"/>
        </w:rPr>
        <w:t xml:space="preserve">separately </w:t>
      </w:r>
      <w:r w:rsidR="000A3508" w:rsidRPr="00C8286C">
        <w:rPr>
          <w:rFonts w:ascii="Palatino Linotype" w:hAnsi="Palatino Linotype"/>
          <w:sz w:val="22"/>
          <w:szCs w:val="22"/>
        </w:rPr>
        <w:t>for two groups of mothers: those in the peak of their reproductive years (20-44</w:t>
      </w:r>
      <w:r w:rsidR="00323AC5" w:rsidRPr="00C8286C">
        <w:rPr>
          <w:rFonts w:ascii="Palatino Linotype" w:hAnsi="Palatino Linotype"/>
          <w:sz w:val="22"/>
          <w:szCs w:val="22"/>
        </w:rPr>
        <w:t>-year-old</w:t>
      </w:r>
      <w:r w:rsidR="003D7776" w:rsidRPr="00C8286C">
        <w:rPr>
          <w:rFonts w:ascii="Palatino Linotype" w:hAnsi="Palatino Linotype"/>
          <w:sz w:val="22"/>
          <w:szCs w:val="22"/>
        </w:rPr>
        <w:t xml:space="preserve"> mothers</w:t>
      </w:r>
      <w:r w:rsidR="000A3508" w:rsidRPr="00C8286C">
        <w:rPr>
          <w:rFonts w:ascii="Palatino Linotype" w:hAnsi="Palatino Linotype"/>
          <w:sz w:val="22"/>
          <w:szCs w:val="22"/>
        </w:rPr>
        <w:t>)</w:t>
      </w:r>
      <w:r w:rsidR="00890900" w:rsidRPr="00C8286C">
        <w:rPr>
          <w:rFonts w:ascii="Palatino Linotype" w:hAnsi="Palatino Linotype"/>
          <w:sz w:val="22"/>
          <w:szCs w:val="22"/>
        </w:rPr>
        <w:t xml:space="preserve"> and</w:t>
      </w:r>
      <w:r w:rsidR="000A3508" w:rsidRPr="00C8286C">
        <w:rPr>
          <w:rFonts w:ascii="Palatino Linotype" w:hAnsi="Palatino Linotype"/>
          <w:sz w:val="22"/>
          <w:szCs w:val="22"/>
        </w:rPr>
        <w:t xml:space="preserve"> those </w:t>
      </w:r>
      <w:r w:rsidR="00A23A57" w:rsidRPr="00C8286C">
        <w:rPr>
          <w:rFonts w:ascii="Palatino Linotype" w:hAnsi="Palatino Linotype"/>
          <w:sz w:val="22"/>
          <w:szCs w:val="22"/>
        </w:rPr>
        <w:t>nearing the end of their reproductive careers</w:t>
      </w:r>
      <w:r w:rsidR="000A3508" w:rsidRPr="00C8286C">
        <w:rPr>
          <w:rFonts w:ascii="Palatino Linotype" w:hAnsi="Palatino Linotype"/>
          <w:sz w:val="22"/>
          <w:szCs w:val="22"/>
        </w:rPr>
        <w:t xml:space="preserve"> (45-49</w:t>
      </w:r>
      <w:r w:rsidR="00323AC5" w:rsidRPr="00C8286C">
        <w:rPr>
          <w:rFonts w:ascii="Palatino Linotype" w:hAnsi="Palatino Linotype"/>
          <w:sz w:val="22"/>
          <w:szCs w:val="22"/>
        </w:rPr>
        <w:t>-year-old</w:t>
      </w:r>
      <w:r w:rsidR="003D7776" w:rsidRPr="00C8286C">
        <w:rPr>
          <w:rFonts w:ascii="Palatino Linotype" w:hAnsi="Palatino Linotype"/>
          <w:sz w:val="22"/>
          <w:szCs w:val="22"/>
        </w:rPr>
        <w:t xml:space="preserve"> mothers</w:t>
      </w:r>
      <w:r w:rsidR="000A3508" w:rsidRPr="00C8286C">
        <w:rPr>
          <w:rFonts w:ascii="Palatino Linotype" w:hAnsi="Palatino Linotype"/>
          <w:sz w:val="22"/>
          <w:szCs w:val="22"/>
        </w:rPr>
        <w:t xml:space="preserve">). </w:t>
      </w:r>
      <w:r w:rsidR="00FA5267" w:rsidRPr="00C8286C">
        <w:rPr>
          <w:rFonts w:ascii="Palatino Linotype" w:hAnsi="Palatino Linotype"/>
          <w:sz w:val="22"/>
          <w:szCs w:val="22"/>
        </w:rPr>
        <w:t>To achieve global coverage, w</w:t>
      </w:r>
      <w:r w:rsidR="00007438" w:rsidRPr="00C8286C">
        <w:rPr>
          <w:rFonts w:ascii="Palatino Linotype" w:hAnsi="Palatino Linotype"/>
          <w:sz w:val="22"/>
          <w:szCs w:val="22"/>
        </w:rPr>
        <w:t xml:space="preserve">e generate these indicators </w:t>
      </w:r>
      <w:r w:rsidR="00323AC5" w:rsidRPr="00C8286C">
        <w:rPr>
          <w:rFonts w:ascii="Palatino Linotype" w:hAnsi="Palatino Linotype"/>
          <w:sz w:val="22"/>
          <w:szCs w:val="22"/>
        </w:rPr>
        <w:t xml:space="preserve">through a combination of direct </w:t>
      </w:r>
      <w:r w:rsidR="003213A2" w:rsidRPr="00C8286C">
        <w:rPr>
          <w:rFonts w:ascii="Palatino Linotype" w:hAnsi="Palatino Linotype"/>
          <w:sz w:val="22"/>
          <w:szCs w:val="22"/>
        </w:rPr>
        <w:t>estimation</w:t>
      </w:r>
      <w:r w:rsidR="005E3322" w:rsidRPr="00C8286C">
        <w:rPr>
          <w:rFonts w:ascii="Palatino Linotype" w:hAnsi="Palatino Linotype"/>
          <w:sz w:val="22"/>
          <w:szCs w:val="22"/>
        </w:rPr>
        <w:t xml:space="preserve">, </w:t>
      </w:r>
      <w:r w:rsidR="00323AC5" w:rsidRPr="00C8286C">
        <w:rPr>
          <w:rFonts w:ascii="Palatino Linotype" w:hAnsi="Palatino Linotype"/>
          <w:sz w:val="22"/>
          <w:szCs w:val="22"/>
        </w:rPr>
        <w:t xml:space="preserve">using publicly available </w:t>
      </w:r>
      <w:r w:rsidR="00007438" w:rsidRPr="00C8286C">
        <w:rPr>
          <w:rFonts w:ascii="Palatino Linotype" w:hAnsi="Palatino Linotype"/>
          <w:sz w:val="22"/>
          <w:szCs w:val="22"/>
        </w:rPr>
        <w:t>survey data</w:t>
      </w:r>
      <w:r w:rsidR="005E3322" w:rsidRPr="00C8286C">
        <w:rPr>
          <w:rFonts w:ascii="Palatino Linotype" w:hAnsi="Palatino Linotype"/>
          <w:sz w:val="22"/>
          <w:szCs w:val="22"/>
        </w:rPr>
        <w:t>,</w:t>
      </w:r>
      <w:r w:rsidR="00B42487" w:rsidRPr="00C8286C">
        <w:rPr>
          <w:rFonts w:ascii="Palatino Linotype" w:hAnsi="Palatino Linotype"/>
          <w:sz w:val="22"/>
          <w:szCs w:val="22"/>
        </w:rPr>
        <w:t xml:space="preserve"> and an indirect</w:t>
      </w:r>
      <w:r w:rsidR="005E3322" w:rsidRPr="00C8286C">
        <w:rPr>
          <w:rFonts w:ascii="Palatino Linotype" w:hAnsi="Palatino Linotype"/>
          <w:sz w:val="22"/>
          <w:szCs w:val="22"/>
        </w:rPr>
        <w:t>-</w:t>
      </w:r>
      <w:r w:rsidR="00B42487" w:rsidRPr="00C8286C">
        <w:rPr>
          <w:rFonts w:ascii="Palatino Linotype" w:hAnsi="Palatino Linotype"/>
          <w:sz w:val="22"/>
          <w:szCs w:val="22"/>
        </w:rPr>
        <w:t xml:space="preserve">estimation strategy </w:t>
      </w:r>
      <w:r w:rsidR="00FC1DA8" w:rsidRPr="00C8286C">
        <w:rPr>
          <w:rFonts w:ascii="Palatino Linotype" w:hAnsi="Palatino Linotype"/>
          <w:sz w:val="22"/>
          <w:szCs w:val="22"/>
        </w:rPr>
        <w:t>using</w:t>
      </w:r>
      <w:r w:rsidR="00B42487" w:rsidRPr="00C8286C">
        <w:rPr>
          <w:rFonts w:ascii="Palatino Linotype" w:hAnsi="Palatino Linotype"/>
          <w:sz w:val="22"/>
          <w:szCs w:val="22"/>
        </w:rPr>
        <w:t xml:space="preserve"> </w:t>
      </w:r>
      <w:r w:rsidR="00323AC5" w:rsidRPr="00C8286C">
        <w:rPr>
          <w:rFonts w:ascii="Palatino Linotype" w:hAnsi="Palatino Linotype"/>
          <w:sz w:val="22"/>
          <w:szCs w:val="22"/>
        </w:rPr>
        <w:t xml:space="preserve">publicly available </w:t>
      </w:r>
      <w:r w:rsidR="00B42487" w:rsidRPr="00C8286C">
        <w:rPr>
          <w:rFonts w:ascii="Palatino Linotype" w:hAnsi="Palatino Linotype"/>
          <w:sz w:val="22"/>
          <w:szCs w:val="22"/>
        </w:rPr>
        <w:t xml:space="preserve">age-specific fertility </w:t>
      </w:r>
      <w:r w:rsidR="006A391E" w:rsidRPr="00C8286C">
        <w:rPr>
          <w:rFonts w:ascii="Palatino Linotype" w:hAnsi="Palatino Linotype"/>
          <w:sz w:val="22"/>
          <w:szCs w:val="22"/>
        </w:rPr>
        <w:t xml:space="preserve">and mortality </w:t>
      </w:r>
      <w:r w:rsidR="00B42487" w:rsidRPr="00C8286C">
        <w:rPr>
          <w:rFonts w:ascii="Palatino Linotype" w:hAnsi="Palatino Linotype"/>
          <w:sz w:val="22"/>
          <w:szCs w:val="22"/>
        </w:rPr>
        <w:t>schedule</w:t>
      </w:r>
      <w:r w:rsidR="006A391E" w:rsidRPr="00C8286C">
        <w:rPr>
          <w:rFonts w:ascii="Palatino Linotype" w:hAnsi="Palatino Linotype"/>
          <w:sz w:val="22"/>
          <w:szCs w:val="22"/>
        </w:rPr>
        <w:t>s</w:t>
      </w:r>
      <w:r w:rsidR="00CE5B1B" w:rsidRPr="00C8286C">
        <w:rPr>
          <w:rFonts w:ascii="Palatino Linotype" w:hAnsi="Palatino Linotype"/>
          <w:sz w:val="22"/>
          <w:szCs w:val="22"/>
        </w:rPr>
        <w:t>.</w:t>
      </w:r>
      <w:r w:rsidR="00CE5B1B" w:rsidRPr="00C8286C">
        <w:rPr>
          <w:rFonts w:ascii="Palatino Linotype" w:hAnsi="Palatino Linotype"/>
          <w:sz w:val="22"/>
          <w:szCs w:val="22"/>
        </w:rPr>
        <w:fldChar w:fldCharType="begin"/>
      </w:r>
      <w:r w:rsidR="00D66CD6" w:rsidRPr="00C8286C">
        <w:rPr>
          <w:rFonts w:ascii="Palatino Linotype" w:hAnsi="Palatino Linotype"/>
          <w:sz w:val="22"/>
          <w:szCs w:val="22"/>
        </w:rPr>
        <w:instrText xml:space="preserve"> ADDIN ZOTERO_ITEM CSL_CITATION {"citationID":"m96GeTPu","properties":{"formattedCitation":"\\super 6\\nosupersub{}","plainCitation":"6","noteIndex":0},"citationItems":[{"id":164,"uris":["http://zotero.org/users/local/6aiRCPll/items/QD5IF5WU"],"uri":["http://zotero.org/users/local/6aiRCPll/items/QD5IF5WU"],"itemData":{"id":164,"type":"article-journal","note":"publisher: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CE5B1B" w:rsidRPr="00C8286C">
        <w:rPr>
          <w:rFonts w:ascii="Palatino Linotype" w:hAnsi="Palatino Linotype"/>
          <w:sz w:val="22"/>
          <w:szCs w:val="22"/>
        </w:rPr>
        <w:fldChar w:fldCharType="separate"/>
      </w:r>
      <w:r w:rsidR="00D66CD6" w:rsidRPr="00C8286C">
        <w:rPr>
          <w:rFonts w:ascii="Palatino Linotype" w:hAnsi="Palatino Linotype"/>
          <w:sz w:val="22"/>
          <w:szCs w:val="22"/>
          <w:vertAlign w:val="superscript"/>
        </w:rPr>
        <w:t>6</w:t>
      </w:r>
      <w:r w:rsidR="00CE5B1B" w:rsidRPr="00C8286C">
        <w:rPr>
          <w:rFonts w:ascii="Palatino Linotype" w:hAnsi="Palatino Linotype"/>
          <w:sz w:val="22"/>
          <w:szCs w:val="22"/>
        </w:rPr>
        <w:fldChar w:fldCharType="end"/>
      </w:r>
      <w:r w:rsidR="005965A2" w:rsidRPr="00C8286C">
        <w:rPr>
          <w:rFonts w:ascii="Palatino Linotype" w:hAnsi="Palatino Linotype"/>
          <w:sz w:val="22"/>
          <w:szCs w:val="22"/>
        </w:rPr>
        <w:t xml:space="preserve"> </w:t>
      </w:r>
    </w:p>
    <w:p w14:paraId="32347FA2" w14:textId="33797D26" w:rsidR="00AD796E" w:rsidRPr="00C8286C" w:rsidRDefault="000F0D4A" w:rsidP="00C334BD">
      <w:pPr>
        <w:ind w:firstLine="720"/>
        <w:rPr>
          <w:rFonts w:ascii="Palatino Linotype" w:hAnsi="Palatino Linotype"/>
          <w:sz w:val="22"/>
          <w:szCs w:val="22"/>
        </w:rPr>
      </w:pPr>
      <w:r w:rsidRPr="00C8286C">
        <w:rPr>
          <w:rFonts w:ascii="Palatino Linotype" w:hAnsi="Palatino Linotype"/>
          <w:sz w:val="22"/>
          <w:szCs w:val="22"/>
        </w:rPr>
        <w:t>Population</w:t>
      </w:r>
      <w:r w:rsidR="00C53D8C" w:rsidRPr="00C8286C">
        <w:rPr>
          <w:rFonts w:ascii="Palatino Linotype" w:hAnsi="Palatino Linotype"/>
          <w:sz w:val="22"/>
          <w:szCs w:val="22"/>
        </w:rPr>
        <w:t>-level</w:t>
      </w:r>
      <w:r w:rsidR="0084025D" w:rsidRPr="00C8286C">
        <w:rPr>
          <w:rFonts w:ascii="Palatino Linotype" w:hAnsi="Palatino Linotype"/>
          <w:sz w:val="22"/>
          <w:szCs w:val="22"/>
        </w:rPr>
        <w:t xml:space="preserve"> measures</w:t>
      </w:r>
      <w:r w:rsidR="00C53D8C" w:rsidRPr="00C8286C">
        <w:rPr>
          <w:rFonts w:ascii="Palatino Linotype" w:hAnsi="Palatino Linotype"/>
          <w:sz w:val="22"/>
          <w:szCs w:val="22"/>
        </w:rPr>
        <w:t xml:space="preserve"> of maternal bereavement </w:t>
      </w:r>
      <w:r w:rsidR="005E3322" w:rsidRPr="00C8286C">
        <w:rPr>
          <w:rFonts w:ascii="Palatino Linotype" w:hAnsi="Palatino Linotype"/>
          <w:sz w:val="22"/>
          <w:szCs w:val="22"/>
        </w:rPr>
        <w:t xml:space="preserve">summarize </w:t>
      </w:r>
      <w:r w:rsidR="0039712A" w:rsidRPr="00C8286C">
        <w:rPr>
          <w:rFonts w:ascii="Palatino Linotype" w:hAnsi="Palatino Linotype"/>
          <w:sz w:val="22"/>
          <w:szCs w:val="22"/>
        </w:rPr>
        <w:t>how</w:t>
      </w:r>
      <w:r w:rsidR="007049C9" w:rsidRPr="00C8286C">
        <w:rPr>
          <w:rFonts w:ascii="Palatino Linotype" w:hAnsi="Palatino Linotype"/>
          <w:sz w:val="22"/>
          <w:szCs w:val="22"/>
        </w:rPr>
        <w:t xml:space="preserve"> </w:t>
      </w:r>
      <w:r w:rsidR="00C53D8C" w:rsidRPr="00C8286C">
        <w:rPr>
          <w:rFonts w:ascii="Palatino Linotype" w:hAnsi="Palatino Linotype"/>
          <w:sz w:val="22"/>
          <w:szCs w:val="22"/>
        </w:rPr>
        <w:t xml:space="preserve">infant, child, and adolescent mortality conditions </w:t>
      </w:r>
      <w:r w:rsidR="0072446C" w:rsidRPr="00C8286C">
        <w:rPr>
          <w:rFonts w:ascii="Palatino Linotype" w:hAnsi="Palatino Linotype"/>
          <w:sz w:val="22"/>
          <w:szCs w:val="22"/>
        </w:rPr>
        <w:t>accumulate</w:t>
      </w:r>
      <w:r w:rsidR="00E41BF9" w:rsidRPr="00C8286C">
        <w:rPr>
          <w:rFonts w:ascii="Palatino Linotype" w:hAnsi="Palatino Linotype"/>
          <w:sz w:val="22"/>
          <w:szCs w:val="22"/>
        </w:rPr>
        <w:t xml:space="preserve">, </w:t>
      </w:r>
      <w:r w:rsidR="00B47336" w:rsidRPr="00C8286C">
        <w:rPr>
          <w:rFonts w:ascii="Palatino Linotype" w:hAnsi="Palatino Linotype"/>
          <w:sz w:val="22"/>
          <w:szCs w:val="22"/>
        </w:rPr>
        <w:t>form</w:t>
      </w:r>
      <w:r w:rsidR="00E41BF9" w:rsidRPr="00C8286C">
        <w:rPr>
          <w:rFonts w:ascii="Palatino Linotype" w:hAnsi="Palatino Linotype"/>
          <w:sz w:val="22"/>
          <w:szCs w:val="22"/>
        </w:rPr>
        <w:t>ing</w:t>
      </w:r>
      <w:r w:rsidR="0072446C" w:rsidRPr="00C8286C">
        <w:rPr>
          <w:rFonts w:ascii="Palatino Linotype" w:hAnsi="Palatino Linotype"/>
          <w:sz w:val="22"/>
          <w:szCs w:val="22"/>
        </w:rPr>
        <w:t xml:space="preserve"> </w:t>
      </w:r>
      <w:r w:rsidR="00B47336" w:rsidRPr="00C8286C">
        <w:rPr>
          <w:rFonts w:ascii="Palatino Linotype" w:hAnsi="Palatino Linotype"/>
          <w:sz w:val="22"/>
          <w:szCs w:val="22"/>
        </w:rPr>
        <w:t>a corresponding</w:t>
      </w:r>
      <w:r w:rsidR="00EA4AFD" w:rsidRPr="00C8286C">
        <w:rPr>
          <w:rFonts w:ascii="Palatino Linotype" w:hAnsi="Palatino Linotype"/>
          <w:sz w:val="22"/>
          <w:szCs w:val="22"/>
        </w:rPr>
        <w:t xml:space="preserve"> </w:t>
      </w:r>
      <w:r w:rsidR="007049C9" w:rsidRPr="00C8286C">
        <w:rPr>
          <w:rFonts w:ascii="Palatino Linotype" w:hAnsi="Palatino Linotype"/>
          <w:sz w:val="22"/>
          <w:szCs w:val="22"/>
        </w:rPr>
        <w:t xml:space="preserve">shadow </w:t>
      </w:r>
      <w:r w:rsidR="00EA4AFD" w:rsidRPr="00C8286C">
        <w:rPr>
          <w:rFonts w:ascii="Palatino Linotype" w:hAnsi="Palatino Linotype"/>
          <w:sz w:val="22"/>
          <w:szCs w:val="22"/>
        </w:rPr>
        <w:t xml:space="preserve">population of </w:t>
      </w:r>
      <w:r w:rsidR="00B47336" w:rsidRPr="00C8286C">
        <w:rPr>
          <w:rFonts w:ascii="Palatino Linotype" w:hAnsi="Palatino Linotype"/>
          <w:sz w:val="22"/>
          <w:szCs w:val="22"/>
        </w:rPr>
        <w:t xml:space="preserve">bereaved </w:t>
      </w:r>
      <w:r w:rsidR="00EA4AFD" w:rsidRPr="00C8286C">
        <w:rPr>
          <w:rFonts w:ascii="Palatino Linotype" w:hAnsi="Palatino Linotype"/>
          <w:sz w:val="22"/>
          <w:szCs w:val="22"/>
        </w:rPr>
        <w:t>parents</w:t>
      </w:r>
      <w:r w:rsidRPr="00C8286C">
        <w:rPr>
          <w:rFonts w:ascii="Palatino Linotype" w:hAnsi="Palatino Linotype"/>
          <w:sz w:val="22"/>
          <w:szCs w:val="22"/>
        </w:rPr>
        <w:t xml:space="preserve"> </w:t>
      </w:r>
      <w:r w:rsidR="00EA4AFD" w:rsidRPr="00C8286C">
        <w:rPr>
          <w:rFonts w:ascii="Palatino Linotype" w:hAnsi="Palatino Linotype"/>
          <w:sz w:val="22"/>
          <w:szCs w:val="22"/>
        </w:rPr>
        <w:t>deserv</w:t>
      </w:r>
      <w:r w:rsidR="00E41BF9" w:rsidRPr="00C8286C">
        <w:rPr>
          <w:rFonts w:ascii="Palatino Linotype" w:hAnsi="Palatino Linotype"/>
          <w:sz w:val="22"/>
          <w:szCs w:val="22"/>
        </w:rPr>
        <w:t>ing of</w:t>
      </w:r>
      <w:r w:rsidR="00D93F34" w:rsidRPr="00C8286C">
        <w:rPr>
          <w:rFonts w:ascii="Palatino Linotype" w:hAnsi="Palatino Linotype"/>
          <w:sz w:val="22"/>
          <w:szCs w:val="22"/>
        </w:rPr>
        <w:t xml:space="preserve"> </w:t>
      </w:r>
      <w:r w:rsidR="00EA4AFD" w:rsidRPr="00C8286C">
        <w:rPr>
          <w:rFonts w:ascii="Palatino Linotype" w:hAnsi="Palatino Linotype"/>
          <w:sz w:val="22"/>
          <w:szCs w:val="22"/>
        </w:rPr>
        <w:t xml:space="preserve">public health attention. </w:t>
      </w:r>
      <w:r w:rsidR="003213A2" w:rsidRPr="00C8286C">
        <w:rPr>
          <w:rFonts w:ascii="Palatino Linotype" w:hAnsi="Palatino Linotype"/>
          <w:sz w:val="22"/>
          <w:szCs w:val="22"/>
        </w:rPr>
        <w:t>Global i</w:t>
      </w:r>
      <w:r w:rsidR="00DA3C41" w:rsidRPr="00C8286C">
        <w:rPr>
          <w:rFonts w:ascii="Palatino Linotype" w:hAnsi="Palatino Linotype"/>
          <w:sz w:val="22"/>
          <w:szCs w:val="22"/>
        </w:rPr>
        <w:t>nequalities in the burden of f</w:t>
      </w:r>
      <w:r w:rsidR="00431A17" w:rsidRPr="00C8286C">
        <w:rPr>
          <w:rFonts w:ascii="Palatino Linotype" w:hAnsi="Palatino Linotype"/>
          <w:sz w:val="22"/>
          <w:szCs w:val="22"/>
        </w:rPr>
        <w:t xml:space="preserve">amily bereavement </w:t>
      </w:r>
      <w:r w:rsidR="002D22D1" w:rsidRPr="00C8286C">
        <w:rPr>
          <w:rFonts w:ascii="Palatino Linotype" w:hAnsi="Palatino Linotype"/>
          <w:iCs/>
          <w:sz w:val="22"/>
          <w:szCs w:val="22"/>
        </w:rPr>
        <w:t>reflect</w:t>
      </w:r>
      <w:r w:rsidR="00DA3C41" w:rsidRPr="00C8286C">
        <w:rPr>
          <w:rFonts w:ascii="Palatino Linotype" w:hAnsi="Palatino Linotype"/>
          <w:iCs/>
          <w:sz w:val="22"/>
          <w:szCs w:val="22"/>
        </w:rPr>
        <w:t xml:space="preserve"> disparate health environments</w:t>
      </w:r>
      <w:r w:rsidR="005E3322" w:rsidRPr="00C8286C">
        <w:rPr>
          <w:rFonts w:ascii="Palatino Linotype" w:hAnsi="Palatino Linotype"/>
          <w:iCs/>
          <w:sz w:val="22"/>
          <w:szCs w:val="22"/>
        </w:rPr>
        <w:t xml:space="preserve"> and </w:t>
      </w:r>
      <w:r w:rsidR="003213A2" w:rsidRPr="00C8286C">
        <w:rPr>
          <w:rFonts w:ascii="Palatino Linotype" w:hAnsi="Palatino Linotype"/>
          <w:iCs/>
          <w:sz w:val="22"/>
          <w:szCs w:val="22"/>
        </w:rPr>
        <w:t>may also</w:t>
      </w:r>
      <w:r w:rsidR="007049C9" w:rsidRPr="00C8286C">
        <w:rPr>
          <w:rFonts w:ascii="Palatino Linotype" w:hAnsi="Palatino Linotype"/>
          <w:iCs/>
          <w:sz w:val="22"/>
          <w:szCs w:val="22"/>
        </w:rPr>
        <w:t xml:space="preserve"> </w:t>
      </w:r>
      <w:r w:rsidR="005E3322" w:rsidRPr="00C8286C">
        <w:rPr>
          <w:rFonts w:ascii="Palatino Linotype" w:hAnsi="Palatino Linotype"/>
          <w:iCs/>
          <w:sz w:val="22"/>
          <w:szCs w:val="22"/>
        </w:rPr>
        <w:t>compound</w:t>
      </w:r>
      <w:r w:rsidR="003213A2" w:rsidRPr="00C8286C">
        <w:rPr>
          <w:rFonts w:ascii="Palatino Linotype" w:hAnsi="Palatino Linotype"/>
          <w:iCs/>
          <w:sz w:val="22"/>
          <w:szCs w:val="22"/>
        </w:rPr>
        <w:t xml:space="preserve"> disadvantage</w:t>
      </w:r>
      <w:r w:rsidR="0040698D" w:rsidRPr="00C8286C">
        <w:rPr>
          <w:rFonts w:ascii="Palatino Linotype" w:hAnsi="Palatino Linotype"/>
          <w:iCs/>
          <w:sz w:val="22"/>
          <w:szCs w:val="22"/>
        </w:rPr>
        <w:t xml:space="preserve"> </w:t>
      </w:r>
      <w:r w:rsidR="007049C9" w:rsidRPr="00C8286C">
        <w:rPr>
          <w:rFonts w:ascii="Palatino Linotype" w:hAnsi="Palatino Linotype"/>
          <w:sz w:val="22"/>
          <w:szCs w:val="22"/>
        </w:rPr>
        <w:t xml:space="preserve">by </w:t>
      </w:r>
      <w:r w:rsidR="0040698D" w:rsidRPr="00C8286C">
        <w:rPr>
          <w:rFonts w:ascii="Palatino Linotype" w:hAnsi="Palatino Linotype"/>
          <w:sz w:val="22"/>
          <w:szCs w:val="22"/>
        </w:rPr>
        <w:t xml:space="preserve">leaving parents vulnerable to </w:t>
      </w:r>
      <w:r w:rsidR="003213A2" w:rsidRPr="00C8286C">
        <w:rPr>
          <w:rFonts w:ascii="Palatino Linotype" w:hAnsi="Palatino Linotype"/>
          <w:sz w:val="22"/>
          <w:szCs w:val="22"/>
        </w:rPr>
        <w:t xml:space="preserve">the grief, trauma, and </w:t>
      </w:r>
      <w:r w:rsidR="00E41BF9" w:rsidRPr="00C8286C">
        <w:rPr>
          <w:rFonts w:ascii="Palatino Linotype" w:hAnsi="Palatino Linotype"/>
          <w:sz w:val="22"/>
          <w:szCs w:val="22"/>
        </w:rPr>
        <w:t xml:space="preserve">other </w:t>
      </w:r>
      <w:r w:rsidR="003213A2" w:rsidRPr="00C8286C">
        <w:rPr>
          <w:rFonts w:ascii="Palatino Linotype" w:hAnsi="Palatino Linotype"/>
          <w:sz w:val="22"/>
          <w:szCs w:val="22"/>
        </w:rPr>
        <w:t>adverse</w:t>
      </w:r>
      <w:r w:rsidR="00DA3C41" w:rsidRPr="00C8286C">
        <w:rPr>
          <w:rFonts w:ascii="Palatino Linotype" w:hAnsi="Palatino Linotype"/>
          <w:sz w:val="22"/>
          <w:szCs w:val="22"/>
        </w:rPr>
        <w:t xml:space="preserve"> outcomes</w:t>
      </w:r>
      <w:r w:rsidR="00AD796E" w:rsidRPr="00C8286C">
        <w:rPr>
          <w:rFonts w:ascii="Palatino Linotype" w:hAnsi="Palatino Linotype"/>
          <w:sz w:val="22"/>
          <w:szCs w:val="22"/>
        </w:rPr>
        <w:t xml:space="preserve"> associated with bereavement</w:t>
      </w:r>
      <w:r w:rsidR="00431A17" w:rsidRPr="00C8286C">
        <w:rPr>
          <w:rFonts w:ascii="Palatino Linotype" w:hAnsi="Palatino Linotype"/>
          <w:sz w:val="22"/>
          <w:szCs w:val="22"/>
        </w:rPr>
        <w:t>.</w:t>
      </w:r>
      <w:r w:rsidR="00431A17" w:rsidRPr="00C8286C">
        <w:rPr>
          <w:rFonts w:ascii="Palatino Linotype" w:hAnsi="Palatino Linotype"/>
          <w:sz w:val="22"/>
          <w:szCs w:val="22"/>
        </w:rPr>
        <w:fldChar w:fldCharType="begin"/>
      </w:r>
      <w:r w:rsidR="00D66CD6" w:rsidRPr="00C8286C">
        <w:rPr>
          <w:rFonts w:ascii="Palatino Linotype" w:hAnsi="Palatino Linotype"/>
          <w:sz w:val="22"/>
          <w:szCs w:val="22"/>
        </w:rPr>
        <w:instrText xml:space="preserve"> ADDIN ZOTERO_ITEM CSL_CITATION {"citationID":"i6rSEV3i","properties":{"formattedCitation":"\\super 7\\uc0\\u8211{}11\\nosupersub{}","plainCitation":"7–11","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id":168,"uris":["http://zotero.org/users/local/6aiRCPll/items/8ZFFLNFF"],"uri":["http://zotero.org/users/local/6aiRCPll/items/8ZFFLNFF"],"itemData":{"id":168,"type":"article-journal","container-title":"Journal of health and social behavior","issue":"4","note":"ISBN: 0022-1465\npublisher: Sage Publications Sage CA: Los Angeles, CA","page":"405-420","title":"Black deaths matter: Race, relationship loss, and effects on survivors","volume":"58","author":[{"family":"Umberson","given":"Debra"}],"issued":{"date-parts":[["2017"]]}}},{"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id":513,"uris":["http://zotero.org/users/local/6aiRCPll/items/PJ6CGTDQ"],"uri":["http://zotero.org/users/local/6aiRCPll/items/PJ6CGTDQ"],"itemData":{"id":513,"type":"article-journal","container-title":"American journal of public health","issue":"8_Pt_1","note":"ISBN: 0090-0036\npublisher: American Public Health Association","page":"1087-1093","title":"Mortality after the death of a spouse: rates and causes of death in a large Finnish cohort.","volume":"86","author":[{"family":"Martikainen","given":"Pekka"},{"family":"Valkonen","given":"Tapani"}],"issued":{"date-parts":[["1996"]]}}},{"id":18,"uris":["http://zotero.org/users/local/6aiRCPll/items/TV4MQGGP"],"uri":["http://zotero.org/users/local/6aiRCPll/items/TV4MQGGP"],"itemData":{"id":18,"type":"article-journal","container-title":"American journal of public health","issue":"11","page":"2092-2098","title":"The effect of widowhood on mortality by the causes of death of both spouses","volume":"98","author":[{"family":"Elwert","given":"Felix"},{"family":"Christakis","given":"Nicholas A."}],"issued":{"date-parts":[["2008"]]}}}],"schema":"https://github.com/citation-style-language/schema/raw/master/csl-citation.json"} </w:instrText>
      </w:r>
      <w:r w:rsidR="00431A17" w:rsidRPr="00C8286C">
        <w:rPr>
          <w:rFonts w:ascii="Palatino Linotype" w:hAnsi="Palatino Linotype"/>
          <w:sz w:val="22"/>
          <w:szCs w:val="22"/>
        </w:rPr>
        <w:fldChar w:fldCharType="separate"/>
      </w:r>
      <w:r w:rsidR="00D66CD6" w:rsidRPr="00C8286C">
        <w:rPr>
          <w:rFonts w:ascii="Palatino Linotype" w:hAnsi="Palatino Linotype"/>
          <w:sz w:val="22"/>
          <w:szCs w:val="22"/>
          <w:vertAlign w:val="superscript"/>
        </w:rPr>
        <w:t>7–11</w:t>
      </w:r>
      <w:r w:rsidR="00431A17" w:rsidRPr="00C8286C">
        <w:rPr>
          <w:rFonts w:ascii="Palatino Linotype" w:hAnsi="Palatino Linotype"/>
          <w:sz w:val="22"/>
          <w:szCs w:val="22"/>
        </w:rPr>
        <w:fldChar w:fldCharType="end"/>
      </w:r>
      <w:r w:rsidR="00431A17" w:rsidRPr="00C8286C">
        <w:rPr>
          <w:rFonts w:ascii="Palatino Linotype" w:hAnsi="Palatino Linotype"/>
          <w:sz w:val="22"/>
          <w:szCs w:val="22"/>
        </w:rPr>
        <w:t xml:space="preserve"> </w:t>
      </w:r>
      <w:r w:rsidR="00883301" w:rsidRPr="00C8286C">
        <w:rPr>
          <w:rFonts w:ascii="Palatino Linotype" w:hAnsi="Palatino Linotype"/>
          <w:sz w:val="22"/>
          <w:szCs w:val="22"/>
        </w:rPr>
        <w:t>A child’s death</w:t>
      </w:r>
      <w:r w:rsidR="00007438" w:rsidRPr="00C8286C">
        <w:rPr>
          <w:rFonts w:ascii="Palatino Linotype" w:hAnsi="Palatino Linotype"/>
          <w:sz w:val="22"/>
          <w:szCs w:val="22"/>
        </w:rPr>
        <w:t xml:space="preserve"> </w:t>
      </w:r>
      <w:r w:rsidR="0040698D" w:rsidRPr="00C8286C">
        <w:rPr>
          <w:rFonts w:ascii="Palatino Linotype" w:hAnsi="Palatino Linotype"/>
          <w:sz w:val="22"/>
          <w:szCs w:val="22"/>
        </w:rPr>
        <w:t xml:space="preserve">can have </w:t>
      </w:r>
      <w:r w:rsidR="00007438" w:rsidRPr="00C8286C">
        <w:rPr>
          <w:rFonts w:ascii="Palatino Linotype" w:hAnsi="Palatino Linotype"/>
          <w:sz w:val="22"/>
          <w:szCs w:val="22"/>
        </w:rPr>
        <w:t>profound and lasting influence on parents’ wellbeing, including their mental health</w:t>
      </w:r>
      <w:r w:rsidR="005E3322" w:rsidRPr="00C8286C">
        <w:rPr>
          <w:rFonts w:ascii="Palatino Linotype" w:hAnsi="Palatino Linotype"/>
          <w:sz w:val="22"/>
          <w:szCs w:val="22"/>
        </w:rPr>
        <w:t>,</w:t>
      </w:r>
      <w:r w:rsidR="00F676AA" w:rsidRPr="00C8286C">
        <w:rPr>
          <w:rFonts w:ascii="Palatino Linotype" w:hAnsi="Palatino Linotype"/>
          <w:sz w:val="22"/>
          <w:szCs w:val="22"/>
        </w:rPr>
        <w:t xml:space="preserve"> </w:t>
      </w:r>
      <w:r w:rsidR="00007438" w:rsidRPr="00C8286C">
        <w:rPr>
          <w:rFonts w:ascii="Palatino Linotype" w:hAnsi="Palatino Linotype"/>
          <w:sz w:val="22"/>
          <w:szCs w:val="22"/>
        </w:rPr>
        <w:t>physical health</w:t>
      </w:r>
      <w:r w:rsidR="005E3322" w:rsidRPr="00C8286C">
        <w:rPr>
          <w:rFonts w:ascii="Palatino Linotype" w:hAnsi="Palatino Linotype"/>
          <w:sz w:val="22"/>
          <w:szCs w:val="22"/>
        </w:rPr>
        <w:t>,</w:t>
      </w:r>
      <w:r w:rsidR="00007438" w:rsidRPr="00C8286C">
        <w:rPr>
          <w:rFonts w:ascii="Palatino Linotype" w:hAnsi="Palatino Linotype"/>
          <w:sz w:val="22"/>
          <w:szCs w:val="22"/>
        </w:rPr>
        <w:t xml:space="preserve"> and longevity</w:t>
      </w:r>
      <w:r w:rsidR="00894C8C" w:rsidRPr="00C8286C">
        <w:rPr>
          <w:rFonts w:ascii="Palatino Linotype" w:hAnsi="Palatino Linotype"/>
          <w:sz w:val="22"/>
          <w:szCs w:val="22"/>
        </w:rPr>
        <w:t>.</w:t>
      </w:r>
      <w:r w:rsidR="00C6724A" w:rsidRPr="00C8286C">
        <w:rPr>
          <w:rFonts w:ascii="Palatino Linotype" w:hAnsi="Palatino Linotype"/>
          <w:sz w:val="22"/>
          <w:szCs w:val="22"/>
        </w:rPr>
        <w:fldChar w:fldCharType="begin"/>
      </w:r>
      <w:r w:rsidR="00A821D0" w:rsidRPr="00C8286C">
        <w:rPr>
          <w:rFonts w:ascii="Palatino Linotype" w:hAnsi="Palatino Linotype"/>
          <w:sz w:val="22"/>
          <w:szCs w:val="22"/>
        </w:rPr>
        <w:instrText xml:space="preserve"> ADDIN ZOTERO_ITEM CSL_CITATION {"citationID":"Z3GruvJA","properties":{"formattedCitation":"\\super 2\\uc0\\u8211{}4,12\\uc0\\u8211{}20\\nosupersub{}","plainCitation":"2–4,12–20","noteIndex":0},"citationItems":[{"id":254,"uris":["http://zotero.org/users/local/6aiRCPll/items/HES3EESD"],"uri":["http://zotero.org/users/local/6aiRCPll/items/HES3EESD"],"itemData":{"id":254,"type":"article-journal","container-title":"The Lancet Infectious Diseases","issue":"9603","page":"1960–1973","source":"Google Scholar","title":"Health consequences of bereavement: A review","title-short":"Health consequences of bereavement","volume":"370","author":[{"family":"Stroebe","given":""},{"family":"Schut","given":"H. A. W."},{"family":"Stroebe","given":"Wolfgang"}],"issued":{"date-parts":[["2007"]]}}},{"id":50,"uris":["http://zotero.org/users/local/6aiRCPll/items/5228I3ZJ"],"uri":["http://zotero.org/users/local/6aiRCPll/items/5228I3ZJ"],"itemData":{"id":50,"type":"article-journal","container-title":"Death studies","issue":"6","page":"477-494","title":"To continue or relinquish bonds: A review of consequences for the bereaved","volume":"29","author":[{"family":"Stroebe","given":"Margaret"},{"family":"Schut","given":"Henk"}],"issued":{"date-parts":[["2005"]]}}},{"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52,"uris":["http://zotero.org/users/local/6aiRCPll/items/733D8IX4"],"uri":["http://zotero.org/users/local/6aiRCPll/items/733D8IX4"],"itemData":{"id":52,"type":"article-journal","container-title":"Family relations","issue":"3","page":"269-282","title":"Long‐Term Effects of Child Death on Parents' Health‐Related Quality of Life: A Dyadic Analysis","volume":"59","author":[{"family":"Song","given":"Jieun"},{"family":"Floyd","given":"Frank J."},{"family":"Seltzer","given":"Marsha Mailick"},{"family":"Greenberg","given":"Jan S."},{"family":"Hong","given":"Jinkuk"}],"issued":{"date-parts":[["2010"]]}}},{"id":225,"uris":["http://zotero.org/users/local/6aiRCPll/items/ZK7BZKFN"],"uri":["http://zotero.org/users/local/6aiRCPll/items/ZK7BZKFN"],"itemData":{"id":225,"type":"article-journal","container-title":"New England Journal of Medicine","issue":"12","note":"ISBN: 0028-4793\npublisher: Mass Medical Soc","page":"1190-1196","title":"Hospitalization for mental illness among parents after the death of a child","volume":"352","author":[{"family":"Li","given":"Jiong"},{"family":"Laursen","given":"Thomas Munk"},{"family":"Precht","given":"Dorthe Hansen"},{"family":"Olsen","given":"Jørn"},{"family":"Mortensen","given":"Preben Bo"}],"issued":{"date-parts":[["2005"]]}}},{"id":217,"uris":["http://zotero.org/users/local/6aiRCPll/items/VBJKZ3KF"],"uri":["http://zotero.org/users/local/6aiRCPll/items/VBJKZ3KF"],"itemData":{"id":217,"type":"article-journal","container-title":"American Journal of Psychiatry","issue":"11","note":"ISBN: 0002-953X\npublisher: Am Psychiatric Assoc","page":"2178-2180","title":"The broken heart: Suicidal ideation in bereavement","volume":"162","author":[{"family":"Stroebe","given":"Margaret"},{"family":"Stroebe","given":"Wolfgang"},{"family":"Abakoumkin","given":"Georgios"}],"issued":{"date-parts":[["2005"]]}}},{"id":505,"uris":["http://zotero.org/users/local/6aiRCPll/items/TLZGNMG6"],"uri":["http://zotero.org/users/local/6aiRCPll/items/TLZGNMG6"],"itemData":{"id":505,"type":"article-journal","container-title":"J Epidemiol Community Health","issue":"10","note":"ISBN: 0143-005X\npublisher: BMJ Publishing Group Ltd","page":"927-933","title":"Mortality in parents following the death of a child: a nationwide follow-up study from Sweden","volume":"66","author":[{"family":"Rostila","given":"Mikael"},{"family":"Saarela","given":"Jan"},{"family":"Kawachi","given":"Ichiro"}],"issued":{"date-parts":[["2012"]]}}},{"id":506,"uris":["http://zotero.org/users/local/6aiRCPll/items/BF4Y89YW"],"uri":["http://zotero.org/users/local/6aiRCPll/items/BF4Y89YW"],"itemData":{"id":506,"type":"article-journal","container-title":"PloS one","issue":"5","note":"ISBN: 1932-6203\npublisher: Public Library of Science San Francisco, CA USA","page":"e0195500","title":"Does the death of a child influence parental use of psychotropic medication? A follow-up register study from Finland","volume":"13","author":[{"family":"Rostila","given":"Mikael"},{"family":"Mäki","given":"Netta"},{"family":"Martikainen","given":"Pekka"}],"issued":{"date-parts":[["2018"]]}}},{"id":230,"uris":["http://zotero.org/users/local/6aiRCPll/items/S9GWYH97"],"uri":["http://zotero.org/users/local/6aiRCPll/items/S9GWYH97"],"itemData":{"id":230,"type":"article-journal","container-title":"Population studies","issue":"1","note":"ISBN: 0032-4728\npublisher: Taylor &amp; Francis","page":"41-51","title":"Divorce and parity progression following the death of a child: A register-based study from Finland","volume":"72","author":[{"family":"Finnäs","given":"Fjalar"},{"family":"Rostila","given":"Mikael"},{"family":"Saarela","given":"Jan"}],"issued":{"date-parts":[["2018"]]}}},{"id":227,"uris":["http://zotero.org/users/local/6aiRCPll/items/2DZXSU3M"],"uri":["http://zotero.org/users/local/6aiRCPll/items/2DZXSU3M"],"itemData":{"id":227,"type":"article-journal","container-title":"American Journal of Public Health","issue":"10","note":"publisher: American Public Health Association","page":"1601","title":"Cancer incidence and survival following bereavement.","volume":"90","author":[{"family":"Levav","given":"Itzhak"},{"family":"Kohn","given":"Robert"},{"family":"Iscovich","given":"Jose"},{"family":"Abramson","given":"Joseph H."},{"family":"Tsai","given":"Wei Yann"},{"family":"Vigdorovich","given":"Daniel"}],"issued":{"date-parts":[["2000"]]}}},{"id":57,"uris":["http://zotero.org/users/local/6aiRCPll/items/UBVIP4XC"],"uri":["http://zotero.org/users/local/6aiRCPll/items/UBVIP4XC"],"itemData":{"id":57,"type":"article-journal","container-title":"OMEGA-Journal of Death and Dying","issue":"4","page":"303-322","title":"A comparison of adult bereavement in the death of a spouse, child, and parent","volume":"10","author":[{"family":"Sanders","given":"Catherine M."}],"issued":{"date-parts":[["1980"]]}}}],"schema":"https://github.com/citation-style-language/schema/raw/master/csl-citation.json"} </w:instrText>
      </w:r>
      <w:r w:rsidR="00C6724A" w:rsidRPr="00C8286C">
        <w:rPr>
          <w:rFonts w:ascii="Palatino Linotype" w:hAnsi="Palatino Linotype"/>
          <w:sz w:val="22"/>
          <w:szCs w:val="22"/>
        </w:rPr>
        <w:fldChar w:fldCharType="separate"/>
      </w:r>
      <w:r w:rsidR="00A821D0" w:rsidRPr="00C8286C">
        <w:rPr>
          <w:rFonts w:ascii="Palatino Linotype" w:hAnsi="Palatino Linotype"/>
          <w:sz w:val="22"/>
          <w:szCs w:val="22"/>
          <w:vertAlign w:val="superscript"/>
        </w:rPr>
        <w:t>2–4,12–20</w:t>
      </w:r>
      <w:r w:rsidR="00C6724A" w:rsidRPr="00C8286C">
        <w:rPr>
          <w:rFonts w:ascii="Palatino Linotype" w:hAnsi="Palatino Linotype"/>
          <w:sz w:val="22"/>
          <w:szCs w:val="22"/>
        </w:rPr>
        <w:fldChar w:fldCharType="end"/>
      </w:r>
      <w:r w:rsidR="00007438" w:rsidRPr="00C8286C">
        <w:rPr>
          <w:rFonts w:ascii="Palatino Linotype" w:hAnsi="Palatino Linotype"/>
          <w:sz w:val="22"/>
          <w:szCs w:val="22"/>
        </w:rPr>
        <w:t xml:space="preserve"> </w:t>
      </w:r>
      <w:r w:rsidR="007049C9" w:rsidRPr="00C8286C">
        <w:rPr>
          <w:rFonts w:ascii="Palatino Linotype" w:hAnsi="Palatino Linotype"/>
          <w:sz w:val="22"/>
          <w:szCs w:val="22"/>
        </w:rPr>
        <w:t xml:space="preserve">The </w:t>
      </w:r>
      <w:r w:rsidR="003213A2" w:rsidRPr="00C8286C">
        <w:rPr>
          <w:rFonts w:ascii="Palatino Linotype" w:hAnsi="Palatino Linotype"/>
          <w:sz w:val="22"/>
          <w:szCs w:val="22"/>
        </w:rPr>
        <w:lastRenderedPageBreak/>
        <w:t xml:space="preserve">health </w:t>
      </w:r>
      <w:r w:rsidR="007049C9" w:rsidRPr="00C8286C">
        <w:rPr>
          <w:rFonts w:ascii="Palatino Linotype" w:hAnsi="Palatino Linotype"/>
          <w:sz w:val="22"/>
          <w:szCs w:val="22"/>
        </w:rPr>
        <w:t xml:space="preserve">consequences </w:t>
      </w:r>
      <w:r w:rsidR="003213A2" w:rsidRPr="00C8286C">
        <w:rPr>
          <w:rFonts w:ascii="Palatino Linotype" w:hAnsi="Palatino Linotype"/>
          <w:sz w:val="22"/>
          <w:szCs w:val="22"/>
        </w:rPr>
        <w:t xml:space="preserve">associated with bereavement </w:t>
      </w:r>
      <w:r w:rsidR="00E41BF9" w:rsidRPr="00C8286C">
        <w:rPr>
          <w:rFonts w:ascii="Palatino Linotype" w:hAnsi="Palatino Linotype"/>
          <w:sz w:val="22"/>
          <w:szCs w:val="22"/>
        </w:rPr>
        <w:t>are</w:t>
      </w:r>
      <w:r w:rsidR="003213A2" w:rsidRPr="00C8286C">
        <w:rPr>
          <w:rFonts w:ascii="Palatino Linotype" w:hAnsi="Palatino Linotype"/>
          <w:sz w:val="22"/>
          <w:szCs w:val="22"/>
        </w:rPr>
        <w:t xml:space="preserve"> </w:t>
      </w:r>
      <w:r w:rsidR="007049C9" w:rsidRPr="00C8286C">
        <w:rPr>
          <w:rFonts w:ascii="Palatino Linotype" w:hAnsi="Palatino Linotype"/>
          <w:sz w:val="22"/>
          <w:szCs w:val="22"/>
        </w:rPr>
        <w:t xml:space="preserve">especially </w:t>
      </w:r>
      <w:r w:rsidR="00383D60" w:rsidRPr="00C8286C">
        <w:rPr>
          <w:rFonts w:ascii="Palatino Linotype" w:hAnsi="Palatino Linotype"/>
          <w:sz w:val="22"/>
          <w:szCs w:val="22"/>
        </w:rPr>
        <w:t xml:space="preserve">severe for </w:t>
      </w:r>
      <w:r w:rsidR="001273A9" w:rsidRPr="00C8286C">
        <w:rPr>
          <w:rFonts w:ascii="Palatino Linotype" w:hAnsi="Palatino Linotype"/>
          <w:sz w:val="22"/>
          <w:szCs w:val="22"/>
        </w:rPr>
        <w:t>mothers</w:t>
      </w:r>
      <w:r w:rsidR="00F377B3" w:rsidRPr="00C8286C">
        <w:rPr>
          <w:rFonts w:ascii="Palatino Linotype" w:hAnsi="Palatino Linotype"/>
          <w:sz w:val="22"/>
          <w:szCs w:val="22"/>
        </w:rPr>
        <w:t>, and</w:t>
      </w:r>
      <w:r w:rsidR="001273A9" w:rsidRPr="00C8286C">
        <w:rPr>
          <w:rFonts w:ascii="Palatino Linotype" w:hAnsi="Palatino Linotype"/>
          <w:sz w:val="22"/>
          <w:szCs w:val="22"/>
        </w:rPr>
        <w:t xml:space="preserve"> </w:t>
      </w:r>
      <w:r w:rsidR="00007438" w:rsidRPr="00C8286C">
        <w:rPr>
          <w:rFonts w:ascii="Palatino Linotype" w:hAnsi="Palatino Linotype"/>
          <w:sz w:val="22"/>
          <w:szCs w:val="22"/>
        </w:rPr>
        <w:t xml:space="preserve">the adverse effects </w:t>
      </w:r>
      <w:r w:rsidR="002D22D1" w:rsidRPr="00C8286C">
        <w:rPr>
          <w:rFonts w:ascii="Palatino Linotype" w:hAnsi="Palatino Linotype"/>
          <w:sz w:val="22"/>
          <w:szCs w:val="22"/>
        </w:rPr>
        <w:t xml:space="preserve">of grief </w:t>
      </w:r>
      <w:r w:rsidR="00007438" w:rsidRPr="00C8286C">
        <w:rPr>
          <w:rFonts w:ascii="Palatino Linotype" w:hAnsi="Palatino Linotype"/>
          <w:sz w:val="22"/>
          <w:szCs w:val="22"/>
        </w:rPr>
        <w:t>can persist for years—even decades</w:t>
      </w:r>
      <w:r w:rsidR="009C383D" w:rsidRPr="00C8286C">
        <w:rPr>
          <w:rFonts w:ascii="Palatino Linotype" w:hAnsi="Palatino Linotype"/>
          <w:sz w:val="22"/>
          <w:szCs w:val="22"/>
        </w:rPr>
        <w:t>.</w:t>
      </w:r>
      <w:r w:rsidR="00C6724A" w:rsidRPr="00C8286C">
        <w:rPr>
          <w:rFonts w:ascii="Palatino Linotype" w:hAnsi="Palatino Linotype"/>
          <w:sz w:val="22"/>
          <w:szCs w:val="22"/>
        </w:rPr>
        <w:fldChar w:fldCharType="begin"/>
      </w:r>
      <w:r w:rsidR="000E0A17" w:rsidRPr="00C8286C">
        <w:rPr>
          <w:rFonts w:ascii="Palatino Linotype" w:hAnsi="Palatino Linotype"/>
          <w:sz w:val="22"/>
          <w:szCs w:val="22"/>
        </w:rPr>
        <w:instrText xml:space="preserve"> ADDIN ZOTERO_ITEM CSL_CITATION {"citationID":"jmfEMquw","properties":{"formattedCitation":"\\super 16\\nosupersub{}","plainCitation":"16","noteIndex":0},"citationItems":[{"id":505,"uris":["http://zotero.org/users/local/6aiRCPll/items/TLZGNMG6"],"uri":["http://zotero.org/users/local/6aiRCPll/items/TLZGNMG6"],"itemData":{"id":505,"type":"article-journal","container-title":"J Epidemiol Community Health","issue":"10","note":"ISBN: 0143-005X\npublisher: BMJ Publishing Group Ltd","page":"927-933","title":"Mortality in parents following the death of a child: a nationwide follow-up study from Sweden","volume":"66","author":[{"family":"Rostila","given":"Mikael"},{"family":"Saarela","given":"Jan"},{"family":"Kawachi","given":"Ichiro"}],"issued":{"date-parts":[["2012"]]}}}],"schema":"https://github.com/citation-style-language/schema/raw/master/csl-citation.json"} </w:instrText>
      </w:r>
      <w:r w:rsidR="00C6724A" w:rsidRPr="00C8286C">
        <w:rPr>
          <w:rFonts w:ascii="Palatino Linotype" w:hAnsi="Palatino Linotype"/>
          <w:sz w:val="22"/>
          <w:szCs w:val="22"/>
        </w:rPr>
        <w:fldChar w:fldCharType="separate"/>
      </w:r>
      <w:r w:rsidR="000E0A17" w:rsidRPr="00C8286C">
        <w:rPr>
          <w:rFonts w:ascii="Palatino Linotype" w:hAnsi="Palatino Linotype"/>
          <w:sz w:val="22"/>
          <w:szCs w:val="22"/>
          <w:vertAlign w:val="superscript"/>
        </w:rPr>
        <w:t>16</w:t>
      </w:r>
      <w:r w:rsidR="00C6724A" w:rsidRPr="00C8286C">
        <w:rPr>
          <w:rFonts w:ascii="Palatino Linotype" w:hAnsi="Palatino Linotype"/>
          <w:sz w:val="22"/>
          <w:szCs w:val="22"/>
        </w:rPr>
        <w:fldChar w:fldCharType="end"/>
      </w:r>
      <w:r w:rsidR="00007438" w:rsidRPr="00C8286C">
        <w:rPr>
          <w:rFonts w:ascii="Palatino Linotype" w:hAnsi="Palatino Linotype"/>
          <w:sz w:val="22"/>
          <w:szCs w:val="22"/>
        </w:rPr>
        <w:t xml:space="preserve"> </w:t>
      </w:r>
      <w:r w:rsidR="003213A2" w:rsidRPr="00C8286C">
        <w:rPr>
          <w:rFonts w:ascii="Palatino Linotype" w:hAnsi="Palatino Linotype" w:cstheme="minorHAnsi"/>
          <w:sz w:val="22"/>
          <w:szCs w:val="22"/>
        </w:rPr>
        <w:t>Child loss</w:t>
      </w:r>
      <w:r w:rsidR="008F4BFD" w:rsidRPr="00C8286C">
        <w:rPr>
          <w:rFonts w:ascii="Palatino Linotype" w:hAnsi="Palatino Linotype" w:cstheme="minorHAnsi"/>
          <w:sz w:val="22"/>
          <w:szCs w:val="22"/>
        </w:rPr>
        <w:t xml:space="preserve"> </w:t>
      </w:r>
      <w:r w:rsidR="003213A2" w:rsidRPr="00C8286C">
        <w:rPr>
          <w:rFonts w:ascii="Palatino Linotype" w:hAnsi="Palatino Linotype" w:cstheme="minorHAnsi"/>
          <w:sz w:val="22"/>
          <w:szCs w:val="22"/>
        </w:rPr>
        <w:t>can also adversely impact other</w:t>
      </w:r>
      <w:r w:rsidR="008F4BFD" w:rsidRPr="00C8286C">
        <w:rPr>
          <w:rFonts w:ascii="Palatino Linotype" w:hAnsi="Palatino Linotype" w:cstheme="minorHAnsi"/>
          <w:sz w:val="22"/>
          <w:szCs w:val="22"/>
        </w:rPr>
        <w:t xml:space="preserve"> aspects of parents’ lives, including the health and stability of the</w:t>
      </w:r>
      <w:r w:rsidR="00E41BF9" w:rsidRPr="00C8286C">
        <w:rPr>
          <w:rFonts w:ascii="Palatino Linotype" w:hAnsi="Palatino Linotype" w:cstheme="minorHAnsi"/>
          <w:sz w:val="22"/>
          <w:szCs w:val="22"/>
        </w:rPr>
        <w:t xml:space="preserve"> </w:t>
      </w:r>
      <w:r w:rsidR="003633C3" w:rsidRPr="00C8286C">
        <w:rPr>
          <w:rFonts w:ascii="Palatino Linotype" w:hAnsi="Palatino Linotype" w:cstheme="minorHAnsi"/>
          <w:sz w:val="22"/>
          <w:szCs w:val="22"/>
        </w:rPr>
        <w:t>union</w:t>
      </w:r>
      <w:r w:rsidR="000933AA" w:rsidRPr="00C8286C">
        <w:rPr>
          <w:rFonts w:ascii="Palatino Linotype" w:hAnsi="Palatino Linotype" w:cstheme="minorHAnsi"/>
          <w:sz w:val="22"/>
          <w:szCs w:val="22"/>
        </w:rPr>
        <w:t>.</w:t>
      </w:r>
      <w:r w:rsidR="00D66CD6" w:rsidRPr="00C8286C">
        <w:rPr>
          <w:rFonts w:ascii="Palatino Linotype" w:hAnsi="Palatino Linotype" w:cstheme="minorHAnsi"/>
          <w:sz w:val="22"/>
          <w:szCs w:val="22"/>
        </w:rPr>
        <w:fldChar w:fldCharType="begin"/>
      </w:r>
      <w:r w:rsidR="00D66CD6" w:rsidRPr="00C8286C">
        <w:rPr>
          <w:rFonts w:ascii="Palatino Linotype" w:hAnsi="Palatino Linotype" w:cstheme="minorHAnsi"/>
          <w:sz w:val="22"/>
          <w:szCs w:val="22"/>
        </w:rPr>
        <w:instrText xml:space="preserve"> ADDIN ZOTERO_ITEM CSL_CITATION {"citationID":"2OXfUX1E","properties":{"formattedCitation":"\\super 3,18\\nosupersub{}","plainCitation":"3,18","noteIndex":0},"citationItems":[{"id":50,"uris":["http://zotero.org/users/local/6aiRCPll/items/5228I3ZJ"],"uri":["http://zotero.org/users/local/6aiRCPll/items/5228I3ZJ"],"itemData":{"id":50,"type":"article-journal","container-title":"Death studies","issue":"6","page":"477-494","title":"To continue or relinquish bonds: A review of consequences for the bereaved","volume":"29","author":[{"family":"Stroebe","given":"Margaret"},{"family":"Schut","given":"Henk"}],"issued":{"date-parts":[["2005"]]}}},{"id":230,"uris":["http://zotero.org/users/local/6aiRCPll/items/S9GWYH97"],"uri":["http://zotero.org/users/local/6aiRCPll/items/S9GWYH97"],"itemData":{"id":230,"type":"article-journal","container-title":"Population studies","issue":"1","note":"ISBN: 0032-4728\npublisher: Taylor &amp; Francis","page":"41-51","title":"Divorce and parity progression following the death of a child: A register-based study from Finland","volume":"72","author":[{"family":"Finnäs","given":"Fjalar"},{"family":"Rostila","given":"Mikael"},{"family":"Saarela","given":"Jan"}],"issued":{"date-parts":[["2018"]]}}}],"schema":"https://github.com/citation-style-language/schema/raw/master/csl-citation.json"} </w:instrText>
      </w:r>
      <w:r w:rsidR="00D66CD6" w:rsidRPr="00C8286C">
        <w:rPr>
          <w:rFonts w:ascii="Palatino Linotype" w:hAnsi="Palatino Linotype" w:cstheme="minorHAnsi"/>
          <w:sz w:val="22"/>
          <w:szCs w:val="22"/>
        </w:rPr>
        <w:fldChar w:fldCharType="separate"/>
      </w:r>
      <w:r w:rsidR="00D66CD6" w:rsidRPr="00C8286C">
        <w:rPr>
          <w:rFonts w:ascii="Palatino Linotype" w:hAnsi="Palatino Linotype"/>
          <w:sz w:val="22"/>
          <w:szCs w:val="22"/>
          <w:vertAlign w:val="superscript"/>
        </w:rPr>
        <w:t>3,18</w:t>
      </w:r>
      <w:r w:rsidR="00D66CD6" w:rsidRPr="00C8286C">
        <w:rPr>
          <w:rFonts w:ascii="Palatino Linotype" w:hAnsi="Palatino Linotype" w:cstheme="minorHAnsi"/>
          <w:sz w:val="22"/>
          <w:szCs w:val="22"/>
        </w:rPr>
        <w:fldChar w:fldCharType="end"/>
      </w:r>
      <w:r w:rsidR="008F4BFD" w:rsidRPr="00C8286C">
        <w:rPr>
          <w:rFonts w:ascii="Palatino Linotype" w:hAnsi="Palatino Linotype" w:cstheme="minorHAnsi"/>
          <w:sz w:val="22"/>
          <w:szCs w:val="22"/>
        </w:rPr>
        <w:t xml:space="preserve"> </w:t>
      </w:r>
      <w:r w:rsidR="003213A2" w:rsidRPr="00C8286C">
        <w:rPr>
          <w:rFonts w:ascii="Palatino Linotype" w:hAnsi="Palatino Linotype"/>
          <w:sz w:val="22"/>
          <w:szCs w:val="22"/>
        </w:rPr>
        <w:t>The guilt, blame, stigma, stress, and relationship strain</w:t>
      </w:r>
      <w:r w:rsidR="003213A2" w:rsidRPr="00C8286C" w:rsidDel="003213A2">
        <w:rPr>
          <w:rFonts w:ascii="Palatino Linotype" w:hAnsi="Palatino Linotype"/>
          <w:sz w:val="22"/>
          <w:szCs w:val="22"/>
        </w:rPr>
        <w:t xml:space="preserve"> </w:t>
      </w:r>
      <w:r w:rsidR="003213A2" w:rsidRPr="00C8286C">
        <w:rPr>
          <w:rFonts w:ascii="Palatino Linotype" w:hAnsi="Palatino Linotype"/>
          <w:sz w:val="22"/>
          <w:szCs w:val="22"/>
        </w:rPr>
        <w:t>associated with child loss has been documented across diverse cultural contexts, including in settings</w:t>
      </w:r>
      <w:r w:rsidR="0040698D" w:rsidRPr="00C8286C">
        <w:rPr>
          <w:rFonts w:ascii="Palatino Linotype" w:hAnsi="Palatino Linotype"/>
          <w:sz w:val="22"/>
          <w:szCs w:val="22"/>
        </w:rPr>
        <w:t xml:space="preserve"> where child loss is </w:t>
      </w:r>
      <w:r w:rsidR="003213A2" w:rsidRPr="00C8286C">
        <w:rPr>
          <w:rFonts w:ascii="Palatino Linotype" w:hAnsi="Palatino Linotype"/>
          <w:sz w:val="22"/>
          <w:szCs w:val="22"/>
        </w:rPr>
        <w:t xml:space="preserve">tragically </w:t>
      </w:r>
      <w:r w:rsidR="00E41BF9" w:rsidRPr="00C8286C">
        <w:rPr>
          <w:rFonts w:ascii="Palatino Linotype" w:hAnsi="Palatino Linotype"/>
          <w:sz w:val="22"/>
          <w:szCs w:val="22"/>
        </w:rPr>
        <w:t>common</w:t>
      </w:r>
      <w:r w:rsidR="0040698D" w:rsidRPr="00C8286C">
        <w:rPr>
          <w:rFonts w:ascii="Palatino Linotype" w:hAnsi="Palatino Linotype"/>
          <w:sz w:val="22"/>
          <w:szCs w:val="22"/>
        </w:rPr>
        <w:t xml:space="preserve"> and perhaps</w:t>
      </w:r>
      <w:r w:rsidR="00E41BF9" w:rsidRPr="00C8286C">
        <w:rPr>
          <w:rFonts w:ascii="Palatino Linotype" w:hAnsi="Palatino Linotype"/>
          <w:sz w:val="22"/>
          <w:szCs w:val="22"/>
        </w:rPr>
        <w:t>,</w:t>
      </w:r>
      <w:r w:rsidR="0040698D" w:rsidRPr="00C8286C">
        <w:rPr>
          <w:rFonts w:ascii="Palatino Linotype" w:hAnsi="Palatino Linotype"/>
          <w:sz w:val="22"/>
          <w:szCs w:val="22"/>
        </w:rPr>
        <w:t xml:space="preserve"> even</w:t>
      </w:r>
      <w:r w:rsidR="00E41BF9" w:rsidRPr="00C8286C">
        <w:rPr>
          <w:rFonts w:ascii="Palatino Linotype" w:hAnsi="Palatino Linotype"/>
          <w:sz w:val="22"/>
          <w:szCs w:val="22"/>
        </w:rPr>
        <w:t>,</w:t>
      </w:r>
      <w:r w:rsidR="0040698D" w:rsidRPr="00C8286C">
        <w:rPr>
          <w:rFonts w:ascii="Palatino Linotype" w:hAnsi="Palatino Linotype"/>
          <w:sz w:val="22"/>
          <w:szCs w:val="22"/>
        </w:rPr>
        <w:t xml:space="preserve"> </w:t>
      </w:r>
      <w:r w:rsidR="003213A2" w:rsidRPr="00C8286C">
        <w:rPr>
          <w:rFonts w:ascii="Palatino Linotype" w:hAnsi="Palatino Linotype"/>
          <w:sz w:val="22"/>
          <w:szCs w:val="22"/>
        </w:rPr>
        <w:t xml:space="preserve">an </w:t>
      </w:r>
      <w:r w:rsidR="0040698D" w:rsidRPr="00C8286C">
        <w:rPr>
          <w:rFonts w:ascii="Palatino Linotype" w:hAnsi="Palatino Linotype"/>
          <w:sz w:val="22"/>
          <w:szCs w:val="22"/>
        </w:rPr>
        <w:t>anticipated, aspect of motherhood.</w:t>
      </w:r>
      <w:r w:rsidR="000933AA" w:rsidRPr="00C8286C">
        <w:rPr>
          <w:rFonts w:ascii="Palatino Linotype" w:hAnsi="Palatino Linotype"/>
          <w:sz w:val="22"/>
          <w:szCs w:val="22"/>
        </w:rPr>
        <w:fldChar w:fldCharType="begin"/>
      </w:r>
      <w:r w:rsidR="007C7E67" w:rsidRPr="00C8286C">
        <w:rPr>
          <w:rFonts w:ascii="Palatino Linotype" w:hAnsi="Palatino Linotype"/>
          <w:sz w:val="22"/>
          <w:szCs w:val="22"/>
        </w:rPr>
        <w:instrText xml:space="preserve"> ADDIN ZOTERO_ITEM CSL_CITATION {"citationID":"3hSwMQdK","properties":{"formattedCitation":"\\super 21\\uc0\\u8211{}25\\nosupersub{}","plainCitation":"21–25","noteIndex":0},"citationItems":[{"id":231,"uris":["http://zotero.org/users/local/6aiRCPll/items/R6NP4QRC"],"uri":["http://zotero.org/users/local/6aiRCPll/items/R6NP4QRC"],"itemData":{"id":231,"type":"article-journal","container-title":"Medical Anthropology Quarterly","issue":"3","note":"ISBN: 0745-5194\npublisher: Wiley Online Library","page":"314-335","title":"The (re) negotiation of illness diagnoses and responsibility for child death in rural Mali","volume":"8","author":[{"family":"Castle","given":"Sarah E."}],"issued":{"date-parts":[["1994"]]}}},{"id":563,"uris":["http://zotero.org/users/local/6aiRCPll/items/KLKDSR3A"],"uri":["http://zotero.org/users/local/6aiRCPll/items/KLKDSR3A"],"itemData":{"id":563,"type":"book","ISBN":"1-4786-1158-8","publisher":"Waveland Press","title":"Dancing skeletons: Life and death in West Africa","author":[{"family":"Dettwyler","given":"Katherine A."}],"issued":{"date-parts":[["2013"]]}}},{"id":232,"uris":["http://zotero.org/users/local/6aiRCPll/items/7M3ZMEUZ"],"uri":["http://zotero.org/users/local/6aiRCPll/items/7M3ZMEUZ"],"itemData":{"id":232,"type":"book","ISBN":"0-299-20133-3","publisher":"Univ of Wisconsin Press","title":"Tired of weeping: Mother love, child death, and poverty in Guinea-Bissau","author":[{"family":"Einarsdóttir","given":"Jónína"}],"issued":{"date-parts":[["2005"]]}}},{"id":233,"uris":["http://zotero.org/users/local/6aiRCPll/items/ZFDZCLVW"],"uri":["http://zotero.org/users/local/6aiRCPll/items/ZFDZCLVW"],"itemData":{"id":233,"type":"article-journal","container-title":"Social science &amp; medicine","issue":"10","note":"ISBN: 0277-9536\npublisher: Elsevier","page":"1764-1772","title":"“These are not good things for other people to know”: how rural Tanzanian women’s experiences of pregnancy loss and early neonatal death may impact survey data quality","volume":"71","author":[{"family":"Haws","given":"Rachel A."},{"family":"Mashasi","given":"Irene"},{"family":"Mrisho","given":"Mwifadhi"},{"family":"Schellenberg","given":"Joanna Armstrong"},{"family":"Darmstadt","given":"Gary L."},{"family":"Winch","given":"Peter J."}],"issued":{"date-parts":[["2010"]]}}},{"id":234,"uris":["http://zotero.org/users/local/6aiRCPll/items/V6BTA49H"],"uri":["http://zotero.org/users/local/6aiRCPll/items/V6BTA49H"],"itemData":{"id":234,"type":"article-journal","container-title":"Demography","note":"ISBN: 1533-7790\npublisher: Springer","page":"1-25","title":"The marital implications of bereavement: Child death and intimate partner violence in West and Central Africa","author":[{"family":"Weitzman","given":"Abigail"},{"family":"Smith-Greenaway","given":"Emily"}],"issued":{"date-parts":[["2020"]]}}}],"schema":"https://github.com/citation-style-language/schema/raw/master/csl-citation.json"} </w:instrText>
      </w:r>
      <w:r w:rsidR="000933AA" w:rsidRPr="00C8286C">
        <w:rPr>
          <w:rFonts w:ascii="Palatino Linotype" w:hAnsi="Palatino Linotype"/>
          <w:sz w:val="22"/>
          <w:szCs w:val="22"/>
        </w:rPr>
        <w:fldChar w:fldCharType="separate"/>
      </w:r>
      <w:r w:rsidR="007C7E67" w:rsidRPr="00C8286C">
        <w:rPr>
          <w:rFonts w:ascii="Palatino Linotype" w:hAnsi="Palatino Linotype"/>
          <w:sz w:val="22"/>
          <w:szCs w:val="22"/>
          <w:vertAlign w:val="superscript"/>
        </w:rPr>
        <w:t>21–25</w:t>
      </w:r>
      <w:r w:rsidR="000933AA" w:rsidRPr="00C8286C">
        <w:rPr>
          <w:rFonts w:ascii="Palatino Linotype" w:hAnsi="Palatino Linotype"/>
          <w:sz w:val="22"/>
          <w:szCs w:val="22"/>
        </w:rPr>
        <w:fldChar w:fldCharType="end"/>
      </w:r>
      <w:r w:rsidR="0040698D" w:rsidRPr="00C8286C">
        <w:rPr>
          <w:rFonts w:ascii="Palatino Linotype" w:hAnsi="Palatino Linotype"/>
          <w:sz w:val="22"/>
          <w:szCs w:val="22"/>
        </w:rPr>
        <w:t xml:space="preserve"> </w:t>
      </w:r>
      <w:r w:rsidR="00D93F34" w:rsidRPr="00C8286C">
        <w:rPr>
          <w:rFonts w:ascii="Palatino Linotype" w:hAnsi="Palatino Linotype"/>
          <w:sz w:val="22"/>
          <w:szCs w:val="22"/>
        </w:rPr>
        <w:t>By demonstrating</w:t>
      </w:r>
      <w:r w:rsidR="00FC2450" w:rsidRPr="00C8286C">
        <w:rPr>
          <w:rFonts w:ascii="Palatino Linotype" w:hAnsi="Palatino Linotype"/>
          <w:sz w:val="22"/>
          <w:szCs w:val="22"/>
        </w:rPr>
        <w:t xml:space="preserve"> the size and distribution of child loss</w:t>
      </w:r>
      <w:r w:rsidR="008F4BFD" w:rsidRPr="00C8286C">
        <w:rPr>
          <w:rFonts w:ascii="Palatino Linotype" w:hAnsi="Palatino Linotype"/>
          <w:sz w:val="22"/>
          <w:szCs w:val="22"/>
        </w:rPr>
        <w:t xml:space="preserve"> across the globe</w:t>
      </w:r>
      <w:r w:rsidR="00FC2450" w:rsidRPr="00C8286C">
        <w:rPr>
          <w:rFonts w:ascii="Palatino Linotype" w:hAnsi="Palatino Linotype"/>
          <w:sz w:val="22"/>
          <w:szCs w:val="22"/>
        </w:rPr>
        <w:t xml:space="preserve">, </w:t>
      </w:r>
      <w:r w:rsidR="00D93F34" w:rsidRPr="00C8286C">
        <w:rPr>
          <w:rFonts w:ascii="Palatino Linotype" w:hAnsi="Palatino Linotype"/>
          <w:sz w:val="22"/>
          <w:szCs w:val="22"/>
        </w:rPr>
        <w:t>th</w:t>
      </w:r>
      <w:r w:rsidR="00F377B3" w:rsidRPr="00C8286C">
        <w:rPr>
          <w:rFonts w:ascii="Palatino Linotype" w:hAnsi="Palatino Linotype"/>
          <w:sz w:val="22"/>
          <w:szCs w:val="22"/>
        </w:rPr>
        <w:t>ese metrics render</w:t>
      </w:r>
      <w:r w:rsidR="00D93F34" w:rsidRPr="00C8286C">
        <w:rPr>
          <w:rFonts w:ascii="Palatino Linotype" w:hAnsi="Palatino Linotype"/>
          <w:sz w:val="22"/>
          <w:szCs w:val="22"/>
        </w:rPr>
        <w:t xml:space="preserve"> </w:t>
      </w:r>
      <w:r w:rsidR="00F377B3" w:rsidRPr="00C8286C">
        <w:rPr>
          <w:rFonts w:ascii="Palatino Linotype" w:hAnsi="Palatino Linotype"/>
          <w:sz w:val="22"/>
          <w:szCs w:val="22"/>
        </w:rPr>
        <w:t>visible a</w:t>
      </w:r>
      <w:r w:rsidR="003213A2" w:rsidRPr="00C8286C">
        <w:rPr>
          <w:rFonts w:ascii="Palatino Linotype" w:hAnsi="Palatino Linotype"/>
          <w:sz w:val="22"/>
          <w:szCs w:val="22"/>
        </w:rPr>
        <w:t xml:space="preserve">n inequity </w:t>
      </w:r>
      <w:r w:rsidR="00F377B3" w:rsidRPr="00C8286C">
        <w:rPr>
          <w:rFonts w:ascii="Palatino Linotype" w:hAnsi="Palatino Linotype"/>
          <w:sz w:val="22"/>
          <w:szCs w:val="22"/>
        </w:rPr>
        <w:t>that has been overlooked</w:t>
      </w:r>
      <w:r w:rsidR="005E5075" w:rsidRPr="00C8286C">
        <w:rPr>
          <w:rFonts w:ascii="Palatino Linotype" w:hAnsi="Palatino Linotype"/>
          <w:sz w:val="22"/>
          <w:szCs w:val="22"/>
        </w:rPr>
        <w:t xml:space="preserve"> in the </w:t>
      </w:r>
      <w:r w:rsidR="00E07B84" w:rsidRPr="00C8286C">
        <w:rPr>
          <w:rFonts w:ascii="Palatino Linotype" w:hAnsi="Palatino Linotype"/>
          <w:sz w:val="22"/>
          <w:szCs w:val="22"/>
        </w:rPr>
        <w:t xml:space="preserve">global </w:t>
      </w:r>
      <w:r w:rsidR="008A0B55" w:rsidRPr="00C8286C">
        <w:rPr>
          <w:rFonts w:ascii="Palatino Linotype" w:hAnsi="Palatino Linotype"/>
          <w:sz w:val="22"/>
          <w:szCs w:val="22"/>
        </w:rPr>
        <w:t xml:space="preserve">health </w:t>
      </w:r>
      <w:r w:rsidR="00E07B84" w:rsidRPr="00C8286C">
        <w:rPr>
          <w:rFonts w:ascii="Palatino Linotype" w:hAnsi="Palatino Linotype"/>
          <w:sz w:val="22"/>
          <w:szCs w:val="22"/>
        </w:rPr>
        <w:t>literature</w:t>
      </w:r>
      <w:r w:rsidR="00F377B3" w:rsidRPr="00C8286C">
        <w:rPr>
          <w:rFonts w:ascii="Palatino Linotype" w:hAnsi="Palatino Linotype"/>
          <w:sz w:val="22"/>
          <w:szCs w:val="22"/>
        </w:rPr>
        <w:t>.</w:t>
      </w:r>
    </w:p>
    <w:p w14:paraId="2EE1E44A" w14:textId="7AECA1F4" w:rsidR="000E5217" w:rsidRPr="00C8286C" w:rsidRDefault="00C52D78" w:rsidP="00012B68">
      <w:pPr>
        <w:ind w:firstLine="720"/>
        <w:rPr>
          <w:rFonts w:ascii="Palatino Linotype" w:hAnsi="Palatino Linotype"/>
          <w:b/>
          <w:bCs/>
          <w:sz w:val="22"/>
          <w:szCs w:val="22"/>
        </w:rPr>
      </w:pPr>
      <w:r w:rsidRPr="00C8286C">
        <w:rPr>
          <w:rFonts w:ascii="Palatino Linotype" w:hAnsi="Palatino Linotype"/>
          <w:sz w:val="22"/>
          <w:szCs w:val="22"/>
        </w:rPr>
        <w:t xml:space="preserve">In offering a global overview of maternal bereavement, </w:t>
      </w:r>
      <w:r w:rsidR="00E41BF9" w:rsidRPr="00C8286C">
        <w:rPr>
          <w:rFonts w:ascii="Palatino Linotype" w:hAnsi="Palatino Linotype"/>
          <w:sz w:val="22"/>
          <w:szCs w:val="22"/>
        </w:rPr>
        <w:t xml:space="preserve">our </w:t>
      </w:r>
      <w:r w:rsidR="00024072" w:rsidRPr="00C8286C">
        <w:rPr>
          <w:rFonts w:ascii="Palatino Linotype" w:hAnsi="Palatino Linotype"/>
          <w:sz w:val="22"/>
          <w:szCs w:val="22"/>
        </w:rPr>
        <w:t>study</w:t>
      </w:r>
      <w:r w:rsidR="006C3AA7" w:rsidRPr="00C8286C">
        <w:rPr>
          <w:rFonts w:ascii="Palatino Linotype" w:hAnsi="Palatino Linotype"/>
          <w:sz w:val="22"/>
          <w:szCs w:val="22"/>
        </w:rPr>
        <w:t xml:space="preserve"> also </w:t>
      </w:r>
      <w:r w:rsidR="003213A2" w:rsidRPr="00C8286C">
        <w:rPr>
          <w:rFonts w:ascii="Palatino Linotype" w:hAnsi="Palatino Linotype"/>
          <w:sz w:val="22"/>
          <w:szCs w:val="22"/>
        </w:rPr>
        <w:t xml:space="preserve">clarifies </w:t>
      </w:r>
      <w:r w:rsidRPr="00C8286C">
        <w:rPr>
          <w:rFonts w:ascii="Palatino Linotype" w:hAnsi="Palatino Linotype"/>
          <w:sz w:val="22"/>
          <w:szCs w:val="22"/>
        </w:rPr>
        <w:t xml:space="preserve">that </w:t>
      </w:r>
      <w:r w:rsidR="008763D2" w:rsidRPr="00C8286C">
        <w:rPr>
          <w:rFonts w:ascii="Palatino Linotype" w:hAnsi="Palatino Linotype"/>
          <w:sz w:val="22"/>
          <w:szCs w:val="22"/>
        </w:rPr>
        <w:t xml:space="preserve">a population’s parental bereavement </w:t>
      </w:r>
      <w:r w:rsidRPr="00C8286C">
        <w:rPr>
          <w:rFonts w:ascii="Palatino Linotype" w:hAnsi="Palatino Linotype"/>
          <w:sz w:val="22"/>
          <w:szCs w:val="22"/>
        </w:rPr>
        <w:t>burden cannot be inferred from current mortality indicators</w:t>
      </w:r>
      <w:r w:rsidR="008763D2" w:rsidRPr="00C8286C">
        <w:rPr>
          <w:rFonts w:ascii="Palatino Linotype" w:hAnsi="Palatino Linotype"/>
          <w:sz w:val="22"/>
          <w:szCs w:val="22"/>
        </w:rPr>
        <w:t xml:space="preserve"> because it is patterned by </w:t>
      </w:r>
      <w:r w:rsidR="00E41BF9" w:rsidRPr="00C8286C">
        <w:rPr>
          <w:rFonts w:ascii="Palatino Linotype" w:hAnsi="Palatino Linotype"/>
          <w:sz w:val="22"/>
          <w:szCs w:val="22"/>
        </w:rPr>
        <w:t xml:space="preserve">both </w:t>
      </w:r>
      <w:r w:rsidRPr="00C8286C">
        <w:rPr>
          <w:rFonts w:ascii="Palatino Linotype" w:hAnsi="Palatino Linotype"/>
          <w:sz w:val="22"/>
          <w:szCs w:val="22"/>
        </w:rPr>
        <w:t xml:space="preserve">past </w:t>
      </w:r>
      <w:r w:rsidR="008763D2" w:rsidRPr="00C8286C">
        <w:rPr>
          <w:rFonts w:ascii="Palatino Linotype" w:hAnsi="Palatino Linotype"/>
          <w:sz w:val="22"/>
          <w:szCs w:val="22"/>
        </w:rPr>
        <w:t xml:space="preserve">and present </w:t>
      </w:r>
      <w:r w:rsidRPr="00C8286C">
        <w:rPr>
          <w:rFonts w:ascii="Palatino Linotype" w:hAnsi="Palatino Linotype"/>
          <w:sz w:val="22"/>
          <w:szCs w:val="22"/>
        </w:rPr>
        <w:t xml:space="preserve">mortality </w:t>
      </w:r>
      <w:r w:rsidR="008763D2" w:rsidRPr="00C8286C">
        <w:rPr>
          <w:rFonts w:ascii="Palatino Linotype" w:hAnsi="Palatino Linotype"/>
          <w:sz w:val="22"/>
          <w:szCs w:val="22"/>
        </w:rPr>
        <w:t xml:space="preserve">and </w:t>
      </w:r>
      <w:r w:rsidRPr="00C8286C">
        <w:rPr>
          <w:rFonts w:ascii="Palatino Linotype" w:hAnsi="Palatino Linotype"/>
          <w:sz w:val="22"/>
          <w:szCs w:val="22"/>
        </w:rPr>
        <w:t>fertility conditions. In terms of mortality</w:t>
      </w:r>
      <w:r w:rsidR="00E41BF9" w:rsidRPr="00C8286C">
        <w:rPr>
          <w:rFonts w:ascii="Palatino Linotype" w:hAnsi="Palatino Linotype"/>
          <w:sz w:val="22"/>
          <w:szCs w:val="22"/>
        </w:rPr>
        <w:t xml:space="preserve">: a </w:t>
      </w:r>
      <w:r w:rsidRPr="00C8286C">
        <w:rPr>
          <w:rFonts w:ascii="Palatino Linotype" w:hAnsi="Palatino Linotype"/>
          <w:sz w:val="22"/>
          <w:szCs w:val="22"/>
        </w:rPr>
        <w:t xml:space="preserve">legacy of higher child and adolescent mortality years earlier </w:t>
      </w:r>
      <w:r w:rsidR="00E41BF9" w:rsidRPr="00C8286C">
        <w:rPr>
          <w:rFonts w:ascii="Palatino Linotype" w:hAnsi="Palatino Linotype"/>
          <w:sz w:val="22"/>
          <w:szCs w:val="22"/>
        </w:rPr>
        <w:t xml:space="preserve">will </w:t>
      </w:r>
      <w:r w:rsidRPr="00C8286C">
        <w:rPr>
          <w:rFonts w:ascii="Palatino Linotype" w:hAnsi="Palatino Linotype"/>
          <w:sz w:val="22"/>
          <w:szCs w:val="22"/>
        </w:rPr>
        <w:t xml:space="preserve">linger in the birth histories of </w:t>
      </w:r>
      <w:r w:rsidR="003213A2" w:rsidRPr="00C8286C">
        <w:rPr>
          <w:rFonts w:ascii="Palatino Linotype" w:hAnsi="Palatino Linotype"/>
          <w:sz w:val="22"/>
          <w:szCs w:val="22"/>
        </w:rPr>
        <w:t xml:space="preserve">older </w:t>
      </w:r>
      <w:r w:rsidRPr="00C8286C">
        <w:rPr>
          <w:rFonts w:ascii="Palatino Linotype" w:hAnsi="Palatino Linotype"/>
          <w:sz w:val="22"/>
          <w:szCs w:val="22"/>
        </w:rPr>
        <w:t xml:space="preserve">mothers, contributing to </w:t>
      </w:r>
      <w:r w:rsidR="003213A2" w:rsidRPr="00C8286C">
        <w:rPr>
          <w:rFonts w:ascii="Palatino Linotype" w:hAnsi="Palatino Linotype"/>
          <w:sz w:val="22"/>
          <w:szCs w:val="22"/>
        </w:rPr>
        <w:t xml:space="preserve">higher lifetime experiences of </w:t>
      </w:r>
      <w:r w:rsidRPr="00C8286C">
        <w:rPr>
          <w:rFonts w:ascii="Palatino Linotype" w:hAnsi="Palatino Linotype"/>
          <w:sz w:val="22"/>
          <w:szCs w:val="22"/>
        </w:rPr>
        <w:t xml:space="preserve">bereavement. </w:t>
      </w:r>
      <w:r w:rsidR="003213A2" w:rsidRPr="00C8286C">
        <w:rPr>
          <w:rFonts w:ascii="Palatino Linotype" w:hAnsi="Palatino Linotype"/>
          <w:sz w:val="22"/>
          <w:szCs w:val="22"/>
        </w:rPr>
        <w:t xml:space="preserve">Past and present </w:t>
      </w:r>
      <w:r w:rsidRPr="00C8286C">
        <w:rPr>
          <w:rFonts w:ascii="Palatino Linotype" w:hAnsi="Palatino Linotype"/>
          <w:sz w:val="22"/>
          <w:szCs w:val="22"/>
        </w:rPr>
        <w:t xml:space="preserve">death rates dictate not just the </w:t>
      </w:r>
      <w:r w:rsidR="008763D2" w:rsidRPr="00C8286C">
        <w:rPr>
          <w:rFonts w:ascii="Palatino Linotype" w:hAnsi="Palatino Linotype"/>
          <w:sz w:val="22"/>
          <w:szCs w:val="22"/>
        </w:rPr>
        <w:t xml:space="preserve">likelihood </w:t>
      </w:r>
      <w:r w:rsidRPr="00C8286C">
        <w:rPr>
          <w:rFonts w:ascii="Palatino Linotype" w:hAnsi="Palatino Linotype"/>
          <w:sz w:val="22"/>
          <w:szCs w:val="22"/>
        </w:rPr>
        <w:t xml:space="preserve">of losing a child but also how many bereaved </w:t>
      </w:r>
      <w:r w:rsidR="003213A2" w:rsidRPr="00C8286C">
        <w:rPr>
          <w:rFonts w:ascii="Palatino Linotype" w:hAnsi="Palatino Linotype"/>
          <w:sz w:val="22"/>
          <w:szCs w:val="22"/>
        </w:rPr>
        <w:t xml:space="preserve">mothers </w:t>
      </w:r>
      <w:r w:rsidR="008763D2" w:rsidRPr="00C8286C">
        <w:rPr>
          <w:rFonts w:ascii="Palatino Linotype" w:hAnsi="Palatino Linotype"/>
          <w:sz w:val="22"/>
          <w:szCs w:val="22"/>
        </w:rPr>
        <w:t xml:space="preserve">have </w:t>
      </w:r>
      <w:r w:rsidRPr="00C8286C">
        <w:rPr>
          <w:rFonts w:ascii="Palatino Linotype" w:hAnsi="Palatino Linotype"/>
          <w:sz w:val="22"/>
          <w:szCs w:val="22"/>
        </w:rPr>
        <w:t>survive</w:t>
      </w:r>
      <w:r w:rsidR="008763D2" w:rsidRPr="00C8286C">
        <w:rPr>
          <w:rFonts w:ascii="Palatino Linotype" w:hAnsi="Palatino Linotype"/>
          <w:sz w:val="22"/>
          <w:szCs w:val="22"/>
        </w:rPr>
        <w:t>d</w:t>
      </w:r>
      <w:r w:rsidRPr="00C8286C">
        <w:rPr>
          <w:rFonts w:ascii="Palatino Linotype" w:hAnsi="Palatino Linotype"/>
          <w:sz w:val="22"/>
          <w:szCs w:val="22"/>
        </w:rPr>
        <w:t xml:space="preserve"> versus how </w:t>
      </w:r>
      <w:r w:rsidR="003213A2" w:rsidRPr="00C8286C">
        <w:rPr>
          <w:rFonts w:ascii="Palatino Linotype" w:hAnsi="Palatino Linotype"/>
          <w:sz w:val="22"/>
          <w:szCs w:val="22"/>
        </w:rPr>
        <w:t xml:space="preserve">many </w:t>
      </w:r>
      <w:r w:rsidRPr="00C8286C">
        <w:rPr>
          <w:rFonts w:ascii="Palatino Linotype" w:hAnsi="Palatino Linotype"/>
          <w:sz w:val="22"/>
          <w:szCs w:val="22"/>
        </w:rPr>
        <w:t>die</w:t>
      </w:r>
      <w:r w:rsidR="003213A2" w:rsidRPr="00C8286C">
        <w:rPr>
          <w:rFonts w:ascii="Palatino Linotype" w:hAnsi="Palatino Linotype"/>
          <w:sz w:val="22"/>
          <w:szCs w:val="22"/>
        </w:rPr>
        <w:t>d</w:t>
      </w:r>
      <w:r w:rsidRPr="00C8286C">
        <w:rPr>
          <w:rFonts w:ascii="Palatino Linotype" w:hAnsi="Palatino Linotype"/>
          <w:sz w:val="22"/>
          <w:szCs w:val="22"/>
        </w:rPr>
        <w:t xml:space="preserve"> prematurely, thereby erasing their </w:t>
      </w:r>
      <w:r w:rsidR="00E41BF9" w:rsidRPr="00C8286C">
        <w:rPr>
          <w:rFonts w:ascii="Palatino Linotype" w:hAnsi="Palatino Linotype"/>
          <w:sz w:val="22"/>
          <w:szCs w:val="22"/>
        </w:rPr>
        <w:t xml:space="preserve">experience </w:t>
      </w:r>
      <w:r w:rsidRPr="00C8286C">
        <w:rPr>
          <w:rFonts w:ascii="Palatino Linotype" w:hAnsi="Palatino Linotype"/>
          <w:sz w:val="22"/>
          <w:szCs w:val="22"/>
        </w:rPr>
        <w:t xml:space="preserve">of child loss. </w:t>
      </w:r>
      <w:r w:rsidR="003213A2" w:rsidRPr="00C8286C">
        <w:rPr>
          <w:rFonts w:ascii="Palatino Linotype" w:hAnsi="Palatino Linotype"/>
          <w:sz w:val="22"/>
          <w:szCs w:val="22"/>
        </w:rPr>
        <w:t>T</w:t>
      </w:r>
      <w:r w:rsidRPr="00C8286C">
        <w:rPr>
          <w:rFonts w:ascii="Palatino Linotype" w:hAnsi="Palatino Linotype"/>
          <w:sz w:val="22"/>
          <w:szCs w:val="22"/>
        </w:rPr>
        <w:t xml:space="preserve">he degree to which child deaths are dispersed across families versus concentrated among a disadvantaged few </w:t>
      </w:r>
      <w:r w:rsidR="003213A2" w:rsidRPr="00C8286C">
        <w:rPr>
          <w:rFonts w:ascii="Palatino Linotype" w:hAnsi="Palatino Linotype"/>
          <w:sz w:val="22"/>
          <w:szCs w:val="22"/>
        </w:rPr>
        <w:t xml:space="preserve">further </w:t>
      </w:r>
      <w:r w:rsidR="00E41BF9" w:rsidRPr="00C8286C">
        <w:rPr>
          <w:rFonts w:ascii="Palatino Linotype" w:hAnsi="Palatino Linotype"/>
          <w:sz w:val="22"/>
          <w:szCs w:val="22"/>
        </w:rPr>
        <w:t xml:space="preserve">shapes </w:t>
      </w:r>
      <w:r w:rsidRPr="00C8286C">
        <w:rPr>
          <w:rFonts w:ascii="Palatino Linotype" w:hAnsi="Palatino Linotype"/>
          <w:sz w:val="22"/>
          <w:szCs w:val="22"/>
        </w:rPr>
        <w:t xml:space="preserve">the total societal reach of these experiences. </w:t>
      </w:r>
      <w:r w:rsidR="00E41BF9" w:rsidRPr="00C8286C">
        <w:rPr>
          <w:rFonts w:ascii="Palatino Linotype" w:hAnsi="Palatino Linotype"/>
          <w:sz w:val="22"/>
          <w:szCs w:val="22"/>
        </w:rPr>
        <w:t>On</w:t>
      </w:r>
      <w:r w:rsidRPr="00C8286C">
        <w:rPr>
          <w:rFonts w:ascii="Palatino Linotype" w:hAnsi="Palatino Linotype"/>
          <w:sz w:val="22"/>
          <w:szCs w:val="22"/>
        </w:rPr>
        <w:t xml:space="preserve"> fertility</w:t>
      </w:r>
      <w:r w:rsidR="00E41BF9" w:rsidRPr="00C8286C">
        <w:rPr>
          <w:rFonts w:ascii="Palatino Linotype" w:hAnsi="Palatino Linotype"/>
          <w:sz w:val="22"/>
          <w:szCs w:val="22"/>
        </w:rPr>
        <w:t>:</w:t>
      </w:r>
      <w:r w:rsidRPr="00C8286C">
        <w:rPr>
          <w:rFonts w:ascii="Palatino Linotype" w:hAnsi="Palatino Linotype"/>
          <w:sz w:val="22"/>
          <w:szCs w:val="22"/>
        </w:rPr>
        <w:t xml:space="preserve"> a parents’ cumulative risk of experiencing a child die is determined by exposure</w:t>
      </w:r>
      <w:r w:rsidR="000F0D4A" w:rsidRPr="00C8286C">
        <w:rPr>
          <w:rFonts w:ascii="Palatino Linotype" w:hAnsi="Palatino Linotype"/>
          <w:sz w:val="22"/>
          <w:szCs w:val="22"/>
        </w:rPr>
        <w:t>, specifically</w:t>
      </w:r>
      <w:r w:rsidR="00E41BF9" w:rsidRPr="00C8286C">
        <w:rPr>
          <w:rFonts w:ascii="Palatino Linotype" w:hAnsi="Palatino Linotype"/>
          <w:sz w:val="22"/>
          <w:szCs w:val="22"/>
        </w:rPr>
        <w:t xml:space="preserve"> </w:t>
      </w:r>
      <w:r w:rsidRPr="00C8286C">
        <w:rPr>
          <w:rFonts w:ascii="Palatino Linotype" w:hAnsi="Palatino Linotype"/>
          <w:sz w:val="22"/>
          <w:szCs w:val="22"/>
        </w:rPr>
        <w:t>the number of children she has</w:t>
      </w:r>
      <w:r w:rsidR="000933AA" w:rsidRPr="00C8286C">
        <w:rPr>
          <w:rFonts w:ascii="Palatino Linotype" w:hAnsi="Palatino Linotype"/>
          <w:sz w:val="22"/>
          <w:szCs w:val="22"/>
        </w:rPr>
        <w:t>.</w:t>
      </w:r>
      <w:r w:rsidR="00D66CD6" w:rsidRPr="00C8286C">
        <w:rPr>
          <w:rFonts w:ascii="Palatino Linotype" w:hAnsi="Palatino Linotype"/>
          <w:sz w:val="22"/>
          <w:szCs w:val="22"/>
        </w:rPr>
        <w:fldChar w:fldCharType="begin"/>
      </w:r>
      <w:r w:rsidR="007C7E67" w:rsidRPr="00C8286C">
        <w:rPr>
          <w:rFonts w:ascii="Palatino Linotype" w:hAnsi="Palatino Linotype"/>
          <w:sz w:val="22"/>
          <w:szCs w:val="22"/>
        </w:rPr>
        <w:instrText xml:space="preserve"> ADDIN ZOTERO_ITEM CSL_CITATION {"citationID":"uQPr2MFb","properties":{"formattedCitation":"\\super 26\\nosupersub{}","plainCitation":"26","noteIndex":0},"citationItems":[{"id":257,"uris":["http://zotero.org/users/local/6aiRCPll/items/7ZSAL5WU"],"uri":["http://zotero.org/users/local/6aiRCPll/items/7ZSAL5WU"],"itemData":{"id":257,"type":"article-journal","container-title":"American Journal of Public Health","issue":"10","note":"ISBN: 0090-0036\npublisher: American Public Health Association","page":"1098-1106","title":"Effects of birth rank, maternal age, birth interval, and sibship size on infant and child mortality: evidence from 18th and 19th century reproductive histories.","volume":"74","author":[{"family":"Knodel","given":"John"},{"family":"Hermalin","given":"Albert I."}],"issued":{"date-parts":[["1984"]]}}}],"schema":"https://github.com/citation-style-language/schema/raw/master/csl-citation.json"} </w:instrText>
      </w:r>
      <w:r w:rsidR="00D66CD6" w:rsidRPr="00C8286C">
        <w:rPr>
          <w:rFonts w:ascii="Palatino Linotype" w:hAnsi="Palatino Linotype"/>
          <w:sz w:val="22"/>
          <w:szCs w:val="22"/>
        </w:rPr>
        <w:fldChar w:fldCharType="separate"/>
      </w:r>
      <w:r w:rsidR="007C7E67" w:rsidRPr="00C8286C">
        <w:rPr>
          <w:rFonts w:ascii="Palatino Linotype" w:hAnsi="Palatino Linotype"/>
          <w:sz w:val="22"/>
          <w:szCs w:val="22"/>
          <w:vertAlign w:val="superscript"/>
        </w:rPr>
        <w:t>26</w:t>
      </w:r>
      <w:r w:rsidR="00D66CD6" w:rsidRPr="00C8286C">
        <w:rPr>
          <w:rFonts w:ascii="Palatino Linotype" w:hAnsi="Palatino Linotype"/>
          <w:sz w:val="22"/>
          <w:szCs w:val="22"/>
        </w:rPr>
        <w:fldChar w:fldCharType="end"/>
      </w:r>
      <w:r w:rsidR="00D66CD6" w:rsidRPr="00C8286C">
        <w:rPr>
          <w:rFonts w:ascii="Palatino Linotype" w:hAnsi="Palatino Linotype"/>
          <w:sz w:val="22"/>
          <w:szCs w:val="22"/>
        </w:rPr>
        <w:t xml:space="preserve"> </w:t>
      </w:r>
      <w:r w:rsidRPr="00C8286C">
        <w:rPr>
          <w:rFonts w:ascii="Palatino Linotype" w:hAnsi="Palatino Linotype"/>
          <w:sz w:val="22"/>
          <w:szCs w:val="22"/>
        </w:rPr>
        <w:t xml:space="preserve">Thus, </w:t>
      </w:r>
      <w:r w:rsidR="008763D2" w:rsidRPr="00C8286C">
        <w:rPr>
          <w:rFonts w:ascii="Palatino Linotype" w:hAnsi="Palatino Linotype"/>
          <w:sz w:val="22"/>
          <w:szCs w:val="22"/>
        </w:rPr>
        <w:t xml:space="preserve">this </w:t>
      </w:r>
      <w:r w:rsidR="00986FDC" w:rsidRPr="00C8286C">
        <w:rPr>
          <w:rFonts w:ascii="Palatino Linotype" w:hAnsi="Palatino Linotype"/>
          <w:sz w:val="22"/>
          <w:szCs w:val="22"/>
        </w:rPr>
        <w:t xml:space="preserve">worldwide </w:t>
      </w:r>
      <w:r w:rsidRPr="00C8286C">
        <w:rPr>
          <w:rFonts w:ascii="Palatino Linotype" w:hAnsi="Palatino Linotype"/>
          <w:sz w:val="22"/>
          <w:szCs w:val="22"/>
        </w:rPr>
        <w:t xml:space="preserve">portrait of maternal bereavement </w:t>
      </w:r>
      <w:r w:rsidR="008763D2" w:rsidRPr="00C8286C">
        <w:rPr>
          <w:rFonts w:ascii="Palatino Linotype" w:hAnsi="Palatino Linotype"/>
          <w:sz w:val="22"/>
          <w:szCs w:val="22"/>
        </w:rPr>
        <w:t xml:space="preserve">offers </w:t>
      </w:r>
      <w:r w:rsidRPr="00C8286C">
        <w:rPr>
          <w:rFonts w:ascii="Palatino Linotype" w:hAnsi="Palatino Linotype"/>
          <w:sz w:val="22"/>
          <w:szCs w:val="22"/>
        </w:rPr>
        <w:t xml:space="preserve">a fundamentally new perspective </w:t>
      </w:r>
      <w:r w:rsidR="001305A9" w:rsidRPr="00C8286C">
        <w:rPr>
          <w:rFonts w:ascii="Palatino Linotype" w:hAnsi="Palatino Linotype"/>
          <w:sz w:val="22"/>
          <w:szCs w:val="22"/>
        </w:rPr>
        <w:t xml:space="preserve">on </w:t>
      </w:r>
      <w:r w:rsidRPr="00C8286C">
        <w:rPr>
          <w:rFonts w:ascii="Palatino Linotype" w:hAnsi="Palatino Linotype"/>
          <w:sz w:val="22"/>
          <w:szCs w:val="22"/>
        </w:rPr>
        <w:t xml:space="preserve">the </w:t>
      </w:r>
      <w:r w:rsidR="001305A9" w:rsidRPr="00C8286C">
        <w:rPr>
          <w:rFonts w:ascii="Palatino Linotype" w:hAnsi="Palatino Linotype"/>
          <w:sz w:val="22"/>
          <w:szCs w:val="22"/>
        </w:rPr>
        <w:t xml:space="preserve">global-health </w:t>
      </w:r>
      <w:r w:rsidRPr="00C8286C">
        <w:rPr>
          <w:rFonts w:ascii="Palatino Linotype" w:hAnsi="Palatino Linotype"/>
          <w:sz w:val="22"/>
          <w:szCs w:val="22"/>
        </w:rPr>
        <w:t>landscape</w:t>
      </w:r>
      <w:r w:rsidR="000F0D4A" w:rsidRPr="00C8286C">
        <w:rPr>
          <w:rFonts w:ascii="Palatino Linotype" w:hAnsi="Palatino Linotype"/>
          <w:sz w:val="22"/>
          <w:szCs w:val="22"/>
        </w:rPr>
        <w:t xml:space="preserve">. </w:t>
      </w:r>
    </w:p>
    <w:p w14:paraId="00AB846A" w14:textId="77777777" w:rsidR="00C334BD" w:rsidRPr="00C8286C" w:rsidRDefault="00C334BD" w:rsidP="00A54CB7">
      <w:pPr>
        <w:rPr>
          <w:rFonts w:ascii="Palatino Linotype" w:hAnsi="Palatino Linotype"/>
          <w:b/>
          <w:bCs/>
          <w:sz w:val="22"/>
          <w:szCs w:val="22"/>
        </w:rPr>
      </w:pPr>
    </w:p>
    <w:p w14:paraId="54BA10CC" w14:textId="78F8ED10" w:rsidR="00596CC7" w:rsidRPr="00C8286C" w:rsidRDefault="006D57CB" w:rsidP="00A54CB7">
      <w:pPr>
        <w:rPr>
          <w:rFonts w:ascii="Palatino Linotype" w:hAnsi="Palatino Linotype"/>
          <w:b/>
          <w:bCs/>
          <w:sz w:val="22"/>
          <w:szCs w:val="22"/>
        </w:rPr>
      </w:pPr>
      <w:r w:rsidRPr="00C8286C">
        <w:rPr>
          <w:rFonts w:ascii="Palatino Linotype" w:hAnsi="Palatino Linotype"/>
          <w:b/>
          <w:bCs/>
          <w:sz w:val="22"/>
          <w:szCs w:val="22"/>
        </w:rPr>
        <w:t>METHODS</w:t>
      </w:r>
    </w:p>
    <w:p w14:paraId="07888024" w14:textId="0E5C75A3" w:rsidR="00924D2D" w:rsidRPr="00C8286C" w:rsidRDefault="00596CC7" w:rsidP="00A54CB7">
      <w:pPr>
        <w:autoSpaceDE w:val="0"/>
        <w:autoSpaceDN w:val="0"/>
        <w:adjustRightInd w:val="0"/>
        <w:rPr>
          <w:rFonts w:ascii="Palatino Linotype" w:hAnsi="Palatino Linotype"/>
          <w:b/>
          <w:bCs/>
          <w:sz w:val="22"/>
          <w:szCs w:val="22"/>
        </w:rPr>
      </w:pPr>
      <w:r w:rsidRPr="00C8286C">
        <w:rPr>
          <w:rFonts w:ascii="Palatino Linotype" w:hAnsi="Palatino Linotype"/>
          <w:b/>
          <w:bCs/>
          <w:sz w:val="22"/>
          <w:szCs w:val="22"/>
        </w:rPr>
        <w:t>Data sources</w:t>
      </w:r>
      <w:r w:rsidR="006D57CB" w:rsidRPr="00C8286C">
        <w:rPr>
          <w:rFonts w:ascii="Palatino Linotype" w:hAnsi="Palatino Linotype"/>
          <w:b/>
          <w:bCs/>
          <w:sz w:val="22"/>
          <w:szCs w:val="22"/>
        </w:rPr>
        <w:t xml:space="preserve"> </w:t>
      </w:r>
    </w:p>
    <w:p w14:paraId="05A9B025" w14:textId="05A3D7E1" w:rsidR="00924D2D" w:rsidRPr="00C8286C" w:rsidRDefault="00924D2D" w:rsidP="00A54CB7">
      <w:pPr>
        <w:autoSpaceDE w:val="0"/>
        <w:autoSpaceDN w:val="0"/>
        <w:adjustRightInd w:val="0"/>
        <w:rPr>
          <w:rFonts w:ascii="Palatino Linotype" w:hAnsi="Palatino Linotype"/>
          <w:sz w:val="22"/>
          <w:szCs w:val="22"/>
        </w:rPr>
      </w:pPr>
      <w:r w:rsidRPr="00C8286C">
        <w:rPr>
          <w:rFonts w:ascii="Palatino Linotype" w:hAnsi="Palatino Linotype"/>
          <w:sz w:val="22"/>
          <w:szCs w:val="22"/>
        </w:rPr>
        <w:t xml:space="preserve">Survey-based Estimates of Maternal Bereavement </w:t>
      </w:r>
    </w:p>
    <w:p w14:paraId="32B80103" w14:textId="63A23A57" w:rsidR="00C0229B" w:rsidRPr="00C8286C" w:rsidRDefault="000A3508" w:rsidP="00A54CB7">
      <w:pPr>
        <w:autoSpaceDE w:val="0"/>
        <w:autoSpaceDN w:val="0"/>
        <w:adjustRightInd w:val="0"/>
        <w:rPr>
          <w:rFonts w:ascii="Palatino Linotype" w:hAnsi="Palatino Linotype"/>
          <w:sz w:val="22"/>
          <w:szCs w:val="22"/>
        </w:rPr>
      </w:pPr>
      <w:r w:rsidRPr="00C8286C">
        <w:rPr>
          <w:rFonts w:ascii="Palatino Linotype" w:hAnsi="Palatino Linotype"/>
          <w:sz w:val="22"/>
          <w:szCs w:val="22"/>
        </w:rPr>
        <w:t xml:space="preserve">We </w:t>
      </w:r>
      <w:r w:rsidR="00F4101F" w:rsidRPr="00C8286C">
        <w:rPr>
          <w:rFonts w:ascii="Palatino Linotype" w:hAnsi="Palatino Linotype"/>
          <w:sz w:val="22"/>
          <w:szCs w:val="22"/>
        </w:rPr>
        <w:t xml:space="preserve">generate indicators </w:t>
      </w:r>
      <w:r w:rsidR="00032E22" w:rsidRPr="00C8286C">
        <w:rPr>
          <w:rFonts w:ascii="Palatino Linotype" w:hAnsi="Palatino Linotype"/>
          <w:sz w:val="22"/>
          <w:szCs w:val="22"/>
        </w:rPr>
        <w:t>of</w:t>
      </w:r>
      <w:r w:rsidR="0089289D" w:rsidRPr="00C8286C">
        <w:rPr>
          <w:rFonts w:ascii="Palatino Linotype" w:hAnsi="Palatino Linotype"/>
          <w:sz w:val="22"/>
          <w:szCs w:val="22"/>
        </w:rPr>
        <w:t xml:space="preserve"> </w:t>
      </w:r>
      <w:r w:rsidR="00032E22" w:rsidRPr="00C8286C">
        <w:rPr>
          <w:rFonts w:ascii="Palatino Linotype" w:hAnsi="Palatino Linotype"/>
          <w:sz w:val="22"/>
          <w:szCs w:val="22"/>
        </w:rPr>
        <w:t xml:space="preserve">the </w:t>
      </w:r>
      <w:r w:rsidR="0089289D" w:rsidRPr="00C8286C">
        <w:rPr>
          <w:rFonts w:ascii="Palatino Linotype" w:hAnsi="Palatino Linotype"/>
          <w:sz w:val="22"/>
          <w:szCs w:val="22"/>
        </w:rPr>
        <w:t xml:space="preserve">maternal </w:t>
      </w:r>
      <w:r w:rsidR="00032E22" w:rsidRPr="00C8286C">
        <w:rPr>
          <w:rFonts w:ascii="Palatino Linotype" w:hAnsi="Palatino Linotype"/>
          <w:sz w:val="22"/>
          <w:szCs w:val="22"/>
        </w:rPr>
        <w:t xml:space="preserve">cumulative prevalence of child death </w:t>
      </w:r>
      <w:r w:rsidR="00F4101F" w:rsidRPr="00C8286C">
        <w:rPr>
          <w:rFonts w:ascii="Palatino Linotype" w:hAnsi="Palatino Linotype"/>
          <w:sz w:val="22"/>
          <w:szCs w:val="22"/>
        </w:rPr>
        <w:t xml:space="preserve">directly using </w:t>
      </w:r>
      <w:r w:rsidR="00C0229B" w:rsidRPr="00C8286C">
        <w:rPr>
          <w:rFonts w:ascii="Palatino Linotype" w:hAnsi="Palatino Linotype"/>
          <w:sz w:val="22"/>
          <w:szCs w:val="22"/>
        </w:rPr>
        <w:t>micro</w:t>
      </w:r>
      <w:r w:rsidR="00F4101F" w:rsidRPr="00C8286C">
        <w:rPr>
          <w:rFonts w:ascii="Palatino Linotype" w:hAnsi="Palatino Linotype"/>
          <w:sz w:val="22"/>
          <w:szCs w:val="22"/>
        </w:rPr>
        <w:t xml:space="preserve">data from </w:t>
      </w:r>
      <w:r w:rsidR="00E07B84" w:rsidRPr="00C8286C">
        <w:rPr>
          <w:rFonts w:ascii="Palatino Linotype" w:hAnsi="Palatino Linotype"/>
          <w:sz w:val="22"/>
          <w:szCs w:val="22"/>
        </w:rPr>
        <w:t>nationally representative</w:t>
      </w:r>
      <w:r w:rsidR="00F4101F" w:rsidRPr="00C8286C">
        <w:rPr>
          <w:rFonts w:ascii="Palatino Linotype" w:hAnsi="Palatino Linotype"/>
          <w:sz w:val="22"/>
          <w:szCs w:val="22"/>
        </w:rPr>
        <w:t xml:space="preserve"> surveys that </w:t>
      </w:r>
      <w:r w:rsidR="00C0229B" w:rsidRPr="00C8286C">
        <w:rPr>
          <w:rFonts w:ascii="Palatino Linotype" w:hAnsi="Palatino Linotype"/>
          <w:sz w:val="22"/>
          <w:szCs w:val="22"/>
        </w:rPr>
        <w:t xml:space="preserve">collect full </w:t>
      </w:r>
      <w:r w:rsidR="00F4101F" w:rsidRPr="00C8286C">
        <w:rPr>
          <w:rFonts w:ascii="Palatino Linotype" w:hAnsi="Palatino Linotype"/>
          <w:sz w:val="22"/>
          <w:szCs w:val="22"/>
        </w:rPr>
        <w:t>reproductive histories</w:t>
      </w:r>
      <w:r w:rsidR="00C0229B" w:rsidRPr="00C8286C">
        <w:rPr>
          <w:rFonts w:ascii="Palatino Linotype" w:hAnsi="Palatino Linotype"/>
          <w:sz w:val="22"/>
          <w:szCs w:val="22"/>
        </w:rPr>
        <w:t xml:space="preserve"> from female respondents</w:t>
      </w:r>
      <w:r w:rsidR="001E2FEC" w:rsidRPr="00C8286C">
        <w:rPr>
          <w:rFonts w:ascii="Palatino Linotype" w:hAnsi="Palatino Linotype"/>
          <w:sz w:val="22"/>
          <w:szCs w:val="22"/>
        </w:rPr>
        <w:t>.</w:t>
      </w:r>
      <w:r w:rsidR="00C0229B" w:rsidRPr="00C8286C">
        <w:rPr>
          <w:rFonts w:ascii="Palatino Linotype" w:hAnsi="Palatino Linotype"/>
          <w:sz w:val="22"/>
          <w:szCs w:val="22"/>
        </w:rPr>
        <w:t xml:space="preserve"> </w:t>
      </w:r>
      <w:r w:rsidR="001305A9" w:rsidRPr="00C8286C">
        <w:rPr>
          <w:rFonts w:ascii="Palatino Linotype" w:hAnsi="Palatino Linotype"/>
          <w:sz w:val="22"/>
          <w:szCs w:val="22"/>
        </w:rPr>
        <w:t>T</w:t>
      </w:r>
      <w:r w:rsidR="00C0229B" w:rsidRPr="00C8286C">
        <w:rPr>
          <w:rFonts w:ascii="Palatino Linotype" w:hAnsi="Palatino Linotype"/>
          <w:sz w:val="22"/>
          <w:szCs w:val="22"/>
        </w:rPr>
        <w:t xml:space="preserve">o expand </w:t>
      </w:r>
      <w:r w:rsidR="00C52D78" w:rsidRPr="00C8286C">
        <w:rPr>
          <w:rFonts w:ascii="Palatino Linotype" w:hAnsi="Palatino Linotype"/>
          <w:sz w:val="22"/>
          <w:szCs w:val="22"/>
        </w:rPr>
        <w:t>country coverage</w:t>
      </w:r>
      <w:r w:rsidR="00C0229B" w:rsidRPr="00C8286C">
        <w:rPr>
          <w:rFonts w:ascii="Palatino Linotype" w:hAnsi="Palatino Linotype"/>
          <w:sz w:val="22"/>
          <w:szCs w:val="22"/>
        </w:rPr>
        <w:t xml:space="preserve"> </w:t>
      </w:r>
      <w:r w:rsidR="00C52D78" w:rsidRPr="00C8286C">
        <w:rPr>
          <w:rFonts w:ascii="Palatino Linotype" w:hAnsi="Palatino Linotype"/>
          <w:sz w:val="22"/>
          <w:szCs w:val="22"/>
        </w:rPr>
        <w:t>beyond what is achievable with publicly available survey data</w:t>
      </w:r>
      <w:r w:rsidR="00C0229B" w:rsidRPr="00C8286C">
        <w:rPr>
          <w:rFonts w:ascii="Palatino Linotype" w:hAnsi="Palatino Linotype"/>
          <w:sz w:val="22"/>
          <w:szCs w:val="22"/>
        </w:rPr>
        <w:t>, we introduce a</w:t>
      </w:r>
      <w:r w:rsidR="00C52D78" w:rsidRPr="00C8286C">
        <w:rPr>
          <w:rFonts w:ascii="Palatino Linotype" w:hAnsi="Palatino Linotype"/>
          <w:sz w:val="22"/>
          <w:szCs w:val="22"/>
        </w:rPr>
        <w:t>n indirect approach that uses</w:t>
      </w:r>
      <w:r w:rsidR="00C0229B" w:rsidRPr="00C8286C">
        <w:rPr>
          <w:rFonts w:ascii="Palatino Linotype" w:hAnsi="Palatino Linotype"/>
          <w:sz w:val="22"/>
          <w:szCs w:val="22"/>
        </w:rPr>
        <w:t xml:space="preserve"> formal demographic </w:t>
      </w:r>
      <w:r w:rsidR="00C52D78" w:rsidRPr="00C8286C">
        <w:rPr>
          <w:rFonts w:ascii="Palatino Linotype" w:hAnsi="Palatino Linotype"/>
          <w:sz w:val="22"/>
          <w:szCs w:val="22"/>
        </w:rPr>
        <w:t>methods to</w:t>
      </w:r>
      <w:r w:rsidR="00C0229B" w:rsidRPr="00C8286C">
        <w:rPr>
          <w:rFonts w:ascii="Palatino Linotype" w:hAnsi="Palatino Linotype"/>
          <w:sz w:val="22"/>
          <w:szCs w:val="22"/>
        </w:rPr>
        <w:t xml:space="preserve"> estimate the prevalence of bereaved mothers in a population. </w:t>
      </w:r>
    </w:p>
    <w:p w14:paraId="531DD058" w14:textId="533ED613" w:rsidR="00F908BD" w:rsidRPr="00C8286C" w:rsidRDefault="00032E22" w:rsidP="00A54CB7">
      <w:pPr>
        <w:autoSpaceDE w:val="0"/>
        <w:autoSpaceDN w:val="0"/>
        <w:adjustRightInd w:val="0"/>
        <w:ind w:firstLine="720"/>
        <w:rPr>
          <w:rFonts w:ascii="Palatino Linotype" w:hAnsi="Palatino Linotype"/>
          <w:sz w:val="22"/>
          <w:szCs w:val="22"/>
        </w:rPr>
      </w:pPr>
      <w:r w:rsidRPr="00C8286C">
        <w:rPr>
          <w:rFonts w:ascii="Palatino Linotype" w:hAnsi="Palatino Linotype"/>
          <w:sz w:val="22"/>
          <w:szCs w:val="22"/>
        </w:rPr>
        <w:lastRenderedPageBreak/>
        <w:t>O</w:t>
      </w:r>
      <w:r w:rsidR="00F4101F" w:rsidRPr="00C8286C">
        <w:rPr>
          <w:rFonts w:ascii="Palatino Linotype" w:hAnsi="Palatino Linotype"/>
          <w:sz w:val="22"/>
          <w:szCs w:val="22"/>
        </w:rPr>
        <w:t>ur direct estimation strategy make</w:t>
      </w:r>
      <w:r w:rsidRPr="00C8286C">
        <w:rPr>
          <w:rFonts w:ascii="Palatino Linotype" w:hAnsi="Palatino Linotype"/>
          <w:sz w:val="22"/>
          <w:szCs w:val="22"/>
        </w:rPr>
        <w:t>s</w:t>
      </w:r>
      <w:r w:rsidR="00F4101F" w:rsidRPr="00C8286C">
        <w:rPr>
          <w:rFonts w:ascii="Palatino Linotype" w:hAnsi="Palatino Linotype"/>
          <w:sz w:val="22"/>
          <w:szCs w:val="22"/>
        </w:rPr>
        <w:t xml:space="preserve"> use of </w:t>
      </w:r>
      <w:r w:rsidR="003F27DD" w:rsidRPr="00C8286C">
        <w:rPr>
          <w:rFonts w:ascii="Palatino Linotype" w:hAnsi="Palatino Linotype"/>
          <w:sz w:val="22"/>
          <w:szCs w:val="22"/>
        </w:rPr>
        <w:t>three data</w:t>
      </w:r>
      <w:r w:rsidR="00096046" w:rsidRPr="00C8286C">
        <w:rPr>
          <w:rFonts w:ascii="Palatino Linotype" w:hAnsi="Palatino Linotype"/>
          <w:sz w:val="22"/>
          <w:szCs w:val="22"/>
        </w:rPr>
        <w:t xml:space="preserve"> sources. </w:t>
      </w:r>
      <w:r w:rsidR="00477120" w:rsidRPr="00C8286C">
        <w:rPr>
          <w:rFonts w:ascii="Palatino Linotype" w:hAnsi="Palatino Linotype"/>
          <w:sz w:val="22"/>
          <w:szCs w:val="22"/>
        </w:rPr>
        <w:t xml:space="preserve">For </w:t>
      </w:r>
      <w:r w:rsidR="00160F75" w:rsidRPr="00C8286C">
        <w:rPr>
          <w:rFonts w:ascii="Palatino Linotype" w:hAnsi="Palatino Linotype"/>
          <w:sz w:val="22"/>
          <w:szCs w:val="22"/>
        </w:rPr>
        <w:t xml:space="preserve">56 </w:t>
      </w:r>
      <w:r w:rsidR="00096046" w:rsidRPr="00C8286C">
        <w:rPr>
          <w:rFonts w:ascii="Palatino Linotype" w:hAnsi="Palatino Linotype"/>
          <w:sz w:val="22"/>
          <w:szCs w:val="22"/>
        </w:rPr>
        <w:t>countries</w:t>
      </w:r>
      <w:r w:rsidR="00404BC4" w:rsidRPr="00C8286C">
        <w:rPr>
          <w:rFonts w:ascii="Palatino Linotype" w:hAnsi="Palatino Linotype"/>
          <w:sz w:val="22"/>
          <w:szCs w:val="22"/>
        </w:rPr>
        <w:t xml:space="preserve"> </w:t>
      </w:r>
      <w:r w:rsidR="00522DD4" w:rsidRPr="00C8286C">
        <w:rPr>
          <w:rFonts w:ascii="Palatino Linotype" w:hAnsi="Palatino Linotype"/>
          <w:sz w:val="22"/>
          <w:szCs w:val="22"/>
        </w:rPr>
        <w:t xml:space="preserve">(see </w:t>
      </w:r>
      <w:r w:rsidR="00522DD4" w:rsidRPr="00C8286C">
        <w:rPr>
          <w:rFonts w:ascii="Palatino Linotype" w:hAnsi="Palatino Linotype"/>
          <w:b/>
          <w:bCs/>
          <w:sz w:val="22"/>
          <w:szCs w:val="22"/>
        </w:rPr>
        <w:t>table s1</w:t>
      </w:r>
      <w:r w:rsidR="00522DD4" w:rsidRPr="00C8286C">
        <w:rPr>
          <w:rFonts w:ascii="Palatino Linotype" w:hAnsi="Palatino Linotype"/>
          <w:sz w:val="22"/>
          <w:szCs w:val="22"/>
        </w:rPr>
        <w:t>)</w:t>
      </w:r>
      <w:r w:rsidR="00404BC4" w:rsidRPr="00C8286C">
        <w:rPr>
          <w:rFonts w:ascii="Palatino Linotype" w:hAnsi="Palatino Linotype"/>
          <w:sz w:val="22"/>
          <w:szCs w:val="22"/>
        </w:rPr>
        <w:t>,</w:t>
      </w:r>
      <w:r w:rsidR="00096046" w:rsidRPr="00C8286C">
        <w:rPr>
          <w:rFonts w:ascii="Palatino Linotype" w:hAnsi="Palatino Linotype"/>
          <w:sz w:val="22"/>
          <w:szCs w:val="22"/>
        </w:rPr>
        <w:t xml:space="preserve"> we leverage</w:t>
      </w:r>
      <w:r w:rsidR="00F4101F" w:rsidRPr="00C8286C">
        <w:rPr>
          <w:rFonts w:ascii="Palatino Linotype" w:hAnsi="Palatino Linotype"/>
          <w:sz w:val="22"/>
          <w:szCs w:val="22"/>
        </w:rPr>
        <w:t xml:space="preserve"> </w:t>
      </w:r>
      <w:r w:rsidR="001E2FEC" w:rsidRPr="00C8286C">
        <w:rPr>
          <w:rFonts w:ascii="Palatino Linotype" w:hAnsi="Palatino Linotype"/>
          <w:sz w:val="22"/>
          <w:szCs w:val="22"/>
        </w:rPr>
        <w:t xml:space="preserve">data from the </w:t>
      </w:r>
      <w:r w:rsidR="0045097D" w:rsidRPr="00C8286C">
        <w:rPr>
          <w:rFonts w:ascii="Palatino Linotype" w:hAnsi="Palatino Linotype"/>
          <w:sz w:val="22"/>
          <w:szCs w:val="22"/>
        </w:rPr>
        <w:t xml:space="preserve">Demographic and Health Surveys </w:t>
      </w:r>
      <w:r w:rsidR="00487A62" w:rsidRPr="00C8286C">
        <w:rPr>
          <w:rFonts w:ascii="Palatino Linotype" w:hAnsi="Palatino Linotype"/>
          <w:sz w:val="22"/>
          <w:szCs w:val="22"/>
        </w:rPr>
        <w:t>(DHS)</w:t>
      </w:r>
      <w:r w:rsidR="00910540" w:rsidRPr="00C8286C">
        <w:rPr>
          <w:rFonts w:ascii="Palatino Linotype" w:hAnsi="Palatino Linotype"/>
          <w:sz w:val="22"/>
          <w:szCs w:val="22"/>
        </w:rPr>
        <w:t xml:space="preserve"> </w:t>
      </w:r>
      <w:r w:rsidR="001E2FEC" w:rsidRPr="00C8286C">
        <w:rPr>
          <w:rFonts w:ascii="Palatino Linotype" w:hAnsi="Palatino Linotype"/>
          <w:sz w:val="22"/>
          <w:szCs w:val="22"/>
        </w:rPr>
        <w:t>program</w:t>
      </w:r>
      <w:r w:rsidR="003F6C30" w:rsidRPr="00C8286C">
        <w:rPr>
          <w:rFonts w:ascii="Palatino Linotype" w:hAnsi="Palatino Linotype"/>
          <w:sz w:val="22"/>
          <w:szCs w:val="22"/>
        </w:rPr>
        <w:t>. DHS</w:t>
      </w:r>
      <w:r w:rsidR="001D118B" w:rsidRPr="00C8286C">
        <w:rPr>
          <w:rFonts w:ascii="Palatino Linotype" w:hAnsi="Palatino Linotype"/>
          <w:sz w:val="22"/>
          <w:szCs w:val="22"/>
        </w:rPr>
        <w:t xml:space="preserve"> </w:t>
      </w:r>
      <w:r w:rsidR="0095037A" w:rsidRPr="00C8286C">
        <w:rPr>
          <w:rFonts w:ascii="Palatino Linotype" w:hAnsi="Palatino Linotype"/>
          <w:sz w:val="22"/>
          <w:szCs w:val="22"/>
        </w:rPr>
        <w:t>data come from</w:t>
      </w:r>
      <w:r w:rsidR="003F6C30" w:rsidRPr="00C8286C">
        <w:rPr>
          <w:rFonts w:ascii="Palatino Linotype" w:hAnsi="Palatino Linotype"/>
          <w:sz w:val="22"/>
          <w:szCs w:val="22"/>
        </w:rPr>
        <w:t xml:space="preserve"> </w:t>
      </w:r>
      <w:r w:rsidR="00A27776" w:rsidRPr="00C8286C">
        <w:rPr>
          <w:rFonts w:ascii="Palatino Linotype" w:hAnsi="Palatino Linotype"/>
          <w:sz w:val="22"/>
          <w:szCs w:val="22"/>
        </w:rPr>
        <w:t xml:space="preserve">nationally representative </w:t>
      </w:r>
      <w:r w:rsidR="003F6C30" w:rsidRPr="00C8286C">
        <w:rPr>
          <w:rFonts w:ascii="Palatino Linotype" w:hAnsi="Palatino Linotype"/>
          <w:sz w:val="22"/>
          <w:szCs w:val="22"/>
        </w:rPr>
        <w:t xml:space="preserve">household surveys that </w:t>
      </w:r>
      <w:r w:rsidR="00765C5B" w:rsidRPr="00C8286C">
        <w:rPr>
          <w:rFonts w:ascii="Palatino Linotype" w:hAnsi="Palatino Linotype"/>
          <w:sz w:val="22"/>
          <w:szCs w:val="22"/>
        </w:rPr>
        <w:t>feature large sample sizes (usually between 5,000 and 30,000 households)</w:t>
      </w:r>
      <w:r w:rsidR="008763D2" w:rsidRPr="00C8286C">
        <w:rPr>
          <w:rFonts w:ascii="Palatino Linotype" w:hAnsi="Palatino Linotype"/>
          <w:sz w:val="22"/>
          <w:szCs w:val="22"/>
        </w:rPr>
        <w:t xml:space="preserve"> (see </w:t>
      </w:r>
      <w:hyperlink r:id="rId10" w:history="1">
        <w:r w:rsidR="008763D2" w:rsidRPr="00C8286C">
          <w:rPr>
            <w:rStyle w:val="Hyperlink"/>
            <w:rFonts w:ascii="Palatino Linotype" w:hAnsi="Palatino Linotype"/>
            <w:color w:val="auto"/>
            <w:sz w:val="22"/>
            <w:szCs w:val="22"/>
          </w:rPr>
          <w:t>https://dhsprogram.com/</w:t>
        </w:r>
      </w:hyperlink>
      <w:r w:rsidR="008763D2" w:rsidRPr="00C8286C">
        <w:rPr>
          <w:rStyle w:val="Hyperlink"/>
          <w:rFonts w:ascii="Palatino Linotype" w:hAnsi="Palatino Linotype"/>
          <w:color w:val="auto"/>
          <w:sz w:val="22"/>
          <w:szCs w:val="22"/>
        </w:rPr>
        <w:t>)</w:t>
      </w:r>
      <w:r w:rsidR="00765C5B" w:rsidRPr="00C8286C">
        <w:rPr>
          <w:rFonts w:ascii="Palatino Linotype" w:hAnsi="Palatino Linotype"/>
          <w:sz w:val="22"/>
          <w:szCs w:val="22"/>
        </w:rPr>
        <w:t xml:space="preserve">. </w:t>
      </w:r>
      <w:r w:rsidR="00955D7F" w:rsidRPr="00C8286C">
        <w:rPr>
          <w:rFonts w:ascii="Palatino Linotype" w:hAnsi="Palatino Linotype"/>
          <w:sz w:val="22"/>
          <w:szCs w:val="22"/>
        </w:rPr>
        <w:t xml:space="preserve">DHS interviewers </w:t>
      </w:r>
      <w:r w:rsidR="003F6C30" w:rsidRPr="00C8286C">
        <w:rPr>
          <w:rFonts w:ascii="Palatino Linotype" w:hAnsi="Palatino Linotype"/>
          <w:sz w:val="22"/>
          <w:szCs w:val="22"/>
        </w:rPr>
        <w:t xml:space="preserve">collect detailed information from various household members, including </w:t>
      </w:r>
      <w:r w:rsidR="008763D2" w:rsidRPr="00C8286C">
        <w:rPr>
          <w:rFonts w:ascii="Palatino Linotype" w:hAnsi="Palatino Linotype"/>
          <w:sz w:val="22"/>
          <w:szCs w:val="22"/>
        </w:rPr>
        <w:t xml:space="preserve">reproductive history data from women </w:t>
      </w:r>
      <w:r w:rsidR="003F6C30" w:rsidRPr="00C8286C">
        <w:rPr>
          <w:rFonts w:ascii="Palatino Linotype" w:hAnsi="Palatino Linotype"/>
          <w:sz w:val="22"/>
          <w:szCs w:val="22"/>
        </w:rPr>
        <w:t>ages 15-49</w:t>
      </w:r>
      <w:r w:rsidR="00955D7F" w:rsidRPr="00C8286C">
        <w:rPr>
          <w:rFonts w:ascii="Palatino Linotype" w:hAnsi="Palatino Linotype"/>
          <w:sz w:val="22"/>
          <w:szCs w:val="22"/>
        </w:rPr>
        <w:t xml:space="preserve">. </w:t>
      </w:r>
      <w:r w:rsidR="00522DD4" w:rsidRPr="00C8286C">
        <w:rPr>
          <w:rFonts w:ascii="Palatino Linotype" w:hAnsi="Palatino Linotype"/>
          <w:sz w:val="22"/>
          <w:szCs w:val="22"/>
        </w:rPr>
        <w:t xml:space="preserve">To offer recent estimates of child loss, we restrict our analysis to surveys collected between 2010 and 2018. </w:t>
      </w:r>
    </w:p>
    <w:p w14:paraId="42494D5F" w14:textId="332D54C9" w:rsidR="001B6047" w:rsidRPr="00C8286C" w:rsidRDefault="00012B68" w:rsidP="00A54CB7">
      <w:pPr>
        <w:ind w:firstLine="720"/>
        <w:rPr>
          <w:rFonts w:ascii="Palatino Linotype" w:hAnsi="Palatino Linotype"/>
          <w:sz w:val="22"/>
          <w:szCs w:val="22"/>
        </w:rPr>
      </w:pPr>
      <w:r w:rsidRPr="00C8286C">
        <w:rPr>
          <w:rFonts w:ascii="Palatino Linotype" w:hAnsi="Palatino Linotype"/>
          <w:sz w:val="22"/>
          <w:szCs w:val="22"/>
        </w:rPr>
        <w:t xml:space="preserve">In </w:t>
      </w:r>
      <w:r w:rsidR="00160F75" w:rsidRPr="00C8286C">
        <w:rPr>
          <w:rFonts w:ascii="Palatino Linotype" w:hAnsi="Palatino Linotype"/>
          <w:sz w:val="22"/>
          <w:szCs w:val="22"/>
        </w:rPr>
        <w:t xml:space="preserve">32 </w:t>
      </w:r>
      <w:r w:rsidR="00B03F77" w:rsidRPr="00C8286C">
        <w:rPr>
          <w:rFonts w:ascii="Palatino Linotype" w:hAnsi="Palatino Linotype"/>
          <w:sz w:val="22"/>
          <w:szCs w:val="22"/>
        </w:rPr>
        <w:t xml:space="preserve">additional </w:t>
      </w:r>
      <w:r w:rsidR="003F6C30" w:rsidRPr="00C8286C">
        <w:rPr>
          <w:rFonts w:ascii="Palatino Linotype" w:hAnsi="Palatino Linotype"/>
          <w:sz w:val="22"/>
          <w:szCs w:val="22"/>
        </w:rPr>
        <w:t>countries</w:t>
      </w:r>
      <w:r w:rsidR="00404BC4" w:rsidRPr="00C8286C">
        <w:rPr>
          <w:rFonts w:ascii="Palatino Linotype" w:hAnsi="Palatino Linotype"/>
          <w:sz w:val="22"/>
          <w:szCs w:val="22"/>
        </w:rPr>
        <w:t xml:space="preserve"> </w:t>
      </w:r>
      <w:r w:rsidR="00955D7F" w:rsidRPr="00C8286C">
        <w:rPr>
          <w:rFonts w:ascii="Palatino Linotype" w:hAnsi="Palatino Linotype"/>
          <w:sz w:val="22"/>
          <w:szCs w:val="22"/>
        </w:rPr>
        <w:t>where recent</w:t>
      </w:r>
      <w:r w:rsidR="00B03F77" w:rsidRPr="00C8286C">
        <w:rPr>
          <w:rFonts w:ascii="Palatino Linotype" w:hAnsi="Palatino Linotype"/>
          <w:sz w:val="22"/>
          <w:szCs w:val="22"/>
        </w:rPr>
        <w:t xml:space="preserve"> DHS </w:t>
      </w:r>
      <w:r w:rsidR="00955D7F" w:rsidRPr="00C8286C">
        <w:rPr>
          <w:rFonts w:ascii="Palatino Linotype" w:hAnsi="Palatino Linotype"/>
          <w:sz w:val="22"/>
          <w:szCs w:val="22"/>
        </w:rPr>
        <w:t xml:space="preserve">survey </w:t>
      </w:r>
      <w:r w:rsidR="00B03F77" w:rsidRPr="00C8286C">
        <w:rPr>
          <w:rFonts w:ascii="Palatino Linotype" w:hAnsi="Palatino Linotype"/>
          <w:sz w:val="22"/>
          <w:szCs w:val="22"/>
        </w:rPr>
        <w:t>data</w:t>
      </w:r>
      <w:r w:rsidR="00955D7F" w:rsidRPr="00C8286C">
        <w:rPr>
          <w:rFonts w:ascii="Palatino Linotype" w:hAnsi="Palatino Linotype"/>
          <w:sz w:val="22"/>
          <w:szCs w:val="22"/>
        </w:rPr>
        <w:t xml:space="preserve"> are not available</w:t>
      </w:r>
      <w:r w:rsidR="00522DD4" w:rsidRPr="00C8286C">
        <w:rPr>
          <w:rFonts w:ascii="Palatino Linotype" w:hAnsi="Palatino Linotype"/>
          <w:sz w:val="22"/>
          <w:szCs w:val="22"/>
        </w:rPr>
        <w:t xml:space="preserve"> (see </w:t>
      </w:r>
      <w:r w:rsidR="00522DD4" w:rsidRPr="00C8286C">
        <w:rPr>
          <w:rFonts w:ascii="Palatino Linotype" w:hAnsi="Palatino Linotype"/>
          <w:b/>
          <w:bCs/>
          <w:sz w:val="22"/>
          <w:szCs w:val="22"/>
        </w:rPr>
        <w:t>table s1</w:t>
      </w:r>
      <w:r w:rsidR="00522DD4" w:rsidRPr="00C8286C">
        <w:rPr>
          <w:rFonts w:ascii="Palatino Linotype" w:hAnsi="Palatino Linotype"/>
          <w:sz w:val="22"/>
          <w:szCs w:val="22"/>
        </w:rPr>
        <w:t>)</w:t>
      </w:r>
      <w:r w:rsidR="003F6C30" w:rsidRPr="00C8286C">
        <w:rPr>
          <w:rFonts w:ascii="Palatino Linotype" w:hAnsi="Palatino Linotype"/>
          <w:sz w:val="22"/>
          <w:szCs w:val="22"/>
        </w:rPr>
        <w:t xml:space="preserve">, </w:t>
      </w:r>
      <w:r w:rsidR="003F27DD" w:rsidRPr="00C8286C">
        <w:rPr>
          <w:rFonts w:ascii="Palatino Linotype" w:hAnsi="Palatino Linotype"/>
          <w:sz w:val="22"/>
          <w:szCs w:val="22"/>
        </w:rPr>
        <w:t>we</w:t>
      </w:r>
      <w:r w:rsidR="003F6C30" w:rsidRPr="00C8286C">
        <w:rPr>
          <w:rFonts w:ascii="Palatino Linotype" w:hAnsi="Palatino Linotype"/>
          <w:sz w:val="22"/>
          <w:szCs w:val="22"/>
        </w:rPr>
        <w:t xml:space="preserve"> make use of </w:t>
      </w:r>
      <w:r w:rsidR="00522DD4" w:rsidRPr="00C8286C">
        <w:rPr>
          <w:rFonts w:ascii="Palatino Linotype" w:hAnsi="Palatino Linotype"/>
          <w:sz w:val="22"/>
          <w:szCs w:val="22"/>
        </w:rPr>
        <w:t xml:space="preserve">data from the </w:t>
      </w:r>
      <w:r w:rsidR="00910540" w:rsidRPr="00C8286C">
        <w:rPr>
          <w:rFonts w:ascii="Palatino Linotype" w:hAnsi="Palatino Linotype"/>
          <w:sz w:val="22"/>
          <w:szCs w:val="22"/>
        </w:rPr>
        <w:t>Multiple Indicator Cluster Surveys</w:t>
      </w:r>
      <w:r w:rsidR="00487A62" w:rsidRPr="00C8286C">
        <w:rPr>
          <w:rFonts w:ascii="Palatino Linotype" w:hAnsi="Palatino Linotype"/>
          <w:sz w:val="22"/>
          <w:szCs w:val="22"/>
        </w:rPr>
        <w:t xml:space="preserve"> (MICS)</w:t>
      </w:r>
      <w:r w:rsidR="00F908BD" w:rsidRPr="00C8286C">
        <w:rPr>
          <w:rFonts w:ascii="Palatino Linotype" w:hAnsi="Palatino Linotype"/>
          <w:sz w:val="22"/>
          <w:szCs w:val="22"/>
        </w:rPr>
        <w:t xml:space="preserve">. </w:t>
      </w:r>
      <w:r w:rsidR="00F908BD" w:rsidRPr="00C8286C">
        <w:rPr>
          <w:rFonts w:ascii="Palatino Linotype" w:hAnsi="Palatino Linotype"/>
          <w:sz w:val="22"/>
          <w:szCs w:val="22"/>
          <w:lang w:val="en-GB"/>
        </w:rPr>
        <w:t>MICS is an international household survey program developed and supported by UNICEF</w:t>
      </w:r>
      <w:r w:rsidR="008763D2" w:rsidRPr="00C8286C">
        <w:rPr>
          <w:rFonts w:ascii="Palatino Linotype" w:hAnsi="Palatino Linotype"/>
          <w:sz w:val="22"/>
          <w:szCs w:val="22"/>
          <w:lang w:val="en-GB"/>
        </w:rPr>
        <w:t xml:space="preserve"> (see </w:t>
      </w:r>
      <w:hyperlink r:id="rId11" w:history="1">
        <w:r w:rsidR="008763D2" w:rsidRPr="00C8286C">
          <w:rPr>
            <w:rStyle w:val="Hyperlink"/>
            <w:rFonts w:ascii="Palatino Linotype" w:hAnsi="Palatino Linotype"/>
            <w:color w:val="auto"/>
            <w:sz w:val="22"/>
            <w:szCs w:val="22"/>
          </w:rPr>
          <w:t>https://mics.unicef.org/</w:t>
        </w:r>
      </w:hyperlink>
      <w:r w:rsidR="008763D2" w:rsidRPr="00C8286C">
        <w:rPr>
          <w:rStyle w:val="Hyperlink"/>
          <w:rFonts w:ascii="Palatino Linotype" w:hAnsi="Palatino Linotype"/>
          <w:color w:val="auto"/>
          <w:sz w:val="22"/>
          <w:szCs w:val="22"/>
        </w:rPr>
        <w:t>)</w:t>
      </w:r>
      <w:r w:rsidR="00F908BD" w:rsidRPr="00C8286C">
        <w:rPr>
          <w:rFonts w:ascii="Palatino Linotype" w:hAnsi="Palatino Linotype"/>
          <w:sz w:val="22"/>
          <w:szCs w:val="22"/>
          <w:lang w:val="en-GB"/>
        </w:rPr>
        <w:t>.</w:t>
      </w:r>
      <w:r w:rsidR="003D3C1C" w:rsidRPr="00C8286C">
        <w:rPr>
          <w:rFonts w:ascii="Palatino Linotype" w:hAnsi="Palatino Linotype"/>
          <w:sz w:val="22"/>
          <w:szCs w:val="22"/>
        </w:rPr>
        <w:t xml:space="preserve"> </w:t>
      </w:r>
      <w:r w:rsidR="00F908BD" w:rsidRPr="00C8286C">
        <w:rPr>
          <w:rFonts w:ascii="Palatino Linotype" w:hAnsi="Palatino Linotype"/>
          <w:sz w:val="22"/>
          <w:szCs w:val="22"/>
          <w:lang w:val="en-GB"/>
        </w:rPr>
        <w:t xml:space="preserve">MICS </w:t>
      </w:r>
      <w:r w:rsidR="00955D7F" w:rsidRPr="00C8286C">
        <w:rPr>
          <w:rFonts w:ascii="Palatino Linotype" w:hAnsi="Palatino Linotype"/>
          <w:sz w:val="22"/>
          <w:szCs w:val="22"/>
          <w:lang w:val="en-GB"/>
        </w:rPr>
        <w:t xml:space="preserve">interviewers </w:t>
      </w:r>
      <w:r w:rsidR="008763D2" w:rsidRPr="00C8286C">
        <w:rPr>
          <w:rFonts w:ascii="Palatino Linotype" w:hAnsi="Palatino Linotype"/>
          <w:sz w:val="22"/>
          <w:szCs w:val="22"/>
          <w:lang w:val="en-GB"/>
        </w:rPr>
        <w:t>similarly collect data from various</w:t>
      </w:r>
      <w:r w:rsidR="00955D7F" w:rsidRPr="00C8286C">
        <w:rPr>
          <w:rFonts w:ascii="Palatino Linotype" w:hAnsi="Palatino Linotype"/>
          <w:sz w:val="22"/>
          <w:szCs w:val="22"/>
          <w:lang w:val="en-GB"/>
        </w:rPr>
        <w:t xml:space="preserve"> household members, including </w:t>
      </w:r>
      <w:r w:rsidR="008763D2" w:rsidRPr="00C8286C">
        <w:rPr>
          <w:rFonts w:ascii="Palatino Linotype" w:hAnsi="Palatino Linotype"/>
          <w:sz w:val="22"/>
          <w:szCs w:val="22"/>
          <w:lang w:val="en-GB"/>
        </w:rPr>
        <w:t xml:space="preserve">reproductive history calendars from </w:t>
      </w:r>
      <w:r w:rsidR="00955D7F" w:rsidRPr="00C8286C">
        <w:rPr>
          <w:rFonts w:ascii="Palatino Linotype" w:hAnsi="Palatino Linotype"/>
          <w:sz w:val="22"/>
          <w:szCs w:val="22"/>
          <w:lang w:val="en-GB"/>
        </w:rPr>
        <w:t xml:space="preserve">women ages 15-49. </w:t>
      </w:r>
      <w:r w:rsidR="00522DD4" w:rsidRPr="00C8286C">
        <w:rPr>
          <w:rFonts w:ascii="Palatino Linotype" w:hAnsi="Palatino Linotype"/>
          <w:sz w:val="22"/>
          <w:szCs w:val="22"/>
          <w:lang w:val="en-GB"/>
        </w:rPr>
        <w:t xml:space="preserve">Again, we </w:t>
      </w:r>
      <w:r w:rsidR="001305A9" w:rsidRPr="00C8286C">
        <w:rPr>
          <w:rFonts w:ascii="Palatino Linotype" w:hAnsi="Palatino Linotype"/>
          <w:sz w:val="22"/>
          <w:szCs w:val="22"/>
          <w:lang w:val="en-GB"/>
        </w:rPr>
        <w:t>leverage</w:t>
      </w:r>
      <w:r w:rsidR="00522DD4" w:rsidRPr="00C8286C">
        <w:rPr>
          <w:rFonts w:ascii="Palatino Linotype" w:hAnsi="Palatino Linotype"/>
          <w:sz w:val="22"/>
          <w:szCs w:val="22"/>
          <w:lang w:val="en-GB"/>
        </w:rPr>
        <w:t xml:space="preserve"> surveys collected between 2010 and 2018. </w:t>
      </w:r>
    </w:p>
    <w:p w14:paraId="16FECC68" w14:textId="72610490" w:rsidR="008763D2" w:rsidRPr="00C8286C" w:rsidRDefault="008763D2" w:rsidP="00A54CB7">
      <w:pPr>
        <w:ind w:firstLine="720"/>
        <w:rPr>
          <w:rFonts w:ascii="Palatino Linotype" w:hAnsi="Palatino Linotype"/>
          <w:sz w:val="22"/>
          <w:szCs w:val="22"/>
        </w:rPr>
      </w:pPr>
      <w:r w:rsidRPr="00C8286C">
        <w:rPr>
          <w:rFonts w:ascii="Palatino Linotype" w:hAnsi="Palatino Linotype"/>
          <w:sz w:val="22"/>
          <w:szCs w:val="22"/>
        </w:rPr>
        <w:t xml:space="preserve">For the United States, we make use of the National Survey of Family Growth (NSFG) (2013-17). </w:t>
      </w:r>
      <w:r w:rsidRPr="00C8286C">
        <w:rPr>
          <w:rFonts w:ascii="Palatino Linotype" w:hAnsi="Palatino Linotype" w:cs="Segoe UI"/>
          <w:sz w:val="22"/>
          <w:szCs w:val="22"/>
          <w:shd w:val="clear" w:color="auto" w:fill="FFFFFF"/>
        </w:rPr>
        <w:t xml:space="preserve">NSFG is a nationally representative survey of ever-married women in the civilian, non-institutionalized population of the U.S. (see </w:t>
      </w:r>
      <w:hyperlink r:id="rId12" w:history="1">
        <w:r w:rsidRPr="00C8286C">
          <w:rPr>
            <w:rStyle w:val="Hyperlink"/>
            <w:rFonts w:ascii="Palatino Linotype" w:hAnsi="Palatino Linotype"/>
            <w:color w:val="auto"/>
            <w:sz w:val="22"/>
            <w:szCs w:val="22"/>
          </w:rPr>
          <w:t>https://www.cdc.gov/nchs/nsfg/index.htm</w:t>
        </w:r>
      </w:hyperlink>
      <w:r w:rsidRPr="00C8286C">
        <w:rPr>
          <w:rFonts w:ascii="Palatino Linotype" w:hAnsi="Palatino Linotype"/>
          <w:sz w:val="22"/>
          <w:szCs w:val="22"/>
        </w:rPr>
        <w:t>)</w:t>
      </w:r>
      <w:r w:rsidRPr="00C8286C">
        <w:rPr>
          <w:rFonts w:ascii="Palatino Linotype" w:hAnsi="Palatino Linotype" w:cs="Segoe UI"/>
          <w:sz w:val="22"/>
          <w:szCs w:val="22"/>
          <w:shd w:val="clear" w:color="auto" w:fill="FFFFFF"/>
        </w:rPr>
        <w:t xml:space="preserve">. NSFG interviews are conducted in-person and feature reproductive history calendars. </w:t>
      </w:r>
      <w:r w:rsidRPr="00C8286C">
        <w:rPr>
          <w:rFonts w:ascii="Palatino Linotype" w:hAnsi="Palatino Linotype"/>
          <w:sz w:val="22"/>
          <w:szCs w:val="22"/>
        </w:rPr>
        <w:t xml:space="preserve">Because the NSFG included women 45 years and older in only one survey round </w:t>
      </w:r>
      <w:r w:rsidR="001305A9" w:rsidRPr="00C8286C">
        <w:rPr>
          <w:rFonts w:ascii="Palatino Linotype" w:hAnsi="Palatino Linotype"/>
          <w:sz w:val="22"/>
          <w:szCs w:val="22"/>
        </w:rPr>
        <w:t>(</w:t>
      </w:r>
      <w:r w:rsidRPr="00C8286C">
        <w:rPr>
          <w:rFonts w:ascii="Palatino Linotype" w:hAnsi="Palatino Linotype"/>
          <w:sz w:val="22"/>
          <w:szCs w:val="22"/>
        </w:rPr>
        <w:t xml:space="preserve">and </w:t>
      </w:r>
      <w:r w:rsidR="001305A9" w:rsidRPr="00C8286C">
        <w:rPr>
          <w:rFonts w:ascii="Palatino Linotype" w:hAnsi="Palatino Linotype"/>
          <w:sz w:val="22"/>
          <w:szCs w:val="22"/>
        </w:rPr>
        <w:t>contain a</w:t>
      </w:r>
      <w:r w:rsidRPr="00C8286C">
        <w:rPr>
          <w:rFonts w:ascii="Palatino Linotype" w:hAnsi="Palatino Linotype"/>
          <w:sz w:val="22"/>
          <w:szCs w:val="22"/>
        </w:rPr>
        <w:t xml:space="preserve"> small sample for this age group</w:t>
      </w:r>
      <w:r w:rsidR="001305A9" w:rsidRPr="00C8286C">
        <w:rPr>
          <w:rFonts w:ascii="Palatino Linotype" w:hAnsi="Palatino Linotype"/>
          <w:sz w:val="22"/>
          <w:szCs w:val="22"/>
        </w:rPr>
        <w:t>),</w:t>
      </w:r>
      <w:r w:rsidRPr="00C8286C">
        <w:rPr>
          <w:rFonts w:ascii="Palatino Linotype" w:hAnsi="Palatino Linotype"/>
          <w:sz w:val="22"/>
          <w:szCs w:val="22"/>
        </w:rPr>
        <w:t xml:space="preserve"> we use these data </w:t>
      </w:r>
      <w:r w:rsidR="001305A9" w:rsidRPr="00C8286C">
        <w:rPr>
          <w:rFonts w:ascii="Palatino Linotype" w:hAnsi="Palatino Linotype"/>
          <w:sz w:val="22"/>
          <w:szCs w:val="22"/>
        </w:rPr>
        <w:t xml:space="preserve">to generate direct estimates </w:t>
      </w:r>
      <w:r w:rsidRPr="00C8286C">
        <w:rPr>
          <w:rFonts w:ascii="Palatino Linotype" w:hAnsi="Palatino Linotype"/>
          <w:sz w:val="22"/>
          <w:szCs w:val="22"/>
        </w:rPr>
        <w:t>for 20-44</w:t>
      </w:r>
      <w:r w:rsidR="003D7776" w:rsidRPr="00C8286C">
        <w:rPr>
          <w:rFonts w:ascii="Palatino Linotype" w:hAnsi="Palatino Linotype"/>
          <w:sz w:val="22"/>
          <w:szCs w:val="22"/>
        </w:rPr>
        <w:t>-year-old mothers</w:t>
      </w:r>
      <w:r w:rsidRPr="00C8286C">
        <w:rPr>
          <w:rFonts w:ascii="Palatino Linotype" w:hAnsi="Palatino Linotype"/>
          <w:sz w:val="22"/>
          <w:szCs w:val="22"/>
        </w:rPr>
        <w:t xml:space="preserve"> and rely on </w:t>
      </w:r>
      <w:r w:rsidR="00522DD4" w:rsidRPr="00C8286C">
        <w:rPr>
          <w:rFonts w:ascii="Palatino Linotype" w:hAnsi="Palatino Linotype"/>
          <w:sz w:val="22"/>
          <w:szCs w:val="22"/>
        </w:rPr>
        <w:t xml:space="preserve">our indirect approach </w:t>
      </w:r>
      <w:r w:rsidR="001305A9" w:rsidRPr="00C8286C">
        <w:rPr>
          <w:rFonts w:ascii="Palatino Linotype" w:hAnsi="Palatino Linotype"/>
          <w:sz w:val="22"/>
          <w:szCs w:val="22"/>
        </w:rPr>
        <w:t xml:space="preserve">(explained below) </w:t>
      </w:r>
      <w:r w:rsidR="00522DD4" w:rsidRPr="00C8286C">
        <w:rPr>
          <w:rFonts w:ascii="Palatino Linotype" w:hAnsi="Palatino Linotype"/>
          <w:sz w:val="22"/>
          <w:szCs w:val="22"/>
        </w:rPr>
        <w:t>for older mothers</w:t>
      </w:r>
      <w:r w:rsidRPr="00C8286C">
        <w:rPr>
          <w:rFonts w:ascii="Palatino Linotype" w:hAnsi="Palatino Linotype"/>
          <w:sz w:val="22"/>
          <w:szCs w:val="22"/>
        </w:rPr>
        <w:t>.</w:t>
      </w:r>
      <w:r w:rsidR="00522DD4" w:rsidRPr="00C8286C">
        <w:rPr>
          <w:rFonts w:ascii="Palatino Linotype" w:hAnsi="Palatino Linotype"/>
          <w:sz w:val="22"/>
          <w:szCs w:val="22"/>
        </w:rPr>
        <w:t xml:space="preserve"> </w:t>
      </w:r>
    </w:p>
    <w:p w14:paraId="04402144" w14:textId="2E891B5C" w:rsidR="00522DD4" w:rsidRPr="00C8286C" w:rsidRDefault="003F6C30" w:rsidP="00A54CB7">
      <w:pPr>
        <w:pStyle w:val="FootnoteText"/>
        <w:ind w:firstLine="720"/>
        <w:rPr>
          <w:rFonts w:ascii="Palatino Linotype" w:hAnsi="Palatino Linotype"/>
          <w:sz w:val="22"/>
          <w:szCs w:val="22"/>
        </w:rPr>
      </w:pPr>
      <w:r w:rsidRPr="00C8286C">
        <w:rPr>
          <w:rFonts w:ascii="Palatino Linotype" w:hAnsi="Palatino Linotype"/>
          <w:sz w:val="22"/>
          <w:szCs w:val="22"/>
        </w:rPr>
        <w:t xml:space="preserve">In each survey, </w:t>
      </w:r>
      <w:r w:rsidR="00715507" w:rsidRPr="00C8286C">
        <w:rPr>
          <w:rFonts w:ascii="Palatino Linotype" w:hAnsi="Palatino Linotype"/>
          <w:sz w:val="22"/>
          <w:szCs w:val="22"/>
        </w:rPr>
        <w:t xml:space="preserve">we </w:t>
      </w:r>
      <w:r w:rsidR="008224C0" w:rsidRPr="00C8286C">
        <w:rPr>
          <w:rFonts w:ascii="Palatino Linotype" w:hAnsi="Palatino Linotype"/>
          <w:sz w:val="22"/>
          <w:szCs w:val="22"/>
        </w:rPr>
        <w:t xml:space="preserve">restrict </w:t>
      </w:r>
      <w:r w:rsidR="008630F5" w:rsidRPr="00C8286C">
        <w:rPr>
          <w:rFonts w:ascii="Palatino Linotype" w:hAnsi="Palatino Linotype"/>
          <w:sz w:val="22"/>
          <w:szCs w:val="22"/>
        </w:rPr>
        <w:t xml:space="preserve">the analytic </w:t>
      </w:r>
      <w:r w:rsidR="008224C0" w:rsidRPr="00C8286C">
        <w:rPr>
          <w:rFonts w:ascii="Palatino Linotype" w:hAnsi="Palatino Linotype"/>
          <w:sz w:val="22"/>
          <w:szCs w:val="22"/>
        </w:rPr>
        <w:t xml:space="preserve">sample to women who </w:t>
      </w:r>
      <w:r w:rsidR="00012B68" w:rsidRPr="00C8286C">
        <w:rPr>
          <w:rFonts w:ascii="Palatino Linotype" w:hAnsi="Palatino Linotype"/>
          <w:sz w:val="22"/>
          <w:szCs w:val="22"/>
        </w:rPr>
        <w:t>had</w:t>
      </w:r>
      <w:r w:rsidR="008224C0" w:rsidRPr="00C8286C">
        <w:rPr>
          <w:rFonts w:ascii="Palatino Linotype" w:hAnsi="Palatino Linotype"/>
          <w:sz w:val="22"/>
          <w:szCs w:val="22"/>
        </w:rPr>
        <w:t xml:space="preserve"> </w:t>
      </w:r>
      <w:r w:rsidR="00012B68" w:rsidRPr="00C8286C">
        <w:rPr>
          <w:rFonts w:ascii="Palatino Linotype" w:hAnsi="Palatino Linotype"/>
          <w:sz w:val="22"/>
          <w:szCs w:val="22"/>
        </w:rPr>
        <w:t xml:space="preserve">at least </w:t>
      </w:r>
      <w:r w:rsidR="008224C0" w:rsidRPr="00C8286C">
        <w:rPr>
          <w:rFonts w:ascii="Palatino Linotype" w:hAnsi="Palatino Linotype"/>
          <w:sz w:val="22"/>
          <w:szCs w:val="22"/>
        </w:rPr>
        <w:t xml:space="preserve">one </w:t>
      </w:r>
      <w:r w:rsidRPr="00C8286C">
        <w:rPr>
          <w:rFonts w:ascii="Palatino Linotype" w:hAnsi="Palatino Linotype"/>
          <w:sz w:val="22"/>
          <w:szCs w:val="22"/>
        </w:rPr>
        <w:t xml:space="preserve">live </w:t>
      </w:r>
      <w:r w:rsidR="008224C0" w:rsidRPr="00C8286C">
        <w:rPr>
          <w:rFonts w:ascii="Palatino Linotype" w:hAnsi="Palatino Linotype"/>
          <w:sz w:val="22"/>
          <w:szCs w:val="22"/>
        </w:rPr>
        <w:t>birth</w:t>
      </w:r>
      <w:r w:rsidR="0089289D" w:rsidRPr="00C8286C">
        <w:rPr>
          <w:rFonts w:ascii="Palatino Linotype" w:hAnsi="Palatino Linotype"/>
          <w:sz w:val="22"/>
          <w:szCs w:val="22"/>
        </w:rPr>
        <w:t xml:space="preserve"> (i.e., the </w:t>
      </w:r>
      <w:r w:rsidR="001E2FEC" w:rsidRPr="00C8286C">
        <w:rPr>
          <w:rFonts w:ascii="Palatino Linotype" w:hAnsi="Palatino Linotype"/>
          <w:sz w:val="22"/>
          <w:szCs w:val="22"/>
        </w:rPr>
        <w:t xml:space="preserve">women </w:t>
      </w:r>
      <w:r w:rsidR="00245201" w:rsidRPr="00C8286C">
        <w:rPr>
          <w:rFonts w:ascii="Palatino Linotype" w:hAnsi="Palatino Linotype"/>
          <w:sz w:val="22"/>
          <w:szCs w:val="22"/>
        </w:rPr>
        <w:t xml:space="preserve">ever </w:t>
      </w:r>
      <w:r w:rsidR="001D118B" w:rsidRPr="00C8286C">
        <w:rPr>
          <w:rFonts w:ascii="Palatino Linotype" w:hAnsi="Palatino Linotype"/>
          <w:sz w:val="22"/>
          <w:szCs w:val="22"/>
        </w:rPr>
        <w:t xml:space="preserve">exposed to the risk of </w:t>
      </w:r>
      <w:r w:rsidR="000F0D4A" w:rsidRPr="00C8286C">
        <w:rPr>
          <w:rFonts w:ascii="Palatino Linotype" w:hAnsi="Palatino Linotype"/>
          <w:sz w:val="22"/>
          <w:szCs w:val="22"/>
        </w:rPr>
        <w:t xml:space="preserve">a </w:t>
      </w:r>
      <w:r w:rsidR="001D118B" w:rsidRPr="00C8286C">
        <w:rPr>
          <w:rFonts w:ascii="Palatino Linotype" w:hAnsi="Palatino Linotype"/>
          <w:sz w:val="22"/>
          <w:szCs w:val="22"/>
        </w:rPr>
        <w:t>child</w:t>
      </w:r>
      <w:r w:rsidR="000F0D4A" w:rsidRPr="00C8286C">
        <w:rPr>
          <w:rFonts w:ascii="Palatino Linotype" w:hAnsi="Palatino Linotype"/>
          <w:sz w:val="22"/>
          <w:szCs w:val="22"/>
        </w:rPr>
        <w:t>’s</w:t>
      </w:r>
      <w:r w:rsidR="001D118B" w:rsidRPr="00C8286C">
        <w:rPr>
          <w:rFonts w:ascii="Palatino Linotype" w:hAnsi="Palatino Linotype"/>
          <w:sz w:val="22"/>
          <w:szCs w:val="22"/>
        </w:rPr>
        <w:t xml:space="preserve"> death</w:t>
      </w:r>
      <w:r w:rsidR="0089289D" w:rsidRPr="00C8286C">
        <w:rPr>
          <w:rFonts w:ascii="Palatino Linotype" w:hAnsi="Palatino Linotype"/>
          <w:sz w:val="22"/>
          <w:szCs w:val="22"/>
        </w:rPr>
        <w:t>)</w:t>
      </w:r>
      <w:r w:rsidR="00245201" w:rsidRPr="00C8286C">
        <w:rPr>
          <w:rFonts w:ascii="Palatino Linotype" w:hAnsi="Palatino Linotype"/>
          <w:sz w:val="22"/>
          <w:szCs w:val="22"/>
        </w:rPr>
        <w:t xml:space="preserve">. Among these </w:t>
      </w:r>
      <w:r w:rsidR="00012B68" w:rsidRPr="00C8286C">
        <w:rPr>
          <w:rFonts w:ascii="Palatino Linotype" w:hAnsi="Palatino Linotype"/>
          <w:sz w:val="22"/>
          <w:szCs w:val="22"/>
        </w:rPr>
        <w:t>mothers</w:t>
      </w:r>
      <w:r w:rsidR="00245201" w:rsidRPr="00C8286C">
        <w:rPr>
          <w:rFonts w:ascii="Palatino Linotype" w:hAnsi="Palatino Linotype"/>
          <w:sz w:val="22"/>
          <w:szCs w:val="22"/>
        </w:rPr>
        <w:t xml:space="preserve">, we </w:t>
      </w:r>
      <w:r w:rsidR="00012B68" w:rsidRPr="00C8286C">
        <w:rPr>
          <w:rFonts w:ascii="Palatino Linotype" w:hAnsi="Palatino Linotype"/>
          <w:sz w:val="22"/>
          <w:szCs w:val="22"/>
        </w:rPr>
        <w:t xml:space="preserve">calculate the prevalence estimates </w:t>
      </w:r>
      <w:r w:rsidR="00245201" w:rsidRPr="00C8286C">
        <w:rPr>
          <w:rFonts w:ascii="Palatino Linotype" w:hAnsi="Palatino Linotype"/>
          <w:sz w:val="22"/>
          <w:szCs w:val="22"/>
        </w:rPr>
        <w:t>us</w:t>
      </w:r>
      <w:r w:rsidR="00012B68" w:rsidRPr="00C8286C">
        <w:rPr>
          <w:rFonts w:ascii="Palatino Linotype" w:hAnsi="Palatino Linotype"/>
          <w:sz w:val="22"/>
          <w:szCs w:val="22"/>
        </w:rPr>
        <w:t>ing</w:t>
      </w:r>
      <w:r w:rsidR="00245201" w:rsidRPr="00C8286C">
        <w:rPr>
          <w:rFonts w:ascii="Palatino Linotype" w:hAnsi="Palatino Linotype"/>
          <w:sz w:val="22"/>
          <w:szCs w:val="22"/>
        </w:rPr>
        <w:t xml:space="preserve"> data collected through their reproductive history calendars, specifically information on the vital status of each child ever born and, for those deceased, </w:t>
      </w:r>
      <w:r w:rsidR="00556A5A" w:rsidRPr="00C8286C">
        <w:rPr>
          <w:rFonts w:ascii="Palatino Linotype" w:hAnsi="Palatino Linotype"/>
          <w:sz w:val="22"/>
          <w:szCs w:val="22"/>
        </w:rPr>
        <w:t xml:space="preserve">the age at </w:t>
      </w:r>
      <w:r w:rsidR="0095037A" w:rsidRPr="00C8286C">
        <w:rPr>
          <w:rFonts w:ascii="Palatino Linotype" w:hAnsi="Palatino Linotype"/>
          <w:sz w:val="22"/>
          <w:szCs w:val="22"/>
        </w:rPr>
        <w:t>death</w:t>
      </w:r>
      <w:r w:rsidR="00556A5A" w:rsidRPr="00C8286C">
        <w:rPr>
          <w:rFonts w:ascii="Palatino Linotype" w:hAnsi="Palatino Linotype"/>
          <w:sz w:val="22"/>
          <w:szCs w:val="22"/>
        </w:rPr>
        <w:t>.</w:t>
      </w:r>
      <w:r w:rsidR="001B6047" w:rsidRPr="00C8286C">
        <w:rPr>
          <w:rFonts w:ascii="Palatino Linotype" w:hAnsi="Palatino Linotype"/>
          <w:sz w:val="22"/>
          <w:szCs w:val="22"/>
        </w:rPr>
        <w:t xml:space="preserve"> </w:t>
      </w:r>
      <w:r w:rsidR="001305A9" w:rsidRPr="00C8286C">
        <w:rPr>
          <w:rFonts w:ascii="Palatino Linotype" w:hAnsi="Palatino Linotype"/>
          <w:sz w:val="22"/>
          <w:szCs w:val="22"/>
        </w:rPr>
        <w:t>G</w:t>
      </w:r>
      <w:r w:rsidR="00245201" w:rsidRPr="00C8286C">
        <w:rPr>
          <w:rFonts w:ascii="Palatino Linotype" w:hAnsi="Palatino Linotype"/>
          <w:sz w:val="22"/>
          <w:szCs w:val="22"/>
        </w:rPr>
        <w:t>iven data constraints, we do not include pregnancy loss in our estimates</w:t>
      </w:r>
      <w:r w:rsidR="001305A9" w:rsidRPr="00C8286C">
        <w:rPr>
          <w:rFonts w:ascii="Palatino Linotype" w:hAnsi="Palatino Linotype"/>
          <w:sz w:val="22"/>
          <w:szCs w:val="22"/>
        </w:rPr>
        <w:t xml:space="preserve">; our measures </w:t>
      </w:r>
      <w:r w:rsidR="00245201" w:rsidRPr="00C8286C">
        <w:rPr>
          <w:rFonts w:ascii="Palatino Linotype" w:hAnsi="Palatino Linotype"/>
          <w:sz w:val="22"/>
          <w:szCs w:val="22"/>
        </w:rPr>
        <w:t xml:space="preserve">focus on deaths </w:t>
      </w:r>
      <w:r w:rsidR="001305A9" w:rsidRPr="00C8286C">
        <w:rPr>
          <w:rFonts w:ascii="Palatino Linotype" w:hAnsi="Palatino Linotype"/>
          <w:sz w:val="22"/>
          <w:szCs w:val="22"/>
        </w:rPr>
        <w:t>that followed</w:t>
      </w:r>
      <w:r w:rsidR="00245201" w:rsidRPr="00C8286C">
        <w:rPr>
          <w:rFonts w:ascii="Palatino Linotype" w:hAnsi="Palatino Linotype"/>
          <w:sz w:val="22"/>
          <w:szCs w:val="22"/>
        </w:rPr>
        <w:t xml:space="preserve"> a live birth. </w:t>
      </w:r>
      <w:r w:rsidR="00522DD4" w:rsidRPr="00C8286C">
        <w:rPr>
          <w:rFonts w:ascii="Palatino Linotype" w:hAnsi="Palatino Linotype"/>
          <w:b/>
          <w:bCs/>
          <w:sz w:val="22"/>
          <w:szCs w:val="22"/>
        </w:rPr>
        <w:t>Table S1</w:t>
      </w:r>
      <w:r w:rsidR="00522DD4" w:rsidRPr="00C8286C">
        <w:rPr>
          <w:rFonts w:ascii="Palatino Linotype" w:hAnsi="Palatino Linotype"/>
          <w:sz w:val="22"/>
          <w:szCs w:val="22"/>
        </w:rPr>
        <w:t xml:space="preserve"> lists all </w:t>
      </w:r>
      <w:r w:rsidR="000F0D4A" w:rsidRPr="00C8286C">
        <w:rPr>
          <w:rFonts w:ascii="Palatino Linotype" w:hAnsi="Palatino Linotype"/>
          <w:sz w:val="22"/>
          <w:szCs w:val="22"/>
        </w:rPr>
        <w:t xml:space="preserve">countries, data sources, survey years, and </w:t>
      </w:r>
      <w:r w:rsidR="00522DD4" w:rsidRPr="00C8286C">
        <w:rPr>
          <w:rFonts w:ascii="Palatino Linotype" w:hAnsi="Palatino Linotype"/>
          <w:sz w:val="22"/>
          <w:szCs w:val="22"/>
        </w:rPr>
        <w:t xml:space="preserve">sample sizes.  </w:t>
      </w:r>
    </w:p>
    <w:p w14:paraId="2CE7A939" w14:textId="4C1BAD96" w:rsidR="000F0D4A" w:rsidRPr="00C8286C" w:rsidRDefault="001E2FEC" w:rsidP="00A54CB7">
      <w:pPr>
        <w:pStyle w:val="FootnoteText"/>
        <w:ind w:firstLine="720"/>
        <w:rPr>
          <w:rFonts w:ascii="Palatino Linotype" w:hAnsi="Palatino Linotype"/>
          <w:sz w:val="22"/>
          <w:szCs w:val="22"/>
        </w:rPr>
      </w:pPr>
      <w:r w:rsidRPr="00C8286C">
        <w:rPr>
          <w:rFonts w:ascii="Palatino Linotype" w:hAnsi="Palatino Linotype"/>
          <w:sz w:val="22"/>
          <w:szCs w:val="22"/>
        </w:rPr>
        <w:lastRenderedPageBreak/>
        <w:t xml:space="preserve">To estimate </w:t>
      </w:r>
      <w:r w:rsidR="00A20AA5" w:rsidRPr="00C8286C">
        <w:rPr>
          <w:rFonts w:ascii="Palatino Linotype" w:hAnsi="Palatino Linotype"/>
          <w:sz w:val="22"/>
          <w:szCs w:val="22"/>
        </w:rPr>
        <w:t xml:space="preserve">the </w:t>
      </w:r>
      <w:r w:rsidR="00522DD4" w:rsidRPr="00C8286C">
        <w:rPr>
          <w:rFonts w:ascii="Palatino Linotype" w:hAnsi="Palatino Linotype"/>
          <w:sz w:val="22"/>
          <w:szCs w:val="22"/>
        </w:rPr>
        <w:t>maternal cumulative prevalence of infant mortality (</w:t>
      </w:r>
      <w:r w:rsidR="00A20AA5" w:rsidRPr="00C8286C">
        <w:rPr>
          <w:rFonts w:ascii="Palatino Linotype" w:hAnsi="Palatino Linotype"/>
          <w:sz w:val="22"/>
          <w:szCs w:val="22"/>
        </w:rPr>
        <w:t>mIM</w:t>
      </w:r>
      <w:r w:rsidR="00522DD4" w:rsidRPr="00C8286C">
        <w:rPr>
          <w:rFonts w:ascii="Palatino Linotype" w:hAnsi="Palatino Linotype"/>
          <w:sz w:val="22"/>
          <w:szCs w:val="22"/>
        </w:rPr>
        <w:t>)</w:t>
      </w:r>
      <w:r w:rsidR="00A20AA5" w:rsidRPr="00C8286C">
        <w:rPr>
          <w:rFonts w:ascii="Palatino Linotype" w:hAnsi="Palatino Linotype"/>
          <w:sz w:val="22"/>
          <w:szCs w:val="22"/>
        </w:rPr>
        <w:t xml:space="preserve">, </w:t>
      </w:r>
      <w:r w:rsidR="00B47336" w:rsidRPr="00C8286C">
        <w:rPr>
          <w:rFonts w:ascii="Palatino Linotype" w:hAnsi="Palatino Linotype"/>
          <w:sz w:val="22"/>
          <w:szCs w:val="22"/>
        </w:rPr>
        <w:t>w</w:t>
      </w:r>
      <w:r w:rsidR="00D77923" w:rsidRPr="00C8286C">
        <w:rPr>
          <w:rFonts w:ascii="Palatino Linotype" w:hAnsi="Palatino Linotype"/>
          <w:sz w:val="22"/>
          <w:szCs w:val="22"/>
        </w:rPr>
        <w:t xml:space="preserve">e sum the number of </w:t>
      </w:r>
      <w:r w:rsidR="00D77923" w:rsidRPr="00C8286C">
        <w:rPr>
          <w:rFonts w:ascii="Palatino Linotype" w:hAnsi="Palatino Linotype"/>
          <w:color w:val="000000"/>
          <w:sz w:val="22"/>
          <w:szCs w:val="22"/>
        </w:rPr>
        <w:t xml:space="preserve">mothers who had a child die before age </w:t>
      </w:r>
      <w:r w:rsidR="00C40A8A" w:rsidRPr="00C8286C">
        <w:rPr>
          <w:rFonts w:ascii="Palatino Linotype" w:hAnsi="Palatino Linotype"/>
          <w:color w:val="000000"/>
          <w:sz w:val="22"/>
          <w:szCs w:val="22"/>
        </w:rPr>
        <w:t>one</w:t>
      </w:r>
      <w:r w:rsidR="001305A9" w:rsidRPr="00C8286C">
        <w:rPr>
          <w:rFonts w:ascii="Palatino Linotype" w:hAnsi="Palatino Linotype"/>
          <w:color w:val="000000"/>
          <w:sz w:val="22"/>
          <w:szCs w:val="22"/>
        </w:rPr>
        <w:t>,</w:t>
      </w:r>
      <w:r w:rsidR="00D77923" w:rsidRPr="00C8286C">
        <w:rPr>
          <w:rFonts w:ascii="Palatino Linotype" w:hAnsi="Palatino Linotype"/>
          <w:color w:val="000000"/>
          <w:sz w:val="22"/>
          <w:szCs w:val="22"/>
        </w:rPr>
        <w:t xml:space="preserve"> </w:t>
      </w:r>
      <w:r w:rsidR="001305A9" w:rsidRPr="00C8286C">
        <w:rPr>
          <w:rFonts w:ascii="Palatino Linotype" w:hAnsi="Palatino Linotype"/>
          <w:color w:val="000000"/>
          <w:sz w:val="22"/>
          <w:szCs w:val="22"/>
        </w:rPr>
        <w:t xml:space="preserve">divide this by the number </w:t>
      </w:r>
      <w:r w:rsidR="00D77923" w:rsidRPr="00C8286C">
        <w:rPr>
          <w:rFonts w:ascii="Palatino Linotype" w:hAnsi="Palatino Linotype"/>
          <w:color w:val="000000"/>
          <w:sz w:val="22"/>
          <w:szCs w:val="22"/>
        </w:rPr>
        <w:t>who ever had a live birth</w:t>
      </w:r>
      <w:r w:rsidR="001305A9" w:rsidRPr="00C8286C">
        <w:rPr>
          <w:rFonts w:ascii="Palatino Linotype" w:hAnsi="Palatino Linotype"/>
          <w:color w:val="000000"/>
          <w:sz w:val="22"/>
          <w:szCs w:val="22"/>
        </w:rPr>
        <w:t>,</w:t>
      </w:r>
      <w:r w:rsidR="00D77923" w:rsidRPr="00C8286C">
        <w:rPr>
          <w:rFonts w:ascii="Palatino Linotype" w:hAnsi="Palatino Linotype"/>
          <w:color w:val="000000"/>
          <w:sz w:val="22"/>
          <w:szCs w:val="22"/>
        </w:rPr>
        <w:t xml:space="preserve"> and express this per 1000 mothers. </w:t>
      </w:r>
      <w:r w:rsidR="00B03F77" w:rsidRPr="00C8286C">
        <w:rPr>
          <w:rFonts w:ascii="Palatino Linotype" w:hAnsi="Palatino Linotype"/>
          <w:color w:val="000000"/>
          <w:sz w:val="22"/>
          <w:szCs w:val="22"/>
        </w:rPr>
        <w:t>T</w:t>
      </w:r>
      <w:r w:rsidR="00D77923" w:rsidRPr="00C8286C">
        <w:rPr>
          <w:rFonts w:ascii="Palatino Linotype" w:hAnsi="Palatino Linotype"/>
          <w:color w:val="000000"/>
          <w:sz w:val="22"/>
          <w:szCs w:val="22"/>
        </w:rPr>
        <w:t>o estimate the</w:t>
      </w:r>
      <w:r w:rsidR="00522DD4" w:rsidRPr="00C8286C">
        <w:rPr>
          <w:rFonts w:ascii="Palatino Linotype" w:hAnsi="Palatino Linotype"/>
          <w:color w:val="000000"/>
          <w:sz w:val="22"/>
          <w:szCs w:val="22"/>
        </w:rPr>
        <w:t xml:space="preserve"> maternal cumulative prevalence of under-five mortality</w:t>
      </w:r>
      <w:r w:rsidR="00D77923" w:rsidRPr="00C8286C">
        <w:rPr>
          <w:rFonts w:ascii="Palatino Linotype" w:hAnsi="Palatino Linotype"/>
          <w:color w:val="000000"/>
          <w:sz w:val="22"/>
          <w:szCs w:val="22"/>
        </w:rPr>
        <w:t xml:space="preserve"> </w:t>
      </w:r>
      <w:r w:rsidR="00522DD4" w:rsidRPr="00C8286C">
        <w:rPr>
          <w:rFonts w:ascii="Palatino Linotype" w:hAnsi="Palatino Linotype"/>
          <w:color w:val="000000"/>
          <w:sz w:val="22"/>
          <w:szCs w:val="22"/>
        </w:rPr>
        <w:t>(</w:t>
      </w:r>
      <w:r w:rsidR="00D77923" w:rsidRPr="00C8286C">
        <w:rPr>
          <w:rFonts w:ascii="Palatino Linotype" w:hAnsi="Palatino Linotype"/>
          <w:color w:val="000000"/>
          <w:sz w:val="22"/>
          <w:szCs w:val="22"/>
        </w:rPr>
        <w:t>mU5M</w:t>
      </w:r>
      <w:r w:rsidR="00522DD4" w:rsidRPr="00C8286C">
        <w:rPr>
          <w:rFonts w:ascii="Palatino Linotype" w:hAnsi="Palatino Linotype"/>
          <w:color w:val="000000"/>
          <w:sz w:val="22"/>
          <w:szCs w:val="22"/>
        </w:rPr>
        <w:t>)</w:t>
      </w:r>
      <w:r w:rsidR="00D77923" w:rsidRPr="00C8286C">
        <w:rPr>
          <w:rFonts w:ascii="Palatino Linotype" w:hAnsi="Palatino Linotype"/>
          <w:color w:val="000000"/>
          <w:sz w:val="22"/>
          <w:szCs w:val="22"/>
        </w:rPr>
        <w:t xml:space="preserve">, we </w:t>
      </w:r>
      <w:r w:rsidR="00D916B3" w:rsidRPr="00C8286C">
        <w:rPr>
          <w:rFonts w:ascii="Palatino Linotype" w:hAnsi="Palatino Linotype"/>
          <w:color w:val="000000"/>
          <w:sz w:val="22"/>
          <w:szCs w:val="22"/>
        </w:rPr>
        <w:t xml:space="preserve">do </w:t>
      </w:r>
      <w:r w:rsidR="00B03F77" w:rsidRPr="00C8286C">
        <w:rPr>
          <w:rFonts w:ascii="Palatino Linotype" w:hAnsi="Palatino Linotype"/>
          <w:color w:val="000000"/>
          <w:sz w:val="22"/>
          <w:szCs w:val="22"/>
        </w:rPr>
        <w:t xml:space="preserve">the same </w:t>
      </w:r>
      <w:r w:rsidR="00B47336" w:rsidRPr="00C8286C">
        <w:rPr>
          <w:rFonts w:ascii="Palatino Linotype" w:hAnsi="Palatino Linotype"/>
          <w:color w:val="000000"/>
          <w:sz w:val="22"/>
          <w:szCs w:val="22"/>
        </w:rPr>
        <w:t xml:space="preserve">for </w:t>
      </w:r>
      <w:r w:rsidR="00B03F77" w:rsidRPr="00C8286C">
        <w:rPr>
          <w:rFonts w:ascii="Palatino Linotype" w:hAnsi="Palatino Linotype"/>
          <w:color w:val="000000"/>
          <w:sz w:val="22"/>
          <w:szCs w:val="22"/>
        </w:rPr>
        <w:t xml:space="preserve">mothers who ever had a </w:t>
      </w:r>
      <w:r w:rsidR="00D77923" w:rsidRPr="00C8286C">
        <w:rPr>
          <w:rFonts w:ascii="Palatino Linotype" w:hAnsi="Palatino Linotype"/>
          <w:color w:val="000000"/>
          <w:sz w:val="22"/>
          <w:szCs w:val="22"/>
        </w:rPr>
        <w:t xml:space="preserve">child die before age </w:t>
      </w:r>
      <w:r w:rsidR="00C40A8A" w:rsidRPr="00C8286C">
        <w:rPr>
          <w:rFonts w:ascii="Palatino Linotype" w:hAnsi="Palatino Linotype"/>
          <w:color w:val="000000"/>
          <w:sz w:val="22"/>
          <w:szCs w:val="22"/>
        </w:rPr>
        <w:t>five</w:t>
      </w:r>
      <w:r w:rsidR="00D77923" w:rsidRPr="00C8286C">
        <w:rPr>
          <w:rFonts w:ascii="Palatino Linotype" w:hAnsi="Palatino Linotype"/>
          <w:color w:val="000000"/>
          <w:sz w:val="22"/>
          <w:szCs w:val="22"/>
        </w:rPr>
        <w:t xml:space="preserve">. </w:t>
      </w:r>
      <w:r w:rsidR="00522DD4" w:rsidRPr="00C8286C">
        <w:rPr>
          <w:rFonts w:ascii="Palatino Linotype" w:hAnsi="Palatino Linotype"/>
          <w:color w:val="000000"/>
          <w:sz w:val="22"/>
          <w:szCs w:val="22"/>
        </w:rPr>
        <w:t>Finally, the maternal cumulative prevalence of offspring mortality</w:t>
      </w:r>
      <w:r w:rsidR="00522DD4" w:rsidRPr="00C8286C">
        <w:rPr>
          <w:rFonts w:ascii="Palatino Linotype" w:hAnsi="Palatino Linotype"/>
          <w:sz w:val="22"/>
          <w:szCs w:val="22"/>
        </w:rPr>
        <w:t xml:space="preserve"> (</w:t>
      </w:r>
      <w:proofErr w:type="spellStart"/>
      <w:r w:rsidR="00594BC9" w:rsidRPr="00C8286C">
        <w:rPr>
          <w:rFonts w:ascii="Palatino Linotype" w:hAnsi="Palatino Linotype"/>
          <w:sz w:val="22"/>
          <w:szCs w:val="22"/>
        </w:rPr>
        <w:t>mOM</w:t>
      </w:r>
      <w:proofErr w:type="spellEnd"/>
      <w:r w:rsidR="00522DD4" w:rsidRPr="00C8286C">
        <w:rPr>
          <w:rFonts w:ascii="Palatino Linotype" w:hAnsi="Palatino Linotype"/>
          <w:sz w:val="22"/>
          <w:szCs w:val="22"/>
        </w:rPr>
        <w:t>)</w:t>
      </w:r>
      <w:r w:rsidR="00594BC9" w:rsidRPr="00C8286C">
        <w:rPr>
          <w:rFonts w:ascii="Palatino Linotype" w:hAnsi="Palatino Linotype"/>
          <w:sz w:val="22"/>
          <w:szCs w:val="22"/>
        </w:rPr>
        <w:t xml:space="preserve"> indexes</w:t>
      </w:r>
      <w:r w:rsidR="00D77923" w:rsidRPr="00C8286C">
        <w:rPr>
          <w:rFonts w:ascii="Palatino Linotype" w:hAnsi="Palatino Linotype"/>
          <w:sz w:val="22"/>
          <w:szCs w:val="22"/>
        </w:rPr>
        <w:t xml:space="preserve"> </w:t>
      </w:r>
      <w:r w:rsidR="00245201" w:rsidRPr="00C8286C">
        <w:rPr>
          <w:rFonts w:ascii="Palatino Linotype" w:hAnsi="Palatino Linotype"/>
          <w:sz w:val="22"/>
          <w:szCs w:val="22"/>
        </w:rPr>
        <w:t xml:space="preserve">all </w:t>
      </w:r>
      <w:r w:rsidR="00D77923" w:rsidRPr="00C8286C">
        <w:rPr>
          <w:rFonts w:ascii="Palatino Linotype" w:hAnsi="Palatino Linotype"/>
          <w:sz w:val="22"/>
          <w:szCs w:val="22"/>
        </w:rPr>
        <w:t>experience</w:t>
      </w:r>
      <w:r w:rsidR="00245201" w:rsidRPr="00C8286C">
        <w:rPr>
          <w:rFonts w:ascii="Palatino Linotype" w:hAnsi="Palatino Linotype"/>
          <w:sz w:val="22"/>
          <w:szCs w:val="22"/>
        </w:rPr>
        <w:t>s</w:t>
      </w:r>
      <w:r w:rsidR="00B47336" w:rsidRPr="00C8286C">
        <w:rPr>
          <w:rFonts w:ascii="Palatino Linotype" w:hAnsi="Palatino Linotype"/>
          <w:sz w:val="22"/>
          <w:szCs w:val="22"/>
        </w:rPr>
        <w:t xml:space="preserve"> of</w:t>
      </w:r>
      <w:r w:rsidR="00D77923" w:rsidRPr="00C8286C">
        <w:rPr>
          <w:rFonts w:ascii="Palatino Linotype" w:hAnsi="Palatino Linotype"/>
          <w:sz w:val="22"/>
          <w:szCs w:val="22"/>
        </w:rPr>
        <w:t xml:space="preserve"> child death, regardless of </w:t>
      </w:r>
      <w:r w:rsidR="00245201" w:rsidRPr="00C8286C">
        <w:rPr>
          <w:rFonts w:ascii="Palatino Linotype" w:hAnsi="Palatino Linotype"/>
          <w:sz w:val="22"/>
          <w:szCs w:val="22"/>
        </w:rPr>
        <w:t xml:space="preserve">the </w:t>
      </w:r>
      <w:r w:rsidR="00D77923" w:rsidRPr="00C8286C">
        <w:rPr>
          <w:rFonts w:ascii="Palatino Linotype" w:hAnsi="Palatino Linotype"/>
          <w:sz w:val="22"/>
          <w:szCs w:val="22"/>
        </w:rPr>
        <w:t>child’s age</w:t>
      </w:r>
      <w:r w:rsidR="00245201" w:rsidRPr="00C8286C">
        <w:rPr>
          <w:rFonts w:ascii="Palatino Linotype" w:hAnsi="Palatino Linotype"/>
          <w:sz w:val="22"/>
          <w:szCs w:val="22"/>
        </w:rPr>
        <w:t xml:space="preserve"> at the time of death</w:t>
      </w:r>
      <w:r w:rsidR="00D77923" w:rsidRPr="00C8286C">
        <w:rPr>
          <w:rFonts w:ascii="Palatino Linotype" w:hAnsi="Palatino Linotype"/>
          <w:sz w:val="22"/>
          <w:szCs w:val="22"/>
        </w:rPr>
        <w:t>.</w:t>
      </w:r>
      <w:r w:rsidR="001B6047" w:rsidRPr="00C8286C">
        <w:rPr>
          <w:rFonts w:ascii="Palatino Linotype" w:hAnsi="Palatino Linotype"/>
          <w:sz w:val="22"/>
          <w:szCs w:val="22"/>
        </w:rPr>
        <w:t xml:space="preserve"> </w:t>
      </w:r>
    </w:p>
    <w:p w14:paraId="2D426BE3" w14:textId="3E01D746" w:rsidR="000E5217" w:rsidRPr="00C8286C" w:rsidRDefault="00245201" w:rsidP="00A54CB7">
      <w:pPr>
        <w:pStyle w:val="FootnoteText"/>
        <w:ind w:firstLine="720"/>
        <w:rPr>
          <w:rFonts w:ascii="Palatino Linotype" w:hAnsi="Palatino Linotype"/>
          <w:sz w:val="22"/>
          <w:szCs w:val="22"/>
        </w:rPr>
      </w:pPr>
      <w:r w:rsidRPr="00C8286C">
        <w:rPr>
          <w:rFonts w:ascii="Palatino Linotype" w:hAnsi="Palatino Linotype"/>
          <w:sz w:val="22"/>
          <w:szCs w:val="22"/>
          <w:shd w:val="clear" w:color="auto" w:fill="FFFFFF"/>
        </w:rPr>
        <w:t>We calculate the</w:t>
      </w:r>
      <w:r w:rsidR="000F0D4A" w:rsidRPr="00C8286C">
        <w:rPr>
          <w:rFonts w:ascii="Palatino Linotype" w:hAnsi="Palatino Linotype"/>
          <w:sz w:val="22"/>
          <w:szCs w:val="22"/>
          <w:shd w:val="clear" w:color="auto" w:fill="FFFFFF"/>
        </w:rPr>
        <w:t xml:space="preserve"> </w:t>
      </w:r>
      <w:proofErr w:type="spellStart"/>
      <w:r w:rsidR="000F0D4A" w:rsidRPr="00C8286C">
        <w:rPr>
          <w:rFonts w:ascii="Palatino Linotype" w:hAnsi="Palatino Linotype"/>
          <w:sz w:val="22"/>
          <w:szCs w:val="22"/>
          <w:shd w:val="clear" w:color="auto" w:fill="FFFFFF"/>
        </w:rPr>
        <w:t>mIM</w:t>
      </w:r>
      <w:proofErr w:type="spellEnd"/>
      <w:r w:rsidR="000F0D4A" w:rsidRPr="00C8286C">
        <w:rPr>
          <w:rFonts w:ascii="Palatino Linotype" w:hAnsi="Palatino Linotype"/>
          <w:sz w:val="22"/>
          <w:szCs w:val="22"/>
          <w:shd w:val="clear" w:color="auto" w:fill="FFFFFF"/>
        </w:rPr>
        <w:t xml:space="preserve">, mU5M, and </w:t>
      </w:r>
      <w:proofErr w:type="spellStart"/>
      <w:r w:rsidR="000F0D4A" w:rsidRPr="00C8286C">
        <w:rPr>
          <w:rFonts w:ascii="Palatino Linotype" w:hAnsi="Palatino Linotype"/>
          <w:sz w:val="22"/>
          <w:szCs w:val="22"/>
          <w:shd w:val="clear" w:color="auto" w:fill="FFFFFF"/>
        </w:rPr>
        <w:t>mOM</w:t>
      </w:r>
      <w:proofErr w:type="spellEnd"/>
      <w:r w:rsidRPr="00C8286C">
        <w:rPr>
          <w:rFonts w:ascii="Palatino Linotype" w:hAnsi="Palatino Linotype"/>
          <w:sz w:val="22"/>
          <w:szCs w:val="22"/>
          <w:shd w:val="clear" w:color="auto" w:fill="FFFFFF"/>
        </w:rPr>
        <w:t xml:space="preserve"> indicators separately for </w:t>
      </w:r>
      <w:r w:rsidR="00012B68" w:rsidRPr="00C8286C">
        <w:rPr>
          <w:rFonts w:ascii="Palatino Linotype" w:hAnsi="Palatino Linotype"/>
          <w:sz w:val="22"/>
          <w:szCs w:val="22"/>
          <w:shd w:val="clear" w:color="auto" w:fill="FFFFFF"/>
        </w:rPr>
        <w:t xml:space="preserve">mothers </w:t>
      </w:r>
      <w:r w:rsidRPr="00C8286C">
        <w:rPr>
          <w:rFonts w:ascii="Palatino Linotype" w:hAnsi="Palatino Linotype"/>
          <w:sz w:val="22"/>
          <w:szCs w:val="22"/>
          <w:shd w:val="clear" w:color="auto" w:fill="FFFFFF"/>
        </w:rPr>
        <w:t>of reproductive age (20</w:t>
      </w:r>
      <w:r w:rsidR="00522DD4" w:rsidRPr="00C8286C">
        <w:rPr>
          <w:rFonts w:ascii="Palatino Linotype" w:hAnsi="Palatino Linotype"/>
          <w:sz w:val="22"/>
          <w:szCs w:val="22"/>
          <w:shd w:val="clear" w:color="auto" w:fill="FFFFFF"/>
        </w:rPr>
        <w:t>-44-year-old</w:t>
      </w:r>
      <w:r w:rsidR="007C7E67" w:rsidRPr="00C8286C">
        <w:rPr>
          <w:rFonts w:ascii="Palatino Linotype" w:hAnsi="Palatino Linotype"/>
          <w:sz w:val="22"/>
          <w:szCs w:val="22"/>
          <w:shd w:val="clear" w:color="auto" w:fill="FFFFFF"/>
        </w:rPr>
        <w:t xml:space="preserve"> mothers</w:t>
      </w:r>
      <w:r w:rsidRPr="00C8286C">
        <w:rPr>
          <w:rFonts w:ascii="Palatino Linotype" w:hAnsi="Palatino Linotype"/>
          <w:sz w:val="22"/>
          <w:szCs w:val="22"/>
          <w:shd w:val="clear" w:color="auto" w:fill="FFFFFF"/>
        </w:rPr>
        <w:t>)</w:t>
      </w:r>
      <w:r w:rsidR="00522DD4" w:rsidRPr="00C8286C">
        <w:rPr>
          <w:rFonts w:ascii="Palatino Linotype" w:hAnsi="Palatino Linotype"/>
          <w:sz w:val="22"/>
          <w:szCs w:val="22"/>
          <w:shd w:val="clear" w:color="auto" w:fill="FFFFFF"/>
        </w:rPr>
        <w:t xml:space="preserve">, </w:t>
      </w:r>
      <w:r w:rsidRPr="00C8286C">
        <w:rPr>
          <w:rFonts w:ascii="Palatino Linotype" w:hAnsi="Palatino Linotype"/>
          <w:sz w:val="22"/>
          <w:szCs w:val="22"/>
          <w:shd w:val="clear" w:color="auto" w:fill="FFFFFF"/>
        </w:rPr>
        <w:t>and those completing their reproductive years (45</w:t>
      </w:r>
      <w:r w:rsidR="00522DD4" w:rsidRPr="00C8286C">
        <w:rPr>
          <w:rFonts w:ascii="Palatino Linotype" w:hAnsi="Palatino Linotype"/>
          <w:sz w:val="22"/>
          <w:szCs w:val="22"/>
          <w:shd w:val="clear" w:color="auto" w:fill="FFFFFF"/>
        </w:rPr>
        <w:t>-</w:t>
      </w:r>
      <w:r w:rsidRPr="00C8286C">
        <w:rPr>
          <w:rFonts w:ascii="Palatino Linotype" w:hAnsi="Palatino Linotype"/>
          <w:sz w:val="22"/>
          <w:szCs w:val="22"/>
          <w:shd w:val="clear" w:color="auto" w:fill="FFFFFF"/>
        </w:rPr>
        <w:t>49</w:t>
      </w:r>
      <w:r w:rsidR="00522DD4" w:rsidRPr="00C8286C">
        <w:rPr>
          <w:rFonts w:ascii="Palatino Linotype" w:hAnsi="Palatino Linotype"/>
          <w:sz w:val="22"/>
          <w:szCs w:val="22"/>
          <w:shd w:val="clear" w:color="auto" w:fill="FFFFFF"/>
        </w:rPr>
        <w:t>-</w:t>
      </w:r>
      <w:r w:rsidRPr="00C8286C">
        <w:rPr>
          <w:rFonts w:ascii="Palatino Linotype" w:hAnsi="Palatino Linotype"/>
          <w:sz w:val="22"/>
          <w:szCs w:val="22"/>
          <w:shd w:val="clear" w:color="auto" w:fill="FFFFFF"/>
        </w:rPr>
        <w:t>year</w:t>
      </w:r>
      <w:r w:rsidR="00522DD4" w:rsidRPr="00C8286C">
        <w:rPr>
          <w:rFonts w:ascii="Palatino Linotype" w:hAnsi="Palatino Linotype"/>
          <w:sz w:val="22"/>
          <w:szCs w:val="22"/>
          <w:shd w:val="clear" w:color="auto" w:fill="FFFFFF"/>
        </w:rPr>
        <w:t>-</w:t>
      </w:r>
      <w:r w:rsidRPr="00C8286C">
        <w:rPr>
          <w:rFonts w:ascii="Palatino Linotype" w:hAnsi="Palatino Linotype"/>
          <w:sz w:val="22"/>
          <w:szCs w:val="22"/>
          <w:shd w:val="clear" w:color="auto" w:fill="FFFFFF"/>
        </w:rPr>
        <w:t>old</w:t>
      </w:r>
      <w:r w:rsidR="007C7E67" w:rsidRPr="00C8286C">
        <w:rPr>
          <w:rFonts w:ascii="Palatino Linotype" w:hAnsi="Palatino Linotype"/>
          <w:sz w:val="22"/>
          <w:szCs w:val="22"/>
          <w:shd w:val="clear" w:color="auto" w:fill="FFFFFF"/>
        </w:rPr>
        <w:t xml:space="preserve"> mothers</w:t>
      </w:r>
      <w:r w:rsidRPr="00C8286C">
        <w:rPr>
          <w:rFonts w:ascii="Palatino Linotype" w:hAnsi="Palatino Linotype"/>
          <w:sz w:val="22"/>
          <w:szCs w:val="22"/>
          <w:shd w:val="clear" w:color="auto" w:fill="FFFFFF"/>
        </w:rPr>
        <w:t xml:space="preserve">). </w:t>
      </w:r>
      <w:r w:rsidR="001305A9" w:rsidRPr="00C8286C">
        <w:rPr>
          <w:rFonts w:ascii="Palatino Linotype" w:hAnsi="Palatino Linotype"/>
          <w:sz w:val="22"/>
          <w:szCs w:val="22"/>
          <w:shd w:val="clear" w:color="auto" w:fill="FFFFFF"/>
        </w:rPr>
        <w:t>Because</w:t>
      </w:r>
      <w:r w:rsidR="003D7776" w:rsidRPr="00C8286C">
        <w:rPr>
          <w:rFonts w:ascii="Palatino Linotype" w:hAnsi="Palatino Linotype"/>
          <w:sz w:val="22"/>
          <w:szCs w:val="22"/>
          <w:shd w:val="clear" w:color="auto" w:fill="FFFFFF"/>
        </w:rPr>
        <w:t xml:space="preserve"> a </w:t>
      </w:r>
      <w:r w:rsidR="001305A9" w:rsidRPr="00C8286C">
        <w:rPr>
          <w:rFonts w:ascii="Palatino Linotype" w:hAnsi="Palatino Linotype"/>
          <w:sz w:val="22"/>
          <w:szCs w:val="22"/>
          <w:shd w:val="clear" w:color="auto" w:fill="FFFFFF"/>
        </w:rPr>
        <w:t xml:space="preserve">highly </w:t>
      </w:r>
      <w:r w:rsidR="003D7776" w:rsidRPr="00C8286C">
        <w:rPr>
          <w:rFonts w:ascii="Palatino Linotype" w:hAnsi="Palatino Linotype"/>
          <w:sz w:val="22"/>
          <w:szCs w:val="22"/>
          <w:shd w:val="clear" w:color="auto" w:fill="FFFFFF"/>
        </w:rPr>
        <w:t>select</w:t>
      </w:r>
      <w:r w:rsidR="001305A9" w:rsidRPr="00C8286C">
        <w:rPr>
          <w:rFonts w:ascii="Palatino Linotype" w:hAnsi="Palatino Linotype"/>
          <w:sz w:val="22"/>
          <w:szCs w:val="22"/>
          <w:shd w:val="clear" w:color="auto" w:fill="FFFFFF"/>
        </w:rPr>
        <w:t>ive</w:t>
      </w:r>
      <w:r w:rsidR="003D7776" w:rsidRPr="00C8286C">
        <w:rPr>
          <w:rFonts w:ascii="Palatino Linotype" w:hAnsi="Palatino Linotype"/>
          <w:sz w:val="22"/>
          <w:szCs w:val="22"/>
          <w:shd w:val="clear" w:color="auto" w:fill="FFFFFF"/>
        </w:rPr>
        <w:t xml:space="preserve"> group of teenagers give birth</w:t>
      </w:r>
      <w:r w:rsidR="001305A9" w:rsidRPr="00C8286C">
        <w:rPr>
          <w:rFonts w:ascii="Palatino Linotype" w:hAnsi="Palatino Linotype"/>
          <w:sz w:val="22"/>
          <w:szCs w:val="22"/>
          <w:shd w:val="clear" w:color="auto" w:fill="FFFFFF"/>
        </w:rPr>
        <w:t xml:space="preserve"> before age 20, we exclude 15-19-year-old mothers from our analys</w:t>
      </w:r>
      <w:r w:rsidR="00986FDC" w:rsidRPr="00C8286C">
        <w:rPr>
          <w:rFonts w:ascii="Palatino Linotype" w:hAnsi="Palatino Linotype"/>
          <w:sz w:val="22"/>
          <w:szCs w:val="22"/>
          <w:shd w:val="clear" w:color="auto" w:fill="FFFFFF"/>
        </w:rPr>
        <w:t>i</w:t>
      </w:r>
      <w:r w:rsidR="001305A9" w:rsidRPr="00C8286C">
        <w:rPr>
          <w:rFonts w:ascii="Palatino Linotype" w:hAnsi="Palatino Linotype"/>
          <w:sz w:val="22"/>
          <w:szCs w:val="22"/>
          <w:shd w:val="clear" w:color="auto" w:fill="FFFFFF"/>
        </w:rPr>
        <w:t>s</w:t>
      </w:r>
      <w:r w:rsidRPr="00C8286C">
        <w:rPr>
          <w:rFonts w:ascii="Palatino Linotype" w:hAnsi="Palatino Linotype"/>
          <w:sz w:val="22"/>
          <w:szCs w:val="22"/>
          <w:shd w:val="clear" w:color="auto" w:fill="FFFFFF"/>
        </w:rPr>
        <w:t xml:space="preserve">. </w:t>
      </w:r>
      <w:r w:rsidR="007C7E67" w:rsidRPr="00C8286C">
        <w:rPr>
          <w:rFonts w:ascii="Palatino Linotype" w:hAnsi="Palatino Linotype"/>
          <w:sz w:val="22"/>
          <w:szCs w:val="22"/>
          <w:shd w:val="clear" w:color="auto" w:fill="FFFFFF"/>
        </w:rPr>
        <w:t>That is</w:t>
      </w:r>
      <w:r w:rsidR="003D7776" w:rsidRPr="00C8286C">
        <w:rPr>
          <w:rFonts w:ascii="Palatino Linotype" w:hAnsi="Palatino Linotype"/>
          <w:sz w:val="22"/>
          <w:szCs w:val="22"/>
          <w:shd w:val="clear" w:color="auto" w:fill="FFFFFF"/>
        </w:rPr>
        <w:t xml:space="preserve">, </w:t>
      </w:r>
      <w:r w:rsidR="003D7776" w:rsidRPr="00C8286C">
        <w:rPr>
          <w:rFonts w:ascii="Palatino Linotype" w:hAnsi="Palatino Linotype"/>
          <w:sz w:val="22"/>
          <w:szCs w:val="22"/>
        </w:rPr>
        <w:t>m</w:t>
      </w:r>
      <w:r w:rsidR="001B6047" w:rsidRPr="00C8286C">
        <w:rPr>
          <w:rFonts w:ascii="Palatino Linotype" w:hAnsi="Palatino Linotype"/>
          <w:sz w:val="22"/>
          <w:szCs w:val="22"/>
        </w:rPr>
        <w:t xml:space="preserve">ore than 95% of women in </w:t>
      </w:r>
      <w:r w:rsidR="003D7776" w:rsidRPr="00C8286C">
        <w:rPr>
          <w:rFonts w:ascii="Palatino Linotype" w:hAnsi="Palatino Linotype"/>
          <w:sz w:val="22"/>
          <w:szCs w:val="22"/>
        </w:rPr>
        <w:t xml:space="preserve">DHS and MICS </w:t>
      </w:r>
      <w:r w:rsidR="007C7E67" w:rsidRPr="00C8286C">
        <w:rPr>
          <w:rFonts w:ascii="Palatino Linotype" w:hAnsi="Palatino Linotype"/>
          <w:sz w:val="22"/>
          <w:szCs w:val="22"/>
        </w:rPr>
        <w:t xml:space="preserve">surveys </w:t>
      </w:r>
      <w:r w:rsidR="001B6047" w:rsidRPr="00C8286C">
        <w:rPr>
          <w:rFonts w:ascii="Palatino Linotype" w:hAnsi="Palatino Linotype"/>
          <w:sz w:val="22"/>
          <w:szCs w:val="22"/>
        </w:rPr>
        <w:t xml:space="preserve">had their first child at age </w:t>
      </w:r>
      <w:r w:rsidRPr="00C8286C">
        <w:rPr>
          <w:rFonts w:ascii="Palatino Linotype" w:hAnsi="Palatino Linotype"/>
          <w:sz w:val="22"/>
          <w:szCs w:val="22"/>
        </w:rPr>
        <w:t xml:space="preserve">20 </w:t>
      </w:r>
      <w:r w:rsidR="001B6047" w:rsidRPr="00C8286C">
        <w:rPr>
          <w:rFonts w:ascii="Palatino Linotype" w:hAnsi="Palatino Linotype"/>
          <w:sz w:val="22"/>
          <w:szCs w:val="22"/>
        </w:rPr>
        <w:t>or older</w:t>
      </w:r>
      <w:r w:rsidRPr="00C8286C">
        <w:rPr>
          <w:rFonts w:ascii="Palatino Linotype" w:hAnsi="Palatino Linotype"/>
          <w:sz w:val="22"/>
          <w:szCs w:val="22"/>
        </w:rPr>
        <w:t xml:space="preserve">. </w:t>
      </w:r>
      <w:r w:rsidR="00D63086" w:rsidRPr="00C8286C">
        <w:rPr>
          <w:rFonts w:ascii="Palatino Linotype" w:hAnsi="Palatino Linotype"/>
          <w:sz w:val="22"/>
          <w:szCs w:val="22"/>
        </w:rPr>
        <w:t>Likewise</w:t>
      </w:r>
      <w:r w:rsidR="007C7E67" w:rsidRPr="00C8286C">
        <w:rPr>
          <w:rFonts w:ascii="Palatino Linotype" w:hAnsi="Palatino Linotype"/>
          <w:sz w:val="22"/>
          <w:szCs w:val="22"/>
        </w:rPr>
        <w:t>, a</w:t>
      </w:r>
      <w:r w:rsidR="00D63086" w:rsidRPr="00C8286C">
        <w:rPr>
          <w:rFonts w:ascii="Palatino Linotype" w:hAnsi="Palatino Linotype"/>
          <w:sz w:val="22"/>
          <w:szCs w:val="22"/>
        </w:rPr>
        <w:t xml:space="preserve"> relatively small share of </w:t>
      </w:r>
      <w:r w:rsidR="007C7E67" w:rsidRPr="00C8286C">
        <w:rPr>
          <w:rFonts w:ascii="Palatino Linotype" w:hAnsi="Palatino Linotype"/>
          <w:sz w:val="22"/>
          <w:szCs w:val="22"/>
        </w:rPr>
        <w:t xml:space="preserve">20-44-year-old mothers had children above age five; </w:t>
      </w:r>
      <w:r w:rsidR="00D63086" w:rsidRPr="00C8286C">
        <w:rPr>
          <w:rFonts w:ascii="Palatino Linotype" w:hAnsi="Palatino Linotype"/>
          <w:sz w:val="22"/>
          <w:szCs w:val="22"/>
        </w:rPr>
        <w:t>due to right-censoring and the associated concerns about selection,</w:t>
      </w:r>
      <w:r w:rsidR="00D63086" w:rsidRPr="00C8286C" w:rsidDel="00D63086">
        <w:rPr>
          <w:rFonts w:ascii="Palatino Linotype" w:hAnsi="Palatino Linotype"/>
          <w:sz w:val="22"/>
          <w:szCs w:val="22"/>
        </w:rPr>
        <w:t xml:space="preserve"> </w:t>
      </w:r>
      <w:r w:rsidR="008630F5" w:rsidRPr="00C8286C">
        <w:rPr>
          <w:rFonts w:ascii="Palatino Linotype" w:hAnsi="Palatino Linotype"/>
          <w:sz w:val="22"/>
          <w:szCs w:val="22"/>
        </w:rPr>
        <w:t xml:space="preserve">we </w:t>
      </w:r>
      <w:r w:rsidR="00D77923" w:rsidRPr="00C8286C">
        <w:rPr>
          <w:rFonts w:ascii="Palatino Linotype" w:hAnsi="Palatino Linotype"/>
          <w:sz w:val="22"/>
          <w:szCs w:val="22"/>
        </w:rPr>
        <w:t xml:space="preserve">calculate the </w:t>
      </w:r>
      <w:proofErr w:type="spellStart"/>
      <w:r w:rsidR="00D77923" w:rsidRPr="00C8286C">
        <w:rPr>
          <w:rFonts w:ascii="Palatino Linotype" w:hAnsi="Palatino Linotype"/>
          <w:sz w:val="22"/>
          <w:szCs w:val="22"/>
        </w:rPr>
        <w:t>mOM</w:t>
      </w:r>
      <w:proofErr w:type="spellEnd"/>
      <w:r w:rsidR="00D77923" w:rsidRPr="00C8286C">
        <w:rPr>
          <w:rFonts w:ascii="Palatino Linotype" w:hAnsi="Palatino Linotype"/>
          <w:sz w:val="22"/>
          <w:szCs w:val="22"/>
        </w:rPr>
        <w:t xml:space="preserve"> for 45-49-year-old mothers</w:t>
      </w:r>
      <w:r w:rsidR="003F6C30" w:rsidRPr="00C8286C">
        <w:rPr>
          <w:rFonts w:ascii="Palatino Linotype" w:hAnsi="Palatino Linotype"/>
          <w:sz w:val="22"/>
          <w:szCs w:val="22"/>
        </w:rPr>
        <w:t xml:space="preserve"> </w:t>
      </w:r>
      <w:r w:rsidR="003F27DD" w:rsidRPr="00C8286C">
        <w:rPr>
          <w:rFonts w:ascii="Palatino Linotype" w:hAnsi="Palatino Linotype"/>
          <w:sz w:val="22"/>
          <w:szCs w:val="22"/>
        </w:rPr>
        <w:t>only</w:t>
      </w:r>
      <w:r w:rsidR="00D77923" w:rsidRPr="00C8286C">
        <w:rPr>
          <w:rFonts w:ascii="Palatino Linotype" w:hAnsi="Palatino Linotype"/>
          <w:sz w:val="22"/>
          <w:szCs w:val="22"/>
        </w:rPr>
        <w:t xml:space="preserve">. </w:t>
      </w:r>
      <w:r w:rsidR="00732AF5" w:rsidRPr="00C8286C">
        <w:rPr>
          <w:rFonts w:ascii="Palatino Linotype" w:hAnsi="Palatino Linotype"/>
          <w:sz w:val="22"/>
          <w:szCs w:val="22"/>
          <w:lang w:val="en-GB"/>
        </w:rPr>
        <w:t xml:space="preserve">We appropriately weight all </w:t>
      </w:r>
      <w:r w:rsidRPr="00C8286C">
        <w:rPr>
          <w:rFonts w:ascii="Palatino Linotype" w:hAnsi="Palatino Linotype"/>
          <w:sz w:val="22"/>
          <w:szCs w:val="22"/>
          <w:lang w:val="en-GB"/>
        </w:rPr>
        <w:t xml:space="preserve">survey-based </w:t>
      </w:r>
      <w:r w:rsidR="00520386" w:rsidRPr="00C8286C">
        <w:rPr>
          <w:rFonts w:ascii="Palatino Linotype" w:hAnsi="Palatino Linotype"/>
          <w:sz w:val="22"/>
          <w:szCs w:val="22"/>
          <w:lang w:val="en-GB"/>
        </w:rPr>
        <w:t xml:space="preserve">estimates </w:t>
      </w:r>
      <w:r w:rsidR="007C7E67" w:rsidRPr="00C8286C">
        <w:rPr>
          <w:rFonts w:ascii="Palatino Linotype" w:hAnsi="Palatino Linotype"/>
          <w:sz w:val="22"/>
          <w:szCs w:val="22"/>
          <w:lang w:val="en-GB"/>
        </w:rPr>
        <w:t xml:space="preserve">of the </w:t>
      </w:r>
      <w:proofErr w:type="spellStart"/>
      <w:r w:rsidR="007C7E67" w:rsidRPr="00C8286C">
        <w:rPr>
          <w:rFonts w:ascii="Palatino Linotype" w:hAnsi="Palatino Linotype"/>
          <w:sz w:val="22"/>
          <w:szCs w:val="22"/>
          <w:lang w:val="en-GB"/>
        </w:rPr>
        <w:t>mIM</w:t>
      </w:r>
      <w:proofErr w:type="spellEnd"/>
      <w:r w:rsidR="007C7E67" w:rsidRPr="00C8286C">
        <w:rPr>
          <w:rFonts w:ascii="Palatino Linotype" w:hAnsi="Palatino Linotype"/>
          <w:sz w:val="22"/>
          <w:szCs w:val="22"/>
          <w:lang w:val="en-GB"/>
        </w:rPr>
        <w:t xml:space="preserve">, mU5M, and </w:t>
      </w:r>
      <w:proofErr w:type="spellStart"/>
      <w:r w:rsidR="007C7E67" w:rsidRPr="00C8286C">
        <w:rPr>
          <w:rFonts w:ascii="Palatino Linotype" w:hAnsi="Palatino Linotype"/>
          <w:sz w:val="22"/>
          <w:szCs w:val="22"/>
          <w:lang w:val="en-GB"/>
        </w:rPr>
        <w:t>mOM</w:t>
      </w:r>
      <w:proofErr w:type="spellEnd"/>
      <w:r w:rsidR="00520386" w:rsidRPr="00C8286C">
        <w:rPr>
          <w:rFonts w:ascii="Palatino Linotype" w:hAnsi="Palatino Linotype"/>
          <w:sz w:val="22"/>
          <w:szCs w:val="22"/>
          <w:lang w:val="en-GB"/>
        </w:rPr>
        <w:t>.</w:t>
      </w:r>
    </w:p>
    <w:p w14:paraId="4028D179" w14:textId="77777777" w:rsidR="00C334BD" w:rsidRPr="00C8286C" w:rsidRDefault="00C334BD" w:rsidP="00A54CB7">
      <w:pPr>
        <w:autoSpaceDE w:val="0"/>
        <w:autoSpaceDN w:val="0"/>
        <w:adjustRightInd w:val="0"/>
        <w:rPr>
          <w:rFonts w:ascii="Palatino Linotype" w:hAnsi="Palatino Linotype"/>
          <w:sz w:val="22"/>
          <w:szCs w:val="22"/>
        </w:rPr>
      </w:pPr>
    </w:p>
    <w:p w14:paraId="3E87F06D" w14:textId="211F1301" w:rsidR="001C0CE8" w:rsidRPr="00C8286C" w:rsidRDefault="001C0CE8" w:rsidP="00A54CB7">
      <w:pPr>
        <w:autoSpaceDE w:val="0"/>
        <w:autoSpaceDN w:val="0"/>
        <w:adjustRightInd w:val="0"/>
        <w:rPr>
          <w:rFonts w:ascii="Palatino Linotype" w:hAnsi="Palatino Linotype"/>
          <w:sz w:val="22"/>
          <w:szCs w:val="22"/>
        </w:rPr>
      </w:pPr>
      <w:r w:rsidRPr="00C8286C">
        <w:rPr>
          <w:rFonts w:ascii="Palatino Linotype" w:hAnsi="Palatino Linotype"/>
          <w:sz w:val="22"/>
          <w:szCs w:val="22"/>
        </w:rPr>
        <w:t xml:space="preserve">Kin-Cohort-based Estimates of Maternal Bereavement </w:t>
      </w:r>
    </w:p>
    <w:p w14:paraId="2349A290" w14:textId="25368A2A" w:rsidR="002857D0" w:rsidRPr="00C8286C" w:rsidRDefault="00F938EA" w:rsidP="00A54CB7">
      <w:pPr>
        <w:autoSpaceDE w:val="0"/>
        <w:autoSpaceDN w:val="0"/>
        <w:adjustRightInd w:val="0"/>
        <w:rPr>
          <w:rFonts w:ascii="Palatino Linotype" w:hAnsi="Palatino Linotype"/>
          <w:sz w:val="22"/>
          <w:szCs w:val="22"/>
        </w:rPr>
      </w:pPr>
      <w:r w:rsidRPr="00C8286C">
        <w:rPr>
          <w:rFonts w:ascii="Palatino Linotype" w:hAnsi="Palatino Linotype"/>
          <w:sz w:val="22"/>
          <w:szCs w:val="22"/>
        </w:rPr>
        <w:t>N</w:t>
      </w:r>
      <w:r w:rsidR="006B754D" w:rsidRPr="00C8286C">
        <w:rPr>
          <w:rFonts w:ascii="Palatino Linotype" w:hAnsi="Palatino Linotype"/>
          <w:sz w:val="22"/>
          <w:szCs w:val="22"/>
        </w:rPr>
        <w:t xml:space="preserve">ot all countries </w:t>
      </w:r>
      <w:r w:rsidR="00B47336" w:rsidRPr="00C8286C">
        <w:rPr>
          <w:rFonts w:ascii="Palatino Linotype" w:hAnsi="Palatino Linotype"/>
          <w:sz w:val="22"/>
          <w:szCs w:val="22"/>
        </w:rPr>
        <w:t xml:space="preserve">regularly collect </w:t>
      </w:r>
      <w:r w:rsidR="00C37361" w:rsidRPr="00C8286C">
        <w:rPr>
          <w:rFonts w:ascii="Palatino Linotype" w:hAnsi="Palatino Linotype"/>
          <w:sz w:val="22"/>
          <w:szCs w:val="22"/>
        </w:rPr>
        <w:t>data containing</w:t>
      </w:r>
      <w:r w:rsidR="00B7281F" w:rsidRPr="00C8286C">
        <w:rPr>
          <w:rFonts w:ascii="Palatino Linotype" w:hAnsi="Palatino Linotype"/>
          <w:sz w:val="22"/>
          <w:szCs w:val="22"/>
        </w:rPr>
        <w:t xml:space="preserve"> </w:t>
      </w:r>
      <w:r w:rsidR="00B47336" w:rsidRPr="00C8286C">
        <w:rPr>
          <w:rFonts w:ascii="Palatino Linotype" w:hAnsi="Palatino Linotype"/>
          <w:sz w:val="22"/>
          <w:szCs w:val="22"/>
        </w:rPr>
        <w:t xml:space="preserve">detailed </w:t>
      </w:r>
      <w:r w:rsidR="00B7281F" w:rsidRPr="00C8286C">
        <w:rPr>
          <w:rFonts w:ascii="Palatino Linotype" w:hAnsi="Palatino Linotype"/>
          <w:sz w:val="22"/>
          <w:szCs w:val="22"/>
        </w:rPr>
        <w:t xml:space="preserve">reproductive </w:t>
      </w:r>
      <w:r w:rsidR="00B47336" w:rsidRPr="00C8286C">
        <w:rPr>
          <w:rFonts w:ascii="Palatino Linotype" w:hAnsi="Palatino Linotype"/>
          <w:sz w:val="22"/>
          <w:szCs w:val="22"/>
        </w:rPr>
        <w:t>histories</w:t>
      </w:r>
      <w:r w:rsidR="00C37361" w:rsidRPr="00C8286C">
        <w:rPr>
          <w:rFonts w:ascii="Palatino Linotype" w:hAnsi="Palatino Linotype"/>
          <w:sz w:val="22"/>
          <w:szCs w:val="22"/>
        </w:rPr>
        <w:t>. W</w:t>
      </w:r>
      <w:r w:rsidR="005A7E44" w:rsidRPr="00C8286C">
        <w:rPr>
          <w:rFonts w:ascii="Palatino Linotype" w:hAnsi="Palatino Linotype"/>
          <w:sz w:val="22"/>
          <w:szCs w:val="22"/>
        </w:rPr>
        <w:t xml:space="preserve">e supplement </w:t>
      </w:r>
      <w:r w:rsidR="00C37361" w:rsidRPr="00C8286C">
        <w:rPr>
          <w:rFonts w:ascii="Palatino Linotype" w:hAnsi="Palatino Linotype"/>
          <w:sz w:val="22"/>
          <w:szCs w:val="22"/>
        </w:rPr>
        <w:t xml:space="preserve">the </w:t>
      </w:r>
      <w:r w:rsidR="007C7E67" w:rsidRPr="00C8286C">
        <w:rPr>
          <w:rFonts w:ascii="Palatino Linotype" w:hAnsi="Palatino Linotype"/>
          <w:sz w:val="22"/>
          <w:szCs w:val="22"/>
        </w:rPr>
        <w:t>survey-based estimates</w:t>
      </w:r>
      <w:r w:rsidR="005A7E44" w:rsidRPr="00C8286C">
        <w:rPr>
          <w:rFonts w:ascii="Palatino Linotype" w:hAnsi="Palatino Linotype"/>
          <w:sz w:val="22"/>
          <w:szCs w:val="22"/>
        </w:rPr>
        <w:t xml:space="preserve"> using</w:t>
      </w:r>
      <w:r w:rsidR="005A7E44" w:rsidRPr="00C8286C">
        <w:rPr>
          <w:rFonts w:ascii="Palatino Linotype" w:eastAsiaTheme="minorEastAsia" w:hAnsi="Palatino Linotype"/>
          <w:sz w:val="22"/>
          <w:szCs w:val="22"/>
        </w:rPr>
        <w:t xml:space="preserve"> </w:t>
      </w:r>
      <w:r w:rsidR="007C7E67" w:rsidRPr="00C8286C">
        <w:rPr>
          <w:rFonts w:ascii="Palatino Linotype" w:eastAsiaTheme="minorEastAsia" w:hAnsi="Palatino Linotype"/>
          <w:sz w:val="22"/>
          <w:szCs w:val="22"/>
        </w:rPr>
        <w:t>an indirect, kin-cohort approach.</w:t>
      </w:r>
      <w:r w:rsidR="007C7E67" w:rsidRPr="00C8286C">
        <w:rPr>
          <w:rFonts w:ascii="Palatino Linotype" w:eastAsiaTheme="minorEastAsia" w:hAnsi="Palatino Linotype"/>
          <w:sz w:val="22"/>
          <w:szCs w:val="22"/>
        </w:rPr>
        <w:fldChar w:fldCharType="begin"/>
      </w:r>
      <w:r w:rsidR="007C7E67" w:rsidRPr="00C8286C">
        <w:rPr>
          <w:rFonts w:ascii="Palatino Linotype" w:eastAsiaTheme="minorEastAsia" w:hAnsi="Palatino Linotype"/>
          <w:sz w:val="22"/>
          <w:szCs w:val="22"/>
        </w:rPr>
        <w:instrText xml:space="preserve"> ADDIN ZOTERO_ITEM CSL_CITATION {"citationID":"O6VT7YSr","properties":{"formattedCitation":"\\super 6\\nosupersub{}","plainCitation":"6","noteIndex":0},"citationItems":[{"id":164,"uris":["http://zotero.org/users/local/6aiRCPll/items/QD5IF5WU"],"uri":["http://zotero.org/users/local/6aiRCPll/items/QD5IF5WU"],"itemData":{"id":164,"type":"article-journal","note":"publisher: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7C7E67" w:rsidRPr="00C8286C">
        <w:rPr>
          <w:rFonts w:ascii="Palatino Linotype" w:eastAsiaTheme="minorEastAsia" w:hAnsi="Palatino Linotype"/>
          <w:sz w:val="22"/>
          <w:szCs w:val="22"/>
        </w:rPr>
        <w:fldChar w:fldCharType="separate"/>
      </w:r>
      <w:r w:rsidR="007C7E67" w:rsidRPr="00C8286C">
        <w:rPr>
          <w:rFonts w:ascii="Palatino Linotype" w:hAnsi="Palatino Linotype"/>
          <w:sz w:val="22"/>
          <w:szCs w:val="22"/>
          <w:vertAlign w:val="superscript"/>
        </w:rPr>
        <w:t>6</w:t>
      </w:r>
      <w:r w:rsidR="007C7E67" w:rsidRPr="00C8286C">
        <w:rPr>
          <w:rFonts w:ascii="Palatino Linotype" w:eastAsiaTheme="minorEastAsia" w:hAnsi="Palatino Linotype"/>
          <w:sz w:val="22"/>
          <w:szCs w:val="22"/>
        </w:rPr>
        <w:fldChar w:fldCharType="end"/>
      </w:r>
      <w:r w:rsidR="007C7E67" w:rsidRPr="00C8286C">
        <w:rPr>
          <w:rFonts w:ascii="Palatino Linotype" w:eastAsiaTheme="minorEastAsia" w:hAnsi="Palatino Linotype"/>
          <w:sz w:val="22"/>
          <w:szCs w:val="22"/>
        </w:rPr>
        <w:t xml:space="preserve"> </w:t>
      </w:r>
      <w:r w:rsidR="002857D0" w:rsidRPr="00C8286C">
        <w:rPr>
          <w:rFonts w:ascii="Palatino Linotype" w:hAnsi="Palatino Linotype"/>
          <w:sz w:val="22"/>
          <w:szCs w:val="22"/>
        </w:rPr>
        <w:t xml:space="preserve">We use this approach to generate the </w:t>
      </w:r>
      <w:proofErr w:type="spellStart"/>
      <w:r w:rsidR="002857D0" w:rsidRPr="00C8286C">
        <w:rPr>
          <w:rFonts w:ascii="Palatino Linotype" w:hAnsi="Palatino Linotype"/>
          <w:sz w:val="22"/>
          <w:szCs w:val="22"/>
        </w:rPr>
        <w:t>mIM</w:t>
      </w:r>
      <w:proofErr w:type="spellEnd"/>
      <w:r w:rsidR="002857D0" w:rsidRPr="00C8286C">
        <w:rPr>
          <w:rFonts w:ascii="Palatino Linotype" w:hAnsi="Palatino Linotype"/>
          <w:sz w:val="22"/>
          <w:szCs w:val="22"/>
        </w:rPr>
        <w:t xml:space="preserve">, mU5M, and </w:t>
      </w:r>
      <w:proofErr w:type="spellStart"/>
      <w:r w:rsidR="002857D0" w:rsidRPr="00C8286C">
        <w:rPr>
          <w:rFonts w:ascii="Palatino Linotype" w:hAnsi="Palatino Linotype"/>
          <w:sz w:val="22"/>
          <w:szCs w:val="22"/>
        </w:rPr>
        <w:t>mOM</w:t>
      </w:r>
      <w:proofErr w:type="spellEnd"/>
      <w:r w:rsidR="002857D0" w:rsidRPr="00C8286C">
        <w:rPr>
          <w:rFonts w:ascii="Palatino Linotype" w:hAnsi="Palatino Linotype"/>
          <w:sz w:val="22"/>
          <w:szCs w:val="22"/>
        </w:rPr>
        <w:t xml:space="preserve"> indicators for an additional 81 countries and territories with population</w:t>
      </w:r>
      <w:r w:rsidR="00A54CB7" w:rsidRPr="00C8286C">
        <w:rPr>
          <w:rFonts w:ascii="Palatino Linotype" w:hAnsi="Palatino Linotype"/>
          <w:sz w:val="22"/>
          <w:szCs w:val="22"/>
        </w:rPr>
        <w:t>s</w:t>
      </w:r>
      <w:r w:rsidR="002857D0" w:rsidRPr="00C8286C">
        <w:rPr>
          <w:rFonts w:ascii="Palatino Linotype" w:hAnsi="Palatino Linotype"/>
          <w:sz w:val="22"/>
          <w:szCs w:val="22"/>
        </w:rPr>
        <w:t xml:space="preserve"> </w:t>
      </w:r>
      <w:r w:rsidR="00A54CB7" w:rsidRPr="00C8286C">
        <w:rPr>
          <w:rFonts w:ascii="Palatino Linotype" w:hAnsi="Palatino Linotype"/>
          <w:sz w:val="22"/>
          <w:szCs w:val="22"/>
        </w:rPr>
        <w:t>of 1</w:t>
      </w:r>
      <w:r w:rsidR="002857D0" w:rsidRPr="00C8286C">
        <w:rPr>
          <w:rFonts w:ascii="Palatino Linotype" w:hAnsi="Palatino Linotype"/>
          <w:sz w:val="22"/>
          <w:szCs w:val="22"/>
        </w:rPr>
        <w:t xml:space="preserve"> million</w:t>
      </w:r>
      <w:r w:rsidR="00A54CB7" w:rsidRPr="00C8286C">
        <w:rPr>
          <w:rFonts w:ascii="Palatino Linotype" w:hAnsi="Palatino Linotype"/>
          <w:sz w:val="22"/>
          <w:szCs w:val="22"/>
        </w:rPr>
        <w:t xml:space="preserve"> or more</w:t>
      </w:r>
      <w:r w:rsidR="002857D0" w:rsidRPr="00C8286C">
        <w:rPr>
          <w:rFonts w:ascii="Palatino Linotype" w:hAnsi="Palatino Linotype"/>
          <w:sz w:val="22"/>
          <w:szCs w:val="22"/>
        </w:rPr>
        <w:t>, for which we lack appropriate survey data; this results in our study covering 170 countries and territories (98% of the world’s population).</w:t>
      </w:r>
      <w:r w:rsidR="002857D0" w:rsidRPr="00C8286C">
        <w:rPr>
          <w:rFonts w:ascii="Palatino Linotype" w:hAnsi="Palatino Linotype"/>
          <w:sz w:val="22"/>
          <w:szCs w:val="22"/>
        </w:rPr>
        <w:fldChar w:fldCharType="begin"/>
      </w:r>
      <w:r w:rsidR="002857D0" w:rsidRPr="00C8286C">
        <w:rPr>
          <w:rFonts w:ascii="Palatino Linotype" w:hAnsi="Palatino Linotype"/>
          <w:sz w:val="22"/>
          <w:szCs w:val="22"/>
        </w:rPr>
        <w:instrText xml:space="preserve"> ADDIN ZOTERO_ITEM CSL_CITATION {"citationID":"jUqdM4os","properties":{"formattedCitation":"\\super 27\\nosupersub{}","plainCitation":"27","noteIndex":0},"citationItems":[{"id":248,"uris":["http://zotero.org/users/local/6aiRCPll/items/4N8RLFKQ"],"uri":["http://zotero.org/users/local/6aiRCPll/items/4N8RLFKQ"],"itemData":{"id":248,"type":"report","collection-title":"World Population Prospects 2019","number":"Rev. 1","publisher":"United Nations, Department of Economic and Social Affairs","title":"World Population Prospects 2019, Online Edition","URL":"https://population.un.org/wpp/Download/Standard/Fertility/","accessed":{"date-parts":[["2020",5,17]]},"issued":{"date-parts":[["2019"]]}}}],"schema":"https://github.com/citation-style-language/schema/raw/master/csl-citation.json"} </w:instrText>
      </w:r>
      <w:r w:rsidR="002857D0" w:rsidRPr="00C8286C">
        <w:rPr>
          <w:rFonts w:ascii="Palatino Linotype" w:hAnsi="Palatino Linotype"/>
          <w:sz w:val="22"/>
          <w:szCs w:val="22"/>
        </w:rPr>
        <w:fldChar w:fldCharType="separate"/>
      </w:r>
      <w:r w:rsidR="002857D0" w:rsidRPr="00C8286C">
        <w:rPr>
          <w:rFonts w:ascii="Palatino Linotype" w:hAnsi="Palatino Linotype"/>
          <w:sz w:val="22"/>
          <w:szCs w:val="22"/>
          <w:vertAlign w:val="superscript"/>
        </w:rPr>
        <w:t>27</w:t>
      </w:r>
      <w:r w:rsidR="002857D0" w:rsidRPr="00C8286C">
        <w:rPr>
          <w:rFonts w:ascii="Palatino Linotype" w:hAnsi="Palatino Linotype"/>
          <w:sz w:val="22"/>
          <w:szCs w:val="22"/>
        </w:rPr>
        <w:fldChar w:fldCharType="end"/>
      </w:r>
    </w:p>
    <w:p w14:paraId="55132BE9" w14:textId="7A25789C" w:rsidR="00874D62" w:rsidRPr="00C8286C" w:rsidRDefault="008F7B21" w:rsidP="00A54CB7">
      <w:pPr>
        <w:autoSpaceDE w:val="0"/>
        <w:autoSpaceDN w:val="0"/>
        <w:adjustRightInd w:val="0"/>
        <w:ind w:firstLine="720"/>
        <w:rPr>
          <w:rFonts w:ascii="Palatino Linotype" w:hAnsi="Palatino Linotype"/>
          <w:sz w:val="22"/>
          <w:szCs w:val="22"/>
        </w:rPr>
      </w:pPr>
      <w:r w:rsidRPr="00C8286C">
        <w:rPr>
          <w:rFonts w:ascii="Palatino Linotype" w:hAnsi="Palatino Linotype"/>
          <w:sz w:val="22"/>
          <w:szCs w:val="22"/>
        </w:rPr>
        <w:t>Th</w:t>
      </w:r>
      <w:r w:rsidR="002857D0" w:rsidRPr="00C8286C">
        <w:rPr>
          <w:rFonts w:ascii="Palatino Linotype" w:hAnsi="Palatino Linotype"/>
          <w:sz w:val="22"/>
          <w:szCs w:val="22"/>
        </w:rPr>
        <w:t>e</w:t>
      </w:r>
      <w:r w:rsidRPr="00C8286C">
        <w:rPr>
          <w:rFonts w:ascii="Palatino Linotype" w:hAnsi="Palatino Linotype"/>
          <w:sz w:val="22"/>
          <w:szCs w:val="22"/>
        </w:rPr>
        <w:t xml:space="preserve"> </w:t>
      </w:r>
      <w:r w:rsidR="002857D0" w:rsidRPr="00C8286C">
        <w:rPr>
          <w:rFonts w:ascii="Palatino Linotype" w:hAnsi="Palatino Linotype"/>
          <w:sz w:val="22"/>
          <w:szCs w:val="22"/>
        </w:rPr>
        <w:t xml:space="preserve">kin-cohort </w:t>
      </w:r>
      <w:r w:rsidRPr="00C8286C">
        <w:rPr>
          <w:rFonts w:ascii="Palatino Linotype" w:hAnsi="Palatino Linotype"/>
          <w:sz w:val="22"/>
          <w:szCs w:val="22"/>
        </w:rPr>
        <w:t xml:space="preserve">estimation method relies on demographic rates and requires </w:t>
      </w:r>
      <w:r w:rsidRPr="00C8286C">
        <w:rPr>
          <w:rFonts w:ascii="Palatino Linotype" w:hAnsi="Palatino Linotype" w:cs="Aparajita"/>
          <w:sz w:val="22"/>
          <w:szCs w:val="22"/>
        </w:rPr>
        <w:t>cohort mortality and fertility schedules</w:t>
      </w:r>
      <w:ins w:id="0" w:author="MPIDR_D\alburezgutierrez" w:date="2020-12-22T20:48:00Z">
        <w:r w:rsidR="006B3E8A">
          <w:rPr>
            <w:rFonts w:ascii="Palatino Linotype" w:hAnsi="Palatino Linotype" w:cs="Aparajita"/>
            <w:sz w:val="22"/>
            <w:szCs w:val="22"/>
          </w:rPr>
          <w:t xml:space="preserve">, which we approximate from </w:t>
        </w:r>
      </w:ins>
      <w:bookmarkStart w:id="1" w:name="_GoBack"/>
      <w:bookmarkEnd w:id="1"/>
      <w:del w:id="2" w:author="MPIDR_D\alburezgutierrez" w:date="2020-12-22T20:48:00Z">
        <w:r w:rsidRPr="00C8286C" w:rsidDel="006B3E8A">
          <w:rPr>
            <w:rFonts w:ascii="Palatino Linotype" w:hAnsi="Palatino Linotype"/>
            <w:sz w:val="22"/>
            <w:szCs w:val="22"/>
          </w:rPr>
          <w:delText>. We</w:delText>
        </w:r>
        <w:r w:rsidR="007C7E67" w:rsidRPr="00C8286C" w:rsidDel="006B3E8A">
          <w:rPr>
            <w:rFonts w:ascii="Palatino Linotype" w:hAnsi="Palatino Linotype"/>
            <w:sz w:val="22"/>
            <w:szCs w:val="22"/>
          </w:rPr>
          <w:delText xml:space="preserve"> make use of </w:delText>
        </w:r>
      </w:del>
      <w:r w:rsidR="00B7281F" w:rsidRPr="00C8286C">
        <w:rPr>
          <w:rFonts w:ascii="Palatino Linotype" w:hAnsi="Palatino Linotype"/>
          <w:sz w:val="22"/>
          <w:szCs w:val="22"/>
        </w:rPr>
        <w:t>publicly</w:t>
      </w:r>
      <w:r w:rsidR="008A025D" w:rsidRPr="00C8286C">
        <w:rPr>
          <w:rFonts w:ascii="Palatino Linotype" w:hAnsi="Palatino Linotype"/>
          <w:sz w:val="22"/>
          <w:szCs w:val="22"/>
        </w:rPr>
        <w:t xml:space="preserve"> </w:t>
      </w:r>
      <w:r w:rsidR="00B7281F" w:rsidRPr="00C8286C">
        <w:rPr>
          <w:rFonts w:ascii="Palatino Linotype" w:hAnsi="Palatino Linotype"/>
          <w:sz w:val="22"/>
          <w:szCs w:val="22"/>
        </w:rPr>
        <w:t xml:space="preserve">available demographic </w:t>
      </w:r>
      <w:r w:rsidRPr="00C8286C">
        <w:rPr>
          <w:rFonts w:ascii="Palatino Linotype" w:hAnsi="Palatino Linotype"/>
          <w:sz w:val="22"/>
          <w:szCs w:val="22"/>
        </w:rPr>
        <w:t xml:space="preserve">rate </w:t>
      </w:r>
      <w:r w:rsidR="00B7281F" w:rsidRPr="00C8286C">
        <w:rPr>
          <w:rFonts w:ascii="Palatino Linotype" w:hAnsi="Palatino Linotype"/>
          <w:sz w:val="22"/>
          <w:szCs w:val="22"/>
        </w:rPr>
        <w:t>data from the United Nations World Population Prospects</w:t>
      </w:r>
      <w:r w:rsidR="001B6047" w:rsidRPr="00C8286C">
        <w:rPr>
          <w:rFonts w:ascii="Palatino Linotype" w:hAnsi="Palatino Linotype"/>
          <w:sz w:val="22"/>
          <w:szCs w:val="22"/>
        </w:rPr>
        <w:t xml:space="preserve"> </w:t>
      </w:r>
      <w:r w:rsidR="00497126" w:rsidRPr="00C8286C">
        <w:rPr>
          <w:rFonts w:ascii="Palatino Linotype" w:hAnsi="Palatino Linotype"/>
          <w:sz w:val="22"/>
          <w:szCs w:val="22"/>
        </w:rPr>
        <w:t>(</w:t>
      </w:r>
      <w:r w:rsidR="00526D84" w:rsidRPr="00C8286C">
        <w:rPr>
          <w:rFonts w:ascii="Palatino Linotype" w:hAnsi="Palatino Linotype"/>
          <w:sz w:val="22"/>
          <w:szCs w:val="22"/>
        </w:rPr>
        <w:t>UNWPP</w:t>
      </w:r>
      <w:r w:rsidR="008A025D" w:rsidRPr="00C8286C">
        <w:rPr>
          <w:rFonts w:ascii="Palatino Linotype" w:hAnsi="Palatino Linotype"/>
          <w:sz w:val="22"/>
          <w:szCs w:val="22"/>
        </w:rPr>
        <w:t xml:space="preserve">) (see </w:t>
      </w:r>
      <w:r w:rsidR="00732AF5" w:rsidRPr="00C8286C">
        <w:rPr>
          <w:rFonts w:ascii="Palatino Linotype" w:hAnsi="Palatino Linotype"/>
          <w:sz w:val="22"/>
          <w:szCs w:val="22"/>
          <w:u w:val="single"/>
        </w:rPr>
        <w:t>https://population.un.org/wpp/</w:t>
      </w:r>
      <w:r w:rsidR="00732AF5" w:rsidRPr="00C8286C">
        <w:rPr>
          <w:rFonts w:ascii="Palatino Linotype" w:hAnsi="Palatino Linotype"/>
          <w:sz w:val="22"/>
          <w:szCs w:val="22"/>
        </w:rPr>
        <w:t>)</w:t>
      </w:r>
      <w:r w:rsidR="00DC71B9" w:rsidRPr="00C8286C">
        <w:rPr>
          <w:rFonts w:ascii="Palatino Linotype" w:hAnsi="Palatino Linotype" w:cs="Aparajita"/>
          <w:sz w:val="22"/>
          <w:szCs w:val="22"/>
        </w:rPr>
        <w:t xml:space="preserve">. </w:t>
      </w:r>
      <w:r w:rsidR="0052003B" w:rsidRPr="00C8286C">
        <w:rPr>
          <w:rFonts w:ascii="Palatino Linotype" w:hAnsi="Palatino Linotype" w:cs="Aparajita"/>
          <w:sz w:val="22"/>
          <w:szCs w:val="22"/>
        </w:rPr>
        <w:t>W</w:t>
      </w:r>
      <w:r w:rsidR="00DC71B9" w:rsidRPr="00C8286C">
        <w:rPr>
          <w:rFonts w:ascii="Palatino Linotype" w:hAnsi="Palatino Linotype" w:cs="Aparajita"/>
          <w:sz w:val="22"/>
          <w:szCs w:val="22"/>
        </w:rPr>
        <w:t xml:space="preserve">e make use of </w:t>
      </w:r>
      <w:r w:rsidR="00260BA8" w:rsidRPr="00C8286C">
        <w:rPr>
          <w:rFonts w:ascii="Palatino Linotype" w:hAnsi="Palatino Linotype"/>
          <w:sz w:val="22"/>
          <w:szCs w:val="22"/>
        </w:rPr>
        <w:t xml:space="preserve">UNWPP </w:t>
      </w:r>
      <w:r w:rsidR="00AC179F" w:rsidRPr="00C8286C">
        <w:rPr>
          <w:rFonts w:ascii="Palatino Linotype" w:hAnsi="Palatino Linotype"/>
          <w:sz w:val="22"/>
          <w:szCs w:val="22"/>
        </w:rPr>
        <w:t>demographic estimates</w:t>
      </w:r>
      <w:r w:rsidRPr="00C8286C">
        <w:rPr>
          <w:rFonts w:ascii="Palatino Linotype" w:hAnsi="Palatino Linotype"/>
          <w:sz w:val="22"/>
          <w:szCs w:val="22"/>
        </w:rPr>
        <w:t xml:space="preserve"> for calendar years</w:t>
      </w:r>
      <w:r w:rsidR="00260BA8" w:rsidRPr="00C8286C">
        <w:rPr>
          <w:rFonts w:ascii="Palatino Linotype" w:hAnsi="Palatino Linotype"/>
          <w:sz w:val="22"/>
          <w:szCs w:val="22"/>
        </w:rPr>
        <w:t xml:space="preserve"> 1950</w:t>
      </w:r>
      <w:r w:rsidRPr="00C8286C">
        <w:rPr>
          <w:rFonts w:ascii="Palatino Linotype" w:hAnsi="Palatino Linotype"/>
          <w:sz w:val="22"/>
          <w:szCs w:val="22"/>
        </w:rPr>
        <w:t>-1955</w:t>
      </w:r>
      <w:r w:rsidR="00260BA8" w:rsidRPr="00C8286C">
        <w:rPr>
          <w:rFonts w:ascii="Palatino Linotype" w:hAnsi="Palatino Linotype"/>
          <w:sz w:val="22"/>
          <w:szCs w:val="22"/>
        </w:rPr>
        <w:t xml:space="preserve"> through </w:t>
      </w:r>
      <w:r w:rsidRPr="00C8286C">
        <w:rPr>
          <w:rFonts w:ascii="Palatino Linotype" w:hAnsi="Palatino Linotype"/>
          <w:sz w:val="22"/>
          <w:szCs w:val="22"/>
        </w:rPr>
        <w:t>2015-</w:t>
      </w:r>
      <w:r w:rsidR="00260BA8" w:rsidRPr="00C8286C">
        <w:rPr>
          <w:rFonts w:ascii="Palatino Linotype" w:hAnsi="Palatino Linotype"/>
          <w:sz w:val="22"/>
          <w:szCs w:val="22"/>
        </w:rPr>
        <w:t xml:space="preserve">2020. </w:t>
      </w:r>
      <w:commentRangeStart w:id="3"/>
      <w:r w:rsidR="000E14B4" w:rsidRPr="00C8286C">
        <w:rPr>
          <w:rFonts w:ascii="Palatino Linotype" w:hAnsi="Palatino Linotype" w:cs="Aparajita"/>
          <w:sz w:val="22"/>
          <w:szCs w:val="22"/>
        </w:rPr>
        <w:t xml:space="preserve">We </w:t>
      </w:r>
      <w:r w:rsidR="000E14B4" w:rsidRPr="00C8286C">
        <w:rPr>
          <w:rFonts w:ascii="Palatino Linotype" w:eastAsiaTheme="minorHAnsi" w:hAnsi="Palatino Linotype" w:cs="NimbusRomNo9L-Regu"/>
          <w:sz w:val="22"/>
          <w:szCs w:val="22"/>
        </w:rPr>
        <w:t>obtain single-calendar-year estimates through linear interpolation</w:t>
      </w:r>
      <w:commentRangeEnd w:id="3"/>
      <w:r w:rsidR="00422EBD">
        <w:rPr>
          <w:rStyle w:val="CommentReference"/>
          <w:rFonts w:asciiTheme="minorHAnsi" w:eastAsiaTheme="minorHAnsi" w:hAnsiTheme="minorHAnsi" w:cstheme="minorBidi"/>
        </w:rPr>
        <w:commentReference w:id="3"/>
      </w:r>
      <w:r w:rsidR="000E14B4" w:rsidRPr="00C8286C">
        <w:rPr>
          <w:rFonts w:ascii="Palatino Linotype" w:eastAsiaTheme="minorHAnsi" w:hAnsi="Palatino Linotype" w:cs="NimbusRomNo9L-Regu"/>
          <w:sz w:val="22"/>
          <w:szCs w:val="22"/>
        </w:rPr>
        <w:t xml:space="preserve">. </w:t>
      </w:r>
    </w:p>
    <w:p w14:paraId="2A6805BF" w14:textId="3AA92867" w:rsidR="00AC179F" w:rsidRPr="00C8286C" w:rsidRDefault="00BF6257" w:rsidP="00A54CB7">
      <w:pPr>
        <w:autoSpaceDE w:val="0"/>
        <w:autoSpaceDN w:val="0"/>
        <w:adjustRightInd w:val="0"/>
        <w:ind w:firstLine="720"/>
        <w:rPr>
          <w:rFonts w:ascii="Palatino Linotype" w:hAnsi="Palatino Linotype" w:cs="Aparajita"/>
          <w:sz w:val="22"/>
          <w:szCs w:val="22"/>
        </w:rPr>
      </w:pPr>
      <w:r w:rsidRPr="00C8286C">
        <w:rPr>
          <w:rFonts w:ascii="Palatino Linotype" w:hAnsi="Palatino Linotype"/>
          <w:sz w:val="22"/>
          <w:szCs w:val="22"/>
        </w:rPr>
        <w:t>T</w:t>
      </w:r>
      <w:r w:rsidR="008A025D" w:rsidRPr="00C8286C">
        <w:rPr>
          <w:rFonts w:ascii="Palatino Linotype" w:hAnsi="Palatino Linotype"/>
          <w:sz w:val="22"/>
          <w:szCs w:val="22"/>
        </w:rPr>
        <w:t xml:space="preserve">o generate period estimates of the maternal </w:t>
      </w:r>
      <w:r w:rsidR="007C7E67" w:rsidRPr="00C8286C">
        <w:rPr>
          <w:rFonts w:ascii="Palatino Linotype" w:hAnsi="Palatino Linotype"/>
          <w:sz w:val="22"/>
          <w:szCs w:val="22"/>
        </w:rPr>
        <w:t xml:space="preserve">cumulative prevalence </w:t>
      </w:r>
      <w:r w:rsidR="008A025D" w:rsidRPr="00C8286C">
        <w:rPr>
          <w:rFonts w:ascii="Palatino Linotype" w:hAnsi="Palatino Linotype"/>
          <w:sz w:val="22"/>
          <w:szCs w:val="22"/>
        </w:rPr>
        <w:t xml:space="preserve">of </w:t>
      </w:r>
      <w:r w:rsidR="007C7E67" w:rsidRPr="00C8286C">
        <w:rPr>
          <w:rFonts w:ascii="Palatino Linotype" w:hAnsi="Palatino Linotype"/>
          <w:sz w:val="22"/>
          <w:szCs w:val="22"/>
        </w:rPr>
        <w:t xml:space="preserve">infant, under-five, and offspring </w:t>
      </w:r>
      <w:r w:rsidR="008A025D" w:rsidRPr="00C8286C">
        <w:rPr>
          <w:rFonts w:ascii="Palatino Linotype" w:hAnsi="Palatino Linotype"/>
          <w:sz w:val="22"/>
          <w:szCs w:val="22"/>
        </w:rPr>
        <w:t>death</w:t>
      </w:r>
      <w:r w:rsidR="007C7E67" w:rsidRPr="00C8286C">
        <w:rPr>
          <w:rFonts w:ascii="Palatino Linotype" w:hAnsi="Palatino Linotype"/>
          <w:sz w:val="22"/>
          <w:szCs w:val="22"/>
        </w:rPr>
        <w:t xml:space="preserve"> </w:t>
      </w:r>
      <w:r w:rsidR="008F51D3" w:rsidRPr="00C8286C">
        <w:rPr>
          <w:rFonts w:ascii="Palatino Linotype" w:hAnsi="Palatino Linotype"/>
          <w:sz w:val="22"/>
          <w:szCs w:val="22"/>
        </w:rPr>
        <w:t xml:space="preserve">that are </w:t>
      </w:r>
      <w:r w:rsidR="00AC179F" w:rsidRPr="00C8286C">
        <w:rPr>
          <w:rFonts w:ascii="Palatino Linotype" w:hAnsi="Palatino Linotype"/>
          <w:sz w:val="22"/>
          <w:szCs w:val="22"/>
        </w:rPr>
        <w:t xml:space="preserve">directly </w:t>
      </w:r>
      <w:r w:rsidR="008F51D3" w:rsidRPr="00C8286C">
        <w:rPr>
          <w:rFonts w:ascii="Palatino Linotype" w:hAnsi="Palatino Linotype"/>
          <w:sz w:val="22"/>
          <w:szCs w:val="22"/>
        </w:rPr>
        <w:t xml:space="preserve">synonymous </w:t>
      </w:r>
      <w:r w:rsidR="007C7E67" w:rsidRPr="00C8286C">
        <w:rPr>
          <w:rFonts w:ascii="Palatino Linotype" w:hAnsi="Palatino Linotype"/>
          <w:sz w:val="22"/>
          <w:szCs w:val="22"/>
        </w:rPr>
        <w:t xml:space="preserve">as those </w:t>
      </w:r>
      <w:r w:rsidR="008F51D3" w:rsidRPr="00C8286C">
        <w:rPr>
          <w:rFonts w:ascii="Palatino Linotype" w:hAnsi="Palatino Linotype"/>
          <w:sz w:val="22"/>
          <w:szCs w:val="22"/>
        </w:rPr>
        <w:t xml:space="preserve">that we </w:t>
      </w:r>
      <w:r w:rsidR="007C7E67" w:rsidRPr="00C8286C">
        <w:rPr>
          <w:rFonts w:ascii="Palatino Linotype" w:hAnsi="Palatino Linotype"/>
          <w:sz w:val="22"/>
          <w:szCs w:val="22"/>
        </w:rPr>
        <w:t>generate</w:t>
      </w:r>
      <w:r w:rsidR="008F51D3" w:rsidRPr="00C8286C">
        <w:rPr>
          <w:rFonts w:ascii="Palatino Linotype" w:hAnsi="Palatino Linotype"/>
          <w:sz w:val="22"/>
          <w:szCs w:val="22"/>
        </w:rPr>
        <w:t xml:space="preserve"> </w:t>
      </w:r>
      <w:r w:rsidR="007C7E67" w:rsidRPr="00C8286C">
        <w:rPr>
          <w:rFonts w:ascii="Palatino Linotype" w:hAnsi="Palatino Linotype"/>
          <w:sz w:val="22"/>
          <w:szCs w:val="22"/>
        </w:rPr>
        <w:t xml:space="preserve">with survey </w:t>
      </w:r>
      <w:r w:rsidR="007C7E67" w:rsidRPr="00C8286C">
        <w:rPr>
          <w:rFonts w:ascii="Palatino Linotype" w:hAnsi="Palatino Linotype"/>
          <w:sz w:val="22"/>
          <w:szCs w:val="22"/>
        </w:rPr>
        <w:lastRenderedPageBreak/>
        <w:t>data</w:t>
      </w:r>
      <w:r w:rsidR="008A025D" w:rsidRPr="00C8286C">
        <w:rPr>
          <w:rFonts w:ascii="Palatino Linotype" w:hAnsi="Palatino Linotype"/>
          <w:sz w:val="22"/>
          <w:szCs w:val="22"/>
        </w:rPr>
        <w:t xml:space="preserve">, we extend the </w:t>
      </w:r>
      <w:r w:rsidR="001E31D9" w:rsidRPr="00C8286C">
        <w:rPr>
          <w:rFonts w:ascii="Palatino Linotype" w:hAnsi="Palatino Linotype"/>
          <w:sz w:val="22"/>
          <w:szCs w:val="22"/>
        </w:rPr>
        <w:t>Goodman-Keyfitz-Pullum kinship equations</w:t>
      </w:r>
      <w:r w:rsidR="00485D7B" w:rsidRPr="00C8286C">
        <w:rPr>
          <w:rFonts w:ascii="Palatino Linotype" w:hAnsi="Palatino Linotype"/>
          <w:sz w:val="22"/>
          <w:szCs w:val="22"/>
        </w:rPr>
        <w:t xml:space="preserve"> from mathematical demography</w:t>
      </w:r>
      <w:r w:rsidR="001E31D9"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{"citationID":"M6AGxZE7","properties":{"formattedCitation":"\\super 28,29\\nosupersub{}","plainCitation":"28,29","noteIndex":0},"citationItems":[{"id":"f9QvnSrP/gv97owEB","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id":500,"uris":["http://zotero.org/users/local/6aiRCPll/items/396YFB4G"],"uri":["http://zotero.org/users/local/6aiRCPll/items/396YFB4G"],"itemData":{"id":500,"type":"article-journal","container-title":"Theoretical Population Biology","issue":"1","note":"ISBN: 0040-5809\npublisher: Elsevier","page":"1-27","title":"Family formation and the frequency of various kinship relationships","volume":"5","author":[{"family":"Goodman","given":"Leo A."},{"family":"Keyfitz","given":"Nathan"},{"family":"Pullum","given":"Thomas W."}],"issued":{"date-parts":[["1974"]]}}}],"schema":"https://github.com/citation-style-language/schema/raw/master/csl-citation.json"} </w:instrText>
      </w:r>
      <w:r w:rsidR="001E31D9" w:rsidRPr="00C8286C">
        <w:rPr>
          <w:rFonts w:ascii="Palatino Linotype" w:hAnsi="Palatino Linotype"/>
          <w:sz w:val="22"/>
          <w:szCs w:val="22"/>
        </w:rPr>
        <w:fldChar w:fldCharType="separate"/>
      </w:r>
      <w:r w:rsidR="002857D0" w:rsidRPr="00C8286C">
        <w:rPr>
          <w:rFonts w:ascii="Palatino Linotype" w:hAnsi="Palatino Linotype"/>
          <w:sz w:val="22"/>
          <w:szCs w:val="22"/>
          <w:vertAlign w:val="superscript"/>
        </w:rPr>
        <w:t>28,29</w:t>
      </w:r>
      <w:r w:rsidR="001E31D9" w:rsidRPr="00C8286C">
        <w:rPr>
          <w:rFonts w:ascii="Palatino Linotype" w:hAnsi="Palatino Linotype"/>
          <w:sz w:val="22"/>
          <w:szCs w:val="22"/>
        </w:rPr>
        <w:fldChar w:fldCharType="end"/>
      </w:r>
      <w:r w:rsidR="00845001" w:rsidRPr="00C8286C">
        <w:rPr>
          <w:rFonts w:ascii="Palatino Linotype" w:hAnsi="Palatino Linotype"/>
          <w:sz w:val="22"/>
          <w:szCs w:val="22"/>
        </w:rPr>
        <w:t xml:space="preserve"> </w:t>
      </w:r>
      <w:r w:rsidR="00485D7B" w:rsidRPr="00C8286C">
        <w:rPr>
          <w:rFonts w:ascii="Palatino Linotype" w:hAnsi="Palatino Linotype"/>
          <w:sz w:val="22"/>
          <w:szCs w:val="22"/>
        </w:rPr>
        <w:t xml:space="preserve">to non-stable populations with changing demographic rates and combine them </w:t>
      </w:r>
      <w:r w:rsidR="00C42B98" w:rsidRPr="00C8286C">
        <w:rPr>
          <w:rFonts w:ascii="Palatino Linotype" w:hAnsi="Palatino Linotype"/>
          <w:sz w:val="22"/>
          <w:szCs w:val="22"/>
        </w:rPr>
        <w:t xml:space="preserve">with </w:t>
      </w:r>
      <w:r w:rsidR="00485D7B" w:rsidRPr="00C8286C">
        <w:rPr>
          <w:rFonts w:ascii="Palatino Linotype" w:hAnsi="Palatino Linotype"/>
          <w:sz w:val="22"/>
          <w:szCs w:val="22"/>
        </w:rPr>
        <w:t xml:space="preserve">standard </w:t>
      </w:r>
      <w:r w:rsidR="00C42B98" w:rsidRPr="00C8286C">
        <w:rPr>
          <w:rFonts w:ascii="Palatino Linotype" w:hAnsi="Palatino Linotype"/>
          <w:sz w:val="22"/>
          <w:szCs w:val="22"/>
        </w:rPr>
        <w:t>life</w:t>
      </w:r>
      <w:r w:rsidR="00280AAB" w:rsidRPr="00C8286C">
        <w:rPr>
          <w:rFonts w:ascii="Palatino Linotype" w:hAnsi="Palatino Linotype"/>
          <w:sz w:val="22"/>
          <w:szCs w:val="22"/>
        </w:rPr>
        <w:t xml:space="preserve"> </w:t>
      </w:r>
      <w:r w:rsidR="00C42B98" w:rsidRPr="00C8286C">
        <w:rPr>
          <w:rFonts w:ascii="Palatino Linotype" w:hAnsi="Palatino Linotype"/>
          <w:sz w:val="22"/>
          <w:szCs w:val="22"/>
        </w:rPr>
        <w:t xml:space="preserve">table methods. </w:t>
      </w:r>
    </w:p>
    <w:p w14:paraId="7368F7BB" w14:textId="6E1F5AD9" w:rsidR="001C0CE8" w:rsidRPr="00C8286C" w:rsidRDefault="00AC179F" w:rsidP="00A54CB7">
      <w:pPr>
        <w:autoSpaceDE w:val="0"/>
        <w:autoSpaceDN w:val="0"/>
        <w:adjustRightInd w:val="0"/>
        <w:ind w:firstLine="720"/>
        <w:rPr>
          <w:rFonts w:ascii="Palatino Linotype" w:eastAsiaTheme="minorEastAsia" w:hAnsi="Palatino Linotype" w:cs="Aparajita"/>
          <w:sz w:val="22"/>
          <w:szCs w:val="22"/>
        </w:rPr>
      </w:pPr>
      <w:bookmarkStart w:id="4" w:name="_Hlk47854513"/>
      <w:r w:rsidRPr="00C8286C">
        <w:rPr>
          <w:rFonts w:ascii="Palatino Linotype" w:hAnsi="Palatino Linotype" w:cs="Aparajita"/>
          <w:sz w:val="22"/>
          <w:szCs w:val="22"/>
        </w:rPr>
        <w:t>Specifically, w</w:t>
      </w:r>
      <w:r w:rsidR="008A11E2" w:rsidRPr="00C8286C">
        <w:rPr>
          <w:rFonts w:ascii="Palatino Linotype" w:hAnsi="Palatino Linotype" w:cs="Aparajita"/>
          <w:sz w:val="22"/>
          <w:szCs w:val="22"/>
        </w:rPr>
        <w:t>e generate</w:t>
      </w:r>
      <w:r w:rsidR="001C0CE8" w:rsidRPr="00C8286C">
        <w:rPr>
          <w:rFonts w:ascii="Palatino Linotype" w:hAnsi="Palatino Linotype" w:cs="Aparajita"/>
          <w:sz w:val="22"/>
          <w:szCs w:val="22"/>
        </w:rPr>
        <w:t xml:space="preserve"> </w:t>
      </w:r>
      <w:r w:rsidR="008A11E2" w:rsidRPr="00C8286C">
        <w:rPr>
          <w:rFonts w:ascii="Palatino Linotype" w:hAnsi="Palatino Linotype" w:cs="Aparajita"/>
          <w:sz w:val="22"/>
          <w:szCs w:val="22"/>
        </w:rPr>
        <w:t>the</w:t>
      </w:r>
      <w:r w:rsidRPr="00C8286C">
        <w:rPr>
          <w:rFonts w:ascii="Palatino Linotype" w:hAnsi="Palatino Linotype" w:cs="Aparajita"/>
          <w:sz w:val="22"/>
          <w:szCs w:val="22"/>
        </w:rPr>
        <w:t xml:space="preserve"> </w:t>
      </w:r>
      <w:proofErr w:type="spellStart"/>
      <w:r w:rsidRPr="00C8286C">
        <w:rPr>
          <w:rFonts w:ascii="Palatino Linotype" w:hAnsi="Palatino Linotype" w:cs="Aparajita"/>
          <w:sz w:val="22"/>
          <w:szCs w:val="22"/>
        </w:rPr>
        <w:t>mIM</w:t>
      </w:r>
      <w:proofErr w:type="spellEnd"/>
      <w:r w:rsidRPr="00C8286C">
        <w:rPr>
          <w:rFonts w:ascii="Palatino Linotype" w:hAnsi="Palatino Linotype" w:cs="Aparajita"/>
          <w:sz w:val="22"/>
          <w:szCs w:val="22"/>
        </w:rPr>
        <w:t xml:space="preserve">, mU5M, and </w:t>
      </w:r>
      <w:proofErr w:type="spellStart"/>
      <w:r w:rsidRPr="00C8286C">
        <w:rPr>
          <w:rFonts w:ascii="Palatino Linotype" w:hAnsi="Palatino Linotype" w:cs="Aparajita"/>
          <w:sz w:val="22"/>
          <w:szCs w:val="22"/>
        </w:rPr>
        <w:t>mOM</w:t>
      </w:r>
      <w:proofErr w:type="spellEnd"/>
      <w:r w:rsidR="008A11E2" w:rsidRPr="00C8286C">
        <w:rPr>
          <w:rFonts w:ascii="Palatino Linotype" w:hAnsi="Palatino Linotype" w:cs="Aparajita"/>
          <w:sz w:val="22"/>
          <w:szCs w:val="22"/>
        </w:rPr>
        <w:t xml:space="preserve"> in four steps. First, we begin </w:t>
      </w:r>
      <w:r w:rsidR="001C0CE8" w:rsidRPr="00C8286C">
        <w:rPr>
          <w:rFonts w:ascii="Palatino Linotype" w:hAnsi="Palatino Linotype" w:cs="Aparajita"/>
          <w:sz w:val="22"/>
          <w:szCs w:val="22"/>
        </w:rPr>
        <w:t xml:space="preserve">by </w:t>
      </w:r>
      <w:r w:rsidR="008A11E2" w:rsidRPr="00C8286C">
        <w:rPr>
          <w:rFonts w:ascii="Palatino Linotype" w:hAnsi="Palatino Linotype" w:cs="Aparajita"/>
          <w:sz w:val="22"/>
          <w:szCs w:val="22"/>
        </w:rPr>
        <w:t xml:space="preserve">using </w:t>
      </w:r>
      <w:r w:rsidR="005245A1" w:rsidRPr="00C8286C">
        <w:rPr>
          <w:rFonts w:ascii="Palatino Linotype" w:hAnsi="Palatino Linotype" w:cs="Aparajita"/>
          <w:sz w:val="22"/>
          <w:szCs w:val="22"/>
        </w:rPr>
        <w:t>country-specific mortality life tables</w:t>
      </w:r>
      <w:r w:rsidR="008A11E2" w:rsidRPr="00C8286C">
        <w:rPr>
          <w:rFonts w:ascii="Palatino Linotype" w:hAnsi="Palatino Linotype" w:cs="Aparajita"/>
          <w:sz w:val="22"/>
          <w:szCs w:val="22"/>
        </w:rPr>
        <w:t xml:space="preserve"> and </w:t>
      </w:r>
      <w:r w:rsidR="008F51D3" w:rsidRPr="00C8286C">
        <w:rPr>
          <w:rFonts w:ascii="Palatino Linotype" w:hAnsi="Palatino Linotype" w:cs="Aparajita"/>
          <w:sz w:val="22"/>
          <w:szCs w:val="22"/>
        </w:rPr>
        <w:t>discrete kinship equations</w:t>
      </w:r>
      <w:r w:rsidR="008A11E2" w:rsidRPr="00C8286C">
        <w:rPr>
          <w:rFonts w:ascii="Palatino Linotype" w:hAnsi="Palatino Linotype" w:cs="Aparajita"/>
          <w:sz w:val="22"/>
          <w:szCs w:val="22"/>
        </w:rPr>
        <w:t xml:space="preserve"> to calculate the </w:t>
      </w:r>
      <w:r w:rsidR="001C0CE8" w:rsidRPr="00C8286C">
        <w:rPr>
          <w:rFonts w:ascii="Palatino Linotype" w:hAnsi="Palatino Linotype" w:cs="Aparajita"/>
          <w:sz w:val="22"/>
          <w:szCs w:val="22"/>
        </w:rPr>
        <w:t xml:space="preserve">age-specific probability </w:t>
      </w:r>
      <w:r w:rsidR="002D54C7" w:rsidRPr="00C8286C">
        <w:rPr>
          <w:rFonts w:ascii="Palatino Linotype" w:hAnsi="Palatino Linotype" w:cs="Aparajita"/>
          <w:sz w:val="22"/>
          <w:szCs w:val="22"/>
        </w:rPr>
        <w:t>(</w:t>
      </w:r>
      <w:proofErr w:type="spellStart"/>
      <w:r w:rsidR="002D54C7" w:rsidRPr="00C8286C">
        <w:rPr>
          <w:rFonts w:ascii="Palatino Linotype" w:hAnsi="Palatino Linotype" w:cs="Aparajita"/>
          <w:sz w:val="22"/>
          <w:szCs w:val="22"/>
        </w:rPr>
        <w:t>qx</w:t>
      </w:r>
      <w:proofErr w:type="spellEnd"/>
      <w:r w:rsidR="002D54C7" w:rsidRPr="00C8286C">
        <w:rPr>
          <w:rFonts w:ascii="Palatino Linotype" w:hAnsi="Palatino Linotype" w:cs="Aparajita"/>
          <w:sz w:val="22"/>
          <w:szCs w:val="22"/>
        </w:rPr>
        <w:t xml:space="preserve">) </w:t>
      </w:r>
      <w:r w:rsidR="001C0CE8" w:rsidRPr="00C8286C">
        <w:rPr>
          <w:rFonts w:ascii="Palatino Linotype" w:hAnsi="Palatino Linotype" w:cs="Aparajita"/>
          <w:sz w:val="22"/>
          <w:szCs w:val="22"/>
        </w:rPr>
        <w:t>that an average woman will experience the death of a</w:t>
      </w:r>
      <w:r w:rsidR="008F51D3" w:rsidRPr="00C8286C">
        <w:rPr>
          <w:rFonts w:ascii="Palatino Linotype" w:hAnsi="Palatino Linotype" w:cs="Aparajita"/>
          <w:sz w:val="22"/>
          <w:szCs w:val="22"/>
        </w:rPr>
        <w:t>n infant, under-five, or any age</w:t>
      </w:r>
      <w:r w:rsidR="001C0CE8" w:rsidRPr="00C8286C">
        <w:rPr>
          <w:rFonts w:ascii="Palatino Linotype" w:hAnsi="Palatino Linotype" w:cs="Aparajita"/>
          <w:sz w:val="22"/>
          <w:szCs w:val="22"/>
        </w:rPr>
        <w:t xml:space="preserve"> child</w:t>
      </w:r>
      <w:r w:rsidR="00732AF5" w:rsidRPr="00C8286C">
        <w:rPr>
          <w:rFonts w:ascii="Palatino Linotype" w:hAnsi="Palatino Linotype" w:cs="Aparajita"/>
          <w:sz w:val="22"/>
          <w:szCs w:val="22"/>
        </w:rPr>
        <w:t>.</w:t>
      </w:r>
      <w:r w:rsidR="001C0CE8" w:rsidRPr="00C8286C">
        <w:rPr>
          <w:rFonts w:ascii="Palatino Linotype" w:hAnsi="Palatino Linotype" w:cs="Aparajita"/>
          <w:sz w:val="22"/>
          <w:szCs w:val="22"/>
        </w:rPr>
        <w:fldChar w:fldCharType="begin"/>
      </w:r>
      <w:r w:rsidR="008E7F02" w:rsidRPr="00C8286C">
        <w:rPr>
          <w:rFonts w:ascii="Palatino Linotype" w:hAnsi="Palatino Linotype" w:cs="Aparajita"/>
          <w:sz w:val="22"/>
          <w:szCs w:val="22"/>
        </w:rPr>
        <w:instrText xml:space="preserve"> ADDIN ZOTERO_ITEM CSL_CITATION {"citationID":"cT4xChNH","properties":{"formattedCitation":"\\super 30\\nosupersub{}","plainCitation":"30","noteIndex":0},"citationItems":[{"id":"f9QvnSrP/75e4Tq6I","uris":["http://zotero.org/groups/2241996/items/XHBET453"],"uri":["http://zotero.org/groups/2241996/items/XHBET453"],"itemData":{"id":477,"type":"book","title":"Essential demographic methods","publisher":"Harvard Univ. Press","publisher-place":"Cambridge, Mass.","number-of-pages":"288","source":"Gemeinsamer Bibliotheksverbund ISBN","event-place":"Cambridge, Mass.","ISBN":"978-0-674-04557-6","note":"OCLC: 931410976","language":"eng","author":[{"family":"Wachter","given":"Kenneth W."}],"issued":{"date-parts":[["2014"]]}}}],"schema":"https://github.com/citation-style-language/schema/raw/master/csl-citation.json"} </w:instrText>
      </w:r>
      <w:r w:rsidR="001C0CE8" w:rsidRPr="00C8286C">
        <w:rPr>
          <w:rFonts w:ascii="Palatino Linotype" w:hAnsi="Palatino Linotype" w:cs="Aparajita"/>
          <w:sz w:val="22"/>
          <w:szCs w:val="22"/>
        </w:rPr>
        <w:fldChar w:fldCharType="separate"/>
      </w:r>
      <w:r w:rsidR="002857D0" w:rsidRPr="00C8286C">
        <w:rPr>
          <w:rFonts w:ascii="Palatino Linotype" w:hAnsi="Palatino Linotype"/>
          <w:sz w:val="22"/>
          <w:szCs w:val="22"/>
          <w:vertAlign w:val="superscript"/>
        </w:rPr>
        <w:t>30</w:t>
      </w:r>
      <w:r w:rsidR="001C0CE8" w:rsidRPr="00C8286C">
        <w:rPr>
          <w:rFonts w:ascii="Palatino Linotype" w:hAnsi="Palatino Linotype" w:cs="Aparajita"/>
          <w:sz w:val="22"/>
          <w:szCs w:val="22"/>
        </w:rPr>
        <w:fldChar w:fldCharType="end"/>
      </w:r>
      <w:r w:rsidR="001C0CE8" w:rsidRPr="00C8286C">
        <w:rPr>
          <w:rFonts w:ascii="Palatino Linotype" w:hAnsi="Palatino Linotype" w:cs="Aparajita"/>
          <w:sz w:val="22"/>
          <w:szCs w:val="22"/>
        </w:rPr>
        <w:t xml:space="preserve"> </w:t>
      </w:r>
      <w:r w:rsidR="005245A1" w:rsidRPr="00C8286C">
        <w:rPr>
          <w:rFonts w:ascii="Palatino Linotype" w:hAnsi="Palatino Linotype" w:cs="Aparajita"/>
          <w:sz w:val="22"/>
          <w:szCs w:val="22"/>
        </w:rPr>
        <w:t xml:space="preserve">This estimate </w:t>
      </w:r>
      <w:r w:rsidR="002D54C7" w:rsidRPr="00C8286C">
        <w:rPr>
          <w:rFonts w:ascii="Palatino Linotype" w:eastAsiaTheme="minorEastAsia" w:hAnsi="Palatino Linotype" w:cs="Aparajita"/>
          <w:sz w:val="22"/>
          <w:szCs w:val="22"/>
        </w:rPr>
        <w:t>does not account for women’s survivorship to specific ages</w:t>
      </w:r>
      <w:r w:rsidR="002A10D1" w:rsidRPr="00C8286C">
        <w:rPr>
          <w:rFonts w:ascii="Palatino Linotype" w:eastAsiaTheme="minorEastAsia" w:hAnsi="Palatino Linotype" w:cs="Aparajita"/>
          <w:sz w:val="22"/>
          <w:szCs w:val="22"/>
        </w:rPr>
        <w:t xml:space="preserve">; thus, </w:t>
      </w:r>
      <w:r w:rsidR="005245A1" w:rsidRPr="00C8286C">
        <w:rPr>
          <w:rFonts w:ascii="Palatino Linotype" w:eastAsiaTheme="minorEastAsia" w:hAnsi="Palatino Linotype" w:cs="Aparajita"/>
          <w:sz w:val="22"/>
          <w:szCs w:val="22"/>
        </w:rPr>
        <w:t xml:space="preserve">second, </w:t>
      </w:r>
      <w:r w:rsidR="00E01B1C" w:rsidRPr="00C8286C">
        <w:rPr>
          <w:rFonts w:ascii="Palatino Linotype" w:eastAsiaTheme="minorEastAsia" w:hAnsi="Palatino Linotype" w:cs="Aparajita"/>
          <w:sz w:val="22"/>
          <w:szCs w:val="22"/>
        </w:rPr>
        <w:t xml:space="preserve">we </w:t>
      </w:r>
      <w:r w:rsidR="001C0CE8" w:rsidRPr="00C8286C">
        <w:rPr>
          <w:rFonts w:ascii="Palatino Linotype" w:hAnsi="Palatino Linotype" w:cs="Aparajita"/>
          <w:sz w:val="22"/>
          <w:szCs w:val="22"/>
        </w:rPr>
        <w:t>create a life table</w:t>
      </w:r>
      <w:r w:rsidR="001C0CE8" w:rsidRPr="00C8286C">
        <w:rPr>
          <w:rFonts w:ascii="Palatino Linotype" w:hAnsi="Palatino Linotype" w:cs="Aparajita"/>
          <w:sz w:val="22"/>
          <w:szCs w:val="22"/>
        </w:rPr>
        <w:fldChar w:fldCharType="begin"/>
      </w:r>
      <w:r w:rsidR="008E7F02" w:rsidRPr="00C8286C">
        <w:rPr>
          <w:rFonts w:ascii="Palatino Linotype" w:hAnsi="Palatino Linotype" w:cs="Aparajita"/>
          <w:sz w:val="22"/>
          <w:szCs w:val="22"/>
        </w:rPr>
        <w:instrText xml:space="preserve"> ADDIN ZOTERO_ITEM CSL_CITATION {"citationID":"F6EFS4e3","properties":{"formattedCitation":"\\super 31\\nosupersub{}","plainCitation":"31","noteIndex":0},"citationItems":[{"id":"f9QvnSrP/MLt8hpRG","uris":["http://zotero.org/groups/2241996/items/A88IZKYU"],"uri":["http://zotero.org/groups/2241996/items/A88IZKYU"],"itemData":{"id":601,"type":"book","title":"Demography: measuring and modeling population processes","publisher":"Blackwell Publishers","publisher-place":"Malden, MA","number-of-pages":"291","source":"Library of Congress ISBN","event-place":"Malden, MA","ISBN":"978-1-55786-214-3","call-number":"HB849.4 .P73 2001","shortTitle":"Demography","author":[{"family":"Preston","given":"Samuel H."},{"family":"Heuveline","given":"Patrick"},{"family":"Guillot","given":"Michel"}],"issued":{"date-parts":[["2001"]]}}}],"schema":"https://github.com/citation-style-language/schema/raw/master/csl-citation.json"} </w:instrText>
      </w:r>
      <w:r w:rsidR="001C0CE8" w:rsidRPr="00C8286C">
        <w:rPr>
          <w:rFonts w:ascii="Palatino Linotype" w:hAnsi="Palatino Linotype" w:cs="Aparajita"/>
          <w:sz w:val="22"/>
          <w:szCs w:val="22"/>
        </w:rPr>
        <w:fldChar w:fldCharType="separate"/>
      </w:r>
      <w:r w:rsidR="002857D0" w:rsidRPr="00C8286C">
        <w:rPr>
          <w:rFonts w:ascii="Palatino Linotype" w:hAnsi="Palatino Linotype"/>
          <w:sz w:val="22"/>
          <w:szCs w:val="22"/>
          <w:vertAlign w:val="superscript"/>
        </w:rPr>
        <w:t>31</w:t>
      </w:r>
      <w:r w:rsidR="001C0CE8" w:rsidRPr="00C8286C">
        <w:rPr>
          <w:rFonts w:ascii="Palatino Linotype" w:hAnsi="Palatino Linotype" w:cs="Aparajita"/>
          <w:sz w:val="22"/>
          <w:szCs w:val="22"/>
        </w:rPr>
        <w:fldChar w:fldCharType="end"/>
      </w:r>
      <w:r w:rsidR="001C0CE8" w:rsidRPr="00C8286C">
        <w:rPr>
          <w:rFonts w:ascii="Palatino Linotype" w:hAnsi="Palatino Linotype" w:cs="Aparajita"/>
          <w:sz w:val="22"/>
          <w:szCs w:val="22"/>
        </w:rPr>
        <w:t xml:space="preserve"> with </w:t>
      </w:r>
      <w:r w:rsidR="001C0CE8" w:rsidRPr="00C8286C">
        <w:rPr>
          <w:rFonts w:ascii="Palatino Linotype" w:eastAsiaTheme="minorEastAsia" w:hAnsi="Palatino Linotype" w:cs="Aparajita"/>
          <w:sz w:val="22"/>
          <w:szCs w:val="22"/>
        </w:rPr>
        <w:t xml:space="preserve">a </w:t>
      </w:r>
      <w:r w:rsidR="006C3391" w:rsidRPr="00C8286C">
        <w:rPr>
          <w:rFonts w:ascii="Palatino Linotype" w:eastAsiaTheme="minorEastAsia" w:hAnsi="Palatino Linotype" w:cs="Aparajita"/>
          <w:sz w:val="22"/>
          <w:szCs w:val="22"/>
        </w:rPr>
        <w:t>survivorship column</w:t>
      </w:r>
      <w:r w:rsidR="002D54C7" w:rsidRPr="00C8286C">
        <w:rPr>
          <w:rFonts w:ascii="Palatino Linotype" w:eastAsiaTheme="minorEastAsia" w:hAnsi="Palatino Linotype" w:cs="Aparajita"/>
          <w:sz w:val="22"/>
          <w:szCs w:val="22"/>
        </w:rPr>
        <w:t xml:space="preserve"> (lx)</w:t>
      </w:r>
      <w:r w:rsidR="00A30663" w:rsidRPr="00C8286C">
        <w:rPr>
          <w:rFonts w:ascii="Palatino Linotype" w:eastAsiaTheme="minorEastAsia" w:hAnsi="Palatino Linotype" w:cs="Aparajita"/>
          <w:sz w:val="22"/>
          <w:szCs w:val="22"/>
        </w:rPr>
        <w:t xml:space="preserve"> </w:t>
      </w:r>
      <w:r w:rsidR="00D0546D" w:rsidRPr="00C8286C">
        <w:rPr>
          <w:rFonts w:ascii="Palatino Linotype" w:eastAsiaTheme="minorEastAsia" w:hAnsi="Palatino Linotype" w:cs="Aparajita"/>
          <w:sz w:val="22"/>
          <w:szCs w:val="22"/>
        </w:rPr>
        <w:t>that determines</w:t>
      </w:r>
      <w:r w:rsidR="00A30663" w:rsidRPr="00C8286C">
        <w:rPr>
          <w:rFonts w:ascii="Palatino Linotype" w:eastAsiaTheme="minorEastAsia" w:hAnsi="Palatino Linotype" w:cs="Aparajita"/>
          <w:sz w:val="22"/>
          <w:szCs w:val="22"/>
        </w:rPr>
        <w:t xml:space="preserve"> </w:t>
      </w:r>
      <w:r w:rsidR="001C0CE8" w:rsidRPr="00C8286C">
        <w:rPr>
          <w:rFonts w:ascii="Palatino Linotype" w:eastAsiaTheme="minorEastAsia" w:hAnsi="Palatino Linotype" w:cs="Aparajita"/>
          <w:sz w:val="22"/>
          <w:szCs w:val="22"/>
        </w:rPr>
        <w:t xml:space="preserve">the fraction of women </w:t>
      </w:r>
      <w:r w:rsidR="002D54C7" w:rsidRPr="00C8286C">
        <w:rPr>
          <w:rFonts w:ascii="Palatino Linotype" w:eastAsiaTheme="minorEastAsia" w:hAnsi="Palatino Linotype" w:cs="Aparajita"/>
          <w:sz w:val="22"/>
          <w:szCs w:val="22"/>
        </w:rPr>
        <w:t>in each cohort</w:t>
      </w:r>
      <w:r w:rsidR="001C0CE8" w:rsidRPr="00C8286C">
        <w:rPr>
          <w:rFonts w:ascii="Palatino Linotype" w:eastAsiaTheme="minorEastAsia" w:hAnsi="Palatino Linotype" w:cs="Aparajita"/>
          <w:sz w:val="22"/>
          <w:szCs w:val="22"/>
        </w:rPr>
        <w:t xml:space="preserve"> who </w:t>
      </w:r>
      <w:r w:rsidR="00A07FE5" w:rsidRPr="00C8286C">
        <w:rPr>
          <w:rFonts w:ascii="Palatino Linotype" w:eastAsiaTheme="minorEastAsia" w:hAnsi="Palatino Linotype" w:cs="Aparajita"/>
          <w:sz w:val="22"/>
          <w:szCs w:val="22"/>
        </w:rPr>
        <w:t xml:space="preserve">survive to each age. </w:t>
      </w:r>
      <w:r w:rsidR="008F51D3" w:rsidRPr="00C8286C">
        <w:rPr>
          <w:rFonts w:ascii="Palatino Linotype" w:eastAsiaTheme="minorEastAsia" w:hAnsi="Palatino Linotype" w:cs="Aparajita"/>
          <w:sz w:val="22"/>
          <w:szCs w:val="22"/>
        </w:rPr>
        <w:t xml:space="preserve">By </w:t>
      </w:r>
      <w:r w:rsidR="00C9297B" w:rsidRPr="00C8286C">
        <w:rPr>
          <w:rFonts w:ascii="Palatino Linotype" w:eastAsiaTheme="minorEastAsia" w:hAnsi="Palatino Linotype" w:cs="Aparajita"/>
          <w:sz w:val="22"/>
          <w:szCs w:val="22"/>
        </w:rPr>
        <w:t>considering</w:t>
      </w:r>
      <w:r w:rsidR="008F51D3" w:rsidRPr="00C8286C">
        <w:rPr>
          <w:rFonts w:ascii="Palatino Linotype" w:eastAsiaTheme="minorEastAsia" w:hAnsi="Palatino Linotype" w:cs="Aparajita"/>
          <w:sz w:val="22"/>
          <w:szCs w:val="22"/>
        </w:rPr>
        <w:t xml:space="preserve"> </w:t>
      </w:r>
      <w:r w:rsidR="002D54C7" w:rsidRPr="00C8286C">
        <w:rPr>
          <w:rFonts w:ascii="Palatino Linotype" w:eastAsiaTheme="minorEastAsia" w:hAnsi="Palatino Linotype" w:cs="Aparajita"/>
          <w:sz w:val="22"/>
          <w:szCs w:val="22"/>
        </w:rPr>
        <w:t xml:space="preserve">the age-specific probability of losing a child </w:t>
      </w:r>
      <w:r w:rsidR="00F52516" w:rsidRPr="00C8286C">
        <w:rPr>
          <w:rFonts w:ascii="Palatino Linotype" w:eastAsiaTheme="minorEastAsia" w:hAnsi="Palatino Linotype" w:cs="Aparajita"/>
          <w:sz w:val="22"/>
          <w:szCs w:val="22"/>
        </w:rPr>
        <w:t>and</w:t>
      </w:r>
      <w:r w:rsidR="002D54C7" w:rsidRPr="00C8286C">
        <w:rPr>
          <w:rFonts w:ascii="Palatino Linotype" w:eastAsiaTheme="minorEastAsia" w:hAnsi="Palatino Linotype" w:cs="Aparajita"/>
          <w:sz w:val="22"/>
          <w:szCs w:val="22"/>
        </w:rPr>
        <w:t xml:space="preserve"> the proportion of women in each birth cohort that survive to each age, </w:t>
      </w:r>
      <w:r w:rsidR="001C0CE8" w:rsidRPr="00C8286C">
        <w:rPr>
          <w:rFonts w:ascii="Palatino Linotype" w:eastAsiaTheme="minorEastAsia" w:hAnsi="Palatino Linotype" w:cs="Aparajita"/>
          <w:sz w:val="22"/>
          <w:szCs w:val="22"/>
        </w:rPr>
        <w:t xml:space="preserve">we can solve </w:t>
      </w:r>
      <w:r w:rsidRPr="00C8286C">
        <w:rPr>
          <w:rFonts w:ascii="Palatino Linotype" w:eastAsiaTheme="minorEastAsia" w:hAnsi="Palatino Linotype" w:cs="Aparajita"/>
          <w:sz w:val="22"/>
          <w:szCs w:val="22"/>
        </w:rPr>
        <w:t xml:space="preserve">for </w:t>
      </w:r>
      <w:r w:rsidR="001C0CE8" w:rsidRPr="00C8286C">
        <w:rPr>
          <w:rFonts w:ascii="Palatino Linotype" w:eastAsiaTheme="minorEastAsia" w:hAnsi="Palatino Linotype" w:cs="Aparajita"/>
          <w:sz w:val="22"/>
          <w:szCs w:val="22"/>
        </w:rPr>
        <w:t>t</w:t>
      </w:r>
      <w:r w:rsidR="001C0CE8" w:rsidRPr="00C8286C">
        <w:rPr>
          <w:rFonts w:ascii="Palatino Linotype" w:hAnsi="Palatino Linotype" w:cs="Aparajita"/>
          <w:sz w:val="22"/>
          <w:szCs w:val="22"/>
        </w:rPr>
        <w:t xml:space="preserve">he proportion of </w:t>
      </w:r>
      <w:r w:rsidR="005245A1" w:rsidRPr="00C8286C">
        <w:rPr>
          <w:rFonts w:ascii="Palatino Linotype" w:hAnsi="Palatino Linotype" w:cs="Aparajita"/>
          <w:sz w:val="22"/>
          <w:szCs w:val="22"/>
        </w:rPr>
        <w:t xml:space="preserve">surviving </w:t>
      </w:r>
      <w:r w:rsidR="001C0CE8" w:rsidRPr="00C8286C">
        <w:rPr>
          <w:rFonts w:ascii="Palatino Linotype" w:hAnsi="Palatino Linotype" w:cs="Aparajita"/>
          <w:sz w:val="22"/>
          <w:szCs w:val="22"/>
        </w:rPr>
        <w:t xml:space="preserve">women </w:t>
      </w:r>
      <w:r w:rsidR="00A05205" w:rsidRPr="00C8286C">
        <w:rPr>
          <w:rFonts w:ascii="Palatino Linotype" w:hAnsi="Palatino Linotype" w:cs="Aparajita"/>
          <w:sz w:val="22"/>
          <w:szCs w:val="22"/>
        </w:rPr>
        <w:t xml:space="preserve">in each </w:t>
      </w:r>
      <w:r w:rsidR="00732AF5" w:rsidRPr="00C8286C">
        <w:rPr>
          <w:rFonts w:ascii="Palatino Linotype" w:hAnsi="Palatino Linotype" w:cs="Aparajita"/>
          <w:sz w:val="22"/>
          <w:szCs w:val="22"/>
        </w:rPr>
        <w:t xml:space="preserve">birth </w:t>
      </w:r>
      <w:r w:rsidR="00A05205" w:rsidRPr="00C8286C">
        <w:rPr>
          <w:rFonts w:ascii="Palatino Linotype" w:hAnsi="Palatino Linotype" w:cs="Aparajita"/>
          <w:sz w:val="22"/>
          <w:szCs w:val="22"/>
        </w:rPr>
        <w:t xml:space="preserve">cohort </w:t>
      </w:r>
      <w:r w:rsidR="001C0CE8" w:rsidRPr="00C8286C">
        <w:rPr>
          <w:rFonts w:ascii="Palatino Linotype" w:hAnsi="Palatino Linotype" w:cs="Aparajita"/>
          <w:sz w:val="22"/>
          <w:szCs w:val="22"/>
        </w:rPr>
        <w:t xml:space="preserve">who have ever lost </w:t>
      </w:r>
      <w:r w:rsidR="002D54C7" w:rsidRPr="00C8286C">
        <w:rPr>
          <w:rFonts w:ascii="Palatino Linotype" w:hAnsi="Palatino Linotype" w:cs="Aparajita"/>
          <w:sz w:val="22"/>
          <w:szCs w:val="22"/>
        </w:rPr>
        <w:t>an</w:t>
      </w:r>
      <w:r w:rsidR="001C0CE8" w:rsidRPr="00C8286C">
        <w:rPr>
          <w:rFonts w:ascii="Palatino Linotype" w:hAnsi="Palatino Linotype" w:cs="Aparajita"/>
          <w:sz w:val="22"/>
          <w:szCs w:val="22"/>
        </w:rPr>
        <w:t xml:space="preserve"> </w:t>
      </w:r>
      <w:r w:rsidR="00A07FE5" w:rsidRPr="00C8286C">
        <w:rPr>
          <w:rFonts w:ascii="Palatino Linotype" w:hAnsi="Palatino Linotype" w:cs="Aparajita"/>
          <w:sz w:val="22"/>
          <w:szCs w:val="22"/>
        </w:rPr>
        <w:t>infant, under-five, or any</w:t>
      </w:r>
      <w:r w:rsidR="00C37361" w:rsidRPr="00C8286C">
        <w:rPr>
          <w:rFonts w:ascii="Palatino Linotype" w:hAnsi="Palatino Linotype" w:cs="Aparajita"/>
          <w:sz w:val="22"/>
          <w:szCs w:val="22"/>
        </w:rPr>
        <w:t>-</w:t>
      </w:r>
      <w:r w:rsidR="00A07FE5" w:rsidRPr="00C8286C">
        <w:rPr>
          <w:rFonts w:ascii="Palatino Linotype" w:hAnsi="Palatino Linotype" w:cs="Aparajita"/>
          <w:sz w:val="22"/>
          <w:szCs w:val="22"/>
        </w:rPr>
        <w:t xml:space="preserve">age child by a specific age. </w:t>
      </w:r>
    </w:p>
    <w:p w14:paraId="4BF8B446" w14:textId="01D591EC" w:rsidR="002A10D1" w:rsidRPr="00C8286C" w:rsidRDefault="005245A1" w:rsidP="00A54CB7">
      <w:pPr>
        <w:ind w:firstLine="720"/>
        <w:rPr>
          <w:rFonts w:ascii="Palatino Linotype" w:hAnsi="Palatino Linotype" w:cs="Aparajita"/>
          <w:sz w:val="22"/>
          <w:szCs w:val="22"/>
        </w:rPr>
      </w:pPr>
      <w:r w:rsidRPr="00C8286C">
        <w:rPr>
          <w:rFonts w:ascii="Palatino Linotype" w:eastAsiaTheme="minorEastAsia" w:hAnsi="Palatino Linotype" w:cs="Aparajita"/>
          <w:sz w:val="22"/>
          <w:szCs w:val="22"/>
        </w:rPr>
        <w:t xml:space="preserve">The third step is to </w:t>
      </w:r>
      <w:r w:rsidR="001C0CE8" w:rsidRPr="00C8286C">
        <w:rPr>
          <w:rFonts w:ascii="Palatino Linotype" w:eastAsiaTheme="minorEastAsia" w:hAnsi="Palatino Linotype" w:cs="Aparajita"/>
          <w:sz w:val="22"/>
          <w:szCs w:val="22"/>
        </w:rPr>
        <w:t>tailor the estimate</w:t>
      </w:r>
      <w:r w:rsidR="00A07FE5" w:rsidRPr="00C8286C">
        <w:rPr>
          <w:rFonts w:ascii="Palatino Linotype" w:eastAsiaTheme="minorEastAsia" w:hAnsi="Palatino Linotype" w:cs="Aparajita"/>
          <w:sz w:val="22"/>
          <w:szCs w:val="22"/>
        </w:rPr>
        <w:t xml:space="preserve">s of </w:t>
      </w:r>
      <w:r w:rsidR="00AC179F" w:rsidRPr="00C8286C">
        <w:rPr>
          <w:rFonts w:ascii="Palatino Linotype" w:eastAsiaTheme="minorEastAsia" w:hAnsi="Palatino Linotype" w:cs="Aparajita"/>
          <w:sz w:val="22"/>
          <w:szCs w:val="22"/>
        </w:rPr>
        <w:t>child death</w:t>
      </w:r>
      <w:r w:rsidR="001C0CE8" w:rsidRPr="00C8286C">
        <w:rPr>
          <w:rFonts w:ascii="Palatino Linotype" w:eastAsiaTheme="minorEastAsia" w:hAnsi="Palatino Linotype" w:cs="Aparajita"/>
          <w:sz w:val="22"/>
          <w:szCs w:val="22"/>
        </w:rPr>
        <w:t xml:space="preserve"> to </w:t>
      </w:r>
      <w:r w:rsidR="00AC179F" w:rsidRPr="00C8286C">
        <w:rPr>
          <w:rFonts w:ascii="Palatino Linotype" w:eastAsiaTheme="minorEastAsia" w:hAnsi="Palatino Linotype" w:cs="Aparajita"/>
          <w:sz w:val="22"/>
          <w:szCs w:val="22"/>
        </w:rPr>
        <w:t>pertain to</w:t>
      </w:r>
      <w:r w:rsidR="00A07FE5" w:rsidRPr="00C8286C">
        <w:rPr>
          <w:rFonts w:ascii="Palatino Linotype" w:eastAsiaTheme="minorEastAsia" w:hAnsi="Palatino Linotype" w:cs="Aparajita"/>
          <w:sz w:val="22"/>
          <w:szCs w:val="22"/>
        </w:rPr>
        <w:t xml:space="preserve"> the proportion of surviving mothers, not </w:t>
      </w:r>
      <w:r w:rsidR="002D54C7" w:rsidRPr="00C8286C">
        <w:rPr>
          <w:rFonts w:ascii="Palatino Linotype" w:eastAsiaTheme="minorEastAsia" w:hAnsi="Palatino Linotype" w:cs="Aparajita"/>
          <w:sz w:val="22"/>
          <w:szCs w:val="22"/>
        </w:rPr>
        <w:t xml:space="preserve">all </w:t>
      </w:r>
      <w:r w:rsidR="00A07FE5" w:rsidRPr="00C8286C">
        <w:rPr>
          <w:rFonts w:ascii="Palatino Linotype" w:eastAsiaTheme="minorEastAsia" w:hAnsi="Palatino Linotype" w:cs="Aparajita"/>
          <w:sz w:val="22"/>
          <w:szCs w:val="22"/>
        </w:rPr>
        <w:t>surviving women</w:t>
      </w:r>
      <w:r w:rsidR="00AC179F" w:rsidRPr="00C8286C">
        <w:rPr>
          <w:rFonts w:ascii="Palatino Linotype" w:eastAsiaTheme="minorEastAsia" w:hAnsi="Palatino Linotype" w:cs="Aparajita"/>
          <w:sz w:val="22"/>
          <w:szCs w:val="22"/>
        </w:rPr>
        <w:t xml:space="preserve">, which </w:t>
      </w:r>
      <w:r w:rsidR="002D54C7" w:rsidRPr="00C8286C">
        <w:rPr>
          <w:rFonts w:ascii="Palatino Linotype" w:eastAsiaTheme="minorEastAsia" w:hAnsi="Palatino Linotype" w:cs="Aparajita"/>
          <w:sz w:val="22"/>
          <w:szCs w:val="22"/>
        </w:rPr>
        <w:t>includ</w:t>
      </w:r>
      <w:r w:rsidR="00AC179F" w:rsidRPr="00C8286C">
        <w:rPr>
          <w:rFonts w:ascii="Palatino Linotype" w:eastAsiaTheme="minorEastAsia" w:hAnsi="Palatino Linotype" w:cs="Aparajita"/>
          <w:sz w:val="22"/>
          <w:szCs w:val="22"/>
        </w:rPr>
        <w:t>es</w:t>
      </w:r>
      <w:r w:rsidR="002D54C7" w:rsidRPr="00C8286C">
        <w:rPr>
          <w:rFonts w:ascii="Palatino Linotype" w:eastAsiaTheme="minorEastAsia" w:hAnsi="Palatino Linotype" w:cs="Aparajita"/>
          <w:sz w:val="22"/>
          <w:szCs w:val="22"/>
        </w:rPr>
        <w:t xml:space="preserve"> those that </w:t>
      </w:r>
      <w:r w:rsidR="00A54CB7" w:rsidRPr="00C8286C">
        <w:rPr>
          <w:rFonts w:ascii="Palatino Linotype" w:eastAsiaTheme="minorEastAsia" w:hAnsi="Palatino Linotype" w:cs="Aparajita"/>
          <w:sz w:val="22"/>
          <w:szCs w:val="22"/>
        </w:rPr>
        <w:t>have never had a live birth</w:t>
      </w:r>
      <w:r w:rsidRPr="00C8286C">
        <w:rPr>
          <w:rFonts w:ascii="Palatino Linotype" w:eastAsiaTheme="minorEastAsia" w:hAnsi="Palatino Linotype" w:cs="Aparajita"/>
          <w:sz w:val="22"/>
          <w:szCs w:val="22"/>
        </w:rPr>
        <w:t>. To do so,</w:t>
      </w:r>
      <w:r w:rsidR="00A07FE5" w:rsidRPr="00C8286C">
        <w:rPr>
          <w:rFonts w:ascii="Palatino Linotype" w:eastAsiaTheme="minorEastAsia" w:hAnsi="Palatino Linotype" w:cs="Aparajita"/>
          <w:sz w:val="22"/>
          <w:szCs w:val="22"/>
        </w:rPr>
        <w:t xml:space="preserve"> </w:t>
      </w:r>
      <w:r w:rsidR="002D54C7" w:rsidRPr="00C8286C">
        <w:rPr>
          <w:rFonts w:ascii="Palatino Linotype" w:eastAsiaTheme="minorEastAsia" w:hAnsi="Palatino Linotype" w:cs="Aparajita"/>
          <w:sz w:val="22"/>
          <w:szCs w:val="22"/>
        </w:rPr>
        <w:t xml:space="preserve">we </w:t>
      </w:r>
      <w:r w:rsidR="001C0CE8" w:rsidRPr="00C8286C">
        <w:rPr>
          <w:rFonts w:ascii="Palatino Linotype" w:hAnsi="Palatino Linotype" w:cs="Aparajita"/>
          <w:sz w:val="22"/>
          <w:szCs w:val="22"/>
        </w:rPr>
        <w:t>us</w:t>
      </w:r>
      <w:r w:rsidR="002D54C7" w:rsidRPr="00C8286C">
        <w:rPr>
          <w:rFonts w:ascii="Palatino Linotype" w:hAnsi="Palatino Linotype" w:cs="Aparajita"/>
          <w:sz w:val="22"/>
          <w:szCs w:val="22"/>
        </w:rPr>
        <w:t>e</w:t>
      </w:r>
      <w:r w:rsidR="001C0CE8" w:rsidRPr="00C8286C">
        <w:rPr>
          <w:rFonts w:ascii="Palatino Linotype" w:hAnsi="Palatino Linotype" w:cs="Aparajita"/>
          <w:sz w:val="22"/>
          <w:szCs w:val="22"/>
        </w:rPr>
        <w:t xml:space="preserve"> a similar life-table approach</w:t>
      </w:r>
      <w:r w:rsidR="002D54C7" w:rsidRPr="00C8286C">
        <w:rPr>
          <w:rFonts w:ascii="Palatino Linotype" w:hAnsi="Palatino Linotype" w:cs="Aparajita"/>
          <w:sz w:val="22"/>
          <w:szCs w:val="22"/>
        </w:rPr>
        <w:t xml:space="preserve"> to calculate the proportion of women who </w:t>
      </w:r>
      <w:r w:rsidR="00A54CB7" w:rsidRPr="00C8286C">
        <w:rPr>
          <w:rFonts w:ascii="Palatino Linotype" w:hAnsi="Palatino Linotype" w:cs="Aparajita"/>
          <w:sz w:val="22"/>
          <w:szCs w:val="22"/>
        </w:rPr>
        <w:t>have had at least one birth</w:t>
      </w:r>
      <w:r w:rsidR="002D54C7" w:rsidRPr="00C8286C">
        <w:rPr>
          <w:rFonts w:ascii="Palatino Linotype" w:hAnsi="Palatino Linotype" w:cs="Aparajita"/>
          <w:sz w:val="22"/>
          <w:szCs w:val="22"/>
        </w:rPr>
        <w:t xml:space="preserve"> at each age</w:t>
      </w:r>
      <w:r w:rsidR="005F01C7" w:rsidRPr="00C8286C">
        <w:rPr>
          <w:rFonts w:ascii="Palatino Linotype" w:hAnsi="Palatino Linotype" w:cs="Aparajita"/>
          <w:sz w:val="22"/>
          <w:szCs w:val="22"/>
        </w:rPr>
        <w:t xml:space="preserve"> using age-specific fertility rates</w:t>
      </w:r>
      <w:r w:rsidR="001C0CE8" w:rsidRPr="00C8286C">
        <w:rPr>
          <w:rFonts w:ascii="Palatino Linotype" w:hAnsi="Palatino Linotype" w:cs="Aparajita"/>
          <w:sz w:val="22"/>
          <w:szCs w:val="22"/>
        </w:rPr>
        <w:t xml:space="preserve">. We </w:t>
      </w:r>
      <w:r w:rsidR="00C37361" w:rsidRPr="00C8286C">
        <w:rPr>
          <w:rFonts w:ascii="Palatino Linotype" w:hAnsi="Palatino Linotype" w:cs="Aparajita"/>
          <w:sz w:val="22"/>
          <w:szCs w:val="22"/>
        </w:rPr>
        <w:t xml:space="preserve">treat </w:t>
      </w:r>
      <w:r w:rsidR="001C0CE8" w:rsidRPr="00C8286C">
        <w:rPr>
          <w:rFonts w:ascii="Palatino Linotype" w:hAnsi="Palatino Linotype" w:cs="Aparajita"/>
          <w:sz w:val="22"/>
          <w:szCs w:val="22"/>
        </w:rPr>
        <w:t>fertility as a “hazard rate”</w:t>
      </w:r>
      <w:r w:rsidR="00C37361" w:rsidRPr="00C8286C">
        <w:rPr>
          <w:rFonts w:ascii="Palatino Linotype" w:hAnsi="Palatino Linotype" w:cs="Aparajita"/>
          <w:sz w:val="22"/>
          <w:szCs w:val="22"/>
        </w:rPr>
        <w:t>; we</w:t>
      </w:r>
      <w:r w:rsidR="001C0CE8" w:rsidRPr="00C8286C">
        <w:rPr>
          <w:rFonts w:ascii="Palatino Linotype" w:hAnsi="Palatino Linotype" w:cs="Aparajita"/>
          <w:sz w:val="22"/>
          <w:szCs w:val="22"/>
        </w:rPr>
        <w:t xml:space="preserve"> approximate the number of women that </w:t>
      </w:r>
      <w:r w:rsidR="00A54CB7" w:rsidRPr="00C8286C">
        <w:rPr>
          <w:rFonts w:ascii="Palatino Linotype" w:hAnsi="Palatino Linotype" w:cs="Aparajita"/>
          <w:sz w:val="22"/>
          <w:szCs w:val="22"/>
        </w:rPr>
        <w:t>have never had a child</w:t>
      </w:r>
      <w:r w:rsidR="001C0CE8" w:rsidRPr="00C8286C">
        <w:rPr>
          <w:rFonts w:ascii="Palatino Linotype" w:hAnsi="Palatino Linotype" w:cs="Aparajita"/>
          <w:sz w:val="22"/>
          <w:szCs w:val="22"/>
        </w:rPr>
        <w:t xml:space="preserve"> after experiencing a set of age-specific fertility rates</w:t>
      </w:r>
      <w:r w:rsidR="00C37361" w:rsidRPr="00C8286C">
        <w:rPr>
          <w:rFonts w:ascii="Palatino Linotype" w:hAnsi="Palatino Linotype" w:cs="Aparajita"/>
          <w:sz w:val="22"/>
          <w:szCs w:val="22"/>
        </w:rPr>
        <w:t xml:space="preserve"> and then </w:t>
      </w:r>
      <w:r w:rsidR="005F01C7" w:rsidRPr="00C8286C">
        <w:rPr>
          <w:rFonts w:ascii="Palatino Linotype" w:hAnsi="Palatino Linotype" w:cs="Aparajita"/>
          <w:sz w:val="22"/>
          <w:szCs w:val="22"/>
        </w:rPr>
        <w:t>calculate</w:t>
      </w:r>
      <w:r w:rsidR="008F51D3" w:rsidRPr="00C8286C">
        <w:rPr>
          <w:rFonts w:ascii="Palatino Linotype" w:hAnsi="Palatino Linotype" w:cs="Aparajita"/>
          <w:sz w:val="22"/>
          <w:szCs w:val="22"/>
        </w:rPr>
        <w:t xml:space="preserve"> the inverse:</w:t>
      </w:r>
      <w:r w:rsidR="00D477FB" w:rsidRPr="00C8286C">
        <w:rPr>
          <w:rFonts w:ascii="Palatino Linotype" w:hAnsi="Palatino Linotype" w:cs="Aparajita"/>
          <w:sz w:val="22"/>
          <w:szCs w:val="22"/>
        </w:rPr>
        <w:t xml:space="preserve"> the </w:t>
      </w:r>
      <w:r w:rsidR="008F51D3" w:rsidRPr="00C8286C">
        <w:rPr>
          <w:rFonts w:ascii="Palatino Linotype" w:hAnsi="Palatino Linotype" w:cs="Aparajita"/>
          <w:sz w:val="22"/>
          <w:szCs w:val="22"/>
        </w:rPr>
        <w:t>proportion</w:t>
      </w:r>
      <w:r w:rsidR="00452244" w:rsidRPr="00C8286C">
        <w:rPr>
          <w:rFonts w:ascii="Palatino Linotype" w:hAnsi="Palatino Linotype" w:cs="Aparajita"/>
          <w:sz w:val="22"/>
          <w:szCs w:val="22"/>
        </w:rPr>
        <w:t xml:space="preserve"> of women who </w:t>
      </w:r>
      <w:r w:rsidR="00A54CB7" w:rsidRPr="00C8286C">
        <w:rPr>
          <w:rFonts w:ascii="Palatino Linotype" w:hAnsi="Palatino Linotype" w:cs="Aparajita"/>
          <w:sz w:val="22"/>
          <w:szCs w:val="22"/>
        </w:rPr>
        <w:t>have had at least one birth</w:t>
      </w:r>
      <w:r w:rsidR="00452244" w:rsidRPr="00C8286C">
        <w:rPr>
          <w:rFonts w:ascii="Palatino Linotype" w:hAnsi="Palatino Linotype" w:cs="Aparajita"/>
          <w:sz w:val="22"/>
          <w:szCs w:val="22"/>
        </w:rPr>
        <w:t xml:space="preserve"> at each age</w:t>
      </w:r>
      <w:r w:rsidR="001C0CE8" w:rsidRPr="00C8286C">
        <w:rPr>
          <w:rFonts w:ascii="Palatino Linotype" w:hAnsi="Palatino Linotype" w:cs="Aparajita"/>
          <w:sz w:val="22"/>
          <w:szCs w:val="22"/>
        </w:rPr>
        <w:t>.</w:t>
      </w:r>
      <w:r w:rsidR="00D477FB" w:rsidRPr="00C8286C">
        <w:rPr>
          <w:rFonts w:ascii="Palatino Linotype" w:hAnsi="Palatino Linotype" w:cs="Aparajita"/>
          <w:sz w:val="22"/>
          <w:szCs w:val="22"/>
        </w:rPr>
        <w:t xml:space="preserve"> </w:t>
      </w:r>
      <w:r w:rsidRPr="00C8286C">
        <w:rPr>
          <w:rFonts w:ascii="Palatino Linotype" w:hAnsi="Palatino Linotype" w:cs="Aparajita"/>
          <w:sz w:val="22"/>
          <w:szCs w:val="22"/>
        </w:rPr>
        <w:t>We then multiply the proportion of women who have lost a child before age 1</w:t>
      </w:r>
      <w:r w:rsidR="00C37361" w:rsidRPr="00C8286C">
        <w:rPr>
          <w:rFonts w:ascii="Palatino Linotype" w:hAnsi="Palatino Linotype" w:cs="Aparajita"/>
          <w:sz w:val="22"/>
          <w:szCs w:val="22"/>
        </w:rPr>
        <w:t>/</w:t>
      </w:r>
      <w:r w:rsidRPr="00C8286C">
        <w:rPr>
          <w:rFonts w:ascii="Palatino Linotype" w:hAnsi="Palatino Linotype" w:cs="Aparajita"/>
          <w:sz w:val="22"/>
          <w:szCs w:val="22"/>
        </w:rPr>
        <w:t>age 5</w:t>
      </w:r>
      <w:r w:rsidR="00C37361" w:rsidRPr="00C8286C">
        <w:rPr>
          <w:rFonts w:ascii="Palatino Linotype" w:hAnsi="Palatino Linotype" w:cs="Aparajita"/>
          <w:sz w:val="22"/>
          <w:szCs w:val="22"/>
        </w:rPr>
        <w:t>/</w:t>
      </w:r>
      <w:r w:rsidRPr="00C8286C">
        <w:rPr>
          <w:rFonts w:ascii="Palatino Linotype" w:hAnsi="Palatino Linotype" w:cs="Aparajita"/>
          <w:sz w:val="22"/>
          <w:szCs w:val="22"/>
        </w:rPr>
        <w:t xml:space="preserve">any age by the </w:t>
      </w:r>
      <w:r w:rsidR="008F51D3" w:rsidRPr="00C8286C">
        <w:rPr>
          <w:rFonts w:ascii="Palatino Linotype" w:hAnsi="Palatino Linotype" w:cs="Aparajita"/>
          <w:sz w:val="22"/>
          <w:szCs w:val="22"/>
        </w:rPr>
        <w:t>proportion</w:t>
      </w:r>
      <w:r w:rsidRPr="00C8286C">
        <w:rPr>
          <w:rFonts w:ascii="Palatino Linotype" w:hAnsi="Palatino Linotype" w:cs="Aparajita"/>
          <w:sz w:val="22"/>
          <w:szCs w:val="22"/>
        </w:rPr>
        <w:t xml:space="preserve"> of women who have had at least one live birth to estimate, </w:t>
      </w:r>
      <w:r w:rsidR="00A07FE5" w:rsidRPr="00C8286C">
        <w:rPr>
          <w:rFonts w:ascii="Palatino Linotype" w:hAnsi="Palatino Linotype" w:cs="Aparajita"/>
          <w:sz w:val="22"/>
          <w:szCs w:val="22"/>
        </w:rPr>
        <w:t xml:space="preserve">for a given cohort, the proportion of mothers </w:t>
      </w:r>
      <w:r w:rsidR="001C0CE8" w:rsidRPr="00C8286C">
        <w:rPr>
          <w:rFonts w:ascii="Palatino Linotype" w:hAnsi="Palatino Linotype" w:cs="Aparajita"/>
          <w:sz w:val="22"/>
          <w:szCs w:val="22"/>
        </w:rPr>
        <w:t xml:space="preserve">who have ever </w:t>
      </w:r>
      <w:r w:rsidR="00A05205" w:rsidRPr="00C8286C">
        <w:rPr>
          <w:rFonts w:ascii="Palatino Linotype" w:hAnsi="Palatino Linotype" w:cs="Aparajita"/>
          <w:sz w:val="22"/>
          <w:szCs w:val="22"/>
        </w:rPr>
        <w:t>lost a</w:t>
      </w:r>
      <w:r w:rsidR="001C0CE8" w:rsidRPr="00C8286C">
        <w:rPr>
          <w:rFonts w:ascii="Palatino Linotype" w:hAnsi="Palatino Linotype" w:cs="Aparajita"/>
          <w:sz w:val="22"/>
          <w:szCs w:val="22"/>
        </w:rPr>
        <w:t xml:space="preserve"> child </w:t>
      </w:r>
      <w:bookmarkEnd w:id="4"/>
      <w:r w:rsidR="00A07FE5" w:rsidRPr="00C8286C">
        <w:rPr>
          <w:rFonts w:ascii="Palatino Linotype" w:hAnsi="Palatino Linotype" w:cs="Aparajita"/>
          <w:sz w:val="22"/>
          <w:szCs w:val="22"/>
        </w:rPr>
        <w:t>during infancy</w:t>
      </w:r>
      <w:r w:rsidR="00C37361" w:rsidRPr="00C8286C">
        <w:rPr>
          <w:rFonts w:ascii="Palatino Linotype" w:hAnsi="Palatino Linotype" w:cs="Aparajita"/>
          <w:sz w:val="22"/>
          <w:szCs w:val="22"/>
        </w:rPr>
        <w:t>/</w:t>
      </w:r>
      <w:r w:rsidR="00A07FE5" w:rsidRPr="00C8286C">
        <w:rPr>
          <w:rFonts w:ascii="Palatino Linotype" w:hAnsi="Palatino Linotype" w:cs="Aparajita"/>
          <w:sz w:val="22"/>
          <w:szCs w:val="22"/>
        </w:rPr>
        <w:t>before age-five</w:t>
      </w:r>
      <w:r w:rsidR="00C37361" w:rsidRPr="00C8286C">
        <w:rPr>
          <w:rFonts w:ascii="Palatino Linotype" w:hAnsi="Palatino Linotype" w:cs="Aparajita"/>
          <w:sz w:val="22"/>
          <w:szCs w:val="22"/>
        </w:rPr>
        <w:t>/</w:t>
      </w:r>
      <w:r w:rsidR="00A07FE5" w:rsidRPr="00C8286C">
        <w:rPr>
          <w:rFonts w:ascii="Palatino Linotype" w:hAnsi="Palatino Linotype" w:cs="Aparajita"/>
          <w:sz w:val="22"/>
          <w:szCs w:val="22"/>
        </w:rPr>
        <w:t xml:space="preserve">at any age. </w:t>
      </w:r>
    </w:p>
    <w:p w14:paraId="20C4BCA8" w14:textId="0B1C2B39" w:rsidR="00DC71B9" w:rsidRPr="00C8286C" w:rsidRDefault="008A11E2" w:rsidP="00A54CB7">
      <w:pPr>
        <w:ind w:firstLine="720"/>
        <w:rPr>
          <w:rFonts w:ascii="Palatino Linotype" w:hAnsi="Palatino Linotype" w:cs="Aparajita"/>
          <w:sz w:val="22"/>
          <w:szCs w:val="22"/>
        </w:rPr>
      </w:pPr>
      <w:r w:rsidRPr="00C8286C">
        <w:rPr>
          <w:rFonts w:ascii="Palatino Linotype" w:hAnsi="Palatino Linotype" w:cs="Aparajita"/>
          <w:sz w:val="22"/>
          <w:szCs w:val="22"/>
        </w:rPr>
        <w:t>The</w:t>
      </w:r>
      <w:r w:rsidR="005245A1" w:rsidRPr="00C8286C">
        <w:rPr>
          <w:rFonts w:ascii="Palatino Linotype" w:hAnsi="Palatino Linotype" w:cs="Aparajita"/>
          <w:sz w:val="22"/>
          <w:szCs w:val="22"/>
        </w:rPr>
        <w:t xml:space="preserve"> fourth</w:t>
      </w:r>
      <w:r w:rsidR="00C37361" w:rsidRPr="00C8286C">
        <w:rPr>
          <w:rFonts w:ascii="Palatino Linotype" w:hAnsi="Palatino Linotype" w:cs="Aparajita"/>
          <w:sz w:val="22"/>
          <w:szCs w:val="22"/>
        </w:rPr>
        <w:t xml:space="preserve"> </w:t>
      </w:r>
      <w:r w:rsidR="005245A1" w:rsidRPr="00C8286C">
        <w:rPr>
          <w:rFonts w:ascii="Palatino Linotype" w:hAnsi="Palatino Linotype" w:cs="Aparajita"/>
          <w:sz w:val="22"/>
          <w:szCs w:val="22"/>
        </w:rPr>
        <w:t>and final</w:t>
      </w:r>
      <w:r w:rsidR="00C37361" w:rsidRPr="00C8286C">
        <w:rPr>
          <w:rFonts w:ascii="Palatino Linotype" w:hAnsi="Palatino Linotype" w:cs="Aparajita"/>
          <w:sz w:val="22"/>
          <w:szCs w:val="22"/>
        </w:rPr>
        <w:t xml:space="preserve"> </w:t>
      </w:r>
      <w:r w:rsidRPr="00C8286C">
        <w:rPr>
          <w:rFonts w:ascii="Palatino Linotype" w:hAnsi="Palatino Linotype" w:cs="Aparajita"/>
          <w:sz w:val="22"/>
          <w:szCs w:val="22"/>
        </w:rPr>
        <w:t>step is to</w:t>
      </w:r>
      <w:r w:rsidR="005B731E" w:rsidRPr="00C8286C">
        <w:rPr>
          <w:rFonts w:ascii="Palatino Linotype" w:hAnsi="Palatino Linotype" w:cs="Aparajita"/>
          <w:sz w:val="22"/>
          <w:szCs w:val="22"/>
        </w:rPr>
        <w:t xml:space="preserve"> convert </w:t>
      </w:r>
      <w:r w:rsidR="00BF7547" w:rsidRPr="00C8286C">
        <w:rPr>
          <w:rFonts w:ascii="Palatino Linotype" w:hAnsi="Palatino Linotype" w:cs="Aparajita"/>
          <w:sz w:val="22"/>
          <w:szCs w:val="22"/>
        </w:rPr>
        <w:t xml:space="preserve">these </w:t>
      </w:r>
      <w:r w:rsidR="005B731E" w:rsidRPr="00C8286C">
        <w:rPr>
          <w:rFonts w:ascii="Palatino Linotype" w:hAnsi="Palatino Linotype" w:cs="Aparajita"/>
          <w:sz w:val="22"/>
          <w:szCs w:val="22"/>
        </w:rPr>
        <w:t>cohort</w:t>
      </w:r>
      <w:r w:rsidR="005245A1" w:rsidRPr="00C8286C">
        <w:rPr>
          <w:rFonts w:ascii="Palatino Linotype" w:hAnsi="Palatino Linotype" w:cs="Aparajita"/>
          <w:sz w:val="22"/>
          <w:szCs w:val="22"/>
        </w:rPr>
        <w:t>-specific</w:t>
      </w:r>
      <w:r w:rsidR="005B731E" w:rsidRPr="00C8286C">
        <w:rPr>
          <w:rFonts w:ascii="Palatino Linotype" w:hAnsi="Palatino Linotype" w:cs="Aparajita"/>
          <w:sz w:val="22"/>
          <w:szCs w:val="22"/>
        </w:rPr>
        <w:t xml:space="preserve"> estimate</w:t>
      </w:r>
      <w:r w:rsidR="00BF7547" w:rsidRPr="00C8286C">
        <w:rPr>
          <w:rFonts w:ascii="Palatino Linotype" w:hAnsi="Palatino Linotype" w:cs="Aparajita"/>
          <w:sz w:val="22"/>
          <w:szCs w:val="22"/>
        </w:rPr>
        <w:t>s</w:t>
      </w:r>
      <w:r w:rsidR="005B731E" w:rsidRPr="00C8286C">
        <w:rPr>
          <w:rFonts w:ascii="Palatino Linotype" w:hAnsi="Palatino Linotype" w:cs="Aparajita"/>
          <w:sz w:val="22"/>
          <w:szCs w:val="22"/>
        </w:rPr>
        <w:t xml:space="preserve"> to period estimates </w:t>
      </w:r>
      <w:r w:rsidR="005245A1" w:rsidRPr="00C8286C">
        <w:rPr>
          <w:rFonts w:ascii="Palatino Linotype" w:hAnsi="Palatino Linotype" w:cs="Aparajita"/>
          <w:sz w:val="22"/>
          <w:szCs w:val="22"/>
        </w:rPr>
        <w:t xml:space="preserve">pertaining to a specific calendar year </w:t>
      </w:r>
      <w:r w:rsidR="005B731E" w:rsidRPr="00C8286C">
        <w:rPr>
          <w:rFonts w:ascii="Palatino Linotype" w:hAnsi="Palatino Linotype" w:cs="Aparajita"/>
          <w:sz w:val="22"/>
          <w:szCs w:val="22"/>
        </w:rPr>
        <w:t xml:space="preserve">so that they can </w:t>
      </w:r>
      <w:r w:rsidR="00C37361" w:rsidRPr="00C8286C">
        <w:rPr>
          <w:rFonts w:ascii="Palatino Linotype" w:hAnsi="Palatino Linotype" w:cs="Aparajita"/>
          <w:sz w:val="22"/>
          <w:szCs w:val="22"/>
        </w:rPr>
        <w:t xml:space="preserve">be </w:t>
      </w:r>
      <w:r w:rsidR="005B731E" w:rsidRPr="00C8286C">
        <w:rPr>
          <w:rFonts w:ascii="Palatino Linotype" w:hAnsi="Palatino Linotype" w:cs="Aparajita"/>
          <w:sz w:val="22"/>
          <w:szCs w:val="22"/>
        </w:rPr>
        <w:t xml:space="preserve">interpreted exactly as </w:t>
      </w:r>
      <w:r w:rsidR="00732AF5" w:rsidRPr="00C8286C">
        <w:rPr>
          <w:rFonts w:ascii="Palatino Linotype" w:hAnsi="Palatino Linotype" w:cs="Aparajita"/>
          <w:sz w:val="22"/>
          <w:szCs w:val="22"/>
        </w:rPr>
        <w:t xml:space="preserve">the </w:t>
      </w:r>
      <w:r w:rsidR="005B731E" w:rsidRPr="00C8286C">
        <w:rPr>
          <w:rFonts w:ascii="Palatino Linotype" w:hAnsi="Palatino Linotype" w:cs="Aparajita"/>
          <w:sz w:val="22"/>
          <w:szCs w:val="22"/>
        </w:rPr>
        <w:t>direct survey estimates</w:t>
      </w:r>
      <w:r w:rsidR="00732AF5" w:rsidRPr="00C8286C">
        <w:rPr>
          <w:rFonts w:ascii="Palatino Linotype" w:hAnsi="Palatino Linotype" w:cs="Aparajita"/>
          <w:sz w:val="22"/>
          <w:szCs w:val="22"/>
        </w:rPr>
        <w:t xml:space="preserve"> of the </w:t>
      </w:r>
      <w:proofErr w:type="spellStart"/>
      <w:r w:rsidR="00732AF5" w:rsidRPr="00C8286C">
        <w:rPr>
          <w:rFonts w:ascii="Palatino Linotype" w:hAnsi="Palatino Linotype" w:cs="Aparajita"/>
          <w:sz w:val="22"/>
          <w:szCs w:val="22"/>
        </w:rPr>
        <w:t>mIM</w:t>
      </w:r>
      <w:proofErr w:type="spellEnd"/>
      <w:r w:rsidR="00732AF5" w:rsidRPr="00C8286C">
        <w:rPr>
          <w:rFonts w:ascii="Palatino Linotype" w:hAnsi="Palatino Linotype" w:cs="Aparajita"/>
          <w:sz w:val="22"/>
          <w:szCs w:val="22"/>
        </w:rPr>
        <w:t xml:space="preserve">, mU5M, and </w:t>
      </w:r>
      <w:proofErr w:type="spellStart"/>
      <w:r w:rsidR="00732AF5" w:rsidRPr="00C8286C">
        <w:rPr>
          <w:rFonts w:ascii="Palatino Linotype" w:hAnsi="Palatino Linotype" w:cs="Aparajita"/>
          <w:sz w:val="22"/>
          <w:szCs w:val="22"/>
        </w:rPr>
        <w:t>mOM</w:t>
      </w:r>
      <w:proofErr w:type="spellEnd"/>
      <w:r w:rsidR="00EC6296" w:rsidRPr="00C8286C">
        <w:rPr>
          <w:rFonts w:ascii="Palatino Linotype" w:hAnsi="Palatino Linotype" w:cs="Aparajita"/>
          <w:sz w:val="22"/>
          <w:szCs w:val="22"/>
        </w:rPr>
        <w:t xml:space="preserve">. </w:t>
      </w:r>
      <w:r w:rsidR="008F51D3" w:rsidRPr="00C8286C">
        <w:rPr>
          <w:rFonts w:ascii="Palatino Linotype" w:hAnsi="Palatino Linotype" w:cs="Aparajita"/>
          <w:sz w:val="22"/>
          <w:szCs w:val="22"/>
        </w:rPr>
        <w:t>Here we</w:t>
      </w:r>
      <w:r w:rsidR="005245A1" w:rsidRPr="00C8286C">
        <w:rPr>
          <w:rFonts w:ascii="Palatino Linotype" w:hAnsi="Palatino Linotype"/>
          <w:sz w:val="22"/>
          <w:szCs w:val="22"/>
        </w:rPr>
        <w:t xml:space="preserve"> set the estimates to refer to calendar year 2016—the modal year of survey coverage. </w:t>
      </w:r>
      <w:r w:rsidR="005F01C7" w:rsidRPr="00C8286C">
        <w:rPr>
          <w:rFonts w:ascii="Palatino Linotype" w:hAnsi="Palatino Linotype"/>
          <w:sz w:val="22"/>
          <w:szCs w:val="22"/>
        </w:rPr>
        <w:t xml:space="preserve">We then restrict the </w:t>
      </w:r>
      <w:r w:rsidR="007D570D" w:rsidRPr="00C8286C">
        <w:rPr>
          <w:rFonts w:ascii="Palatino Linotype" w:hAnsi="Palatino Linotype"/>
          <w:sz w:val="22"/>
          <w:szCs w:val="22"/>
        </w:rPr>
        <w:t xml:space="preserve">samples </w:t>
      </w:r>
      <w:r w:rsidR="005F01C7" w:rsidRPr="00C8286C">
        <w:rPr>
          <w:rFonts w:ascii="Palatino Linotype" w:hAnsi="Palatino Linotype"/>
          <w:sz w:val="22"/>
          <w:szCs w:val="22"/>
        </w:rPr>
        <w:t xml:space="preserve">to the relevant age groups </w:t>
      </w:r>
      <w:r w:rsidR="007D570D" w:rsidRPr="00C8286C">
        <w:rPr>
          <w:rFonts w:ascii="Palatino Linotype" w:hAnsi="Palatino Linotype"/>
          <w:sz w:val="22"/>
          <w:szCs w:val="22"/>
        </w:rPr>
        <w:t xml:space="preserve">to </w:t>
      </w:r>
      <w:r w:rsidR="005F01C7" w:rsidRPr="00C8286C">
        <w:rPr>
          <w:rFonts w:ascii="Palatino Linotype" w:hAnsi="Palatino Linotype"/>
          <w:sz w:val="22"/>
          <w:szCs w:val="22"/>
        </w:rPr>
        <w:t xml:space="preserve">estimate the </w:t>
      </w:r>
      <w:proofErr w:type="spellStart"/>
      <w:r w:rsidR="008A1325" w:rsidRPr="00C8286C">
        <w:rPr>
          <w:rFonts w:ascii="Palatino Linotype" w:hAnsi="Palatino Linotype" w:cs="Aparajita"/>
          <w:sz w:val="22"/>
          <w:szCs w:val="22"/>
        </w:rPr>
        <w:t>mIM</w:t>
      </w:r>
      <w:proofErr w:type="spellEnd"/>
      <w:r w:rsidR="008A1325" w:rsidRPr="00C8286C">
        <w:rPr>
          <w:rFonts w:ascii="Palatino Linotype" w:hAnsi="Palatino Linotype" w:cs="Aparajita"/>
          <w:sz w:val="22"/>
          <w:szCs w:val="22"/>
        </w:rPr>
        <w:t xml:space="preserve">, mU5M, and </w:t>
      </w:r>
      <w:proofErr w:type="spellStart"/>
      <w:r w:rsidR="008A1325" w:rsidRPr="00C8286C">
        <w:rPr>
          <w:rFonts w:ascii="Palatino Linotype" w:hAnsi="Palatino Linotype" w:cs="Aparajita"/>
          <w:sz w:val="22"/>
          <w:szCs w:val="22"/>
        </w:rPr>
        <w:t>mOM</w:t>
      </w:r>
      <w:proofErr w:type="spellEnd"/>
      <w:r w:rsidR="008A1325" w:rsidRPr="00C8286C">
        <w:rPr>
          <w:rFonts w:ascii="Palatino Linotype" w:hAnsi="Palatino Linotype" w:cs="Aparajita"/>
          <w:sz w:val="22"/>
          <w:szCs w:val="22"/>
        </w:rPr>
        <w:t xml:space="preserve"> for 20-44-year-old mothers and 45-49-year-old mothers</w:t>
      </w:r>
      <w:r w:rsidR="0052003B" w:rsidRPr="00C8286C">
        <w:rPr>
          <w:rFonts w:ascii="Palatino Linotype" w:hAnsi="Palatino Linotype" w:cs="Aparajita"/>
          <w:sz w:val="22"/>
          <w:szCs w:val="22"/>
        </w:rPr>
        <w:t xml:space="preserve"> specifically</w:t>
      </w:r>
      <w:r w:rsidR="008A1325" w:rsidRPr="00C8286C">
        <w:rPr>
          <w:rFonts w:ascii="Palatino Linotype" w:hAnsi="Palatino Linotype" w:cs="Aparajita"/>
          <w:sz w:val="22"/>
          <w:szCs w:val="22"/>
        </w:rPr>
        <w:t>.</w:t>
      </w:r>
      <w:r w:rsidR="008A025D" w:rsidRPr="00C8286C">
        <w:rPr>
          <w:rFonts w:ascii="Palatino Linotype" w:hAnsi="Palatino Linotype" w:cs="Aparajita"/>
          <w:sz w:val="22"/>
          <w:szCs w:val="22"/>
        </w:rPr>
        <w:t xml:space="preserve"> </w:t>
      </w:r>
    </w:p>
    <w:p w14:paraId="479A62F6" w14:textId="5F10E104" w:rsidR="000E5217" w:rsidRPr="00C8286C" w:rsidRDefault="00DC71B9" w:rsidP="00A54CB7">
      <w:pPr>
        <w:ind w:firstLine="720"/>
        <w:rPr>
          <w:rFonts w:ascii="Palatino Linotype" w:hAnsi="Palatino Linotype"/>
          <w:b/>
          <w:bCs/>
          <w:sz w:val="22"/>
          <w:szCs w:val="22"/>
        </w:rPr>
      </w:pPr>
      <w:r w:rsidRPr="00C8286C">
        <w:rPr>
          <w:rFonts w:ascii="Palatino Linotype" w:hAnsi="Palatino Linotype" w:cs="Aparajita"/>
          <w:sz w:val="22"/>
          <w:szCs w:val="22"/>
        </w:rPr>
        <w:lastRenderedPageBreak/>
        <w:t xml:space="preserve">The code to reproduce the results and the complete country estimates will be made available online (upon publication). </w:t>
      </w:r>
      <w:r w:rsidR="009B1983" w:rsidRPr="00C8286C">
        <w:rPr>
          <w:rFonts w:ascii="Palatino Linotype" w:hAnsi="Palatino Linotype"/>
          <w:b/>
          <w:bCs/>
          <w:sz w:val="22"/>
          <w:szCs w:val="22"/>
        </w:rPr>
        <w:t xml:space="preserve">Table s1 </w:t>
      </w:r>
      <w:r w:rsidR="009B1983" w:rsidRPr="00C8286C">
        <w:rPr>
          <w:rFonts w:ascii="Palatino Linotype" w:hAnsi="Palatino Linotype"/>
          <w:sz w:val="22"/>
          <w:szCs w:val="22"/>
        </w:rPr>
        <w:t>denotes our estimation strategy for each point estimate (results generated using the kin-cohort approach are italicized).</w:t>
      </w:r>
    </w:p>
    <w:p w14:paraId="0A0C9E3C" w14:textId="77777777" w:rsidR="00C334BD" w:rsidRPr="00C8286C" w:rsidRDefault="00C334BD" w:rsidP="00A54CB7">
      <w:pPr>
        <w:autoSpaceDE w:val="0"/>
        <w:autoSpaceDN w:val="0"/>
        <w:adjustRightInd w:val="0"/>
        <w:rPr>
          <w:rFonts w:ascii="Palatino Linotype" w:hAnsi="Palatino Linotype"/>
          <w:b/>
          <w:bCs/>
          <w:sz w:val="22"/>
          <w:szCs w:val="22"/>
        </w:rPr>
      </w:pPr>
    </w:p>
    <w:p w14:paraId="6C10A8C6" w14:textId="33BA383F" w:rsidR="00A3698E" w:rsidRPr="00C8286C" w:rsidRDefault="00A3698E" w:rsidP="00A54CB7">
      <w:pPr>
        <w:autoSpaceDE w:val="0"/>
        <w:autoSpaceDN w:val="0"/>
        <w:adjustRightInd w:val="0"/>
        <w:rPr>
          <w:rFonts w:ascii="Palatino Linotype" w:hAnsi="Palatino Linotype"/>
          <w:b/>
          <w:bCs/>
          <w:sz w:val="22"/>
          <w:szCs w:val="22"/>
        </w:rPr>
      </w:pPr>
      <w:r w:rsidRPr="00C8286C">
        <w:rPr>
          <w:rFonts w:ascii="Palatino Linotype" w:hAnsi="Palatino Linotype"/>
          <w:b/>
          <w:bCs/>
          <w:sz w:val="22"/>
          <w:szCs w:val="22"/>
        </w:rPr>
        <w:t>Robustness Check</w:t>
      </w:r>
      <w:r w:rsidR="009B1983" w:rsidRPr="00C8286C">
        <w:rPr>
          <w:rFonts w:ascii="Palatino Linotype" w:hAnsi="Palatino Linotype"/>
          <w:b/>
          <w:bCs/>
          <w:sz w:val="22"/>
          <w:szCs w:val="22"/>
        </w:rPr>
        <w:t xml:space="preserve">: The Comparability of </w:t>
      </w:r>
      <w:r w:rsidR="00A54CB7" w:rsidRPr="00C8286C">
        <w:rPr>
          <w:rFonts w:ascii="Palatino Linotype" w:hAnsi="Palatino Linotype"/>
          <w:b/>
          <w:bCs/>
          <w:sz w:val="22"/>
          <w:szCs w:val="22"/>
        </w:rPr>
        <w:t xml:space="preserve">Indirect and Direct </w:t>
      </w:r>
      <w:r w:rsidR="009B1983" w:rsidRPr="00C8286C">
        <w:rPr>
          <w:rFonts w:ascii="Palatino Linotype" w:hAnsi="Palatino Linotype"/>
          <w:b/>
          <w:bCs/>
          <w:sz w:val="22"/>
          <w:szCs w:val="22"/>
        </w:rPr>
        <w:t xml:space="preserve">Estimates  </w:t>
      </w:r>
    </w:p>
    <w:p w14:paraId="482A626F" w14:textId="7A67A05A" w:rsidR="0084304C" w:rsidRPr="00C8286C" w:rsidRDefault="009B1983" w:rsidP="00A54CB7">
      <w:pPr>
        <w:autoSpaceDE w:val="0"/>
        <w:autoSpaceDN w:val="0"/>
        <w:adjustRightInd w:val="0"/>
        <w:rPr>
          <w:rFonts w:ascii="Palatino Linotype" w:hAnsi="Palatino Linotype"/>
          <w:sz w:val="22"/>
          <w:szCs w:val="22"/>
        </w:rPr>
      </w:pPr>
      <w:r w:rsidRPr="00C8286C">
        <w:rPr>
          <w:rFonts w:ascii="Palatino Linotype" w:hAnsi="Palatino Linotype"/>
          <w:sz w:val="22"/>
          <w:szCs w:val="22"/>
        </w:rPr>
        <w:t xml:space="preserve">Although we </w:t>
      </w:r>
      <w:r w:rsidR="00013861" w:rsidRPr="00C8286C">
        <w:rPr>
          <w:rFonts w:ascii="Palatino Linotype" w:hAnsi="Palatino Linotype"/>
          <w:sz w:val="22"/>
          <w:szCs w:val="22"/>
        </w:rPr>
        <w:t>prioritize the survey</w:t>
      </w:r>
      <w:r w:rsidR="00B843AA" w:rsidRPr="00C8286C">
        <w:rPr>
          <w:rFonts w:ascii="Palatino Linotype" w:hAnsi="Palatino Linotype"/>
          <w:sz w:val="22"/>
          <w:szCs w:val="22"/>
        </w:rPr>
        <w:t>-based</w:t>
      </w:r>
      <w:r w:rsidR="00013861" w:rsidRPr="00C8286C">
        <w:rPr>
          <w:rFonts w:ascii="Palatino Linotype" w:hAnsi="Palatino Linotype"/>
          <w:sz w:val="22"/>
          <w:szCs w:val="22"/>
        </w:rPr>
        <w:t xml:space="preserve"> </w:t>
      </w:r>
      <w:r w:rsidR="00BF6257" w:rsidRPr="00C8286C">
        <w:rPr>
          <w:rFonts w:ascii="Palatino Linotype" w:hAnsi="Palatino Linotype"/>
          <w:sz w:val="22"/>
          <w:szCs w:val="22"/>
        </w:rPr>
        <w:t xml:space="preserve">estimates </w:t>
      </w:r>
      <w:r w:rsidR="00013861" w:rsidRPr="00C8286C">
        <w:rPr>
          <w:rFonts w:ascii="Palatino Linotype" w:hAnsi="Palatino Linotype"/>
          <w:sz w:val="22"/>
          <w:szCs w:val="22"/>
        </w:rPr>
        <w:t xml:space="preserve">and </w:t>
      </w:r>
      <w:r w:rsidR="00B843AA" w:rsidRPr="00C8286C">
        <w:rPr>
          <w:rFonts w:ascii="Palatino Linotype" w:hAnsi="Palatino Linotype"/>
          <w:sz w:val="22"/>
          <w:szCs w:val="22"/>
        </w:rPr>
        <w:t xml:space="preserve">only </w:t>
      </w:r>
      <w:r w:rsidR="00C90EB9" w:rsidRPr="00C8286C">
        <w:rPr>
          <w:rFonts w:ascii="Palatino Linotype" w:hAnsi="Palatino Linotype"/>
          <w:sz w:val="22"/>
          <w:szCs w:val="22"/>
        </w:rPr>
        <w:t>rely on</w:t>
      </w:r>
      <w:r w:rsidR="00B843AA" w:rsidRPr="00C8286C">
        <w:rPr>
          <w:rFonts w:ascii="Palatino Linotype" w:hAnsi="Palatino Linotype"/>
          <w:sz w:val="22"/>
          <w:szCs w:val="22"/>
        </w:rPr>
        <w:t xml:space="preserve"> </w:t>
      </w:r>
      <w:r w:rsidR="00013861" w:rsidRPr="00C8286C">
        <w:rPr>
          <w:rFonts w:ascii="Palatino Linotype" w:hAnsi="Palatino Linotype"/>
          <w:sz w:val="22"/>
          <w:szCs w:val="22"/>
        </w:rPr>
        <w:t xml:space="preserve">the indirectly generated </w:t>
      </w:r>
      <w:r w:rsidR="00BF6257" w:rsidRPr="00C8286C">
        <w:rPr>
          <w:rFonts w:ascii="Palatino Linotype" w:hAnsi="Palatino Linotype"/>
          <w:sz w:val="22"/>
          <w:szCs w:val="22"/>
        </w:rPr>
        <w:t xml:space="preserve">kin-cohort estimates for </w:t>
      </w:r>
      <w:r w:rsidR="00E64E49" w:rsidRPr="00C8286C">
        <w:rPr>
          <w:rFonts w:ascii="Palatino Linotype" w:hAnsi="Palatino Linotype"/>
          <w:sz w:val="22"/>
          <w:szCs w:val="22"/>
        </w:rPr>
        <w:t xml:space="preserve">countries or territories </w:t>
      </w:r>
      <w:r w:rsidR="00BF6257" w:rsidRPr="00C8286C">
        <w:rPr>
          <w:rFonts w:ascii="Palatino Linotype" w:hAnsi="Palatino Linotype"/>
          <w:sz w:val="22"/>
          <w:szCs w:val="22"/>
        </w:rPr>
        <w:t xml:space="preserve">where survey data </w:t>
      </w:r>
      <w:r w:rsidR="00A54CB7" w:rsidRPr="00C8286C">
        <w:rPr>
          <w:rFonts w:ascii="Palatino Linotype" w:hAnsi="Palatino Linotype"/>
          <w:sz w:val="22"/>
          <w:szCs w:val="22"/>
        </w:rPr>
        <w:t xml:space="preserve">are </w:t>
      </w:r>
      <w:r w:rsidR="00013861" w:rsidRPr="00C8286C">
        <w:rPr>
          <w:rFonts w:ascii="Palatino Linotype" w:hAnsi="Palatino Linotype"/>
          <w:sz w:val="22"/>
          <w:szCs w:val="22"/>
        </w:rPr>
        <w:t>unavailable</w:t>
      </w:r>
      <w:r w:rsidRPr="00C8286C">
        <w:rPr>
          <w:rFonts w:ascii="Palatino Linotype" w:hAnsi="Palatino Linotype"/>
          <w:sz w:val="22"/>
          <w:szCs w:val="22"/>
        </w:rPr>
        <w:t xml:space="preserve">, in </w:t>
      </w:r>
      <w:r w:rsidR="00986FDC" w:rsidRPr="00C8286C">
        <w:rPr>
          <w:rFonts w:ascii="Palatino Linotype" w:hAnsi="Palatino Linotype"/>
          <w:sz w:val="22"/>
          <w:szCs w:val="22"/>
        </w:rPr>
        <w:t xml:space="preserve">a </w:t>
      </w:r>
      <w:r w:rsidRPr="00C8286C">
        <w:rPr>
          <w:rFonts w:ascii="Palatino Linotype" w:hAnsi="Palatino Linotype"/>
          <w:sz w:val="22"/>
          <w:szCs w:val="22"/>
        </w:rPr>
        <w:t>supplementary analys</w:t>
      </w:r>
      <w:r w:rsidR="00986FDC" w:rsidRPr="00C8286C">
        <w:rPr>
          <w:rFonts w:ascii="Palatino Linotype" w:hAnsi="Palatino Linotype"/>
          <w:sz w:val="22"/>
          <w:szCs w:val="22"/>
        </w:rPr>
        <w:t>i</w:t>
      </w:r>
      <w:r w:rsidRPr="00C8286C">
        <w:rPr>
          <w:rFonts w:ascii="Palatino Linotype" w:hAnsi="Palatino Linotype"/>
          <w:sz w:val="22"/>
          <w:szCs w:val="22"/>
        </w:rPr>
        <w:t xml:space="preserve">s, we compare estimates using both strategies. </w:t>
      </w:r>
      <w:r w:rsidR="00124E07" w:rsidRPr="00C8286C">
        <w:rPr>
          <w:rFonts w:ascii="Palatino Linotype" w:hAnsi="Palatino Linotype"/>
          <w:sz w:val="22"/>
          <w:szCs w:val="22"/>
        </w:rPr>
        <w:t xml:space="preserve">We rely heavily on the kin-cohort approach in all regions </w:t>
      </w:r>
      <w:r w:rsidRPr="00C8286C">
        <w:rPr>
          <w:rFonts w:ascii="Palatino Linotype" w:hAnsi="Palatino Linotype"/>
          <w:sz w:val="22"/>
          <w:szCs w:val="22"/>
        </w:rPr>
        <w:t xml:space="preserve">except </w:t>
      </w:r>
      <w:r w:rsidR="00AB4077" w:rsidRPr="00C8286C">
        <w:rPr>
          <w:rFonts w:ascii="Palatino Linotype" w:hAnsi="Palatino Linotype"/>
          <w:sz w:val="22"/>
          <w:szCs w:val="22"/>
        </w:rPr>
        <w:t xml:space="preserve">sub-Saharan </w:t>
      </w:r>
      <w:r w:rsidRPr="00C8286C">
        <w:rPr>
          <w:rFonts w:ascii="Palatino Linotype" w:hAnsi="Palatino Linotype"/>
          <w:sz w:val="22"/>
          <w:szCs w:val="22"/>
        </w:rPr>
        <w:t>Africa</w:t>
      </w:r>
      <w:r w:rsidR="003C0EB4" w:rsidRPr="00C8286C">
        <w:rPr>
          <w:rFonts w:ascii="Palatino Linotype" w:hAnsi="Palatino Linotype"/>
          <w:sz w:val="22"/>
          <w:szCs w:val="22"/>
        </w:rPr>
        <w:t>. We are fortunate to have such high survey coverage in this region</w:t>
      </w:r>
      <w:r w:rsidR="00AB4077" w:rsidRPr="00C8286C">
        <w:rPr>
          <w:rFonts w:ascii="Palatino Linotype" w:hAnsi="Palatino Linotype"/>
          <w:sz w:val="22"/>
          <w:szCs w:val="22"/>
        </w:rPr>
        <w:t xml:space="preserve">, </w:t>
      </w:r>
      <w:r w:rsidR="00A54CB7" w:rsidRPr="00C8286C">
        <w:rPr>
          <w:rFonts w:ascii="Palatino Linotype" w:hAnsi="Palatino Linotype"/>
          <w:sz w:val="22"/>
          <w:szCs w:val="22"/>
        </w:rPr>
        <w:t xml:space="preserve">especially given that </w:t>
      </w:r>
      <w:r w:rsidR="00AB4077" w:rsidRPr="00C8286C">
        <w:rPr>
          <w:rFonts w:ascii="Palatino Linotype" w:hAnsi="Palatino Linotype"/>
          <w:sz w:val="22"/>
          <w:szCs w:val="22"/>
        </w:rPr>
        <w:t>the</w:t>
      </w:r>
      <w:r w:rsidR="003C0EB4" w:rsidRPr="00C8286C">
        <w:rPr>
          <w:rFonts w:ascii="Palatino Linotype" w:hAnsi="Palatino Linotype"/>
          <w:sz w:val="22"/>
          <w:szCs w:val="22"/>
        </w:rPr>
        <w:t xml:space="preserve"> UNWPP data for </w:t>
      </w:r>
      <w:r w:rsidR="003633C3" w:rsidRPr="00C8286C">
        <w:rPr>
          <w:rFonts w:ascii="Palatino Linotype" w:hAnsi="Palatino Linotype"/>
          <w:sz w:val="22"/>
          <w:szCs w:val="22"/>
        </w:rPr>
        <w:t>many</w:t>
      </w:r>
      <w:r w:rsidR="003C0EB4" w:rsidRPr="00C8286C">
        <w:rPr>
          <w:rFonts w:ascii="Palatino Linotype" w:hAnsi="Palatino Linotype"/>
          <w:sz w:val="22"/>
          <w:szCs w:val="22"/>
        </w:rPr>
        <w:t xml:space="preserve"> African countries relies on model life tables, </w:t>
      </w:r>
      <w:r w:rsidR="00AB4077" w:rsidRPr="00C8286C">
        <w:rPr>
          <w:rFonts w:ascii="Palatino Linotype" w:hAnsi="Palatino Linotype"/>
          <w:sz w:val="22"/>
          <w:szCs w:val="22"/>
        </w:rPr>
        <w:t xml:space="preserve">which </w:t>
      </w:r>
      <w:r w:rsidR="001F470A" w:rsidRPr="00C8286C">
        <w:rPr>
          <w:rFonts w:ascii="Palatino Linotype" w:hAnsi="Palatino Linotype"/>
          <w:sz w:val="22"/>
          <w:szCs w:val="22"/>
        </w:rPr>
        <w:t xml:space="preserve">violate some of the key assumptions of the kin-cohort approach in this region. </w:t>
      </w:r>
      <w:r w:rsidR="003C0EB4" w:rsidRPr="00C8286C">
        <w:rPr>
          <w:rFonts w:ascii="Palatino Linotype" w:hAnsi="Palatino Linotype"/>
          <w:sz w:val="22"/>
          <w:szCs w:val="22"/>
        </w:rPr>
        <w:t>Thus, in th</w:t>
      </w:r>
      <w:r w:rsidR="00986FDC" w:rsidRPr="00C8286C">
        <w:rPr>
          <w:rFonts w:ascii="Palatino Linotype" w:hAnsi="Palatino Linotype"/>
          <w:sz w:val="22"/>
          <w:szCs w:val="22"/>
        </w:rPr>
        <w:t>is</w:t>
      </w:r>
      <w:r w:rsidR="003C0EB4" w:rsidRPr="00C8286C">
        <w:rPr>
          <w:rFonts w:ascii="Palatino Linotype" w:hAnsi="Palatino Linotype"/>
          <w:sz w:val="22"/>
          <w:szCs w:val="22"/>
        </w:rPr>
        <w:t xml:space="preserve"> supplementary analys</w:t>
      </w:r>
      <w:r w:rsidR="00986FDC" w:rsidRPr="00C8286C">
        <w:rPr>
          <w:rFonts w:ascii="Palatino Linotype" w:hAnsi="Palatino Linotype"/>
          <w:sz w:val="22"/>
          <w:szCs w:val="22"/>
        </w:rPr>
        <w:t>i</w:t>
      </w:r>
      <w:r w:rsidR="003C0EB4" w:rsidRPr="00C8286C">
        <w:rPr>
          <w:rFonts w:ascii="Palatino Linotype" w:hAnsi="Palatino Linotype"/>
          <w:sz w:val="22"/>
          <w:szCs w:val="22"/>
        </w:rPr>
        <w:t>s, we</w:t>
      </w:r>
      <w:r w:rsidR="00124E07" w:rsidRPr="00C8286C">
        <w:rPr>
          <w:rFonts w:ascii="Palatino Linotype" w:hAnsi="Palatino Linotype"/>
          <w:sz w:val="22"/>
          <w:szCs w:val="22"/>
        </w:rPr>
        <w:t xml:space="preserve"> </w:t>
      </w:r>
      <w:r w:rsidRPr="00C8286C">
        <w:rPr>
          <w:rFonts w:ascii="Palatino Linotype" w:hAnsi="Palatino Linotype"/>
          <w:sz w:val="22"/>
          <w:szCs w:val="22"/>
        </w:rPr>
        <w:t xml:space="preserve">focus on the </w:t>
      </w:r>
      <w:r w:rsidR="00304997" w:rsidRPr="00C8286C">
        <w:rPr>
          <w:rFonts w:ascii="Palatino Linotype" w:hAnsi="Palatino Linotype"/>
          <w:sz w:val="22"/>
          <w:szCs w:val="22"/>
        </w:rPr>
        <w:t xml:space="preserve">45 </w:t>
      </w:r>
      <w:r w:rsidRPr="00C8286C">
        <w:rPr>
          <w:rFonts w:ascii="Palatino Linotype" w:hAnsi="Palatino Linotype"/>
          <w:sz w:val="22"/>
          <w:szCs w:val="22"/>
        </w:rPr>
        <w:t xml:space="preserve">non-African </w:t>
      </w:r>
      <w:r w:rsidR="00BD6137" w:rsidRPr="00C8286C">
        <w:rPr>
          <w:rFonts w:ascii="Palatino Linotype" w:hAnsi="Palatino Linotype"/>
          <w:sz w:val="22"/>
          <w:szCs w:val="22"/>
        </w:rPr>
        <w:t xml:space="preserve">countries </w:t>
      </w:r>
      <w:r w:rsidR="00BF6257" w:rsidRPr="00C8286C">
        <w:rPr>
          <w:rFonts w:ascii="Palatino Linotype" w:hAnsi="Palatino Linotype"/>
          <w:sz w:val="22"/>
          <w:szCs w:val="22"/>
        </w:rPr>
        <w:t xml:space="preserve">and territories </w:t>
      </w:r>
      <w:r w:rsidRPr="00C8286C">
        <w:rPr>
          <w:rFonts w:ascii="Palatino Linotype" w:hAnsi="Palatino Linotype"/>
          <w:sz w:val="22"/>
          <w:szCs w:val="22"/>
        </w:rPr>
        <w:t>with survey data</w:t>
      </w:r>
      <w:r w:rsidR="00A54CB7" w:rsidRPr="00C8286C">
        <w:rPr>
          <w:rFonts w:ascii="Palatino Linotype" w:hAnsi="Palatino Linotype"/>
          <w:sz w:val="22"/>
          <w:szCs w:val="22"/>
        </w:rPr>
        <w:t xml:space="preserve"> to compare the estimates with those generated using the kin-cohort approach</w:t>
      </w:r>
      <w:r w:rsidRPr="00C8286C">
        <w:rPr>
          <w:rFonts w:ascii="Palatino Linotype" w:hAnsi="Palatino Linotype"/>
          <w:sz w:val="22"/>
          <w:szCs w:val="22"/>
        </w:rPr>
        <w:t xml:space="preserve">. </w:t>
      </w:r>
      <w:r w:rsidR="00E03E87" w:rsidRPr="00C8286C">
        <w:rPr>
          <w:rFonts w:ascii="Palatino Linotype" w:hAnsi="Palatino Linotype"/>
          <w:sz w:val="22"/>
          <w:szCs w:val="22"/>
        </w:rPr>
        <w:t xml:space="preserve">As shown in </w:t>
      </w:r>
      <w:r w:rsidR="005D12AB" w:rsidRPr="00C8286C">
        <w:rPr>
          <w:rFonts w:ascii="Palatino Linotype" w:hAnsi="Palatino Linotype"/>
          <w:b/>
          <w:bCs/>
          <w:sz w:val="22"/>
          <w:szCs w:val="22"/>
        </w:rPr>
        <w:t>f</w:t>
      </w:r>
      <w:r w:rsidR="00E03E87" w:rsidRPr="00C8286C">
        <w:rPr>
          <w:rFonts w:ascii="Palatino Linotype" w:hAnsi="Palatino Linotype"/>
          <w:b/>
          <w:bCs/>
          <w:sz w:val="22"/>
          <w:szCs w:val="22"/>
        </w:rPr>
        <w:t>igure S1</w:t>
      </w:r>
      <w:r w:rsidR="00E03E87" w:rsidRPr="00C8286C">
        <w:rPr>
          <w:rFonts w:ascii="Palatino Linotype" w:hAnsi="Palatino Linotype"/>
          <w:sz w:val="22"/>
          <w:szCs w:val="22"/>
        </w:rPr>
        <w:t xml:space="preserve">, we </w:t>
      </w:r>
      <w:r w:rsidR="00E07B84" w:rsidRPr="00C8286C">
        <w:rPr>
          <w:rFonts w:ascii="Palatino Linotype" w:hAnsi="Palatino Linotype"/>
          <w:sz w:val="22"/>
          <w:szCs w:val="22"/>
        </w:rPr>
        <w:t xml:space="preserve">found </w:t>
      </w:r>
      <w:r w:rsidR="00054BFC" w:rsidRPr="00C8286C">
        <w:rPr>
          <w:rFonts w:ascii="Palatino Linotype" w:hAnsi="Palatino Linotype"/>
          <w:sz w:val="22"/>
          <w:szCs w:val="22"/>
        </w:rPr>
        <w:t xml:space="preserve">high </w:t>
      </w:r>
      <w:r w:rsidR="00BD6137" w:rsidRPr="00C8286C">
        <w:rPr>
          <w:rFonts w:ascii="Palatino Linotype" w:hAnsi="Palatino Linotype"/>
          <w:sz w:val="22"/>
          <w:szCs w:val="22"/>
        </w:rPr>
        <w:t>correspondence</w:t>
      </w:r>
      <w:r w:rsidR="008E0D76" w:rsidRPr="00C8286C">
        <w:rPr>
          <w:rFonts w:ascii="Palatino Linotype" w:hAnsi="Palatino Linotype"/>
          <w:sz w:val="22"/>
          <w:szCs w:val="22"/>
        </w:rPr>
        <w:t xml:space="preserve">: </w:t>
      </w:r>
      <w:r w:rsidR="00990E7F" w:rsidRPr="00C8286C">
        <w:rPr>
          <w:rFonts w:ascii="Palatino Linotype" w:hAnsi="Palatino Linotype"/>
          <w:sz w:val="22"/>
          <w:szCs w:val="22"/>
        </w:rPr>
        <w:t xml:space="preserve">the two estimation strategies produced values </w:t>
      </w:r>
      <w:r w:rsidR="00C90EB9" w:rsidRPr="00C8286C">
        <w:rPr>
          <w:rFonts w:ascii="Palatino Linotype" w:hAnsi="Palatino Linotype"/>
          <w:sz w:val="22"/>
          <w:szCs w:val="22"/>
        </w:rPr>
        <w:t xml:space="preserve">that were, on average, </w:t>
      </w:r>
      <w:r w:rsidR="00EA5834" w:rsidRPr="00C8286C">
        <w:rPr>
          <w:rFonts w:ascii="Palatino Linotype" w:hAnsi="Palatino Linotype"/>
          <w:sz w:val="22"/>
          <w:szCs w:val="22"/>
        </w:rPr>
        <w:t xml:space="preserve">less than a fraction of </w:t>
      </w:r>
      <w:r w:rsidR="00986FDC" w:rsidRPr="00C8286C">
        <w:rPr>
          <w:rFonts w:ascii="Palatino Linotype" w:hAnsi="Palatino Linotype"/>
          <w:sz w:val="22"/>
          <w:szCs w:val="22"/>
        </w:rPr>
        <w:t>1</w:t>
      </w:r>
      <w:r w:rsidR="00BD7228" w:rsidRPr="00C8286C">
        <w:rPr>
          <w:rFonts w:ascii="Palatino Linotype" w:hAnsi="Palatino Linotype"/>
          <w:sz w:val="22"/>
          <w:szCs w:val="22"/>
        </w:rPr>
        <w:t xml:space="preserve">% </w:t>
      </w:r>
      <w:r w:rsidR="00EA5834" w:rsidRPr="00C8286C">
        <w:rPr>
          <w:rFonts w:ascii="Palatino Linotype" w:hAnsi="Palatino Linotype"/>
          <w:sz w:val="22"/>
          <w:szCs w:val="22"/>
        </w:rPr>
        <w:t xml:space="preserve">different for </w:t>
      </w:r>
      <w:r w:rsidR="005028C9" w:rsidRPr="00C8286C">
        <w:rPr>
          <w:rFonts w:ascii="Palatino Linotype" w:hAnsi="Palatino Linotype"/>
          <w:sz w:val="22"/>
          <w:szCs w:val="22"/>
        </w:rPr>
        <w:t>20-44-year-old</w:t>
      </w:r>
      <w:r w:rsidR="00EA5834" w:rsidRPr="00C8286C">
        <w:rPr>
          <w:rFonts w:ascii="Palatino Linotype" w:hAnsi="Palatino Linotype"/>
          <w:sz w:val="22"/>
          <w:szCs w:val="22"/>
        </w:rPr>
        <w:t xml:space="preserve"> mothers (mIM and mU5M) and between 3-5% for </w:t>
      </w:r>
      <w:r w:rsidRPr="00C8286C">
        <w:rPr>
          <w:rFonts w:ascii="Palatino Linotype" w:hAnsi="Palatino Linotype"/>
          <w:sz w:val="22"/>
          <w:szCs w:val="22"/>
        </w:rPr>
        <w:t>45-49-year-old</w:t>
      </w:r>
      <w:r w:rsidR="00EA5834" w:rsidRPr="00C8286C">
        <w:rPr>
          <w:rFonts w:ascii="Palatino Linotype" w:hAnsi="Palatino Linotype"/>
          <w:sz w:val="22"/>
          <w:szCs w:val="22"/>
        </w:rPr>
        <w:t xml:space="preserve"> mothers (</w:t>
      </w:r>
      <w:proofErr w:type="spellStart"/>
      <w:r w:rsidR="00EA5834" w:rsidRPr="00C8286C">
        <w:rPr>
          <w:rFonts w:ascii="Palatino Linotype" w:hAnsi="Palatino Linotype"/>
          <w:sz w:val="22"/>
          <w:szCs w:val="22"/>
        </w:rPr>
        <w:t>mIM</w:t>
      </w:r>
      <w:proofErr w:type="spellEnd"/>
      <w:r w:rsidR="00EA5834" w:rsidRPr="00C8286C">
        <w:rPr>
          <w:rFonts w:ascii="Palatino Linotype" w:hAnsi="Palatino Linotype"/>
          <w:sz w:val="22"/>
          <w:szCs w:val="22"/>
        </w:rPr>
        <w:t xml:space="preserve">, mU5M, </w:t>
      </w:r>
      <w:proofErr w:type="spellStart"/>
      <w:r w:rsidR="00EA5834" w:rsidRPr="00C8286C">
        <w:rPr>
          <w:rFonts w:ascii="Palatino Linotype" w:hAnsi="Palatino Linotype"/>
          <w:sz w:val="22"/>
          <w:szCs w:val="22"/>
        </w:rPr>
        <w:t>mOM</w:t>
      </w:r>
      <w:proofErr w:type="spellEnd"/>
      <w:r w:rsidR="00EA5834" w:rsidRPr="00C8286C">
        <w:rPr>
          <w:rFonts w:ascii="Palatino Linotype" w:hAnsi="Palatino Linotype"/>
          <w:sz w:val="22"/>
          <w:szCs w:val="22"/>
        </w:rPr>
        <w:t xml:space="preserve">). </w:t>
      </w:r>
    </w:p>
    <w:p w14:paraId="5DCC9461" w14:textId="0FC25D02" w:rsidR="004E5698" w:rsidRPr="00C8286C" w:rsidRDefault="0013675E" w:rsidP="00C334BD">
      <w:pPr>
        <w:autoSpaceDE w:val="0"/>
        <w:autoSpaceDN w:val="0"/>
        <w:adjustRightInd w:val="0"/>
        <w:ind w:firstLine="720"/>
        <w:rPr>
          <w:rFonts w:ascii="Palatino Linotype" w:hAnsi="Palatino Linotype"/>
          <w:strike/>
          <w:sz w:val="22"/>
          <w:szCs w:val="22"/>
        </w:rPr>
      </w:pPr>
      <w:r w:rsidRPr="00C8286C">
        <w:rPr>
          <w:rFonts w:ascii="Palatino Linotype" w:hAnsi="Palatino Linotype"/>
          <w:sz w:val="22"/>
          <w:szCs w:val="22"/>
        </w:rPr>
        <w:t>When the</w:t>
      </w:r>
      <w:r w:rsidR="004E5698" w:rsidRPr="00C8286C">
        <w:rPr>
          <w:rFonts w:ascii="Palatino Linotype" w:hAnsi="Palatino Linotype"/>
          <w:sz w:val="22"/>
          <w:szCs w:val="22"/>
        </w:rPr>
        <w:t xml:space="preserve">re are discrepancies between the survey-based prevalence estimates and those calculated using the kin-cohort approach, the latter </w:t>
      </w:r>
      <w:r w:rsidR="003C0EB4" w:rsidRPr="00C8286C">
        <w:rPr>
          <w:rFonts w:ascii="Palatino Linotype" w:hAnsi="Palatino Linotype"/>
          <w:sz w:val="22"/>
          <w:szCs w:val="22"/>
        </w:rPr>
        <w:t xml:space="preserve">strategy </w:t>
      </w:r>
      <w:r w:rsidR="00A6548D" w:rsidRPr="00C8286C">
        <w:rPr>
          <w:rFonts w:ascii="Palatino Linotype" w:hAnsi="Palatino Linotype"/>
          <w:sz w:val="22"/>
          <w:szCs w:val="22"/>
        </w:rPr>
        <w:t xml:space="preserve">tends </w:t>
      </w:r>
      <w:r w:rsidR="0052129C" w:rsidRPr="00C8286C">
        <w:rPr>
          <w:rFonts w:ascii="Palatino Linotype" w:hAnsi="Palatino Linotype"/>
          <w:sz w:val="22"/>
          <w:szCs w:val="22"/>
        </w:rPr>
        <w:t xml:space="preserve">to yield </w:t>
      </w:r>
      <w:r w:rsidR="00626517" w:rsidRPr="00C8286C">
        <w:rPr>
          <w:rFonts w:ascii="Palatino Linotype" w:hAnsi="Palatino Linotype"/>
          <w:sz w:val="22"/>
          <w:szCs w:val="22"/>
        </w:rPr>
        <w:t xml:space="preserve">slightly </w:t>
      </w:r>
      <w:r w:rsidR="0052129C" w:rsidRPr="00C8286C">
        <w:rPr>
          <w:rFonts w:ascii="Palatino Linotype" w:hAnsi="Palatino Linotype"/>
          <w:sz w:val="22"/>
          <w:szCs w:val="22"/>
        </w:rPr>
        <w:t>higher estimates</w:t>
      </w:r>
      <w:r w:rsidR="004E5698" w:rsidRPr="00C8286C">
        <w:rPr>
          <w:rFonts w:ascii="Palatino Linotype" w:hAnsi="Palatino Linotype"/>
          <w:sz w:val="22"/>
          <w:szCs w:val="22"/>
        </w:rPr>
        <w:t xml:space="preserve">. We </w:t>
      </w:r>
      <w:r w:rsidR="003C0EB4" w:rsidRPr="00C8286C">
        <w:rPr>
          <w:rFonts w:ascii="Palatino Linotype" w:hAnsi="Palatino Linotype"/>
          <w:sz w:val="22"/>
          <w:szCs w:val="22"/>
        </w:rPr>
        <w:t xml:space="preserve">suspect that </w:t>
      </w:r>
      <w:r w:rsidR="004E5698" w:rsidRPr="00C8286C">
        <w:rPr>
          <w:rFonts w:ascii="Palatino Linotype" w:hAnsi="Palatino Linotype"/>
          <w:sz w:val="22"/>
          <w:szCs w:val="22"/>
        </w:rPr>
        <w:t>th</w:t>
      </w:r>
      <w:r w:rsidR="00AB4077" w:rsidRPr="00C8286C">
        <w:rPr>
          <w:rFonts w:ascii="Palatino Linotype" w:hAnsi="Palatino Linotype"/>
          <w:sz w:val="22"/>
          <w:szCs w:val="22"/>
        </w:rPr>
        <w:t>e discrepancy</w:t>
      </w:r>
      <w:r w:rsidR="004E5698" w:rsidRPr="00C8286C">
        <w:rPr>
          <w:rFonts w:ascii="Palatino Linotype" w:hAnsi="Palatino Linotype"/>
          <w:sz w:val="22"/>
          <w:szCs w:val="22"/>
        </w:rPr>
        <w:t xml:space="preserve"> is driven by the fact that the</w:t>
      </w:r>
      <w:r w:rsidR="00EA5834" w:rsidRPr="00C8286C">
        <w:rPr>
          <w:rFonts w:ascii="Palatino Linotype" w:hAnsi="Palatino Linotype"/>
          <w:sz w:val="22"/>
          <w:szCs w:val="22"/>
        </w:rPr>
        <w:t xml:space="preserve"> </w:t>
      </w:r>
      <w:r w:rsidR="00C32813" w:rsidRPr="00C8286C">
        <w:rPr>
          <w:rFonts w:ascii="Palatino Linotype" w:hAnsi="Palatino Linotype"/>
          <w:sz w:val="22"/>
          <w:szCs w:val="22"/>
        </w:rPr>
        <w:t xml:space="preserve">indirect </w:t>
      </w:r>
      <w:r w:rsidR="004E5698" w:rsidRPr="00C8286C">
        <w:rPr>
          <w:rFonts w:ascii="Palatino Linotype" w:hAnsi="Palatino Linotype"/>
          <w:sz w:val="22"/>
          <w:szCs w:val="22"/>
        </w:rPr>
        <w:t xml:space="preserve">kin-cohort </w:t>
      </w:r>
      <w:r w:rsidR="00C32813" w:rsidRPr="00C8286C">
        <w:rPr>
          <w:rFonts w:ascii="Palatino Linotype" w:hAnsi="Palatino Linotype"/>
          <w:sz w:val="22"/>
          <w:szCs w:val="22"/>
        </w:rPr>
        <w:t xml:space="preserve">approach </w:t>
      </w:r>
      <w:r w:rsidR="005446AF" w:rsidRPr="00C8286C">
        <w:rPr>
          <w:rFonts w:ascii="Palatino Linotype" w:hAnsi="Palatino Linotype"/>
          <w:sz w:val="22"/>
          <w:szCs w:val="22"/>
        </w:rPr>
        <w:t xml:space="preserve">cannot account for </w:t>
      </w:r>
      <w:r w:rsidR="00C77AD5" w:rsidRPr="00C8286C">
        <w:rPr>
          <w:rFonts w:ascii="Palatino Linotype" w:hAnsi="Palatino Linotype"/>
          <w:sz w:val="22"/>
          <w:szCs w:val="22"/>
        </w:rPr>
        <w:t xml:space="preserve">the well-known phenomenon of household-level </w:t>
      </w:r>
      <w:r w:rsidR="001F470A" w:rsidRPr="00C8286C">
        <w:rPr>
          <w:rFonts w:ascii="Palatino Linotype" w:hAnsi="Palatino Linotype"/>
          <w:sz w:val="22"/>
          <w:szCs w:val="22"/>
        </w:rPr>
        <w:t xml:space="preserve">mortality </w:t>
      </w:r>
      <w:r w:rsidR="005446AF" w:rsidRPr="00C8286C">
        <w:rPr>
          <w:rFonts w:ascii="Palatino Linotype" w:hAnsi="Palatino Linotype"/>
          <w:sz w:val="22"/>
          <w:szCs w:val="22"/>
        </w:rPr>
        <w:t>clustering</w:t>
      </w:r>
      <w:r w:rsidR="00C77AD5" w:rsidRPr="00C8286C">
        <w:rPr>
          <w:rFonts w:ascii="Palatino Linotype" w:hAnsi="Palatino Linotype"/>
          <w:sz w:val="22"/>
          <w:szCs w:val="22"/>
        </w:rPr>
        <w:t>.</w:t>
      </w:r>
      <w:r w:rsidR="00D66CD6" w:rsidRPr="00C8286C">
        <w:rPr>
          <w:rFonts w:ascii="Palatino Linotype" w:hAnsi="Palatino Linotype"/>
          <w:sz w:val="22"/>
          <w:szCs w:val="22"/>
        </w:rPr>
        <w:fldChar w:fldCharType="begin"/>
      </w:r>
      <w:r w:rsidR="002857D0" w:rsidRPr="00C8286C">
        <w:rPr>
          <w:rFonts w:ascii="Palatino Linotype" w:hAnsi="Palatino Linotype"/>
          <w:sz w:val="22"/>
          <w:szCs w:val="22"/>
        </w:rPr>
        <w:instrText xml:space="preserve"> ADDIN ZOTERO_ITEM CSL_CITATION {"citationID":"zbyKkeJU","properties":{"formattedCitation":"\\super 32,33\\nosupersub{}","plainCitation":"32,33","noteIndex":0},"citationItems":[{"id":268,"uris":["http://zotero.org/users/local/6aiRCPll/items/VZ6F2Z2U"],"uri":["http://zotero.org/users/local/6aiRCPll/items/VZ6F2Z2U"],"itemData":{"id":268,"type":"article-journal","container-title":"Population studies","issue":"3","note":"ISBN: 0032-4728\npublisher: Taylor &amp; Francis","page":"489-505","title":"Death clustering, mothers' education and the determinants of child mortality in rural Punjab, India","volume":"44","author":[{"family":"Das Gupta","given":"Monica"}],"issued":{"date-parts":[["1990"]]}}},{"id":258,"uris":["http://zotero.org/users/local/6aiRCPll/items/NXXSL4HS"],"uri":["http://zotero.org/users/local/6aiRCPll/items/NXXSL4HS"],"itemData":{"id":258,"type":"article-journal","container-title":"Population Studies","issue":"3","note":"ISBN: 0032-4728\npublisher: Taylor &amp; Francis","page":"245-261","title":"Family-level clustering of childhood mortality risk in Northeast Brazil","volume":"51","author":[{"family":"Sastry","given":"Narayan"}],"issued":{"date-parts":[["1997"]]}}}],"schema":"https://github.com/citation-style-language/schema/raw/master/csl-citation.json"} </w:instrText>
      </w:r>
      <w:r w:rsidR="00D66CD6" w:rsidRPr="00C8286C">
        <w:rPr>
          <w:rFonts w:ascii="Palatino Linotype" w:hAnsi="Palatino Linotype"/>
          <w:sz w:val="22"/>
          <w:szCs w:val="22"/>
        </w:rPr>
        <w:fldChar w:fldCharType="separate"/>
      </w:r>
      <w:r w:rsidR="002857D0" w:rsidRPr="00C8286C">
        <w:rPr>
          <w:rFonts w:ascii="Palatino Linotype" w:hAnsi="Palatino Linotype"/>
          <w:sz w:val="22"/>
          <w:szCs w:val="22"/>
          <w:vertAlign w:val="superscript"/>
        </w:rPr>
        <w:t>32,33</w:t>
      </w:r>
      <w:r w:rsidR="00D66CD6" w:rsidRPr="00C8286C">
        <w:rPr>
          <w:rFonts w:ascii="Palatino Linotype" w:hAnsi="Palatino Linotype"/>
          <w:sz w:val="22"/>
          <w:szCs w:val="22"/>
        </w:rPr>
        <w:fldChar w:fldCharType="end"/>
      </w:r>
      <w:r w:rsidR="00626517" w:rsidRPr="00C8286C">
        <w:rPr>
          <w:rFonts w:ascii="Palatino Linotype" w:hAnsi="Palatino Linotype"/>
          <w:sz w:val="22"/>
          <w:szCs w:val="22"/>
        </w:rPr>
        <w:t xml:space="preserve"> </w:t>
      </w:r>
      <w:r w:rsidR="00C77AD5" w:rsidRPr="00C8286C">
        <w:rPr>
          <w:rFonts w:ascii="Palatino Linotype" w:hAnsi="Palatino Linotype"/>
          <w:sz w:val="22"/>
          <w:szCs w:val="22"/>
        </w:rPr>
        <w:t xml:space="preserve">That is, because the kin-cohort approach averages deaths across all mothers and </w:t>
      </w:r>
      <w:r w:rsidR="006A5285" w:rsidRPr="00C8286C">
        <w:rPr>
          <w:rFonts w:ascii="Palatino Linotype" w:hAnsi="Palatino Linotype"/>
          <w:sz w:val="22"/>
          <w:szCs w:val="22"/>
        </w:rPr>
        <w:t>does not</w:t>
      </w:r>
      <w:r w:rsidR="00C77AD5" w:rsidRPr="00C8286C">
        <w:rPr>
          <w:rFonts w:ascii="Palatino Linotype" w:hAnsi="Palatino Linotype"/>
          <w:sz w:val="22"/>
          <w:szCs w:val="22"/>
        </w:rPr>
        <w:t xml:space="preserve"> </w:t>
      </w:r>
      <w:r w:rsidR="006A5285" w:rsidRPr="00C8286C">
        <w:rPr>
          <w:rFonts w:ascii="Palatino Linotype" w:hAnsi="Palatino Linotype"/>
          <w:sz w:val="22"/>
          <w:szCs w:val="22"/>
        </w:rPr>
        <w:t>recognize</w:t>
      </w:r>
      <w:r w:rsidR="00C77AD5" w:rsidRPr="00C8286C">
        <w:rPr>
          <w:rFonts w:ascii="Palatino Linotype" w:hAnsi="Palatino Linotype"/>
          <w:sz w:val="22"/>
          <w:szCs w:val="22"/>
        </w:rPr>
        <w:t xml:space="preserve"> that some mothers experience repeated losses in a short-time period, </w:t>
      </w:r>
      <w:r w:rsidR="001713D9" w:rsidRPr="00C8286C">
        <w:rPr>
          <w:rFonts w:ascii="Palatino Linotype" w:hAnsi="Palatino Linotype"/>
          <w:sz w:val="22"/>
          <w:szCs w:val="22"/>
        </w:rPr>
        <w:t>it can</w:t>
      </w:r>
      <w:r w:rsidR="006A5285" w:rsidRPr="00C8286C">
        <w:rPr>
          <w:rFonts w:ascii="Palatino Linotype" w:hAnsi="Palatino Linotype"/>
          <w:sz w:val="22"/>
          <w:szCs w:val="22"/>
        </w:rPr>
        <w:t xml:space="preserve"> </w:t>
      </w:r>
      <w:r w:rsidR="00C77AD5" w:rsidRPr="00C8286C">
        <w:rPr>
          <w:rFonts w:ascii="Palatino Linotype" w:hAnsi="Palatino Linotype"/>
          <w:sz w:val="22"/>
          <w:szCs w:val="22"/>
        </w:rPr>
        <w:t xml:space="preserve">overestimate the population prevalence of bereaved mothers. </w:t>
      </w:r>
    </w:p>
    <w:p w14:paraId="6A6BCCC8" w14:textId="68B0B1FA" w:rsidR="00DD0A76" w:rsidRPr="00C8286C" w:rsidRDefault="00433BEE" w:rsidP="00C334BD">
      <w:pPr>
        <w:autoSpaceDE w:val="0"/>
        <w:autoSpaceDN w:val="0"/>
        <w:adjustRightInd w:val="0"/>
        <w:ind w:firstLine="720"/>
        <w:rPr>
          <w:rFonts w:ascii="Palatino Linotype" w:hAnsi="Palatino Linotype"/>
          <w:sz w:val="22"/>
          <w:szCs w:val="22"/>
        </w:rPr>
      </w:pPr>
      <w:r w:rsidRPr="00C8286C">
        <w:rPr>
          <w:rFonts w:ascii="Palatino Linotype" w:hAnsi="Palatino Linotype"/>
          <w:sz w:val="22"/>
          <w:szCs w:val="22"/>
        </w:rPr>
        <w:t>I</w:t>
      </w:r>
      <w:r w:rsidR="004E5698" w:rsidRPr="00C8286C">
        <w:rPr>
          <w:rFonts w:ascii="Palatino Linotype" w:hAnsi="Palatino Linotype"/>
          <w:sz w:val="22"/>
          <w:szCs w:val="22"/>
        </w:rPr>
        <w:t xml:space="preserve">n </w:t>
      </w:r>
      <w:r w:rsidR="001713D9" w:rsidRPr="00C8286C">
        <w:rPr>
          <w:rFonts w:ascii="Palatino Linotype" w:hAnsi="Palatino Linotype"/>
          <w:sz w:val="22"/>
          <w:szCs w:val="22"/>
        </w:rPr>
        <w:t>other</w:t>
      </w:r>
      <w:r w:rsidR="00C77AD5" w:rsidRPr="00C8286C">
        <w:rPr>
          <w:rFonts w:ascii="Palatino Linotype" w:hAnsi="Palatino Linotype"/>
          <w:sz w:val="22"/>
          <w:szCs w:val="22"/>
        </w:rPr>
        <w:t xml:space="preserve"> </w:t>
      </w:r>
      <w:r w:rsidR="004E5698" w:rsidRPr="00C8286C">
        <w:rPr>
          <w:rFonts w:ascii="Palatino Linotype" w:hAnsi="Palatino Linotype"/>
          <w:sz w:val="22"/>
          <w:szCs w:val="22"/>
        </w:rPr>
        <w:t xml:space="preserve">cases, </w:t>
      </w:r>
      <w:r w:rsidR="001713D9" w:rsidRPr="00C8286C">
        <w:rPr>
          <w:rFonts w:ascii="Palatino Linotype" w:hAnsi="Palatino Linotype"/>
          <w:sz w:val="22"/>
          <w:szCs w:val="22"/>
        </w:rPr>
        <w:t xml:space="preserve">however, </w:t>
      </w:r>
      <w:r w:rsidR="004E5698" w:rsidRPr="00C8286C">
        <w:rPr>
          <w:rFonts w:ascii="Palatino Linotype" w:hAnsi="Palatino Linotype"/>
          <w:sz w:val="22"/>
          <w:szCs w:val="22"/>
        </w:rPr>
        <w:t xml:space="preserve">the </w:t>
      </w:r>
      <w:r w:rsidR="00E83176" w:rsidRPr="00C8286C">
        <w:rPr>
          <w:rFonts w:ascii="Palatino Linotype" w:hAnsi="Palatino Linotype"/>
          <w:sz w:val="22"/>
          <w:szCs w:val="22"/>
        </w:rPr>
        <w:t xml:space="preserve">kin-cohort method produces estimates </w:t>
      </w:r>
      <w:r w:rsidR="00FA2676" w:rsidRPr="00C8286C">
        <w:rPr>
          <w:rFonts w:ascii="Palatino Linotype" w:hAnsi="Palatino Linotype"/>
          <w:sz w:val="22"/>
          <w:szCs w:val="22"/>
        </w:rPr>
        <w:t xml:space="preserve">that </w:t>
      </w:r>
      <w:r w:rsidR="007C14D1" w:rsidRPr="00C8286C">
        <w:rPr>
          <w:rFonts w:ascii="Palatino Linotype" w:hAnsi="Palatino Linotype"/>
          <w:sz w:val="22"/>
          <w:szCs w:val="22"/>
        </w:rPr>
        <w:t xml:space="preserve">are </w:t>
      </w:r>
      <w:r w:rsidR="00E83176" w:rsidRPr="00C8286C">
        <w:rPr>
          <w:rFonts w:ascii="Palatino Linotype" w:hAnsi="Palatino Linotype"/>
          <w:sz w:val="22"/>
          <w:szCs w:val="22"/>
        </w:rPr>
        <w:t>lower than the survey</w:t>
      </w:r>
      <w:r w:rsidR="00990E7F" w:rsidRPr="00C8286C">
        <w:rPr>
          <w:rFonts w:ascii="Palatino Linotype" w:hAnsi="Palatino Linotype"/>
          <w:sz w:val="22"/>
          <w:szCs w:val="22"/>
        </w:rPr>
        <w:t>-based</w:t>
      </w:r>
      <w:r w:rsidR="00E83176" w:rsidRPr="00C8286C">
        <w:rPr>
          <w:rFonts w:ascii="Palatino Linotype" w:hAnsi="Palatino Linotype"/>
          <w:sz w:val="22"/>
          <w:szCs w:val="22"/>
        </w:rPr>
        <w:t xml:space="preserve"> </w:t>
      </w:r>
      <w:r w:rsidR="003C0EB4" w:rsidRPr="00C8286C">
        <w:rPr>
          <w:rFonts w:ascii="Palatino Linotype" w:hAnsi="Palatino Linotype"/>
          <w:sz w:val="22"/>
          <w:szCs w:val="22"/>
        </w:rPr>
        <w:t xml:space="preserve">ones </w:t>
      </w:r>
      <w:r w:rsidR="00FA2676" w:rsidRPr="00C8286C">
        <w:rPr>
          <w:rFonts w:ascii="Palatino Linotype" w:hAnsi="Palatino Linotype"/>
          <w:sz w:val="22"/>
          <w:szCs w:val="22"/>
        </w:rPr>
        <w:t xml:space="preserve">(see </w:t>
      </w:r>
      <w:r w:rsidR="005D12AB" w:rsidRPr="00C8286C">
        <w:rPr>
          <w:rFonts w:ascii="Palatino Linotype" w:hAnsi="Palatino Linotype"/>
          <w:b/>
          <w:bCs/>
          <w:sz w:val="22"/>
          <w:szCs w:val="22"/>
        </w:rPr>
        <w:t>f</w:t>
      </w:r>
      <w:r w:rsidR="00FA2676" w:rsidRPr="00C8286C">
        <w:rPr>
          <w:rFonts w:ascii="Palatino Linotype" w:hAnsi="Palatino Linotype"/>
          <w:b/>
          <w:bCs/>
          <w:sz w:val="22"/>
          <w:szCs w:val="22"/>
        </w:rPr>
        <w:t>igure S1</w:t>
      </w:r>
      <w:r w:rsidR="00FA2676" w:rsidRPr="00C8286C">
        <w:rPr>
          <w:rFonts w:ascii="Palatino Linotype" w:hAnsi="Palatino Linotype"/>
          <w:sz w:val="22"/>
          <w:szCs w:val="22"/>
        </w:rPr>
        <w:t>)</w:t>
      </w:r>
      <w:r w:rsidR="00E83176" w:rsidRPr="00C8286C">
        <w:rPr>
          <w:rFonts w:ascii="Palatino Linotype" w:hAnsi="Palatino Linotype"/>
          <w:sz w:val="22"/>
          <w:szCs w:val="22"/>
        </w:rPr>
        <w:t xml:space="preserve">. </w:t>
      </w:r>
      <w:r w:rsidRPr="00C8286C">
        <w:rPr>
          <w:rFonts w:ascii="Palatino Linotype" w:hAnsi="Palatino Linotype"/>
          <w:sz w:val="22"/>
          <w:szCs w:val="22"/>
        </w:rPr>
        <w:t>C</w:t>
      </w:r>
      <w:r w:rsidR="004E5698" w:rsidRPr="00C8286C">
        <w:rPr>
          <w:rFonts w:ascii="Palatino Linotype" w:hAnsi="Palatino Linotype"/>
          <w:sz w:val="22"/>
          <w:szCs w:val="22"/>
        </w:rPr>
        <w:t xml:space="preserve">hild deaths </w:t>
      </w:r>
      <w:r w:rsidR="003C0EB4" w:rsidRPr="00C8286C">
        <w:rPr>
          <w:rFonts w:ascii="Palatino Linotype" w:hAnsi="Palatino Linotype"/>
          <w:sz w:val="22"/>
          <w:szCs w:val="22"/>
        </w:rPr>
        <w:t>can</w:t>
      </w:r>
      <w:r w:rsidR="004E5698" w:rsidRPr="00C8286C">
        <w:rPr>
          <w:rFonts w:ascii="Palatino Linotype" w:hAnsi="Palatino Linotype"/>
          <w:sz w:val="22"/>
          <w:szCs w:val="22"/>
        </w:rPr>
        <w:t xml:space="preserve"> be underestimated in survey data</w:t>
      </w:r>
      <w:r w:rsidR="00814EC9" w:rsidRPr="00C8286C">
        <w:rPr>
          <w:rFonts w:ascii="Palatino Linotype" w:hAnsi="Palatino Linotype"/>
          <w:sz w:val="22"/>
          <w:szCs w:val="22"/>
        </w:rPr>
        <w:t xml:space="preserve">, </w:t>
      </w:r>
      <w:r w:rsidR="003C0EB4" w:rsidRPr="00C8286C">
        <w:rPr>
          <w:rFonts w:ascii="Palatino Linotype" w:hAnsi="Palatino Linotype"/>
          <w:sz w:val="22"/>
          <w:szCs w:val="22"/>
        </w:rPr>
        <w:t xml:space="preserve">and </w:t>
      </w:r>
      <w:r w:rsidRPr="00C8286C">
        <w:rPr>
          <w:rFonts w:ascii="Palatino Linotype" w:hAnsi="Palatino Linotype"/>
          <w:sz w:val="22"/>
          <w:szCs w:val="22"/>
        </w:rPr>
        <w:t xml:space="preserve">may be, in some contexts, </w:t>
      </w:r>
      <w:r w:rsidR="003C0EB4" w:rsidRPr="00C8286C">
        <w:rPr>
          <w:rFonts w:ascii="Palatino Linotype" w:hAnsi="Palatino Linotype"/>
          <w:sz w:val="22"/>
          <w:szCs w:val="22"/>
        </w:rPr>
        <w:t xml:space="preserve">more accurately </w:t>
      </w:r>
      <w:r w:rsidRPr="00C8286C">
        <w:rPr>
          <w:rFonts w:ascii="Palatino Linotype" w:hAnsi="Palatino Linotype"/>
          <w:sz w:val="22"/>
          <w:szCs w:val="22"/>
        </w:rPr>
        <w:t>measured by</w:t>
      </w:r>
      <w:r w:rsidR="003C0EB4" w:rsidRPr="00C8286C">
        <w:rPr>
          <w:rFonts w:ascii="Palatino Linotype" w:hAnsi="Palatino Linotype"/>
          <w:sz w:val="22"/>
          <w:szCs w:val="22"/>
        </w:rPr>
        <w:t xml:space="preserve"> life tables. </w:t>
      </w:r>
      <w:r w:rsidRPr="00C8286C">
        <w:rPr>
          <w:rFonts w:ascii="Palatino Linotype" w:hAnsi="Palatino Linotype"/>
          <w:sz w:val="22"/>
          <w:szCs w:val="22"/>
        </w:rPr>
        <w:t>This is especially true in settings where</w:t>
      </w:r>
      <w:r w:rsidR="003C0EB4" w:rsidRPr="00C8286C">
        <w:rPr>
          <w:rFonts w:ascii="Palatino Linotype" w:hAnsi="Palatino Linotype"/>
          <w:sz w:val="22"/>
          <w:szCs w:val="22"/>
        </w:rPr>
        <w:t xml:space="preserve"> survey </w:t>
      </w:r>
      <w:r w:rsidRPr="00C8286C">
        <w:rPr>
          <w:rFonts w:ascii="Palatino Linotype" w:hAnsi="Palatino Linotype"/>
          <w:sz w:val="22"/>
          <w:szCs w:val="22"/>
        </w:rPr>
        <w:t xml:space="preserve">research </w:t>
      </w:r>
      <w:r w:rsidR="003C0EB4" w:rsidRPr="00C8286C">
        <w:rPr>
          <w:rFonts w:ascii="Palatino Linotype" w:hAnsi="Palatino Linotype"/>
          <w:sz w:val="22"/>
          <w:szCs w:val="22"/>
        </w:rPr>
        <w:t>underrepresent</w:t>
      </w:r>
      <w:r w:rsidRPr="00C8286C">
        <w:rPr>
          <w:rFonts w:ascii="Palatino Linotype" w:hAnsi="Palatino Linotype"/>
          <w:sz w:val="22"/>
          <w:szCs w:val="22"/>
        </w:rPr>
        <w:t>s</w:t>
      </w:r>
      <w:r w:rsidR="003C0EB4" w:rsidRPr="00C8286C">
        <w:rPr>
          <w:rFonts w:ascii="Palatino Linotype" w:hAnsi="Palatino Linotype"/>
          <w:sz w:val="22"/>
          <w:szCs w:val="22"/>
        </w:rPr>
        <w:t xml:space="preserve"> </w:t>
      </w:r>
      <w:r w:rsidR="008A0317" w:rsidRPr="00C8286C">
        <w:rPr>
          <w:rFonts w:ascii="Palatino Linotype" w:hAnsi="Palatino Linotype"/>
          <w:sz w:val="22"/>
          <w:szCs w:val="22"/>
        </w:rPr>
        <w:t>hard</w:t>
      </w:r>
      <w:r w:rsidR="0013675E" w:rsidRPr="00C8286C">
        <w:rPr>
          <w:rFonts w:ascii="Palatino Linotype" w:hAnsi="Palatino Linotype"/>
          <w:sz w:val="22"/>
          <w:szCs w:val="22"/>
        </w:rPr>
        <w:t>-</w:t>
      </w:r>
      <w:r w:rsidR="008A0317" w:rsidRPr="00C8286C">
        <w:rPr>
          <w:rFonts w:ascii="Palatino Linotype" w:hAnsi="Palatino Linotype"/>
          <w:sz w:val="22"/>
          <w:szCs w:val="22"/>
        </w:rPr>
        <w:t>to</w:t>
      </w:r>
      <w:r w:rsidR="0013675E" w:rsidRPr="00C8286C">
        <w:rPr>
          <w:rFonts w:ascii="Palatino Linotype" w:hAnsi="Palatino Linotype"/>
          <w:sz w:val="22"/>
          <w:szCs w:val="22"/>
        </w:rPr>
        <w:t>-</w:t>
      </w:r>
      <w:r w:rsidR="008A0317" w:rsidRPr="00C8286C">
        <w:rPr>
          <w:rFonts w:ascii="Palatino Linotype" w:hAnsi="Palatino Linotype"/>
          <w:sz w:val="22"/>
          <w:szCs w:val="22"/>
        </w:rPr>
        <w:t>reach populations</w:t>
      </w:r>
      <w:r w:rsidR="00013BBF" w:rsidRPr="00C8286C">
        <w:rPr>
          <w:rFonts w:ascii="Palatino Linotype" w:hAnsi="Palatino Linotype"/>
          <w:sz w:val="22"/>
          <w:szCs w:val="22"/>
        </w:rPr>
        <w:t xml:space="preserve">, </w:t>
      </w:r>
      <w:r w:rsidR="00330B82" w:rsidRPr="00C8286C">
        <w:rPr>
          <w:rFonts w:ascii="Palatino Linotype" w:hAnsi="Palatino Linotype"/>
          <w:sz w:val="22"/>
          <w:szCs w:val="22"/>
        </w:rPr>
        <w:t xml:space="preserve">including those affected by </w:t>
      </w:r>
      <w:r w:rsidR="003C0EB4" w:rsidRPr="00C8286C">
        <w:rPr>
          <w:rFonts w:ascii="Palatino Linotype" w:hAnsi="Palatino Linotype"/>
          <w:sz w:val="22"/>
          <w:szCs w:val="22"/>
        </w:rPr>
        <w:t xml:space="preserve">civil unrest </w:t>
      </w:r>
      <w:r w:rsidRPr="00C8286C">
        <w:rPr>
          <w:rFonts w:ascii="Palatino Linotype" w:hAnsi="Palatino Linotype"/>
          <w:sz w:val="22"/>
          <w:szCs w:val="22"/>
        </w:rPr>
        <w:t>who also experience a</w:t>
      </w:r>
      <w:r w:rsidR="00AC19E5" w:rsidRPr="00C8286C">
        <w:rPr>
          <w:rFonts w:ascii="Palatino Linotype" w:hAnsi="Palatino Linotype"/>
          <w:sz w:val="22"/>
          <w:szCs w:val="22"/>
        </w:rPr>
        <w:t xml:space="preserve"> higher burden of child loss</w:t>
      </w:r>
      <w:r w:rsidR="00013BBF" w:rsidRPr="00C8286C">
        <w:rPr>
          <w:rFonts w:ascii="Palatino Linotype" w:hAnsi="Palatino Linotype"/>
          <w:sz w:val="22"/>
          <w:szCs w:val="22"/>
        </w:rPr>
        <w:t>.</w:t>
      </w:r>
      <w:r w:rsidR="00013BBF" w:rsidRPr="00C8286C">
        <w:rPr>
          <w:rFonts w:ascii="Palatino Linotype" w:hAnsi="Palatino Linotype"/>
          <w:sz w:val="22"/>
          <w:szCs w:val="22"/>
        </w:rPr>
        <w:fldChar w:fldCharType="begin"/>
      </w:r>
      <w:r w:rsidR="002857D0" w:rsidRPr="00C8286C">
        <w:rPr>
          <w:rFonts w:ascii="Palatino Linotype" w:hAnsi="Palatino Linotype"/>
          <w:sz w:val="22"/>
          <w:szCs w:val="22"/>
        </w:rPr>
        <w:instrText xml:space="preserve"> ADDIN ZOTERO_ITEM CSL_CITATION {"citationID":"d2haoVwI","properties":{"formattedCitation":"\\super 34\\uc0\\u8211{}36\\nosupersub{}","plainCitation":"34–36","noteIndex":0},"citationItems":[{"id":566,"uris":["http://zotero.org/users/local/6aiRCPll/items/GGVKBKPC"],"uri":["http://zotero.org/users/local/6aiRCPll/items/GGVKBKPC"],"itemData":{"id":566,"type":"article-journal","container-title":"The Lancet Global Health","issue":"12","note":"ISBN: 2214-109X\npublisher: Elsevier","page":"e1622-e1631","title":"Women and children living in areas of armed conflict in Africa: a geospatial analysis of mortality and orphanhood","volume":"7","author":[{"family":"Wagner","given":"Zachary"},{"family":"Heft-Neal","given":"Sam"},{"family":"Wise","given":"Paul H."},{"family":"Black","given":"Robert E."},{"family":"Burke","given":"Marshall"},{"family":"Boerma","given":"Ties"},{"family":"Bhutta","given":"Zulfiqar A."},{"family":"Bendavid","given":"Eran"}],"issued":{"date-parts":[["2019"]]}}},{"id":567,"uris":["http://zotero.org/users/local/6aiRCPll/items/MPZUIR6E"],"uri":["http://zotero.org/users/local/6aiRCPll/items/MPZUIR6E"],"itemData":{"id":567,"type":"article-journal","container-title":"The Lancet","issue":"10150","note":"ISBN: 0140-6736\npublisher: Elsevier","page":"857-865","title":"Armed conflict and child mortality in Africa: a geospatial analysis","volume":"392","author":[{"family":"Wagner","given":"Zachary"},{"family":"Heft-Neal","given":"Sam"},{"family":"Bhutta","given":"Zulfiqar A."},{"family":"Black","given":"Robert E."},{"family":"Burke","given":"Marshall"},{"family":"Bendavid","given":"Eran"}],"issued":{"date-parts":[["2018"]]}}},{"id":568,"uris":["http://zotero.org/users/local/6aiRCPll/items/22596WWH"],"uri":["http://zotero.org/users/local/6aiRCPll/items/22596WWH"],"itemData":{"id":568,"type":"article-journal","container-title":"Public Health","issue":"4","note":"ISBN: 0033-3506\npublisher: Elsevier","page":"221-227","title":"Trends in infant and child mortality in Mozambique during and after a period of conflict","volume":"117","author":[{"family":"Macassa","given":"Gloria"},{"family":"Ghilagaber","given":"Gebrenegus"},{"family":"Bernhardt","given":"Eva"},{"family":"Burström","given":"Bo"}],"issued":{"date-parts":[["2003"]]}}}],"schema":"https://github.com/citation-style-language/schema/raw/master/csl-citation.json"} </w:instrText>
      </w:r>
      <w:r w:rsidR="00013BBF" w:rsidRPr="00C8286C">
        <w:rPr>
          <w:rFonts w:ascii="Palatino Linotype" w:hAnsi="Palatino Linotype"/>
          <w:sz w:val="22"/>
          <w:szCs w:val="22"/>
        </w:rPr>
        <w:fldChar w:fldCharType="separate"/>
      </w:r>
      <w:r w:rsidR="002857D0" w:rsidRPr="00C8286C">
        <w:rPr>
          <w:rFonts w:ascii="Palatino Linotype" w:hAnsi="Palatino Linotype"/>
          <w:sz w:val="22"/>
          <w:szCs w:val="22"/>
          <w:vertAlign w:val="superscript"/>
        </w:rPr>
        <w:t>34–36</w:t>
      </w:r>
      <w:r w:rsidR="00013BBF" w:rsidRPr="00C8286C">
        <w:rPr>
          <w:rFonts w:ascii="Palatino Linotype" w:hAnsi="Palatino Linotype"/>
          <w:sz w:val="22"/>
          <w:szCs w:val="22"/>
        </w:rPr>
        <w:fldChar w:fldCharType="end"/>
      </w:r>
      <w:r w:rsidR="00C77AD5" w:rsidRPr="00C8286C">
        <w:rPr>
          <w:rFonts w:ascii="Palatino Linotype" w:hAnsi="Palatino Linotype"/>
          <w:sz w:val="22"/>
          <w:szCs w:val="22"/>
        </w:rPr>
        <w:t xml:space="preserve"> </w:t>
      </w:r>
      <w:r w:rsidR="00F1235A" w:rsidRPr="00C8286C">
        <w:rPr>
          <w:rFonts w:ascii="Palatino Linotype" w:hAnsi="Palatino Linotype"/>
          <w:sz w:val="22"/>
          <w:szCs w:val="22"/>
        </w:rPr>
        <w:t xml:space="preserve">This bias would </w:t>
      </w:r>
      <w:r w:rsidR="00F1235A" w:rsidRPr="00C8286C">
        <w:rPr>
          <w:rFonts w:ascii="Palatino Linotype" w:hAnsi="Palatino Linotype"/>
          <w:sz w:val="22"/>
          <w:szCs w:val="22"/>
        </w:rPr>
        <w:lastRenderedPageBreak/>
        <w:t xml:space="preserve">mostly affect higher-mortality-burden countries of sub-Saharan Africa where we rely almost exclusively on surveys; thus, any comparisons with low mortality-burden countries may be conservative. </w:t>
      </w:r>
    </w:p>
    <w:p w14:paraId="34DA3F46" w14:textId="77777777" w:rsidR="00C334BD" w:rsidRPr="00C8286C" w:rsidRDefault="00C334BD" w:rsidP="00C334BD">
      <w:pPr>
        <w:rPr>
          <w:rFonts w:ascii="Palatino Linotype" w:hAnsi="Palatino Linotype"/>
          <w:b/>
          <w:bCs/>
          <w:sz w:val="22"/>
          <w:szCs w:val="22"/>
        </w:rPr>
      </w:pPr>
    </w:p>
    <w:p w14:paraId="64C52265" w14:textId="692112C7" w:rsidR="00596CC7" w:rsidRPr="00C8286C" w:rsidRDefault="00596CC7" w:rsidP="00C334BD">
      <w:pPr>
        <w:rPr>
          <w:rFonts w:ascii="Palatino Linotype" w:hAnsi="Palatino Linotype"/>
          <w:b/>
          <w:bCs/>
          <w:sz w:val="22"/>
          <w:szCs w:val="22"/>
        </w:rPr>
      </w:pPr>
      <w:r w:rsidRPr="00C8286C">
        <w:rPr>
          <w:rFonts w:ascii="Palatino Linotype" w:hAnsi="Palatino Linotype"/>
          <w:b/>
          <w:bCs/>
          <w:sz w:val="22"/>
          <w:szCs w:val="22"/>
        </w:rPr>
        <w:t xml:space="preserve">Patient and public involvement </w:t>
      </w:r>
    </w:p>
    <w:p w14:paraId="5760DA8D" w14:textId="3BB14100" w:rsidR="000E5217" w:rsidRPr="00C8286C" w:rsidRDefault="00596CC7" w:rsidP="00C334BD">
      <w:pPr>
        <w:rPr>
          <w:rFonts w:ascii="Palatino Linotype" w:hAnsi="Palatino Linotype"/>
          <w:b/>
          <w:bCs/>
          <w:sz w:val="22"/>
          <w:szCs w:val="22"/>
        </w:rPr>
      </w:pPr>
      <w:r w:rsidRPr="00C8286C">
        <w:rPr>
          <w:rFonts w:ascii="Palatino Linotype" w:hAnsi="Palatino Linotype"/>
          <w:sz w:val="22"/>
          <w:szCs w:val="22"/>
        </w:rPr>
        <w:t>We use secondary data for the analysis. Therefore, no patient consent was needed.</w:t>
      </w:r>
    </w:p>
    <w:p w14:paraId="444A1554" w14:textId="77777777" w:rsidR="00C334BD" w:rsidRPr="00C8286C" w:rsidRDefault="00C334BD" w:rsidP="00C334BD">
      <w:pPr>
        <w:rPr>
          <w:rFonts w:ascii="Palatino Linotype" w:hAnsi="Palatino Linotype"/>
          <w:b/>
          <w:bCs/>
          <w:sz w:val="22"/>
          <w:szCs w:val="22"/>
        </w:rPr>
      </w:pPr>
    </w:p>
    <w:p w14:paraId="2B4DEB49" w14:textId="38CA4F1E" w:rsidR="00114E0C" w:rsidRPr="00C8286C" w:rsidRDefault="006D57CB" w:rsidP="00C334BD">
      <w:pPr>
        <w:rPr>
          <w:rFonts w:ascii="Palatino Linotype" w:hAnsi="Palatino Linotype"/>
          <w:sz w:val="22"/>
          <w:szCs w:val="22"/>
        </w:rPr>
      </w:pPr>
      <w:r w:rsidRPr="00C8286C">
        <w:rPr>
          <w:rFonts w:ascii="Palatino Linotype" w:hAnsi="Palatino Linotype"/>
          <w:b/>
          <w:bCs/>
          <w:sz w:val="22"/>
          <w:szCs w:val="22"/>
        </w:rPr>
        <w:t xml:space="preserve">RESULTS </w:t>
      </w:r>
    </w:p>
    <w:p w14:paraId="67662DF9" w14:textId="0269C9F5" w:rsidR="002B27F1" w:rsidRPr="00C8286C" w:rsidRDefault="005E2C4C" w:rsidP="00C334BD">
      <w:pPr>
        <w:rPr>
          <w:rFonts w:ascii="Palatino Linotype" w:hAnsi="Palatino Linotype"/>
          <w:b/>
          <w:bCs/>
          <w:sz w:val="22"/>
          <w:szCs w:val="22"/>
        </w:rPr>
      </w:pPr>
      <w:r w:rsidRPr="00C8286C">
        <w:rPr>
          <w:rFonts w:ascii="Palatino Linotype" w:hAnsi="Palatino Linotype"/>
          <w:b/>
          <w:bCs/>
          <w:sz w:val="22"/>
          <w:szCs w:val="22"/>
        </w:rPr>
        <w:t xml:space="preserve">Maternal </w:t>
      </w:r>
      <w:r w:rsidR="00016179" w:rsidRPr="00C8286C">
        <w:rPr>
          <w:rFonts w:ascii="Palatino Linotype" w:hAnsi="Palatino Linotype"/>
          <w:b/>
          <w:bCs/>
          <w:sz w:val="22"/>
          <w:szCs w:val="22"/>
        </w:rPr>
        <w:t>b</w:t>
      </w:r>
      <w:r w:rsidRPr="00C8286C">
        <w:rPr>
          <w:rFonts w:ascii="Palatino Linotype" w:hAnsi="Palatino Linotype"/>
          <w:b/>
          <w:bCs/>
          <w:sz w:val="22"/>
          <w:szCs w:val="22"/>
        </w:rPr>
        <w:t xml:space="preserve">urden of </w:t>
      </w:r>
      <w:r w:rsidR="00016179" w:rsidRPr="00C8286C">
        <w:rPr>
          <w:rFonts w:ascii="Palatino Linotype" w:hAnsi="Palatino Linotype"/>
          <w:b/>
          <w:bCs/>
          <w:sz w:val="22"/>
          <w:szCs w:val="22"/>
        </w:rPr>
        <w:t>i</w:t>
      </w:r>
      <w:r w:rsidRPr="00C8286C">
        <w:rPr>
          <w:rFonts w:ascii="Palatino Linotype" w:hAnsi="Palatino Linotype"/>
          <w:b/>
          <w:bCs/>
          <w:sz w:val="22"/>
          <w:szCs w:val="22"/>
        </w:rPr>
        <w:t xml:space="preserve">nfant </w:t>
      </w:r>
      <w:r w:rsidR="00016179" w:rsidRPr="00C8286C">
        <w:rPr>
          <w:rFonts w:ascii="Palatino Linotype" w:hAnsi="Palatino Linotype"/>
          <w:b/>
          <w:bCs/>
          <w:sz w:val="22"/>
          <w:szCs w:val="22"/>
        </w:rPr>
        <w:t>m</w:t>
      </w:r>
      <w:r w:rsidRPr="00C8286C">
        <w:rPr>
          <w:rFonts w:ascii="Palatino Linotype" w:hAnsi="Palatino Linotype"/>
          <w:b/>
          <w:bCs/>
          <w:sz w:val="22"/>
          <w:szCs w:val="22"/>
        </w:rPr>
        <w:t xml:space="preserve">ortality </w:t>
      </w:r>
    </w:p>
    <w:p w14:paraId="2C1B0AA4" w14:textId="3421C9AE" w:rsidR="003D77A1" w:rsidRPr="00C8286C" w:rsidRDefault="00DC1A4D" w:rsidP="00C334BD">
      <w:pPr>
        <w:rPr>
          <w:rFonts w:ascii="Palatino Linotype" w:hAnsi="Palatino Linotype"/>
          <w:sz w:val="22"/>
          <w:szCs w:val="22"/>
        </w:rPr>
      </w:pPr>
      <w:r w:rsidRPr="00C8286C">
        <w:rPr>
          <w:rFonts w:ascii="Palatino Linotype" w:hAnsi="Palatino Linotype"/>
          <w:b/>
          <w:bCs/>
          <w:sz w:val="22"/>
          <w:szCs w:val="22"/>
        </w:rPr>
        <w:t>Fig</w:t>
      </w:r>
      <w:r w:rsidR="00085786" w:rsidRPr="00C8286C">
        <w:rPr>
          <w:rFonts w:ascii="Palatino Linotype" w:hAnsi="Palatino Linotype"/>
          <w:b/>
          <w:bCs/>
          <w:sz w:val="22"/>
          <w:szCs w:val="22"/>
        </w:rPr>
        <w:t>ure</w:t>
      </w:r>
      <w:r w:rsidRPr="00C8286C">
        <w:rPr>
          <w:rFonts w:ascii="Palatino Linotype" w:hAnsi="Palatino Linotype"/>
          <w:b/>
          <w:bCs/>
          <w:sz w:val="22"/>
          <w:szCs w:val="22"/>
        </w:rPr>
        <w:t xml:space="preserve"> </w:t>
      </w:r>
      <w:r w:rsidR="00B429E5" w:rsidRPr="00C8286C">
        <w:rPr>
          <w:rFonts w:ascii="Palatino Linotype" w:hAnsi="Palatino Linotype"/>
          <w:b/>
          <w:bCs/>
          <w:sz w:val="22"/>
          <w:szCs w:val="22"/>
        </w:rPr>
        <w:t>1</w:t>
      </w:r>
      <w:r w:rsidR="00B429E5" w:rsidRPr="00C8286C">
        <w:rPr>
          <w:rFonts w:ascii="Palatino Linotype" w:hAnsi="Palatino Linotype"/>
          <w:sz w:val="22"/>
          <w:szCs w:val="22"/>
        </w:rPr>
        <w:t xml:space="preserve"> </w:t>
      </w:r>
      <w:r w:rsidR="005637B6" w:rsidRPr="00C8286C">
        <w:rPr>
          <w:rFonts w:ascii="Palatino Linotype" w:hAnsi="Palatino Linotype"/>
          <w:sz w:val="22"/>
          <w:szCs w:val="22"/>
        </w:rPr>
        <w:t xml:space="preserve">maps </w:t>
      </w:r>
      <w:r w:rsidR="00A67263" w:rsidRPr="00C8286C">
        <w:rPr>
          <w:rFonts w:ascii="Palatino Linotype" w:hAnsi="Palatino Linotype"/>
          <w:sz w:val="22"/>
          <w:szCs w:val="22"/>
        </w:rPr>
        <w:t>the mIM</w:t>
      </w:r>
      <w:r w:rsidR="006C1E9E" w:rsidRPr="00C8286C">
        <w:rPr>
          <w:rFonts w:ascii="Palatino Linotype" w:hAnsi="Palatino Linotype"/>
          <w:sz w:val="22"/>
          <w:szCs w:val="22"/>
        </w:rPr>
        <w:t xml:space="preserve"> for </w:t>
      </w:r>
      <w:r w:rsidR="00E2789E" w:rsidRPr="00C8286C">
        <w:rPr>
          <w:rFonts w:ascii="Palatino Linotype" w:hAnsi="Palatino Linotype"/>
          <w:sz w:val="22"/>
          <w:szCs w:val="22"/>
        </w:rPr>
        <w:t xml:space="preserve">20-44-year-old </w:t>
      </w:r>
      <w:r w:rsidR="006C1E9E" w:rsidRPr="00C8286C">
        <w:rPr>
          <w:rFonts w:ascii="Palatino Linotype" w:hAnsi="Palatino Linotype"/>
          <w:sz w:val="22"/>
          <w:szCs w:val="22"/>
        </w:rPr>
        <w:t>mothers</w:t>
      </w:r>
      <w:r w:rsidR="005637B6" w:rsidRPr="00C8286C">
        <w:rPr>
          <w:rFonts w:ascii="Palatino Linotype" w:hAnsi="Palatino Linotype"/>
          <w:sz w:val="22"/>
          <w:szCs w:val="22"/>
        </w:rPr>
        <w:t xml:space="preserve">, </w:t>
      </w:r>
      <w:r w:rsidR="006D57CB" w:rsidRPr="00C8286C">
        <w:rPr>
          <w:rFonts w:ascii="Palatino Linotype" w:hAnsi="Palatino Linotype"/>
          <w:sz w:val="22"/>
          <w:szCs w:val="22"/>
        </w:rPr>
        <w:t xml:space="preserve">offering </w:t>
      </w:r>
      <w:r w:rsidR="005637B6" w:rsidRPr="00C8286C">
        <w:rPr>
          <w:rFonts w:ascii="Palatino Linotype" w:hAnsi="Palatino Linotype"/>
          <w:sz w:val="22"/>
          <w:szCs w:val="22"/>
        </w:rPr>
        <w:t xml:space="preserve">a </w:t>
      </w:r>
      <w:r w:rsidR="004E5698" w:rsidRPr="00C8286C">
        <w:rPr>
          <w:rFonts w:ascii="Palatino Linotype" w:hAnsi="Palatino Linotype"/>
          <w:sz w:val="22"/>
          <w:szCs w:val="22"/>
        </w:rPr>
        <w:t xml:space="preserve">global </w:t>
      </w:r>
      <w:r w:rsidR="005637B6" w:rsidRPr="00C8286C">
        <w:rPr>
          <w:rFonts w:ascii="Palatino Linotype" w:hAnsi="Palatino Linotype"/>
          <w:sz w:val="22"/>
          <w:szCs w:val="22"/>
        </w:rPr>
        <w:t xml:space="preserve">portrait of </w:t>
      </w:r>
      <w:r w:rsidR="00A67263" w:rsidRPr="00C8286C">
        <w:rPr>
          <w:rFonts w:ascii="Palatino Linotype" w:hAnsi="Palatino Linotype"/>
          <w:sz w:val="22"/>
          <w:szCs w:val="22"/>
        </w:rPr>
        <w:t xml:space="preserve">the prevalence of </w:t>
      </w:r>
      <w:r w:rsidR="00E2789E" w:rsidRPr="00C8286C">
        <w:rPr>
          <w:rFonts w:ascii="Palatino Linotype" w:hAnsi="Palatino Linotype"/>
          <w:sz w:val="22"/>
          <w:szCs w:val="22"/>
        </w:rPr>
        <w:t xml:space="preserve">young </w:t>
      </w:r>
      <w:r w:rsidR="00A67263" w:rsidRPr="00C8286C">
        <w:rPr>
          <w:rFonts w:ascii="Palatino Linotype" w:hAnsi="Palatino Linotype"/>
          <w:sz w:val="22"/>
          <w:szCs w:val="22"/>
        </w:rPr>
        <w:t xml:space="preserve">mothers who have experienced an infant </w:t>
      </w:r>
      <w:r w:rsidR="00014B37" w:rsidRPr="00C8286C">
        <w:rPr>
          <w:rFonts w:ascii="Palatino Linotype" w:hAnsi="Palatino Linotype"/>
          <w:sz w:val="22"/>
          <w:szCs w:val="22"/>
        </w:rPr>
        <w:t>de</w:t>
      </w:r>
      <w:r w:rsidR="005637B6" w:rsidRPr="00C8286C">
        <w:rPr>
          <w:rFonts w:ascii="Palatino Linotype" w:hAnsi="Palatino Linotype"/>
          <w:sz w:val="22"/>
          <w:szCs w:val="22"/>
        </w:rPr>
        <w:t>ath</w:t>
      </w:r>
      <w:r w:rsidR="00A67263" w:rsidRPr="00C8286C">
        <w:rPr>
          <w:rFonts w:ascii="Palatino Linotype" w:hAnsi="Palatino Linotype"/>
          <w:sz w:val="22"/>
          <w:szCs w:val="22"/>
        </w:rPr>
        <w:t xml:space="preserve">. </w:t>
      </w:r>
      <w:r w:rsidR="00632182" w:rsidRPr="00C8286C">
        <w:rPr>
          <w:rFonts w:ascii="Palatino Linotype" w:hAnsi="Palatino Linotype"/>
          <w:sz w:val="22"/>
          <w:szCs w:val="22"/>
        </w:rPr>
        <w:t xml:space="preserve">In </w:t>
      </w:r>
      <w:r w:rsidR="008737E8" w:rsidRPr="00C8286C">
        <w:rPr>
          <w:rFonts w:ascii="Palatino Linotype" w:hAnsi="Palatino Linotype"/>
          <w:sz w:val="22"/>
          <w:szCs w:val="22"/>
        </w:rPr>
        <w:t xml:space="preserve">13 </w:t>
      </w:r>
      <w:r w:rsidR="00632182" w:rsidRPr="00C8286C">
        <w:rPr>
          <w:rFonts w:ascii="Palatino Linotype" w:hAnsi="Palatino Linotype"/>
          <w:sz w:val="22"/>
          <w:szCs w:val="22"/>
        </w:rPr>
        <w:t>countries</w:t>
      </w:r>
      <w:r w:rsidR="009B3C81" w:rsidRPr="00C8286C">
        <w:rPr>
          <w:rFonts w:ascii="Palatino Linotype" w:hAnsi="Palatino Linotype"/>
          <w:sz w:val="22"/>
          <w:szCs w:val="22"/>
        </w:rPr>
        <w:t xml:space="preserve"> and territories</w:t>
      </w:r>
      <w:r w:rsidR="0094598E" w:rsidRPr="00C8286C">
        <w:rPr>
          <w:rFonts w:ascii="Palatino Linotype" w:hAnsi="Palatino Linotype"/>
          <w:sz w:val="22"/>
          <w:szCs w:val="22"/>
        </w:rPr>
        <w:t xml:space="preserve">, fewer than </w:t>
      </w:r>
      <w:r w:rsidR="00632182" w:rsidRPr="00C8286C">
        <w:rPr>
          <w:rFonts w:ascii="Palatino Linotype" w:hAnsi="Palatino Linotype"/>
          <w:sz w:val="22"/>
          <w:szCs w:val="22"/>
        </w:rPr>
        <w:t xml:space="preserve">5 </w:t>
      </w:r>
      <w:r w:rsidR="00A67263" w:rsidRPr="00C8286C">
        <w:rPr>
          <w:rFonts w:ascii="Palatino Linotype" w:hAnsi="Palatino Linotype"/>
          <w:sz w:val="22"/>
          <w:szCs w:val="22"/>
        </w:rPr>
        <w:t xml:space="preserve">per 1000 of </w:t>
      </w:r>
      <w:r w:rsidR="00E2789E" w:rsidRPr="00C8286C">
        <w:rPr>
          <w:rFonts w:ascii="Palatino Linotype" w:hAnsi="Palatino Linotype"/>
          <w:sz w:val="22"/>
          <w:szCs w:val="22"/>
        </w:rPr>
        <w:t xml:space="preserve">young </w:t>
      </w:r>
      <w:r w:rsidR="00A67263" w:rsidRPr="00C8286C">
        <w:rPr>
          <w:rFonts w:ascii="Palatino Linotype" w:hAnsi="Palatino Linotype"/>
          <w:sz w:val="22"/>
          <w:szCs w:val="22"/>
        </w:rPr>
        <w:t xml:space="preserve">mothers </w:t>
      </w:r>
      <w:r w:rsidR="00DC0D12" w:rsidRPr="00C8286C">
        <w:rPr>
          <w:rFonts w:ascii="Palatino Linotype" w:hAnsi="Palatino Linotype"/>
          <w:sz w:val="22"/>
          <w:szCs w:val="22"/>
        </w:rPr>
        <w:t>have ever lost an infan</w:t>
      </w:r>
      <w:r w:rsidR="00A67263" w:rsidRPr="00C8286C">
        <w:rPr>
          <w:rFonts w:ascii="Palatino Linotype" w:hAnsi="Palatino Linotype"/>
          <w:sz w:val="22"/>
          <w:szCs w:val="22"/>
        </w:rPr>
        <w:t>t</w:t>
      </w:r>
      <w:r w:rsidR="00632182" w:rsidRPr="00C8286C">
        <w:rPr>
          <w:rFonts w:ascii="Palatino Linotype" w:hAnsi="Palatino Linotype"/>
          <w:sz w:val="22"/>
          <w:szCs w:val="22"/>
        </w:rPr>
        <w:t xml:space="preserve"> (Hong Kong, </w:t>
      </w:r>
      <w:r w:rsidR="00C8336C" w:rsidRPr="00C8286C">
        <w:rPr>
          <w:rFonts w:ascii="Palatino Linotype" w:hAnsi="Palatino Linotype"/>
          <w:sz w:val="22"/>
          <w:szCs w:val="22"/>
        </w:rPr>
        <w:t xml:space="preserve">Japan, </w:t>
      </w:r>
      <w:r w:rsidR="00632182" w:rsidRPr="00C8286C">
        <w:rPr>
          <w:rFonts w:ascii="Palatino Linotype" w:hAnsi="Palatino Linotype"/>
          <w:sz w:val="22"/>
          <w:szCs w:val="22"/>
        </w:rPr>
        <w:t>Singapore,</w:t>
      </w:r>
      <w:r w:rsidR="00AE2DF2" w:rsidRPr="00C8286C">
        <w:rPr>
          <w:rFonts w:ascii="Palatino Linotype" w:hAnsi="Palatino Linotype"/>
          <w:sz w:val="22"/>
          <w:szCs w:val="22"/>
        </w:rPr>
        <w:t xml:space="preserve"> South Korea, Czech Republic, </w:t>
      </w:r>
      <w:r w:rsidR="00D14DB9" w:rsidRPr="00C8286C">
        <w:rPr>
          <w:rFonts w:ascii="Palatino Linotype" w:hAnsi="Palatino Linotype"/>
          <w:sz w:val="22"/>
          <w:szCs w:val="22"/>
        </w:rPr>
        <w:t xml:space="preserve">Slovenia, </w:t>
      </w:r>
      <w:r w:rsidR="00632182" w:rsidRPr="00C8286C">
        <w:rPr>
          <w:rFonts w:ascii="Palatino Linotype" w:hAnsi="Palatino Linotype"/>
          <w:sz w:val="22"/>
          <w:szCs w:val="22"/>
        </w:rPr>
        <w:t xml:space="preserve">Finland, </w:t>
      </w:r>
      <w:r w:rsidR="00C8336C" w:rsidRPr="00C8286C">
        <w:rPr>
          <w:rFonts w:ascii="Palatino Linotype" w:hAnsi="Palatino Linotype"/>
          <w:sz w:val="22"/>
          <w:szCs w:val="22"/>
        </w:rPr>
        <w:t>Iceland,</w:t>
      </w:r>
      <w:r w:rsidR="00AE2DF2" w:rsidRPr="00C8286C">
        <w:rPr>
          <w:rFonts w:ascii="Palatino Linotype" w:hAnsi="Palatino Linotype"/>
          <w:sz w:val="22"/>
          <w:szCs w:val="22"/>
        </w:rPr>
        <w:t xml:space="preserve"> Italy,</w:t>
      </w:r>
      <w:r w:rsidR="00C8336C" w:rsidRPr="00C8286C">
        <w:rPr>
          <w:rFonts w:ascii="Palatino Linotype" w:hAnsi="Palatino Linotype"/>
          <w:sz w:val="22"/>
          <w:szCs w:val="22"/>
        </w:rPr>
        <w:t xml:space="preserve"> </w:t>
      </w:r>
      <w:r w:rsidR="00AE2DF2" w:rsidRPr="00C8286C">
        <w:rPr>
          <w:rFonts w:ascii="Palatino Linotype" w:hAnsi="Palatino Linotype"/>
          <w:sz w:val="22"/>
          <w:szCs w:val="22"/>
        </w:rPr>
        <w:t xml:space="preserve">Norway, Portugal, </w:t>
      </w:r>
      <w:r w:rsidR="00632182" w:rsidRPr="00C8286C">
        <w:rPr>
          <w:rFonts w:ascii="Palatino Linotype" w:hAnsi="Palatino Linotype"/>
          <w:sz w:val="22"/>
          <w:szCs w:val="22"/>
        </w:rPr>
        <w:t xml:space="preserve">Spain, </w:t>
      </w:r>
      <w:r w:rsidR="00C8336C" w:rsidRPr="00C8286C">
        <w:rPr>
          <w:rFonts w:ascii="Palatino Linotype" w:hAnsi="Palatino Linotype"/>
          <w:sz w:val="22"/>
          <w:szCs w:val="22"/>
        </w:rPr>
        <w:t>Sweden</w:t>
      </w:r>
      <w:r w:rsidR="00D14DB9" w:rsidRPr="00C8286C">
        <w:rPr>
          <w:rFonts w:ascii="Palatino Linotype" w:hAnsi="Palatino Linotype"/>
          <w:sz w:val="22"/>
          <w:szCs w:val="22"/>
        </w:rPr>
        <w:t>;</w:t>
      </w:r>
      <w:r w:rsidR="00C8336C" w:rsidRPr="00C8286C">
        <w:rPr>
          <w:rFonts w:ascii="Palatino Linotype" w:hAnsi="Palatino Linotype"/>
          <w:sz w:val="22"/>
          <w:szCs w:val="22"/>
        </w:rPr>
        <w:t xml:space="preserve"> see </w:t>
      </w:r>
      <w:r w:rsidR="00E64E49" w:rsidRPr="00C8286C">
        <w:rPr>
          <w:rFonts w:ascii="Palatino Linotype" w:hAnsi="Palatino Linotype"/>
          <w:b/>
          <w:bCs/>
          <w:sz w:val="22"/>
          <w:szCs w:val="22"/>
        </w:rPr>
        <w:t>t</w:t>
      </w:r>
      <w:r w:rsidR="00C8336C" w:rsidRPr="00C8286C">
        <w:rPr>
          <w:rFonts w:ascii="Palatino Linotype" w:hAnsi="Palatino Linotype"/>
          <w:b/>
          <w:bCs/>
          <w:sz w:val="22"/>
          <w:szCs w:val="22"/>
        </w:rPr>
        <w:t>able</w:t>
      </w:r>
      <w:r w:rsidR="00F35274" w:rsidRPr="00C8286C">
        <w:rPr>
          <w:rFonts w:ascii="Palatino Linotype" w:hAnsi="Palatino Linotype"/>
          <w:b/>
          <w:bCs/>
          <w:sz w:val="22"/>
          <w:szCs w:val="22"/>
        </w:rPr>
        <w:t xml:space="preserve"> S1</w:t>
      </w:r>
      <w:r w:rsidR="00632182" w:rsidRPr="00C8286C">
        <w:rPr>
          <w:rFonts w:ascii="Palatino Linotype" w:hAnsi="Palatino Linotype"/>
          <w:sz w:val="22"/>
          <w:szCs w:val="22"/>
        </w:rPr>
        <w:t>)</w:t>
      </w:r>
      <w:r w:rsidR="00DC0D12" w:rsidRPr="00C8286C">
        <w:rPr>
          <w:rFonts w:ascii="Palatino Linotype" w:hAnsi="Palatino Linotype"/>
          <w:sz w:val="22"/>
          <w:szCs w:val="22"/>
        </w:rPr>
        <w:t xml:space="preserve">. </w:t>
      </w:r>
      <w:r w:rsidR="003D77A1" w:rsidRPr="00C8286C">
        <w:rPr>
          <w:rFonts w:ascii="Palatino Linotype" w:hAnsi="Palatino Linotype"/>
          <w:sz w:val="22"/>
          <w:szCs w:val="22"/>
        </w:rPr>
        <w:t xml:space="preserve">In </w:t>
      </w:r>
      <w:r w:rsidR="00077E6E" w:rsidRPr="00C8286C">
        <w:rPr>
          <w:rFonts w:ascii="Palatino Linotype" w:hAnsi="Palatino Linotype"/>
          <w:sz w:val="22"/>
          <w:szCs w:val="22"/>
        </w:rPr>
        <w:t>more than</w:t>
      </w:r>
      <w:r w:rsidR="00632182" w:rsidRPr="00C8286C">
        <w:rPr>
          <w:rFonts w:ascii="Palatino Linotype" w:hAnsi="Palatino Linotype"/>
          <w:sz w:val="22"/>
          <w:szCs w:val="22"/>
        </w:rPr>
        <w:t xml:space="preserve"> </w:t>
      </w:r>
      <w:r w:rsidR="005C6294" w:rsidRPr="00C8286C">
        <w:rPr>
          <w:rFonts w:ascii="Palatino Linotype" w:hAnsi="Palatino Linotype"/>
          <w:sz w:val="22"/>
          <w:szCs w:val="22"/>
        </w:rPr>
        <w:t xml:space="preserve">30 </w:t>
      </w:r>
      <w:r w:rsidR="003B178E" w:rsidRPr="00C8286C">
        <w:rPr>
          <w:rFonts w:ascii="Palatino Linotype" w:hAnsi="Palatino Linotype"/>
          <w:sz w:val="22"/>
          <w:szCs w:val="22"/>
        </w:rPr>
        <w:t>countries</w:t>
      </w:r>
      <w:r w:rsidR="003D77A1" w:rsidRPr="00C8286C">
        <w:rPr>
          <w:rFonts w:ascii="Palatino Linotype" w:hAnsi="Palatino Linotype"/>
          <w:sz w:val="22"/>
          <w:szCs w:val="22"/>
        </w:rPr>
        <w:t xml:space="preserve">, </w:t>
      </w:r>
      <w:r w:rsidR="004E5698" w:rsidRPr="00C8286C">
        <w:rPr>
          <w:rFonts w:ascii="Palatino Linotype" w:hAnsi="Palatino Linotype"/>
          <w:sz w:val="22"/>
          <w:szCs w:val="22"/>
        </w:rPr>
        <w:t xml:space="preserve">however, </w:t>
      </w:r>
      <w:r w:rsidR="003D77A1" w:rsidRPr="00C8286C">
        <w:rPr>
          <w:rFonts w:ascii="Palatino Linotype" w:hAnsi="Palatino Linotype"/>
          <w:sz w:val="22"/>
          <w:szCs w:val="22"/>
        </w:rPr>
        <w:t xml:space="preserve">the </w:t>
      </w:r>
      <w:r w:rsidR="003B178E" w:rsidRPr="00C8286C">
        <w:rPr>
          <w:rFonts w:ascii="Palatino Linotype" w:hAnsi="Palatino Linotype"/>
          <w:sz w:val="22"/>
          <w:szCs w:val="22"/>
        </w:rPr>
        <w:t xml:space="preserve">mIM </w:t>
      </w:r>
      <w:r w:rsidR="003D77A1" w:rsidRPr="00C8286C">
        <w:rPr>
          <w:rFonts w:ascii="Palatino Linotype" w:hAnsi="Palatino Linotype"/>
          <w:sz w:val="22"/>
          <w:szCs w:val="22"/>
        </w:rPr>
        <w:t>exceeds</w:t>
      </w:r>
      <w:r w:rsidR="00197349" w:rsidRPr="00C8286C">
        <w:rPr>
          <w:rFonts w:ascii="Palatino Linotype" w:hAnsi="Palatino Linotype"/>
          <w:sz w:val="22"/>
          <w:szCs w:val="22"/>
        </w:rPr>
        <w:t xml:space="preserve"> </w:t>
      </w:r>
      <w:r w:rsidR="005C6294" w:rsidRPr="00C8286C">
        <w:rPr>
          <w:rFonts w:ascii="Palatino Linotype" w:hAnsi="Palatino Linotype"/>
          <w:sz w:val="22"/>
          <w:szCs w:val="22"/>
        </w:rPr>
        <w:t xml:space="preserve">150 </w:t>
      </w:r>
      <w:r w:rsidR="00197349" w:rsidRPr="00C8286C">
        <w:rPr>
          <w:rFonts w:ascii="Palatino Linotype" w:hAnsi="Palatino Linotype"/>
          <w:sz w:val="22"/>
          <w:szCs w:val="22"/>
        </w:rPr>
        <w:t xml:space="preserve">per 1000 </w:t>
      </w:r>
      <w:r w:rsidR="00E2789E" w:rsidRPr="00C8286C">
        <w:rPr>
          <w:rFonts w:ascii="Palatino Linotype" w:hAnsi="Palatino Linotype"/>
          <w:sz w:val="22"/>
          <w:szCs w:val="22"/>
        </w:rPr>
        <w:t xml:space="preserve">young </w:t>
      </w:r>
      <w:r w:rsidR="00197349" w:rsidRPr="00C8286C">
        <w:rPr>
          <w:rFonts w:ascii="Palatino Linotype" w:hAnsi="Palatino Linotype"/>
          <w:sz w:val="22"/>
          <w:szCs w:val="22"/>
        </w:rPr>
        <w:t>mothers</w:t>
      </w:r>
      <w:r w:rsidR="00E2789E" w:rsidRPr="00C8286C">
        <w:rPr>
          <w:rFonts w:ascii="Palatino Linotype" w:hAnsi="Palatino Linotype"/>
          <w:sz w:val="22"/>
          <w:szCs w:val="22"/>
        </w:rPr>
        <w:t xml:space="preserve">, </w:t>
      </w:r>
      <w:r w:rsidR="009467EA" w:rsidRPr="00C8286C">
        <w:rPr>
          <w:rFonts w:ascii="Palatino Linotype" w:hAnsi="Palatino Linotype"/>
          <w:sz w:val="22"/>
          <w:szCs w:val="22"/>
        </w:rPr>
        <w:t xml:space="preserve">meaning that </w:t>
      </w:r>
      <w:r w:rsidR="004E5698" w:rsidRPr="00C8286C">
        <w:rPr>
          <w:rFonts w:ascii="Palatino Linotype" w:hAnsi="Palatino Linotype"/>
          <w:sz w:val="22"/>
          <w:szCs w:val="22"/>
        </w:rPr>
        <w:t>30 times</w:t>
      </w:r>
      <w:r w:rsidR="009467EA" w:rsidRPr="00C8286C">
        <w:rPr>
          <w:rFonts w:ascii="Palatino Linotype" w:hAnsi="Palatino Linotype"/>
          <w:sz w:val="22"/>
          <w:szCs w:val="22"/>
        </w:rPr>
        <w:t xml:space="preserve"> as many mothers have experienced an infant death than in the</w:t>
      </w:r>
      <w:r w:rsidR="004E5698" w:rsidRPr="00C8286C">
        <w:rPr>
          <w:rFonts w:ascii="Palatino Linotype" w:hAnsi="Palatino Linotype"/>
          <w:sz w:val="22"/>
          <w:szCs w:val="22"/>
        </w:rPr>
        <w:t>se low</w:t>
      </w:r>
      <w:r w:rsidR="00A54CB7" w:rsidRPr="00C8286C">
        <w:rPr>
          <w:rFonts w:ascii="Palatino Linotype" w:hAnsi="Palatino Linotype"/>
          <w:sz w:val="22"/>
          <w:szCs w:val="22"/>
        </w:rPr>
        <w:t>-mortality-</w:t>
      </w:r>
      <w:r w:rsidR="004E5698" w:rsidRPr="00C8286C">
        <w:rPr>
          <w:rFonts w:ascii="Palatino Linotype" w:hAnsi="Palatino Linotype"/>
          <w:sz w:val="22"/>
          <w:szCs w:val="22"/>
        </w:rPr>
        <w:t>burden settings</w:t>
      </w:r>
      <w:r w:rsidR="000C6EE6" w:rsidRPr="00C8286C">
        <w:rPr>
          <w:rFonts w:ascii="Palatino Linotype" w:hAnsi="Palatino Linotype"/>
          <w:sz w:val="22"/>
          <w:szCs w:val="22"/>
        </w:rPr>
        <w:t>.</w:t>
      </w:r>
      <w:r w:rsidR="00DD5162" w:rsidRPr="00C8286C">
        <w:rPr>
          <w:rFonts w:ascii="Palatino Linotype" w:hAnsi="Palatino Linotype"/>
          <w:sz w:val="22"/>
          <w:szCs w:val="22"/>
        </w:rPr>
        <w:t xml:space="preserve"> </w:t>
      </w:r>
      <w:r w:rsidR="006B32B2" w:rsidRPr="00C8286C">
        <w:rPr>
          <w:rFonts w:ascii="Palatino Linotype" w:hAnsi="Palatino Linotype"/>
          <w:sz w:val="22"/>
          <w:szCs w:val="22"/>
        </w:rPr>
        <w:t xml:space="preserve">And in as many as </w:t>
      </w:r>
      <w:r w:rsidR="00FA0EBA" w:rsidRPr="00C8286C">
        <w:rPr>
          <w:rFonts w:ascii="Palatino Linotype" w:hAnsi="Palatino Linotype"/>
          <w:sz w:val="22"/>
          <w:szCs w:val="22"/>
        </w:rPr>
        <w:t xml:space="preserve">16 </w:t>
      </w:r>
      <w:r w:rsidR="006B32B2" w:rsidRPr="00C8286C">
        <w:rPr>
          <w:rFonts w:ascii="Palatino Linotype" w:hAnsi="Palatino Linotype"/>
          <w:sz w:val="22"/>
          <w:szCs w:val="22"/>
        </w:rPr>
        <w:t xml:space="preserve">of these </w:t>
      </w:r>
      <w:r w:rsidR="00FA0EBA" w:rsidRPr="00C8286C">
        <w:rPr>
          <w:rFonts w:ascii="Palatino Linotype" w:hAnsi="Palatino Linotype"/>
          <w:sz w:val="22"/>
          <w:szCs w:val="22"/>
        </w:rPr>
        <w:t>countries</w:t>
      </w:r>
      <w:r w:rsidR="00E2789E" w:rsidRPr="00C8286C">
        <w:rPr>
          <w:rFonts w:ascii="Palatino Linotype" w:hAnsi="Palatino Linotype"/>
          <w:sz w:val="22"/>
          <w:szCs w:val="22"/>
        </w:rPr>
        <w:t>—</w:t>
      </w:r>
      <w:r w:rsidR="006B32B2" w:rsidRPr="00C8286C">
        <w:rPr>
          <w:rFonts w:ascii="Palatino Linotype" w:hAnsi="Palatino Linotype"/>
          <w:sz w:val="22"/>
          <w:szCs w:val="22"/>
        </w:rPr>
        <w:t>all located</w:t>
      </w:r>
      <w:r w:rsidR="00FA0EBA" w:rsidRPr="00C8286C">
        <w:rPr>
          <w:rFonts w:ascii="Palatino Linotype" w:hAnsi="Palatino Linotype"/>
          <w:sz w:val="22"/>
          <w:szCs w:val="22"/>
        </w:rPr>
        <w:t xml:space="preserve"> in </w:t>
      </w:r>
      <w:r w:rsidR="00D61E95" w:rsidRPr="00C8286C">
        <w:rPr>
          <w:rFonts w:ascii="Palatino Linotype" w:hAnsi="Palatino Linotype"/>
          <w:sz w:val="22"/>
          <w:szCs w:val="22"/>
        </w:rPr>
        <w:t xml:space="preserve">sub-Saharan </w:t>
      </w:r>
      <w:r w:rsidR="001B3AD3" w:rsidRPr="00C8286C">
        <w:rPr>
          <w:rFonts w:ascii="Palatino Linotype" w:hAnsi="Palatino Linotype"/>
          <w:sz w:val="22"/>
          <w:szCs w:val="22"/>
        </w:rPr>
        <w:t>Africa</w:t>
      </w:r>
      <w:r w:rsidR="00D14DB9" w:rsidRPr="00C8286C">
        <w:rPr>
          <w:rFonts w:ascii="Palatino Linotype" w:hAnsi="Palatino Linotype"/>
          <w:sz w:val="22"/>
          <w:szCs w:val="22"/>
        </w:rPr>
        <w:t xml:space="preserve"> and the Middle East</w:t>
      </w:r>
      <w:r w:rsidR="00E2789E" w:rsidRPr="00C8286C">
        <w:rPr>
          <w:rFonts w:ascii="Palatino Linotype" w:hAnsi="Palatino Linotype"/>
          <w:sz w:val="22"/>
          <w:szCs w:val="22"/>
        </w:rPr>
        <w:t>—</w:t>
      </w:r>
      <w:r w:rsidR="000142D1" w:rsidRPr="00C8286C">
        <w:rPr>
          <w:rFonts w:ascii="Palatino Linotype" w:hAnsi="Palatino Linotype"/>
          <w:sz w:val="22"/>
          <w:szCs w:val="22"/>
        </w:rPr>
        <w:t xml:space="preserve">more than </w:t>
      </w:r>
      <w:r w:rsidR="00FA0EBA" w:rsidRPr="00C8286C">
        <w:rPr>
          <w:rFonts w:ascii="Palatino Linotype" w:hAnsi="Palatino Linotype"/>
          <w:sz w:val="22"/>
          <w:szCs w:val="22"/>
        </w:rPr>
        <w:t xml:space="preserve">200 </w:t>
      </w:r>
      <w:r w:rsidR="00A67263" w:rsidRPr="00C8286C">
        <w:rPr>
          <w:rFonts w:ascii="Palatino Linotype" w:hAnsi="Palatino Linotype"/>
          <w:sz w:val="22"/>
          <w:szCs w:val="22"/>
        </w:rPr>
        <w:t xml:space="preserve">per 1000 </w:t>
      </w:r>
      <w:r w:rsidR="00F23A15" w:rsidRPr="00C8286C">
        <w:rPr>
          <w:rFonts w:ascii="Palatino Linotype" w:hAnsi="Palatino Linotype"/>
          <w:sz w:val="22"/>
          <w:szCs w:val="22"/>
        </w:rPr>
        <w:t xml:space="preserve">mothers </w:t>
      </w:r>
      <w:r w:rsidR="000142D1" w:rsidRPr="00C8286C">
        <w:rPr>
          <w:rFonts w:ascii="Palatino Linotype" w:hAnsi="Palatino Linotype"/>
          <w:sz w:val="22"/>
          <w:szCs w:val="22"/>
        </w:rPr>
        <w:t>have</w:t>
      </w:r>
      <w:r w:rsidR="008A0317" w:rsidRPr="00C8286C">
        <w:rPr>
          <w:rFonts w:ascii="Palatino Linotype" w:hAnsi="Palatino Linotype"/>
          <w:sz w:val="22"/>
          <w:szCs w:val="22"/>
        </w:rPr>
        <w:t xml:space="preserve"> </w:t>
      </w:r>
      <w:r w:rsidR="00A67263" w:rsidRPr="00C8286C">
        <w:rPr>
          <w:rFonts w:ascii="Palatino Linotype" w:hAnsi="Palatino Linotype"/>
          <w:sz w:val="22"/>
          <w:szCs w:val="22"/>
        </w:rPr>
        <w:t>lost an infant</w:t>
      </w:r>
      <w:r w:rsidR="00DD5162" w:rsidRPr="00C8286C">
        <w:rPr>
          <w:rFonts w:ascii="Palatino Linotype" w:hAnsi="Palatino Linotype"/>
          <w:sz w:val="22"/>
          <w:szCs w:val="22"/>
        </w:rPr>
        <w:t xml:space="preserve"> (</w:t>
      </w:r>
      <w:r w:rsidR="00D81742" w:rsidRPr="00C8286C">
        <w:rPr>
          <w:rFonts w:ascii="Palatino Linotype" w:hAnsi="Palatino Linotype"/>
          <w:sz w:val="22"/>
          <w:szCs w:val="22"/>
        </w:rPr>
        <w:t xml:space="preserve">Afghanistan, </w:t>
      </w:r>
      <w:r w:rsidR="00DD5162" w:rsidRPr="00C8286C">
        <w:rPr>
          <w:rFonts w:ascii="Palatino Linotype" w:hAnsi="Palatino Linotype"/>
          <w:sz w:val="22"/>
          <w:szCs w:val="22"/>
        </w:rPr>
        <w:t>Burkina Faso, Central African Republic, Chad, Democratic Republic of the Congo, Ethiopia, Equatorial Guinea, Guinea,</w:t>
      </w:r>
      <w:r w:rsidR="00D14DB9" w:rsidRPr="00C8286C">
        <w:rPr>
          <w:rFonts w:ascii="Palatino Linotype" w:hAnsi="Palatino Linotype"/>
          <w:sz w:val="22"/>
          <w:szCs w:val="22"/>
        </w:rPr>
        <w:t xml:space="preserve"> Guinea-Bissau, </w:t>
      </w:r>
      <w:r w:rsidR="00DD5162" w:rsidRPr="00C8286C">
        <w:rPr>
          <w:rFonts w:ascii="Palatino Linotype" w:hAnsi="Palatino Linotype"/>
          <w:sz w:val="22"/>
          <w:szCs w:val="22"/>
        </w:rPr>
        <w:t xml:space="preserve">Liberia, Mozambique, </w:t>
      </w:r>
      <w:r w:rsidR="00D14DB9" w:rsidRPr="00C8286C">
        <w:rPr>
          <w:rFonts w:ascii="Palatino Linotype" w:hAnsi="Palatino Linotype"/>
          <w:sz w:val="22"/>
          <w:szCs w:val="22"/>
        </w:rPr>
        <w:t xml:space="preserve">Niger, Nigeria, </w:t>
      </w:r>
      <w:r w:rsidR="00DD5162" w:rsidRPr="00C8286C">
        <w:rPr>
          <w:rFonts w:ascii="Palatino Linotype" w:hAnsi="Palatino Linotype"/>
          <w:sz w:val="22"/>
          <w:szCs w:val="22"/>
        </w:rPr>
        <w:t xml:space="preserve">Sierra Leone, Somalia, </w:t>
      </w:r>
      <w:r w:rsidR="00D81742" w:rsidRPr="00C8286C">
        <w:rPr>
          <w:rFonts w:ascii="Palatino Linotype" w:hAnsi="Palatino Linotype"/>
          <w:sz w:val="22"/>
          <w:szCs w:val="22"/>
        </w:rPr>
        <w:t xml:space="preserve">and </w:t>
      </w:r>
      <w:r w:rsidR="00DD5162" w:rsidRPr="00C8286C">
        <w:rPr>
          <w:rFonts w:ascii="Palatino Linotype" w:hAnsi="Palatino Linotype"/>
          <w:sz w:val="22"/>
          <w:szCs w:val="22"/>
        </w:rPr>
        <w:t>South Sudan</w:t>
      </w:r>
      <w:r w:rsidR="00D14DB9" w:rsidRPr="00C8286C">
        <w:rPr>
          <w:rFonts w:ascii="Palatino Linotype" w:hAnsi="Palatino Linotype"/>
          <w:sz w:val="22"/>
          <w:szCs w:val="22"/>
        </w:rPr>
        <w:t xml:space="preserve">; see </w:t>
      </w:r>
      <w:r w:rsidR="005D12AB" w:rsidRPr="00C8286C">
        <w:rPr>
          <w:rFonts w:ascii="Palatino Linotype" w:hAnsi="Palatino Linotype"/>
          <w:b/>
          <w:bCs/>
          <w:sz w:val="22"/>
          <w:szCs w:val="22"/>
        </w:rPr>
        <w:t>t</w:t>
      </w:r>
      <w:r w:rsidR="00D14DB9" w:rsidRPr="00C8286C">
        <w:rPr>
          <w:rFonts w:ascii="Palatino Linotype" w:hAnsi="Palatino Linotype"/>
          <w:b/>
          <w:bCs/>
          <w:sz w:val="22"/>
          <w:szCs w:val="22"/>
        </w:rPr>
        <w:t>able</w:t>
      </w:r>
      <w:r w:rsidR="00F35274" w:rsidRPr="00C8286C">
        <w:rPr>
          <w:rFonts w:ascii="Palatino Linotype" w:hAnsi="Palatino Linotype"/>
          <w:b/>
          <w:bCs/>
          <w:sz w:val="22"/>
          <w:szCs w:val="22"/>
        </w:rPr>
        <w:t xml:space="preserve"> S1</w:t>
      </w:r>
      <w:r w:rsidR="00DD5162" w:rsidRPr="00C8286C">
        <w:rPr>
          <w:rFonts w:ascii="Palatino Linotype" w:hAnsi="Palatino Linotype"/>
          <w:sz w:val="22"/>
          <w:szCs w:val="22"/>
        </w:rPr>
        <w:t>)</w:t>
      </w:r>
      <w:r w:rsidR="000142D1" w:rsidRPr="00C8286C">
        <w:rPr>
          <w:rFonts w:ascii="Palatino Linotype" w:hAnsi="Palatino Linotype"/>
          <w:sz w:val="22"/>
          <w:szCs w:val="22"/>
        </w:rPr>
        <w:t xml:space="preserve">. </w:t>
      </w:r>
    </w:p>
    <w:p w14:paraId="26CFA0E8" w14:textId="6B35A74C" w:rsidR="0002599D" w:rsidRPr="00C8286C" w:rsidRDefault="00E2789E" w:rsidP="00C334BD">
      <w:pPr>
        <w:ind w:firstLine="720"/>
        <w:rPr>
          <w:rFonts w:ascii="Palatino Linotype" w:hAnsi="Palatino Linotype"/>
          <w:sz w:val="22"/>
          <w:szCs w:val="22"/>
        </w:rPr>
      </w:pPr>
      <w:r w:rsidRPr="00C8286C">
        <w:rPr>
          <w:rFonts w:ascii="Palatino Linotype" w:hAnsi="Palatino Linotype"/>
          <w:b/>
          <w:bCs/>
          <w:sz w:val="22"/>
          <w:szCs w:val="22"/>
        </w:rPr>
        <w:t>Figure 1</w:t>
      </w:r>
      <w:r w:rsidRPr="00C8286C">
        <w:rPr>
          <w:rFonts w:ascii="Palatino Linotype" w:hAnsi="Palatino Linotype"/>
          <w:sz w:val="22"/>
          <w:szCs w:val="22"/>
        </w:rPr>
        <w:t xml:space="preserve"> reveals a profound inequity in maternal experiences across different countries</w:t>
      </w:r>
      <w:r w:rsidR="00467A36" w:rsidRPr="00C8286C">
        <w:rPr>
          <w:rFonts w:ascii="Palatino Linotype" w:hAnsi="Palatino Linotype"/>
          <w:sz w:val="22"/>
          <w:szCs w:val="22"/>
        </w:rPr>
        <w:t xml:space="preserve">, </w:t>
      </w:r>
      <w:r w:rsidRPr="00C8286C">
        <w:rPr>
          <w:rFonts w:ascii="Palatino Linotype" w:hAnsi="Palatino Linotype"/>
          <w:sz w:val="22"/>
          <w:szCs w:val="22"/>
        </w:rPr>
        <w:t xml:space="preserve">and importantly, it does so in a way that infant mortality rates do not. </w:t>
      </w:r>
      <w:r w:rsidR="009467EA" w:rsidRPr="00C8286C">
        <w:rPr>
          <w:rFonts w:ascii="Palatino Linotype" w:hAnsi="Palatino Linotype"/>
          <w:sz w:val="22"/>
          <w:szCs w:val="22"/>
        </w:rPr>
        <w:t xml:space="preserve">For example, </w:t>
      </w:r>
      <w:r w:rsidR="00AC2044" w:rsidRPr="00C8286C">
        <w:rPr>
          <w:rFonts w:ascii="Palatino Linotype" w:hAnsi="Palatino Linotype"/>
          <w:sz w:val="22"/>
          <w:szCs w:val="22"/>
        </w:rPr>
        <w:t xml:space="preserve">the global range of mIM values for </w:t>
      </w:r>
      <w:r w:rsidRPr="00C8286C">
        <w:rPr>
          <w:rFonts w:ascii="Palatino Linotype" w:hAnsi="Palatino Linotype"/>
          <w:sz w:val="22"/>
          <w:szCs w:val="22"/>
        </w:rPr>
        <w:t xml:space="preserve">20-44-year-old </w:t>
      </w:r>
      <w:r w:rsidR="00AC2044" w:rsidRPr="00C8286C">
        <w:rPr>
          <w:rFonts w:ascii="Palatino Linotype" w:hAnsi="Palatino Linotype"/>
          <w:sz w:val="22"/>
          <w:szCs w:val="22"/>
        </w:rPr>
        <w:t>mothers stretches from the low of 2.2 per 1000 mothers in Hong Kong to 303.3 per 1000 mothers in Sierra Leone</w:t>
      </w:r>
      <w:r w:rsidR="00467A36" w:rsidRPr="00C8286C">
        <w:rPr>
          <w:rFonts w:ascii="Palatino Linotype" w:hAnsi="Palatino Linotype"/>
          <w:sz w:val="22"/>
          <w:szCs w:val="22"/>
        </w:rPr>
        <w:t>;</w:t>
      </w:r>
      <w:r w:rsidR="008E7F02" w:rsidRPr="00C8286C">
        <w:rPr>
          <w:rFonts w:ascii="Palatino Linotype" w:hAnsi="Palatino Linotype"/>
          <w:sz w:val="22"/>
          <w:szCs w:val="22"/>
        </w:rPr>
        <w:t xml:space="preserve"> this means that young mothers in Sierra Leone are 138 times more likely to have experienced a child die than their counterparts in Hong Kong.</w:t>
      </w:r>
      <w:r w:rsidR="00467A36" w:rsidRPr="00C8286C">
        <w:rPr>
          <w:rFonts w:ascii="Palatino Linotype" w:hAnsi="Palatino Linotype"/>
          <w:sz w:val="22"/>
          <w:szCs w:val="22"/>
        </w:rPr>
        <w:t xml:space="preserve"> </w:t>
      </w:r>
      <w:r w:rsidR="009467EA" w:rsidRPr="00C8286C">
        <w:rPr>
          <w:rFonts w:ascii="Palatino Linotype" w:hAnsi="Palatino Linotype"/>
          <w:sz w:val="22"/>
          <w:szCs w:val="22"/>
        </w:rPr>
        <w:t>Th</w:t>
      </w:r>
      <w:r w:rsidR="00AC2044" w:rsidRPr="00C8286C">
        <w:rPr>
          <w:rFonts w:ascii="Palatino Linotype" w:hAnsi="Palatino Linotype"/>
          <w:sz w:val="22"/>
          <w:szCs w:val="22"/>
        </w:rPr>
        <w:t>e</w:t>
      </w:r>
      <w:r w:rsidR="009467EA" w:rsidRPr="00C8286C">
        <w:rPr>
          <w:rFonts w:ascii="Palatino Linotype" w:hAnsi="Palatino Linotype"/>
          <w:sz w:val="22"/>
          <w:szCs w:val="22"/>
        </w:rPr>
        <w:t xml:space="preserve"> enormous difference </w:t>
      </w:r>
      <w:r w:rsidR="00AC2044" w:rsidRPr="00C8286C">
        <w:rPr>
          <w:rFonts w:ascii="Palatino Linotype" w:hAnsi="Palatino Linotype"/>
          <w:sz w:val="22"/>
          <w:szCs w:val="22"/>
        </w:rPr>
        <w:t xml:space="preserve">in </w:t>
      </w:r>
      <w:r w:rsidR="006831FC" w:rsidRPr="00C8286C">
        <w:rPr>
          <w:rFonts w:ascii="Palatino Linotype" w:hAnsi="Palatino Linotype"/>
          <w:sz w:val="22"/>
          <w:szCs w:val="22"/>
        </w:rPr>
        <w:t xml:space="preserve">young </w:t>
      </w:r>
      <w:r w:rsidR="00AC2044" w:rsidRPr="00C8286C">
        <w:rPr>
          <w:rFonts w:ascii="Palatino Linotype" w:hAnsi="Palatino Linotype"/>
          <w:sz w:val="22"/>
          <w:szCs w:val="22"/>
        </w:rPr>
        <w:t xml:space="preserve">mothers’ likelihood of </w:t>
      </w:r>
      <w:r w:rsidR="006831FC" w:rsidRPr="00C8286C">
        <w:rPr>
          <w:rFonts w:ascii="Palatino Linotype" w:hAnsi="Palatino Linotype"/>
          <w:sz w:val="22"/>
          <w:szCs w:val="22"/>
        </w:rPr>
        <w:t>having endured an infant child’s</w:t>
      </w:r>
      <w:r w:rsidR="00AC2044" w:rsidRPr="00C8286C">
        <w:rPr>
          <w:rFonts w:ascii="Palatino Linotype" w:hAnsi="Palatino Linotype"/>
          <w:sz w:val="22"/>
          <w:szCs w:val="22"/>
        </w:rPr>
        <w:t xml:space="preserve"> death </w:t>
      </w:r>
      <w:r w:rsidR="009467EA" w:rsidRPr="00C8286C">
        <w:rPr>
          <w:rFonts w:ascii="Palatino Linotype" w:hAnsi="Palatino Linotype"/>
          <w:sz w:val="22"/>
          <w:szCs w:val="22"/>
        </w:rPr>
        <w:t xml:space="preserve">far exceeds the discrepancy in the </w:t>
      </w:r>
      <w:r w:rsidR="00AC2044" w:rsidRPr="00C8286C">
        <w:rPr>
          <w:rFonts w:ascii="Palatino Linotype" w:hAnsi="Palatino Linotype"/>
          <w:sz w:val="22"/>
          <w:szCs w:val="22"/>
        </w:rPr>
        <w:t xml:space="preserve">populations’ </w:t>
      </w:r>
      <w:r w:rsidR="009467EA" w:rsidRPr="00C8286C">
        <w:rPr>
          <w:rFonts w:ascii="Palatino Linotype" w:hAnsi="Palatino Linotype"/>
          <w:sz w:val="22"/>
          <w:szCs w:val="22"/>
        </w:rPr>
        <w:t>infant mortality rates</w:t>
      </w:r>
      <w:r w:rsidR="008E7F02" w:rsidRPr="00C8286C">
        <w:rPr>
          <w:rFonts w:ascii="Palatino Linotype" w:hAnsi="Palatino Linotype"/>
          <w:sz w:val="22"/>
          <w:szCs w:val="22"/>
        </w:rPr>
        <w:t xml:space="preserve"> (81 versus 1 infant deaths per 1000 live births)</w:t>
      </w:r>
      <w:r w:rsidR="009467EA" w:rsidRPr="00C8286C">
        <w:rPr>
          <w:rFonts w:ascii="Palatino Linotype" w:hAnsi="Palatino Linotype"/>
          <w:sz w:val="22"/>
          <w:szCs w:val="22"/>
        </w:rPr>
        <w:t>.</w:t>
      </w:r>
      <w:r w:rsidR="008E7F02"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{"citationID":"nQbfIMvP","properties":{"formattedCitation":"\\super 37\\nosupersub{}","plainCitation":"37","noteIndex":0},"citationItems":[{"id":589,"uris":["http://zotero.org/users/local/6aiRCPll/items/ATQS4FY4"],"uri":["http://zotero.org/users/local/6aiRCPll/items/ATQS4FY4"],"itemData":{"id":589,"type":"article-journal","note":"publisher: United Nations (UN), Department of Economic and Social Affairs, Population …","title":"World population prospects 2019: Highlights (st/esa/ser. A/423)","author":[{"family":"UN","given":""}],"issued":{"date-parts":[["2019"]]}}}],"schema":"https://github.com/citation-style-language/schema/raw/master/csl-citation.json"} </w:instrText>
      </w:r>
      <w:r w:rsidR="008E7F02" w:rsidRPr="00C8286C">
        <w:rPr>
          <w:rFonts w:ascii="Palatino Linotype" w:hAnsi="Palatino Linotype"/>
          <w:sz w:val="22"/>
          <w:szCs w:val="22"/>
        </w:rPr>
        <w:fldChar w:fldCharType="separate"/>
      </w:r>
      <w:r w:rsidR="008E7F02" w:rsidRPr="00C8286C">
        <w:rPr>
          <w:rFonts w:ascii="Palatino Linotype" w:hAnsi="Palatino Linotype"/>
          <w:sz w:val="22"/>
          <w:szCs w:val="22"/>
          <w:vertAlign w:val="superscript"/>
        </w:rPr>
        <w:t>37</w:t>
      </w:r>
      <w:r w:rsidR="008E7F02" w:rsidRPr="00C8286C">
        <w:rPr>
          <w:rFonts w:ascii="Palatino Linotype" w:hAnsi="Palatino Linotype"/>
          <w:sz w:val="22"/>
          <w:szCs w:val="22"/>
        </w:rPr>
        <w:fldChar w:fldCharType="end"/>
      </w:r>
      <w:r w:rsidR="009467EA" w:rsidRPr="00C8286C">
        <w:rPr>
          <w:rFonts w:ascii="Palatino Linotype" w:hAnsi="Palatino Linotype"/>
          <w:sz w:val="22"/>
          <w:szCs w:val="22"/>
        </w:rPr>
        <w:t xml:space="preserve"> </w:t>
      </w:r>
    </w:p>
    <w:p w14:paraId="112E482B" w14:textId="77777777" w:rsidR="00C334BD" w:rsidRPr="00C8286C" w:rsidRDefault="00085786" w:rsidP="00C334BD">
      <w:pPr>
        <w:ind w:firstLine="720"/>
        <w:rPr>
          <w:rFonts w:ascii="Palatino Linotype" w:hAnsi="Palatino Linotype"/>
          <w:sz w:val="22"/>
          <w:szCs w:val="22"/>
        </w:rPr>
      </w:pPr>
      <w:r w:rsidRPr="00C8286C">
        <w:rPr>
          <w:rFonts w:ascii="Palatino Linotype" w:hAnsi="Palatino Linotype"/>
          <w:b/>
          <w:bCs/>
          <w:sz w:val="22"/>
          <w:szCs w:val="22"/>
        </w:rPr>
        <w:lastRenderedPageBreak/>
        <w:t xml:space="preserve">Figure </w:t>
      </w:r>
      <w:r w:rsidR="00596CC7" w:rsidRPr="00C8286C">
        <w:rPr>
          <w:rFonts w:ascii="Palatino Linotype" w:hAnsi="Palatino Linotype"/>
          <w:b/>
          <w:bCs/>
          <w:sz w:val="22"/>
          <w:szCs w:val="22"/>
        </w:rPr>
        <w:t>2</w:t>
      </w:r>
      <w:r w:rsidR="00596CC7" w:rsidRPr="00C8286C">
        <w:rPr>
          <w:rFonts w:ascii="Palatino Linotype" w:hAnsi="Palatino Linotype"/>
          <w:sz w:val="22"/>
          <w:szCs w:val="22"/>
        </w:rPr>
        <w:t xml:space="preserve"> </w:t>
      </w:r>
      <w:r w:rsidR="009D01D6" w:rsidRPr="00C8286C">
        <w:rPr>
          <w:rFonts w:ascii="Palatino Linotype" w:hAnsi="Palatino Linotype"/>
          <w:sz w:val="22"/>
          <w:szCs w:val="22"/>
        </w:rPr>
        <w:t xml:space="preserve">presents the mIM estimates for </w:t>
      </w:r>
      <w:r w:rsidR="008E510A" w:rsidRPr="00C8286C">
        <w:rPr>
          <w:rFonts w:ascii="Palatino Linotype" w:hAnsi="Palatino Linotype"/>
          <w:sz w:val="22"/>
          <w:szCs w:val="22"/>
        </w:rPr>
        <w:t xml:space="preserve">45-49-year-old </w:t>
      </w:r>
      <w:r w:rsidR="009D01D6" w:rsidRPr="00C8286C">
        <w:rPr>
          <w:rFonts w:ascii="Palatino Linotype" w:hAnsi="Palatino Linotype"/>
          <w:sz w:val="22"/>
          <w:szCs w:val="22"/>
        </w:rPr>
        <w:t>mothers</w:t>
      </w:r>
      <w:r w:rsidR="008E510A" w:rsidRPr="00C8286C">
        <w:rPr>
          <w:rFonts w:ascii="Palatino Linotype" w:hAnsi="Palatino Linotype"/>
          <w:sz w:val="22"/>
          <w:szCs w:val="22"/>
        </w:rPr>
        <w:t>. As expected, the cumulative prevalence of infant mortality for this older age group is higher than th</w:t>
      </w:r>
      <w:r w:rsidR="00467A36" w:rsidRPr="00C8286C">
        <w:rPr>
          <w:rFonts w:ascii="Palatino Linotype" w:hAnsi="Palatino Linotype"/>
          <w:sz w:val="22"/>
          <w:szCs w:val="22"/>
        </w:rPr>
        <w:t>e estimates</w:t>
      </w:r>
      <w:r w:rsidR="008E510A" w:rsidRPr="00C8286C">
        <w:rPr>
          <w:rFonts w:ascii="Palatino Linotype" w:hAnsi="Palatino Linotype"/>
          <w:sz w:val="22"/>
          <w:szCs w:val="22"/>
        </w:rPr>
        <w:t xml:space="preserve"> documented for young mothers</w:t>
      </w:r>
      <w:r w:rsidR="00467A36" w:rsidRPr="00C8286C">
        <w:rPr>
          <w:rFonts w:ascii="Palatino Linotype" w:hAnsi="Palatino Linotype"/>
          <w:sz w:val="22"/>
          <w:szCs w:val="22"/>
        </w:rPr>
        <w:t>; this is</w:t>
      </w:r>
      <w:r w:rsidR="008E510A" w:rsidRPr="00C8286C">
        <w:rPr>
          <w:rFonts w:ascii="Palatino Linotype" w:hAnsi="Palatino Linotype"/>
          <w:sz w:val="22"/>
          <w:szCs w:val="22"/>
        </w:rPr>
        <w:t xml:space="preserve"> </w:t>
      </w:r>
      <w:r w:rsidR="00FD053A" w:rsidRPr="00C8286C">
        <w:rPr>
          <w:rFonts w:ascii="Palatino Linotype" w:hAnsi="Palatino Linotype"/>
          <w:sz w:val="22"/>
          <w:szCs w:val="22"/>
        </w:rPr>
        <w:t>due to a combination of their having entered motherhood under higher mortality conditions, and hav</w:t>
      </w:r>
      <w:r w:rsidR="008E7F02" w:rsidRPr="00C8286C">
        <w:rPr>
          <w:rFonts w:ascii="Palatino Linotype" w:hAnsi="Palatino Linotype"/>
          <w:sz w:val="22"/>
          <w:szCs w:val="22"/>
        </w:rPr>
        <w:t>ing</w:t>
      </w:r>
      <w:r w:rsidR="00FD053A" w:rsidRPr="00C8286C">
        <w:rPr>
          <w:rFonts w:ascii="Palatino Linotype" w:hAnsi="Palatino Linotype"/>
          <w:sz w:val="22"/>
          <w:szCs w:val="22"/>
        </w:rPr>
        <w:t xml:space="preserve">, on average, had more </w:t>
      </w:r>
      <w:r w:rsidR="008E7F02" w:rsidRPr="00C8286C">
        <w:rPr>
          <w:rFonts w:ascii="Palatino Linotype" w:hAnsi="Palatino Linotype"/>
          <w:sz w:val="22"/>
          <w:szCs w:val="22"/>
        </w:rPr>
        <w:t>children</w:t>
      </w:r>
      <w:r w:rsidR="009D01D6" w:rsidRPr="00C8286C">
        <w:rPr>
          <w:rFonts w:ascii="Palatino Linotype" w:hAnsi="Palatino Linotype"/>
          <w:sz w:val="22"/>
          <w:szCs w:val="22"/>
        </w:rPr>
        <w:t>.</w:t>
      </w:r>
      <w:r w:rsidR="00FD053A" w:rsidRPr="00C8286C">
        <w:rPr>
          <w:rFonts w:ascii="Palatino Linotype" w:hAnsi="Palatino Linotype"/>
          <w:sz w:val="22"/>
          <w:szCs w:val="22"/>
        </w:rPr>
        <w:t xml:space="preserve"> </w:t>
      </w:r>
      <w:r w:rsidR="00467A36" w:rsidRPr="00C8286C">
        <w:rPr>
          <w:rFonts w:ascii="Palatino Linotype" w:hAnsi="Palatino Linotype"/>
          <w:sz w:val="22"/>
          <w:szCs w:val="22"/>
        </w:rPr>
        <w:t xml:space="preserve">Again, these </w:t>
      </w:r>
      <w:r w:rsidR="008E510A" w:rsidRPr="00C8286C">
        <w:rPr>
          <w:rFonts w:ascii="Palatino Linotype" w:hAnsi="Palatino Linotype"/>
          <w:sz w:val="22"/>
          <w:szCs w:val="22"/>
        </w:rPr>
        <w:t xml:space="preserve">estimates </w:t>
      </w:r>
      <w:r w:rsidR="008E7F02" w:rsidRPr="00C8286C">
        <w:rPr>
          <w:rFonts w:ascii="Palatino Linotype" w:hAnsi="Palatino Linotype"/>
          <w:sz w:val="22"/>
          <w:szCs w:val="22"/>
        </w:rPr>
        <w:t xml:space="preserve">show </w:t>
      </w:r>
      <w:r w:rsidR="00FD053A" w:rsidRPr="00C8286C">
        <w:rPr>
          <w:rFonts w:ascii="Palatino Linotype" w:hAnsi="Palatino Linotype"/>
          <w:sz w:val="22"/>
          <w:szCs w:val="22"/>
        </w:rPr>
        <w:t xml:space="preserve">large discrepancies in maternal experiences </w:t>
      </w:r>
      <w:r w:rsidR="008E510A" w:rsidRPr="00C8286C">
        <w:rPr>
          <w:rFonts w:ascii="Palatino Linotype" w:hAnsi="Palatino Linotype"/>
          <w:sz w:val="22"/>
          <w:szCs w:val="22"/>
        </w:rPr>
        <w:t xml:space="preserve">of infant death </w:t>
      </w:r>
      <w:r w:rsidR="00FD053A" w:rsidRPr="00C8286C">
        <w:rPr>
          <w:rFonts w:ascii="Palatino Linotype" w:hAnsi="Palatino Linotype"/>
          <w:sz w:val="22"/>
          <w:szCs w:val="22"/>
        </w:rPr>
        <w:t xml:space="preserve">across the globe. </w:t>
      </w:r>
      <w:r w:rsidR="004F15EC" w:rsidRPr="00C8286C">
        <w:rPr>
          <w:rFonts w:ascii="Palatino Linotype" w:hAnsi="Palatino Linotype"/>
          <w:sz w:val="22"/>
          <w:szCs w:val="22"/>
        </w:rPr>
        <w:t xml:space="preserve">In </w:t>
      </w:r>
      <w:r w:rsidR="006A6549" w:rsidRPr="00C8286C">
        <w:rPr>
          <w:rFonts w:ascii="Palatino Linotype" w:hAnsi="Palatino Linotype"/>
          <w:sz w:val="22"/>
          <w:szCs w:val="22"/>
        </w:rPr>
        <w:t xml:space="preserve">Hong Kong, </w:t>
      </w:r>
      <w:r w:rsidR="00D14DB9" w:rsidRPr="00C8286C">
        <w:rPr>
          <w:rFonts w:ascii="Palatino Linotype" w:hAnsi="Palatino Linotype"/>
          <w:sz w:val="22"/>
          <w:szCs w:val="22"/>
        </w:rPr>
        <w:t xml:space="preserve">Finland, Iceland, </w:t>
      </w:r>
      <w:r w:rsidR="006A6549" w:rsidRPr="00C8286C">
        <w:rPr>
          <w:rFonts w:ascii="Palatino Linotype" w:hAnsi="Palatino Linotype"/>
          <w:sz w:val="22"/>
          <w:szCs w:val="22"/>
        </w:rPr>
        <w:t xml:space="preserve">Japan, Singapore, </w:t>
      </w:r>
      <w:r w:rsidR="00D14DB9" w:rsidRPr="00C8286C">
        <w:rPr>
          <w:rFonts w:ascii="Palatino Linotype" w:hAnsi="Palatino Linotype"/>
          <w:sz w:val="22"/>
          <w:szCs w:val="22"/>
        </w:rPr>
        <w:t xml:space="preserve">Spain, and </w:t>
      </w:r>
      <w:r w:rsidR="006A6549" w:rsidRPr="00C8286C">
        <w:rPr>
          <w:rFonts w:ascii="Palatino Linotype" w:hAnsi="Palatino Linotype"/>
          <w:sz w:val="22"/>
          <w:szCs w:val="22"/>
        </w:rPr>
        <w:t xml:space="preserve">Sweden, </w:t>
      </w:r>
      <w:r w:rsidR="004F15EC" w:rsidRPr="00C8286C">
        <w:rPr>
          <w:rFonts w:ascii="Palatino Linotype" w:hAnsi="Palatino Linotype"/>
          <w:sz w:val="22"/>
          <w:szCs w:val="22"/>
        </w:rPr>
        <w:t xml:space="preserve">fewer than 10 per 1000 of </w:t>
      </w:r>
      <w:r w:rsidR="003760D3" w:rsidRPr="00C8286C">
        <w:rPr>
          <w:rFonts w:ascii="Palatino Linotype" w:hAnsi="Palatino Linotype"/>
          <w:sz w:val="22"/>
          <w:szCs w:val="22"/>
        </w:rPr>
        <w:t xml:space="preserve">older </w:t>
      </w:r>
      <w:r w:rsidR="004F15EC" w:rsidRPr="00C8286C">
        <w:rPr>
          <w:rFonts w:ascii="Palatino Linotype" w:hAnsi="Palatino Linotype"/>
          <w:sz w:val="22"/>
          <w:szCs w:val="22"/>
        </w:rPr>
        <w:t xml:space="preserve">mothers have </w:t>
      </w:r>
      <w:r w:rsidR="008E510A" w:rsidRPr="00C8286C">
        <w:rPr>
          <w:rFonts w:ascii="Palatino Linotype" w:hAnsi="Palatino Linotype"/>
          <w:sz w:val="22"/>
          <w:szCs w:val="22"/>
        </w:rPr>
        <w:t>lost an infant</w:t>
      </w:r>
      <w:r w:rsidR="004F15EC" w:rsidRPr="00C8286C">
        <w:rPr>
          <w:rFonts w:ascii="Palatino Linotype" w:hAnsi="Palatino Linotype"/>
          <w:sz w:val="22"/>
          <w:szCs w:val="22"/>
        </w:rPr>
        <w:t xml:space="preserve">. </w:t>
      </w:r>
      <w:r w:rsidR="000C6EE6" w:rsidRPr="00C8286C">
        <w:rPr>
          <w:rFonts w:ascii="Palatino Linotype" w:hAnsi="Palatino Linotype"/>
          <w:sz w:val="22"/>
          <w:szCs w:val="22"/>
        </w:rPr>
        <w:t>I</w:t>
      </w:r>
      <w:r w:rsidR="00AE57DA" w:rsidRPr="00C8286C">
        <w:rPr>
          <w:rFonts w:ascii="Palatino Linotype" w:hAnsi="Palatino Linotype"/>
          <w:sz w:val="22"/>
          <w:szCs w:val="22"/>
        </w:rPr>
        <w:t>n more than 50 countries</w:t>
      </w:r>
      <w:r w:rsidR="00C37A15" w:rsidRPr="00C8286C">
        <w:rPr>
          <w:rFonts w:ascii="Palatino Linotype" w:hAnsi="Palatino Linotype"/>
          <w:sz w:val="22"/>
          <w:szCs w:val="22"/>
        </w:rPr>
        <w:t xml:space="preserve"> across</w:t>
      </w:r>
      <w:r w:rsidR="00AE57DA" w:rsidRPr="00C8286C">
        <w:rPr>
          <w:rFonts w:ascii="Palatino Linotype" w:hAnsi="Palatino Linotype"/>
          <w:sz w:val="22"/>
          <w:szCs w:val="22"/>
        </w:rPr>
        <w:t xml:space="preserve"> </w:t>
      </w:r>
      <w:r w:rsidR="00A36998" w:rsidRPr="00C8286C">
        <w:rPr>
          <w:rFonts w:ascii="Palatino Linotype" w:hAnsi="Palatino Linotype"/>
          <w:sz w:val="22"/>
          <w:szCs w:val="22"/>
        </w:rPr>
        <w:t xml:space="preserve">the Middle East </w:t>
      </w:r>
      <w:r w:rsidR="00F24CBB" w:rsidRPr="00C8286C">
        <w:rPr>
          <w:rFonts w:ascii="Palatino Linotype" w:hAnsi="Palatino Linotype"/>
          <w:sz w:val="22"/>
          <w:szCs w:val="22"/>
        </w:rPr>
        <w:t xml:space="preserve">and </w:t>
      </w:r>
      <w:r w:rsidR="00A36998" w:rsidRPr="00C8286C">
        <w:rPr>
          <w:rFonts w:ascii="Palatino Linotype" w:hAnsi="Palatino Linotype"/>
          <w:sz w:val="22"/>
          <w:szCs w:val="22"/>
        </w:rPr>
        <w:t>sub-Saharan Africa</w:t>
      </w:r>
      <w:r w:rsidR="00AE57DA" w:rsidRPr="00C8286C">
        <w:rPr>
          <w:rFonts w:ascii="Palatino Linotype" w:hAnsi="Palatino Linotype"/>
          <w:sz w:val="22"/>
          <w:szCs w:val="22"/>
        </w:rPr>
        <w:t xml:space="preserve">, </w:t>
      </w:r>
      <w:r w:rsidR="004F15EC" w:rsidRPr="00C8286C">
        <w:rPr>
          <w:rFonts w:ascii="Palatino Linotype" w:hAnsi="Palatino Linotype"/>
          <w:sz w:val="22"/>
          <w:szCs w:val="22"/>
        </w:rPr>
        <w:t xml:space="preserve">however, </w:t>
      </w:r>
      <w:r w:rsidR="001B5219" w:rsidRPr="00C8286C">
        <w:rPr>
          <w:rFonts w:ascii="Palatino Linotype" w:hAnsi="Palatino Linotype"/>
          <w:sz w:val="22"/>
          <w:szCs w:val="22"/>
        </w:rPr>
        <w:t>over 200 per 1</w:t>
      </w:r>
      <w:r w:rsidR="00095A2B" w:rsidRPr="00C8286C">
        <w:rPr>
          <w:rFonts w:ascii="Palatino Linotype" w:hAnsi="Palatino Linotype"/>
          <w:sz w:val="22"/>
          <w:szCs w:val="22"/>
        </w:rPr>
        <w:t>0</w:t>
      </w:r>
      <w:r w:rsidR="001B5219" w:rsidRPr="00C8286C">
        <w:rPr>
          <w:rFonts w:ascii="Palatino Linotype" w:hAnsi="Palatino Linotype"/>
          <w:sz w:val="22"/>
          <w:szCs w:val="22"/>
        </w:rPr>
        <w:t xml:space="preserve">00 </w:t>
      </w:r>
      <w:r w:rsidR="008E510A" w:rsidRPr="00C8286C">
        <w:rPr>
          <w:rFonts w:ascii="Palatino Linotype" w:hAnsi="Palatino Linotype"/>
          <w:sz w:val="22"/>
          <w:szCs w:val="22"/>
        </w:rPr>
        <w:t>older mothers have</w:t>
      </w:r>
      <w:r w:rsidR="00AE57DA" w:rsidRPr="00C8286C">
        <w:rPr>
          <w:rFonts w:ascii="Palatino Linotype" w:hAnsi="Palatino Linotype"/>
          <w:sz w:val="22"/>
          <w:szCs w:val="22"/>
        </w:rPr>
        <w:t xml:space="preserve">. </w:t>
      </w:r>
      <w:r w:rsidR="006A6549" w:rsidRPr="00C8286C">
        <w:rPr>
          <w:rFonts w:ascii="Palatino Linotype" w:hAnsi="Palatino Linotype"/>
          <w:sz w:val="22"/>
          <w:szCs w:val="22"/>
        </w:rPr>
        <w:t>O</w:t>
      </w:r>
      <w:r w:rsidR="00F24CBB" w:rsidRPr="00C8286C">
        <w:rPr>
          <w:rFonts w:ascii="Palatino Linotype" w:hAnsi="Palatino Linotype"/>
          <w:sz w:val="22"/>
          <w:szCs w:val="22"/>
        </w:rPr>
        <w:t>lder mother</w:t>
      </w:r>
      <w:r w:rsidR="006A6549" w:rsidRPr="00C8286C">
        <w:rPr>
          <w:rFonts w:ascii="Palatino Linotype" w:hAnsi="Palatino Linotype"/>
          <w:sz w:val="22"/>
          <w:szCs w:val="22"/>
        </w:rPr>
        <w:t>s</w:t>
      </w:r>
      <w:r w:rsidR="00F24CBB" w:rsidRPr="00C8286C">
        <w:rPr>
          <w:rFonts w:ascii="Palatino Linotype" w:hAnsi="Palatino Linotype"/>
          <w:sz w:val="22"/>
          <w:szCs w:val="22"/>
        </w:rPr>
        <w:t xml:space="preserve"> in Liberia </w:t>
      </w:r>
      <w:r w:rsidR="006A6549" w:rsidRPr="00C8286C">
        <w:rPr>
          <w:rFonts w:ascii="Palatino Linotype" w:hAnsi="Palatino Linotype"/>
          <w:sz w:val="22"/>
          <w:szCs w:val="22"/>
        </w:rPr>
        <w:t xml:space="preserve">(mIM </w:t>
      </w:r>
      <w:r w:rsidR="003760D3" w:rsidRPr="00C8286C">
        <w:rPr>
          <w:rFonts w:ascii="Palatino Linotype" w:hAnsi="Palatino Linotype"/>
          <w:sz w:val="22"/>
          <w:szCs w:val="22"/>
        </w:rPr>
        <w:t xml:space="preserve">of </w:t>
      </w:r>
      <w:r w:rsidR="006A6549" w:rsidRPr="00C8286C">
        <w:rPr>
          <w:rFonts w:ascii="Palatino Linotype" w:hAnsi="Palatino Linotype"/>
          <w:sz w:val="22"/>
          <w:szCs w:val="22"/>
        </w:rPr>
        <w:t xml:space="preserve">465.3 per 1000 mothers) are </w:t>
      </w:r>
      <w:r w:rsidR="00AE57DA" w:rsidRPr="00C8286C">
        <w:rPr>
          <w:rFonts w:ascii="Palatino Linotype" w:hAnsi="Palatino Linotype"/>
          <w:sz w:val="22"/>
          <w:szCs w:val="22"/>
        </w:rPr>
        <w:t>7</w:t>
      </w:r>
      <w:r w:rsidR="004F15EC" w:rsidRPr="00C8286C">
        <w:rPr>
          <w:rFonts w:ascii="Palatino Linotype" w:hAnsi="Palatino Linotype"/>
          <w:sz w:val="22"/>
          <w:szCs w:val="22"/>
        </w:rPr>
        <w:t>8</w:t>
      </w:r>
      <w:r w:rsidR="00AE57DA" w:rsidRPr="00C8286C">
        <w:rPr>
          <w:rFonts w:ascii="Palatino Linotype" w:hAnsi="Palatino Linotype"/>
          <w:sz w:val="22"/>
          <w:szCs w:val="22"/>
        </w:rPr>
        <w:t xml:space="preserve"> times </w:t>
      </w:r>
      <w:r w:rsidR="00F24CBB" w:rsidRPr="00C8286C">
        <w:rPr>
          <w:rFonts w:ascii="Palatino Linotype" w:hAnsi="Palatino Linotype"/>
          <w:sz w:val="22"/>
          <w:szCs w:val="22"/>
        </w:rPr>
        <w:t xml:space="preserve">more likely to have experienced an infant </w:t>
      </w:r>
      <w:r w:rsidR="00413DA8" w:rsidRPr="00C8286C">
        <w:rPr>
          <w:rFonts w:ascii="Palatino Linotype" w:hAnsi="Palatino Linotype"/>
          <w:sz w:val="22"/>
          <w:szCs w:val="22"/>
        </w:rPr>
        <w:t>die than older mother</w:t>
      </w:r>
      <w:r w:rsidR="006A6549" w:rsidRPr="00C8286C">
        <w:rPr>
          <w:rFonts w:ascii="Palatino Linotype" w:hAnsi="Palatino Linotype"/>
          <w:sz w:val="22"/>
          <w:szCs w:val="22"/>
        </w:rPr>
        <w:t>s</w:t>
      </w:r>
      <w:r w:rsidR="00413DA8" w:rsidRPr="00C8286C">
        <w:rPr>
          <w:rFonts w:ascii="Palatino Linotype" w:hAnsi="Palatino Linotype"/>
          <w:sz w:val="22"/>
          <w:szCs w:val="22"/>
        </w:rPr>
        <w:t xml:space="preserve"> </w:t>
      </w:r>
      <w:r w:rsidR="00F24CBB" w:rsidRPr="00C8286C">
        <w:rPr>
          <w:rFonts w:ascii="Palatino Linotype" w:hAnsi="Palatino Linotype"/>
          <w:sz w:val="22"/>
          <w:szCs w:val="22"/>
        </w:rPr>
        <w:t xml:space="preserve">in Hong Kong, the </w:t>
      </w:r>
      <w:r w:rsidR="001B3B19" w:rsidRPr="00C8286C">
        <w:rPr>
          <w:rFonts w:ascii="Palatino Linotype" w:hAnsi="Palatino Linotype"/>
          <w:sz w:val="22"/>
          <w:szCs w:val="22"/>
        </w:rPr>
        <w:t xml:space="preserve">country </w:t>
      </w:r>
      <w:r w:rsidR="00F24CBB" w:rsidRPr="00C8286C">
        <w:rPr>
          <w:rFonts w:ascii="Palatino Linotype" w:hAnsi="Palatino Linotype"/>
          <w:sz w:val="22"/>
          <w:szCs w:val="22"/>
        </w:rPr>
        <w:t xml:space="preserve">with </w:t>
      </w:r>
      <w:r w:rsidR="00AE57DA" w:rsidRPr="00C8286C">
        <w:rPr>
          <w:rFonts w:ascii="Palatino Linotype" w:hAnsi="Palatino Linotype"/>
          <w:sz w:val="22"/>
          <w:szCs w:val="22"/>
        </w:rPr>
        <w:t xml:space="preserve">the lowest recorded mIM for older mothers </w:t>
      </w:r>
      <w:r w:rsidR="009D01D6" w:rsidRPr="00C8286C">
        <w:rPr>
          <w:rFonts w:ascii="Palatino Linotype" w:hAnsi="Palatino Linotype"/>
          <w:sz w:val="22"/>
          <w:szCs w:val="22"/>
        </w:rPr>
        <w:t>(</w:t>
      </w:r>
      <w:r w:rsidR="00AE57DA" w:rsidRPr="00C8286C">
        <w:rPr>
          <w:rFonts w:ascii="Palatino Linotype" w:hAnsi="Palatino Linotype"/>
          <w:sz w:val="22"/>
          <w:szCs w:val="22"/>
        </w:rPr>
        <w:t>6</w:t>
      </w:r>
      <w:r w:rsidR="004F15EC" w:rsidRPr="00C8286C">
        <w:rPr>
          <w:rFonts w:ascii="Palatino Linotype" w:hAnsi="Palatino Linotype"/>
          <w:sz w:val="22"/>
          <w:szCs w:val="22"/>
        </w:rPr>
        <w:t>.0</w:t>
      </w:r>
      <w:r w:rsidR="00AE57DA" w:rsidRPr="00C8286C">
        <w:rPr>
          <w:rFonts w:ascii="Palatino Linotype" w:hAnsi="Palatino Linotype"/>
          <w:sz w:val="22"/>
          <w:szCs w:val="22"/>
        </w:rPr>
        <w:t xml:space="preserve"> per 1000</w:t>
      </w:r>
      <w:r w:rsidR="003760D3" w:rsidRPr="00C8286C">
        <w:rPr>
          <w:rFonts w:ascii="Palatino Linotype" w:hAnsi="Palatino Linotype"/>
          <w:sz w:val="22"/>
          <w:szCs w:val="22"/>
        </w:rPr>
        <w:t xml:space="preserve"> mothers</w:t>
      </w:r>
      <w:r w:rsidR="00AE57DA" w:rsidRPr="00C8286C">
        <w:rPr>
          <w:rFonts w:ascii="Palatino Linotype" w:hAnsi="Palatino Linotype"/>
          <w:sz w:val="22"/>
          <w:szCs w:val="22"/>
        </w:rPr>
        <w:t>)</w:t>
      </w:r>
      <w:r w:rsidR="001B3B19" w:rsidRPr="00C8286C">
        <w:rPr>
          <w:rFonts w:ascii="Palatino Linotype" w:hAnsi="Palatino Linotype"/>
          <w:sz w:val="22"/>
          <w:szCs w:val="22"/>
        </w:rPr>
        <w:t xml:space="preserve">. </w:t>
      </w:r>
      <w:r w:rsidR="008E510A" w:rsidRPr="00C8286C">
        <w:rPr>
          <w:rFonts w:ascii="Palatino Linotype" w:hAnsi="Palatino Linotype"/>
          <w:sz w:val="22"/>
          <w:szCs w:val="22"/>
        </w:rPr>
        <w:t xml:space="preserve">Interestingly, </w:t>
      </w:r>
      <w:r w:rsidR="00467A36" w:rsidRPr="00C8286C">
        <w:rPr>
          <w:rFonts w:ascii="Palatino Linotype" w:hAnsi="Palatino Linotype"/>
          <w:sz w:val="22"/>
          <w:szCs w:val="22"/>
        </w:rPr>
        <w:t xml:space="preserve">the </w:t>
      </w:r>
      <w:r w:rsidR="008E510A" w:rsidRPr="00C8286C">
        <w:rPr>
          <w:rFonts w:ascii="Palatino Linotype" w:hAnsi="Palatino Linotype"/>
          <w:sz w:val="22"/>
          <w:szCs w:val="22"/>
        </w:rPr>
        <w:t>g</w:t>
      </w:r>
      <w:r w:rsidR="00F24CBB" w:rsidRPr="00C8286C">
        <w:rPr>
          <w:rFonts w:ascii="Palatino Linotype" w:hAnsi="Palatino Linotype"/>
          <w:sz w:val="22"/>
          <w:szCs w:val="22"/>
        </w:rPr>
        <w:t>lobal inequality</w:t>
      </w:r>
      <w:r w:rsidR="00F24CBB" w:rsidRPr="00C8286C">
        <w:rPr>
          <w:rFonts w:ascii="Palatino Linotype" w:hAnsi="Palatino Linotype"/>
          <w:i/>
          <w:iCs/>
          <w:sz w:val="22"/>
          <w:szCs w:val="22"/>
        </w:rPr>
        <w:t xml:space="preserve"> </w:t>
      </w:r>
      <w:r w:rsidR="00F24CBB" w:rsidRPr="00C8286C">
        <w:rPr>
          <w:rFonts w:ascii="Palatino Linotype" w:hAnsi="Palatino Linotype"/>
          <w:sz w:val="22"/>
          <w:szCs w:val="22"/>
        </w:rPr>
        <w:t xml:space="preserve">in </w:t>
      </w:r>
      <w:r w:rsidR="00413DA8" w:rsidRPr="00C8286C">
        <w:rPr>
          <w:rFonts w:ascii="Palatino Linotype" w:hAnsi="Palatino Linotype"/>
          <w:sz w:val="22"/>
          <w:szCs w:val="22"/>
        </w:rPr>
        <w:t>infant loss for</w:t>
      </w:r>
      <w:r w:rsidR="00F24CBB" w:rsidRPr="00C8286C">
        <w:rPr>
          <w:rFonts w:ascii="Palatino Linotype" w:hAnsi="Palatino Linotype"/>
          <w:sz w:val="22"/>
          <w:szCs w:val="22"/>
        </w:rPr>
        <w:t xml:space="preserve"> older mothers is </w:t>
      </w:r>
      <w:r w:rsidR="00467A36" w:rsidRPr="00C8286C">
        <w:rPr>
          <w:rFonts w:ascii="Palatino Linotype" w:hAnsi="Palatino Linotype"/>
          <w:sz w:val="22"/>
          <w:szCs w:val="22"/>
        </w:rPr>
        <w:t xml:space="preserve">narrower </w:t>
      </w:r>
      <w:r w:rsidR="00F24CBB" w:rsidRPr="00C8286C">
        <w:rPr>
          <w:rFonts w:ascii="Palatino Linotype" w:hAnsi="Palatino Linotype"/>
          <w:sz w:val="22"/>
          <w:szCs w:val="22"/>
        </w:rPr>
        <w:t xml:space="preserve">than </w:t>
      </w:r>
      <w:r w:rsidR="00413DA8" w:rsidRPr="00C8286C">
        <w:rPr>
          <w:rFonts w:ascii="Palatino Linotype" w:hAnsi="Palatino Linotype"/>
          <w:sz w:val="22"/>
          <w:szCs w:val="22"/>
        </w:rPr>
        <w:t xml:space="preserve">that </w:t>
      </w:r>
      <w:r w:rsidR="00F24CBB" w:rsidRPr="00C8286C">
        <w:rPr>
          <w:rFonts w:ascii="Palatino Linotype" w:hAnsi="Palatino Linotype"/>
          <w:sz w:val="22"/>
          <w:szCs w:val="22"/>
        </w:rPr>
        <w:t>for younger mothers</w:t>
      </w:r>
      <w:r w:rsidR="008E510A" w:rsidRPr="00C8286C">
        <w:rPr>
          <w:rFonts w:ascii="Palatino Linotype" w:hAnsi="Palatino Linotype"/>
          <w:sz w:val="22"/>
          <w:szCs w:val="22"/>
        </w:rPr>
        <w:t xml:space="preserve">. This may be, at least in part, due to the legacy of higher infant mortality rates worldwide. It </w:t>
      </w:r>
      <w:r w:rsidR="00467A36" w:rsidRPr="00C8286C">
        <w:rPr>
          <w:rFonts w:ascii="Palatino Linotype" w:hAnsi="Palatino Linotype"/>
          <w:sz w:val="22"/>
          <w:szCs w:val="22"/>
        </w:rPr>
        <w:t xml:space="preserve">could </w:t>
      </w:r>
      <w:r w:rsidR="008E510A" w:rsidRPr="00C8286C">
        <w:rPr>
          <w:rFonts w:ascii="Palatino Linotype" w:hAnsi="Palatino Linotype"/>
          <w:sz w:val="22"/>
          <w:szCs w:val="22"/>
        </w:rPr>
        <w:t xml:space="preserve">also </w:t>
      </w:r>
      <w:r w:rsidR="00467A36" w:rsidRPr="00C8286C">
        <w:rPr>
          <w:rFonts w:ascii="Palatino Linotype" w:hAnsi="Palatino Linotype"/>
          <w:sz w:val="22"/>
          <w:szCs w:val="22"/>
        </w:rPr>
        <w:t>be a function of excess mortality among large proportions of</w:t>
      </w:r>
      <w:r w:rsidR="00315F97" w:rsidRPr="00C8286C">
        <w:rPr>
          <w:rFonts w:ascii="Palatino Linotype" w:hAnsi="Palatino Linotype"/>
          <w:sz w:val="22"/>
          <w:szCs w:val="22"/>
        </w:rPr>
        <w:t xml:space="preserve"> </w:t>
      </w:r>
      <w:r w:rsidR="00F24CBB" w:rsidRPr="00C8286C">
        <w:rPr>
          <w:rFonts w:ascii="Palatino Linotype" w:hAnsi="Palatino Linotype"/>
          <w:sz w:val="22"/>
          <w:szCs w:val="22"/>
        </w:rPr>
        <w:t>bereaved mothers in the highest mortality contexts</w:t>
      </w:r>
      <w:r w:rsidR="00467A36" w:rsidRPr="00C8286C">
        <w:rPr>
          <w:rFonts w:ascii="Palatino Linotype" w:hAnsi="Palatino Linotype"/>
          <w:sz w:val="22"/>
          <w:szCs w:val="22"/>
        </w:rPr>
        <w:t>.</w:t>
      </w:r>
      <w:r w:rsidR="00F24CBB" w:rsidRPr="00C8286C">
        <w:rPr>
          <w:rFonts w:ascii="Palatino Linotype" w:hAnsi="Palatino Linotype"/>
          <w:sz w:val="22"/>
          <w:szCs w:val="22"/>
        </w:rPr>
        <w:t xml:space="preserve"> </w:t>
      </w:r>
    </w:p>
    <w:p w14:paraId="2ACA9531" w14:textId="77777777" w:rsidR="00C334BD" w:rsidRPr="00C8286C" w:rsidRDefault="00C334BD" w:rsidP="00C334BD">
      <w:pPr>
        <w:rPr>
          <w:rFonts w:ascii="Palatino Linotype" w:hAnsi="Palatino Linotype"/>
          <w:b/>
          <w:bCs/>
          <w:sz w:val="22"/>
          <w:szCs w:val="22"/>
        </w:rPr>
      </w:pPr>
    </w:p>
    <w:p w14:paraId="4A5DAA87" w14:textId="37935903" w:rsidR="002B27F1" w:rsidRPr="00C8286C" w:rsidRDefault="005E2C4C" w:rsidP="00C334BD">
      <w:pPr>
        <w:rPr>
          <w:rFonts w:ascii="Palatino Linotype" w:hAnsi="Palatino Linotype"/>
          <w:b/>
          <w:bCs/>
          <w:sz w:val="22"/>
          <w:szCs w:val="22"/>
        </w:rPr>
      </w:pPr>
      <w:r w:rsidRPr="00C8286C">
        <w:rPr>
          <w:rFonts w:ascii="Palatino Linotype" w:hAnsi="Palatino Linotype"/>
          <w:b/>
          <w:bCs/>
          <w:sz w:val="22"/>
          <w:szCs w:val="22"/>
        </w:rPr>
        <w:t xml:space="preserve">Maternal </w:t>
      </w:r>
      <w:r w:rsidR="00016179" w:rsidRPr="00C8286C">
        <w:rPr>
          <w:rFonts w:ascii="Palatino Linotype" w:hAnsi="Palatino Linotype"/>
          <w:b/>
          <w:bCs/>
          <w:sz w:val="22"/>
          <w:szCs w:val="22"/>
        </w:rPr>
        <w:t>b</w:t>
      </w:r>
      <w:r w:rsidRPr="00C8286C">
        <w:rPr>
          <w:rFonts w:ascii="Palatino Linotype" w:hAnsi="Palatino Linotype"/>
          <w:b/>
          <w:bCs/>
          <w:sz w:val="22"/>
          <w:szCs w:val="22"/>
        </w:rPr>
        <w:t xml:space="preserve">urden of </w:t>
      </w:r>
      <w:r w:rsidR="00016179" w:rsidRPr="00C8286C">
        <w:rPr>
          <w:rFonts w:ascii="Palatino Linotype" w:hAnsi="Palatino Linotype"/>
          <w:b/>
          <w:bCs/>
          <w:sz w:val="22"/>
          <w:szCs w:val="22"/>
        </w:rPr>
        <w:t>u</w:t>
      </w:r>
      <w:r w:rsidRPr="00C8286C">
        <w:rPr>
          <w:rFonts w:ascii="Palatino Linotype" w:hAnsi="Palatino Linotype"/>
          <w:b/>
          <w:bCs/>
          <w:sz w:val="22"/>
          <w:szCs w:val="22"/>
        </w:rPr>
        <w:t>nder-</w:t>
      </w:r>
      <w:r w:rsidR="00016179" w:rsidRPr="00C8286C">
        <w:rPr>
          <w:rFonts w:ascii="Palatino Linotype" w:hAnsi="Palatino Linotype"/>
          <w:b/>
          <w:bCs/>
          <w:sz w:val="22"/>
          <w:szCs w:val="22"/>
        </w:rPr>
        <w:t>f</w:t>
      </w:r>
      <w:r w:rsidRPr="00C8286C">
        <w:rPr>
          <w:rFonts w:ascii="Palatino Linotype" w:hAnsi="Palatino Linotype"/>
          <w:b/>
          <w:bCs/>
          <w:sz w:val="22"/>
          <w:szCs w:val="22"/>
        </w:rPr>
        <w:t xml:space="preserve">ive </w:t>
      </w:r>
      <w:r w:rsidR="00016179" w:rsidRPr="00C8286C">
        <w:rPr>
          <w:rFonts w:ascii="Palatino Linotype" w:hAnsi="Palatino Linotype"/>
          <w:b/>
          <w:bCs/>
          <w:sz w:val="22"/>
          <w:szCs w:val="22"/>
        </w:rPr>
        <w:t>m</w:t>
      </w:r>
      <w:r w:rsidRPr="00C8286C">
        <w:rPr>
          <w:rFonts w:ascii="Palatino Linotype" w:hAnsi="Palatino Linotype"/>
          <w:b/>
          <w:bCs/>
          <w:sz w:val="22"/>
          <w:szCs w:val="22"/>
        </w:rPr>
        <w:t>ortality</w:t>
      </w:r>
      <w:r w:rsidR="007E0D6F" w:rsidRPr="00C8286C">
        <w:rPr>
          <w:rFonts w:ascii="Palatino Linotype" w:hAnsi="Palatino Linotype"/>
          <w:b/>
          <w:bCs/>
          <w:sz w:val="22"/>
          <w:szCs w:val="22"/>
        </w:rPr>
        <w:t xml:space="preserve"> </w:t>
      </w:r>
    </w:p>
    <w:p w14:paraId="6958CC59" w14:textId="1232057A" w:rsidR="00DD5A72" w:rsidRPr="00C8286C" w:rsidRDefault="00085786" w:rsidP="00C334BD">
      <w:pPr>
        <w:rPr>
          <w:rFonts w:ascii="Palatino Linotype" w:hAnsi="Palatino Linotype"/>
          <w:sz w:val="22"/>
          <w:szCs w:val="22"/>
        </w:rPr>
      </w:pPr>
      <w:r w:rsidRPr="00C8286C">
        <w:rPr>
          <w:rFonts w:ascii="Palatino Linotype" w:hAnsi="Palatino Linotype"/>
          <w:b/>
          <w:bCs/>
          <w:sz w:val="22"/>
          <w:szCs w:val="22"/>
        </w:rPr>
        <w:t xml:space="preserve">Figure </w:t>
      </w:r>
      <w:r w:rsidR="00596CC7" w:rsidRPr="00C8286C">
        <w:rPr>
          <w:rFonts w:ascii="Palatino Linotype" w:hAnsi="Palatino Linotype"/>
          <w:b/>
          <w:bCs/>
          <w:sz w:val="22"/>
          <w:szCs w:val="22"/>
        </w:rPr>
        <w:t>3</w:t>
      </w:r>
      <w:r w:rsidR="00596CC7" w:rsidRPr="00C8286C">
        <w:rPr>
          <w:rFonts w:ascii="Palatino Linotype" w:hAnsi="Palatino Linotype"/>
          <w:sz w:val="22"/>
          <w:szCs w:val="22"/>
        </w:rPr>
        <w:t xml:space="preserve"> </w:t>
      </w:r>
      <w:r w:rsidR="003C014B" w:rsidRPr="00C8286C">
        <w:rPr>
          <w:rFonts w:ascii="Palatino Linotype" w:hAnsi="Palatino Linotype"/>
          <w:sz w:val="22"/>
          <w:szCs w:val="22"/>
        </w:rPr>
        <w:t>maps the</w:t>
      </w:r>
      <w:r w:rsidR="00C150E7" w:rsidRPr="00C8286C">
        <w:rPr>
          <w:rFonts w:ascii="Palatino Linotype" w:hAnsi="Palatino Linotype"/>
          <w:sz w:val="22"/>
          <w:szCs w:val="22"/>
        </w:rPr>
        <w:t xml:space="preserve"> </w:t>
      </w:r>
      <w:r w:rsidR="00305828" w:rsidRPr="00C8286C">
        <w:rPr>
          <w:rFonts w:ascii="Palatino Linotype" w:hAnsi="Palatino Linotype"/>
          <w:sz w:val="22"/>
          <w:szCs w:val="22"/>
        </w:rPr>
        <w:t>m</w:t>
      </w:r>
      <w:r w:rsidR="00DE30E5" w:rsidRPr="00C8286C">
        <w:rPr>
          <w:rFonts w:ascii="Palatino Linotype" w:hAnsi="Palatino Linotype"/>
          <w:sz w:val="22"/>
          <w:szCs w:val="22"/>
        </w:rPr>
        <w:t>U5</w:t>
      </w:r>
      <w:r w:rsidR="00305828" w:rsidRPr="00C8286C">
        <w:rPr>
          <w:rFonts w:ascii="Palatino Linotype" w:hAnsi="Palatino Linotype"/>
          <w:sz w:val="22"/>
          <w:szCs w:val="22"/>
        </w:rPr>
        <w:t>M</w:t>
      </w:r>
      <w:r w:rsidR="0055141E" w:rsidRPr="00C8286C">
        <w:rPr>
          <w:rFonts w:ascii="Palatino Linotype" w:hAnsi="Palatino Linotype"/>
          <w:sz w:val="22"/>
          <w:szCs w:val="22"/>
        </w:rPr>
        <w:t xml:space="preserve"> for younger mothers</w:t>
      </w:r>
      <w:r w:rsidR="00C150E7" w:rsidRPr="00C8286C">
        <w:rPr>
          <w:rFonts w:ascii="Palatino Linotype" w:hAnsi="Palatino Linotype"/>
          <w:sz w:val="22"/>
          <w:szCs w:val="22"/>
        </w:rPr>
        <w:t xml:space="preserve">, summarizing </w:t>
      </w:r>
      <w:r w:rsidR="00D7757E" w:rsidRPr="00C8286C">
        <w:rPr>
          <w:rFonts w:ascii="Palatino Linotype" w:hAnsi="Palatino Linotype"/>
          <w:sz w:val="22"/>
          <w:szCs w:val="22"/>
        </w:rPr>
        <w:t xml:space="preserve">the prevalence of </w:t>
      </w:r>
      <w:r w:rsidR="00361587" w:rsidRPr="00C8286C">
        <w:rPr>
          <w:rFonts w:ascii="Palatino Linotype" w:hAnsi="Palatino Linotype"/>
          <w:sz w:val="22"/>
          <w:szCs w:val="22"/>
        </w:rPr>
        <w:t xml:space="preserve">20-44-year-old </w:t>
      </w:r>
      <w:r w:rsidR="00D7757E" w:rsidRPr="00C8286C">
        <w:rPr>
          <w:rFonts w:ascii="Palatino Linotype" w:hAnsi="Palatino Linotype"/>
          <w:sz w:val="22"/>
          <w:szCs w:val="22"/>
        </w:rPr>
        <w:t xml:space="preserve">mothers who have experienced a child </w:t>
      </w:r>
      <w:r w:rsidR="006B2C1C" w:rsidRPr="00C8286C">
        <w:rPr>
          <w:rFonts w:ascii="Palatino Linotype" w:hAnsi="Palatino Linotype"/>
          <w:sz w:val="22"/>
          <w:szCs w:val="22"/>
        </w:rPr>
        <w:t>die between birth and age five</w:t>
      </w:r>
      <w:r w:rsidR="00D7757E" w:rsidRPr="00C8286C">
        <w:rPr>
          <w:rFonts w:ascii="Palatino Linotype" w:hAnsi="Palatino Linotype"/>
          <w:sz w:val="22"/>
          <w:szCs w:val="22"/>
        </w:rPr>
        <w:t xml:space="preserve">. </w:t>
      </w:r>
      <w:r w:rsidR="001B2215" w:rsidRPr="00C8286C">
        <w:rPr>
          <w:rFonts w:ascii="Palatino Linotype" w:hAnsi="Palatino Linotype"/>
          <w:sz w:val="22"/>
          <w:szCs w:val="22"/>
        </w:rPr>
        <w:t xml:space="preserve">The list </w:t>
      </w:r>
      <w:r w:rsidR="00D14DB9" w:rsidRPr="00C8286C">
        <w:rPr>
          <w:rFonts w:ascii="Palatino Linotype" w:hAnsi="Palatino Linotype"/>
          <w:sz w:val="22"/>
          <w:szCs w:val="22"/>
        </w:rPr>
        <w:t xml:space="preserve">of </w:t>
      </w:r>
      <w:r w:rsidR="001B2215" w:rsidRPr="00C8286C">
        <w:rPr>
          <w:rFonts w:ascii="Palatino Linotype" w:hAnsi="Palatino Linotype"/>
          <w:sz w:val="22"/>
          <w:szCs w:val="22"/>
        </w:rPr>
        <w:t>low</w:t>
      </w:r>
      <w:r w:rsidR="00361587" w:rsidRPr="00C8286C">
        <w:rPr>
          <w:rFonts w:ascii="Palatino Linotype" w:hAnsi="Palatino Linotype"/>
          <w:sz w:val="22"/>
          <w:szCs w:val="22"/>
        </w:rPr>
        <w:t xml:space="preserve"> mU5M</w:t>
      </w:r>
      <w:r w:rsidR="001B2215" w:rsidRPr="00C8286C">
        <w:rPr>
          <w:rFonts w:ascii="Palatino Linotype" w:hAnsi="Palatino Linotype"/>
          <w:sz w:val="22"/>
          <w:szCs w:val="22"/>
        </w:rPr>
        <w:t xml:space="preserve"> countries</w:t>
      </w:r>
      <w:r w:rsidR="0055141E" w:rsidRPr="00C8286C">
        <w:rPr>
          <w:rFonts w:ascii="Palatino Linotype" w:hAnsi="Palatino Linotype"/>
          <w:sz w:val="22"/>
          <w:szCs w:val="22"/>
        </w:rPr>
        <w:t xml:space="preserve"> and territories</w:t>
      </w:r>
      <w:r w:rsidR="001B2215" w:rsidRPr="00C8286C">
        <w:rPr>
          <w:rFonts w:ascii="Palatino Linotype" w:hAnsi="Palatino Linotype"/>
          <w:sz w:val="22"/>
          <w:szCs w:val="22"/>
        </w:rPr>
        <w:t xml:space="preserve"> </w:t>
      </w:r>
      <w:r w:rsidR="006E4B15" w:rsidRPr="00C8286C">
        <w:rPr>
          <w:rFonts w:ascii="Palatino Linotype" w:hAnsi="Palatino Linotype"/>
          <w:sz w:val="22"/>
          <w:szCs w:val="22"/>
        </w:rPr>
        <w:t xml:space="preserve">closely mirrors </w:t>
      </w:r>
      <w:r w:rsidR="00467A36" w:rsidRPr="00C8286C">
        <w:rPr>
          <w:rFonts w:ascii="Palatino Linotype" w:hAnsi="Palatino Linotype"/>
          <w:sz w:val="22"/>
          <w:szCs w:val="22"/>
        </w:rPr>
        <w:t>the</w:t>
      </w:r>
      <w:r w:rsidR="006E4B15" w:rsidRPr="00C8286C">
        <w:rPr>
          <w:rFonts w:ascii="Palatino Linotype" w:hAnsi="Palatino Linotype"/>
          <w:sz w:val="22"/>
          <w:szCs w:val="22"/>
        </w:rPr>
        <w:t xml:space="preserve"> </w:t>
      </w:r>
      <w:r w:rsidR="00361587" w:rsidRPr="00C8286C">
        <w:rPr>
          <w:rFonts w:ascii="Palatino Linotype" w:hAnsi="Palatino Linotype"/>
          <w:sz w:val="22"/>
          <w:szCs w:val="22"/>
        </w:rPr>
        <w:t>mIM</w:t>
      </w:r>
      <w:r w:rsidR="006E4B15" w:rsidRPr="00C8286C">
        <w:rPr>
          <w:rFonts w:ascii="Palatino Linotype" w:hAnsi="Palatino Linotype"/>
          <w:sz w:val="22"/>
          <w:szCs w:val="22"/>
        </w:rPr>
        <w:t xml:space="preserve"> estimates</w:t>
      </w:r>
      <w:r w:rsidR="00361587" w:rsidRPr="00C8286C">
        <w:rPr>
          <w:rFonts w:ascii="Palatino Linotype" w:hAnsi="Palatino Linotype"/>
          <w:sz w:val="22"/>
          <w:szCs w:val="22"/>
        </w:rPr>
        <w:t xml:space="preserve">: </w:t>
      </w:r>
      <w:r w:rsidR="001B2215" w:rsidRPr="00C8286C">
        <w:rPr>
          <w:rFonts w:ascii="Palatino Linotype" w:hAnsi="Palatino Linotype"/>
          <w:sz w:val="22"/>
          <w:szCs w:val="22"/>
        </w:rPr>
        <w:t xml:space="preserve">in Hong Kong, </w:t>
      </w:r>
      <w:r w:rsidR="00D14DB9" w:rsidRPr="00C8286C">
        <w:rPr>
          <w:rFonts w:ascii="Palatino Linotype" w:hAnsi="Palatino Linotype"/>
          <w:sz w:val="22"/>
          <w:szCs w:val="22"/>
        </w:rPr>
        <w:t xml:space="preserve">Finland, Iceland, Japan, </w:t>
      </w:r>
      <w:r w:rsidR="001B2215" w:rsidRPr="00C8286C">
        <w:rPr>
          <w:rFonts w:ascii="Palatino Linotype" w:hAnsi="Palatino Linotype"/>
          <w:sz w:val="22"/>
          <w:szCs w:val="22"/>
        </w:rPr>
        <w:t xml:space="preserve">Singapore, </w:t>
      </w:r>
      <w:r w:rsidR="00D14DB9" w:rsidRPr="00C8286C">
        <w:rPr>
          <w:rFonts w:ascii="Palatino Linotype" w:hAnsi="Palatino Linotype"/>
          <w:sz w:val="22"/>
          <w:szCs w:val="22"/>
        </w:rPr>
        <w:t xml:space="preserve">Slovenia, Spain, and </w:t>
      </w:r>
      <w:r w:rsidR="001B2215" w:rsidRPr="00C8286C">
        <w:rPr>
          <w:rFonts w:ascii="Palatino Linotype" w:hAnsi="Palatino Linotype"/>
          <w:sz w:val="22"/>
          <w:szCs w:val="22"/>
        </w:rPr>
        <w:t xml:space="preserve">Sweden, </w:t>
      </w:r>
      <w:r w:rsidR="000C55D6" w:rsidRPr="00C8286C">
        <w:rPr>
          <w:rFonts w:ascii="Palatino Linotype" w:hAnsi="Palatino Linotype"/>
          <w:sz w:val="22"/>
          <w:szCs w:val="22"/>
        </w:rPr>
        <w:t xml:space="preserve">fewer than </w:t>
      </w:r>
      <w:r w:rsidR="004D032E" w:rsidRPr="00C8286C">
        <w:rPr>
          <w:rFonts w:ascii="Palatino Linotype" w:hAnsi="Palatino Linotype"/>
          <w:sz w:val="22"/>
          <w:szCs w:val="22"/>
        </w:rPr>
        <w:t xml:space="preserve">5 </w:t>
      </w:r>
      <w:r w:rsidR="000C55D6" w:rsidRPr="00C8286C">
        <w:rPr>
          <w:rFonts w:ascii="Palatino Linotype" w:hAnsi="Palatino Linotype"/>
          <w:sz w:val="22"/>
          <w:szCs w:val="22"/>
        </w:rPr>
        <w:t xml:space="preserve">per 1000 young mothers </w:t>
      </w:r>
      <w:r w:rsidR="00AB0566" w:rsidRPr="00C8286C">
        <w:rPr>
          <w:rFonts w:ascii="Palatino Linotype" w:hAnsi="Palatino Linotype"/>
          <w:sz w:val="22"/>
          <w:szCs w:val="22"/>
        </w:rPr>
        <w:t xml:space="preserve">have </w:t>
      </w:r>
      <w:r w:rsidR="000C55D6" w:rsidRPr="00C8286C">
        <w:rPr>
          <w:rFonts w:ascii="Palatino Linotype" w:hAnsi="Palatino Linotype"/>
          <w:sz w:val="22"/>
          <w:szCs w:val="22"/>
        </w:rPr>
        <w:t>experienced a child die before age five.</w:t>
      </w:r>
      <w:r w:rsidR="004D032E" w:rsidRPr="00C8286C">
        <w:rPr>
          <w:rFonts w:ascii="Palatino Linotype" w:hAnsi="Palatino Linotype"/>
          <w:sz w:val="22"/>
          <w:szCs w:val="22"/>
        </w:rPr>
        <w:t xml:space="preserve"> </w:t>
      </w:r>
      <w:r w:rsidR="000C55D6" w:rsidRPr="00C8286C">
        <w:rPr>
          <w:rFonts w:ascii="Palatino Linotype" w:hAnsi="Palatino Linotype"/>
          <w:sz w:val="22"/>
          <w:szCs w:val="22"/>
        </w:rPr>
        <w:t xml:space="preserve">In </w:t>
      </w:r>
      <w:r w:rsidR="00AB0566" w:rsidRPr="00C8286C">
        <w:rPr>
          <w:rFonts w:ascii="Palatino Linotype" w:hAnsi="Palatino Linotype"/>
          <w:sz w:val="22"/>
          <w:szCs w:val="22"/>
        </w:rPr>
        <w:t xml:space="preserve">more than a dozen </w:t>
      </w:r>
      <w:r w:rsidR="000C55D6" w:rsidRPr="00C8286C">
        <w:rPr>
          <w:rFonts w:ascii="Palatino Linotype" w:hAnsi="Palatino Linotype"/>
          <w:sz w:val="22"/>
          <w:szCs w:val="22"/>
        </w:rPr>
        <w:t xml:space="preserve">countries across the Middle East and West and Central Africa, </w:t>
      </w:r>
      <w:r w:rsidR="004F15EC" w:rsidRPr="00C8286C">
        <w:rPr>
          <w:rFonts w:ascii="Palatino Linotype" w:hAnsi="Palatino Linotype"/>
          <w:sz w:val="22"/>
          <w:szCs w:val="22"/>
        </w:rPr>
        <w:t xml:space="preserve">however, </w:t>
      </w:r>
      <w:r w:rsidR="000C55D6" w:rsidRPr="00C8286C">
        <w:rPr>
          <w:rFonts w:ascii="Palatino Linotype" w:hAnsi="Palatino Linotype"/>
          <w:sz w:val="22"/>
          <w:szCs w:val="22"/>
        </w:rPr>
        <w:t>more than 300 per 1000 mothers ha</w:t>
      </w:r>
      <w:r w:rsidR="009255A9" w:rsidRPr="00C8286C">
        <w:rPr>
          <w:rFonts w:ascii="Palatino Linotype" w:hAnsi="Palatino Linotype"/>
          <w:sz w:val="22"/>
          <w:szCs w:val="22"/>
        </w:rPr>
        <w:t>ve</w:t>
      </w:r>
      <w:r w:rsidR="000C55D6" w:rsidRPr="00C8286C">
        <w:rPr>
          <w:rFonts w:ascii="Palatino Linotype" w:hAnsi="Palatino Linotype"/>
          <w:sz w:val="22"/>
          <w:szCs w:val="22"/>
        </w:rPr>
        <w:t xml:space="preserve"> lost a child</w:t>
      </w:r>
      <w:r w:rsidR="00AB0566" w:rsidRPr="00C8286C">
        <w:rPr>
          <w:rFonts w:ascii="Palatino Linotype" w:hAnsi="Palatino Linotype"/>
          <w:sz w:val="22"/>
          <w:szCs w:val="22"/>
        </w:rPr>
        <w:t xml:space="preserve"> (</w:t>
      </w:r>
      <w:r w:rsidR="00D81742" w:rsidRPr="00C8286C">
        <w:rPr>
          <w:rFonts w:ascii="Palatino Linotype" w:hAnsi="Palatino Linotype"/>
          <w:sz w:val="22"/>
          <w:szCs w:val="22"/>
        </w:rPr>
        <w:t xml:space="preserve">Afghanistan, </w:t>
      </w:r>
      <w:r w:rsidR="00302C65" w:rsidRPr="00C8286C">
        <w:rPr>
          <w:rFonts w:ascii="Palatino Linotype" w:hAnsi="Palatino Linotype"/>
          <w:sz w:val="22"/>
          <w:szCs w:val="22"/>
        </w:rPr>
        <w:t xml:space="preserve">Burkina Faso, </w:t>
      </w:r>
      <w:r w:rsidR="00AB0566" w:rsidRPr="00C8286C">
        <w:rPr>
          <w:rFonts w:ascii="Palatino Linotype" w:hAnsi="Palatino Linotype"/>
          <w:sz w:val="22"/>
          <w:szCs w:val="22"/>
        </w:rPr>
        <w:t xml:space="preserve">Cameroon, </w:t>
      </w:r>
      <w:r w:rsidR="00302C65" w:rsidRPr="00C8286C">
        <w:rPr>
          <w:rFonts w:ascii="Palatino Linotype" w:hAnsi="Palatino Linotype"/>
          <w:sz w:val="22"/>
          <w:szCs w:val="22"/>
        </w:rPr>
        <w:t xml:space="preserve">Central African Republic, Chad, Equatorial Guinea, Guinea, </w:t>
      </w:r>
      <w:r w:rsidR="00AB0566" w:rsidRPr="00C8286C">
        <w:rPr>
          <w:rFonts w:ascii="Palatino Linotype" w:hAnsi="Palatino Linotype"/>
          <w:sz w:val="22"/>
          <w:szCs w:val="22"/>
        </w:rPr>
        <w:t xml:space="preserve">Guinea-Bissau, Liberia, </w:t>
      </w:r>
      <w:r w:rsidR="00302C65" w:rsidRPr="00C8286C">
        <w:rPr>
          <w:rFonts w:ascii="Palatino Linotype" w:hAnsi="Palatino Linotype"/>
          <w:sz w:val="22"/>
          <w:szCs w:val="22"/>
        </w:rPr>
        <w:t xml:space="preserve">Niger, </w:t>
      </w:r>
      <w:r w:rsidR="00AB0566" w:rsidRPr="00C8286C">
        <w:rPr>
          <w:rFonts w:ascii="Palatino Linotype" w:hAnsi="Palatino Linotype"/>
          <w:sz w:val="22"/>
          <w:szCs w:val="22"/>
        </w:rPr>
        <w:t xml:space="preserve">Nigeria, </w:t>
      </w:r>
      <w:r w:rsidR="00302C65" w:rsidRPr="00C8286C">
        <w:rPr>
          <w:rFonts w:ascii="Palatino Linotype" w:hAnsi="Palatino Linotype"/>
          <w:sz w:val="22"/>
          <w:szCs w:val="22"/>
        </w:rPr>
        <w:t xml:space="preserve">Sierra Leone, Somalia, </w:t>
      </w:r>
      <w:r w:rsidR="00D81742" w:rsidRPr="00C8286C">
        <w:rPr>
          <w:rFonts w:ascii="Palatino Linotype" w:hAnsi="Palatino Linotype"/>
          <w:sz w:val="22"/>
          <w:szCs w:val="22"/>
        </w:rPr>
        <w:t xml:space="preserve">and </w:t>
      </w:r>
      <w:r w:rsidR="00302C65" w:rsidRPr="00C8286C">
        <w:rPr>
          <w:rFonts w:ascii="Palatino Linotype" w:hAnsi="Palatino Linotype"/>
          <w:sz w:val="22"/>
          <w:szCs w:val="22"/>
        </w:rPr>
        <w:t xml:space="preserve">South Sudan; see </w:t>
      </w:r>
      <w:r w:rsidR="00E64E49" w:rsidRPr="00C8286C">
        <w:rPr>
          <w:rFonts w:ascii="Palatino Linotype" w:hAnsi="Palatino Linotype"/>
          <w:b/>
          <w:bCs/>
          <w:sz w:val="22"/>
          <w:szCs w:val="22"/>
        </w:rPr>
        <w:t>t</w:t>
      </w:r>
      <w:r w:rsidR="00990E7F" w:rsidRPr="00C8286C">
        <w:rPr>
          <w:rFonts w:ascii="Palatino Linotype" w:hAnsi="Palatino Linotype"/>
          <w:b/>
          <w:bCs/>
          <w:sz w:val="22"/>
          <w:szCs w:val="22"/>
        </w:rPr>
        <w:t>able</w:t>
      </w:r>
      <w:r w:rsidR="00F35274" w:rsidRPr="00C8286C">
        <w:rPr>
          <w:rFonts w:ascii="Palatino Linotype" w:hAnsi="Palatino Linotype"/>
          <w:b/>
          <w:bCs/>
          <w:sz w:val="22"/>
          <w:szCs w:val="22"/>
        </w:rPr>
        <w:t xml:space="preserve"> S1</w:t>
      </w:r>
      <w:r w:rsidR="00AB0566" w:rsidRPr="00C8286C">
        <w:rPr>
          <w:rFonts w:ascii="Palatino Linotype" w:hAnsi="Palatino Linotype"/>
          <w:sz w:val="22"/>
          <w:szCs w:val="22"/>
        </w:rPr>
        <w:t>)</w:t>
      </w:r>
      <w:r w:rsidR="00737092" w:rsidRPr="00C8286C">
        <w:rPr>
          <w:rFonts w:ascii="Palatino Linotype" w:hAnsi="Palatino Linotype"/>
          <w:sz w:val="22"/>
          <w:szCs w:val="22"/>
        </w:rPr>
        <w:t>.</w:t>
      </w:r>
      <w:r w:rsidR="000C55D6" w:rsidRPr="00C8286C">
        <w:rPr>
          <w:rFonts w:ascii="Palatino Linotype" w:hAnsi="Palatino Linotype"/>
          <w:sz w:val="22"/>
          <w:szCs w:val="22"/>
        </w:rPr>
        <w:t xml:space="preserve"> </w:t>
      </w:r>
      <w:r w:rsidR="0055141E" w:rsidRPr="00C8286C">
        <w:rPr>
          <w:rFonts w:ascii="Palatino Linotype" w:hAnsi="Palatino Linotype"/>
          <w:sz w:val="22"/>
          <w:szCs w:val="22"/>
        </w:rPr>
        <w:t>Globally</w:t>
      </w:r>
      <w:r w:rsidR="001B2215" w:rsidRPr="00C8286C">
        <w:rPr>
          <w:rFonts w:ascii="Palatino Linotype" w:hAnsi="Palatino Linotype"/>
          <w:sz w:val="22"/>
          <w:szCs w:val="22"/>
        </w:rPr>
        <w:t xml:space="preserve">, the </w:t>
      </w:r>
      <w:r w:rsidR="00BA01A6" w:rsidRPr="00C8286C">
        <w:rPr>
          <w:rFonts w:ascii="Palatino Linotype" w:hAnsi="Palatino Linotype"/>
          <w:sz w:val="22"/>
          <w:szCs w:val="22"/>
        </w:rPr>
        <w:t xml:space="preserve">mU5M </w:t>
      </w:r>
      <w:r w:rsidR="0055141E" w:rsidRPr="00C8286C">
        <w:rPr>
          <w:rFonts w:ascii="Palatino Linotype" w:hAnsi="Palatino Linotype"/>
          <w:sz w:val="22"/>
          <w:szCs w:val="22"/>
        </w:rPr>
        <w:t>for</w:t>
      </w:r>
      <w:r w:rsidR="006E4B15" w:rsidRPr="00C8286C">
        <w:rPr>
          <w:rFonts w:ascii="Palatino Linotype" w:hAnsi="Palatino Linotype"/>
          <w:sz w:val="22"/>
          <w:szCs w:val="22"/>
        </w:rPr>
        <w:t xml:space="preserve"> 20-44-year-old</w:t>
      </w:r>
      <w:r w:rsidR="0055141E" w:rsidRPr="00C8286C">
        <w:rPr>
          <w:rFonts w:ascii="Palatino Linotype" w:hAnsi="Palatino Linotype"/>
          <w:sz w:val="22"/>
          <w:szCs w:val="22"/>
        </w:rPr>
        <w:t xml:space="preserve"> mothers </w:t>
      </w:r>
      <w:r w:rsidR="00BA01A6" w:rsidRPr="00C8286C">
        <w:rPr>
          <w:rFonts w:ascii="Palatino Linotype" w:hAnsi="Palatino Linotype"/>
          <w:sz w:val="22"/>
          <w:szCs w:val="22"/>
        </w:rPr>
        <w:t>range</w:t>
      </w:r>
      <w:r w:rsidR="002D061A" w:rsidRPr="00C8286C">
        <w:rPr>
          <w:rFonts w:ascii="Palatino Linotype" w:hAnsi="Palatino Linotype"/>
          <w:sz w:val="22"/>
          <w:szCs w:val="22"/>
        </w:rPr>
        <w:t>s</w:t>
      </w:r>
      <w:r w:rsidR="00BA01A6" w:rsidRPr="00C8286C">
        <w:rPr>
          <w:rFonts w:ascii="Palatino Linotype" w:hAnsi="Palatino Linotype"/>
          <w:sz w:val="22"/>
          <w:szCs w:val="22"/>
        </w:rPr>
        <w:t xml:space="preserve"> from 3.2 per 1000 mothers </w:t>
      </w:r>
      <w:r w:rsidR="008F2A97" w:rsidRPr="00C8286C">
        <w:rPr>
          <w:rFonts w:ascii="Palatino Linotype" w:hAnsi="Palatino Linotype"/>
          <w:sz w:val="22"/>
          <w:szCs w:val="22"/>
        </w:rPr>
        <w:t xml:space="preserve">in </w:t>
      </w:r>
      <w:r w:rsidR="00BA01A6" w:rsidRPr="00C8286C">
        <w:rPr>
          <w:rFonts w:ascii="Palatino Linotype" w:hAnsi="Palatino Linotype"/>
          <w:sz w:val="22"/>
          <w:szCs w:val="22"/>
        </w:rPr>
        <w:t>Hong Kong to 437</w:t>
      </w:r>
      <w:r w:rsidR="004F15EC" w:rsidRPr="00C8286C">
        <w:rPr>
          <w:rFonts w:ascii="Palatino Linotype" w:hAnsi="Palatino Linotype"/>
          <w:sz w:val="22"/>
          <w:szCs w:val="22"/>
        </w:rPr>
        <w:t>.2</w:t>
      </w:r>
      <w:r w:rsidR="00BA01A6" w:rsidRPr="00C8286C">
        <w:rPr>
          <w:rFonts w:ascii="Palatino Linotype" w:hAnsi="Palatino Linotype"/>
          <w:sz w:val="22"/>
          <w:szCs w:val="22"/>
        </w:rPr>
        <w:t xml:space="preserve"> per 1000 </w:t>
      </w:r>
      <w:r w:rsidR="008F2A97" w:rsidRPr="00C8286C">
        <w:rPr>
          <w:rFonts w:ascii="Palatino Linotype" w:hAnsi="Palatino Linotype"/>
          <w:sz w:val="22"/>
          <w:szCs w:val="22"/>
        </w:rPr>
        <w:t xml:space="preserve">in </w:t>
      </w:r>
      <w:r w:rsidR="00BA01A6" w:rsidRPr="00C8286C">
        <w:rPr>
          <w:rFonts w:ascii="Palatino Linotype" w:hAnsi="Palatino Linotype"/>
          <w:sz w:val="22"/>
          <w:szCs w:val="22"/>
        </w:rPr>
        <w:t xml:space="preserve">Niger. </w:t>
      </w:r>
      <w:r w:rsidR="00EB493D" w:rsidRPr="00C8286C">
        <w:rPr>
          <w:rFonts w:ascii="Palatino Linotype" w:hAnsi="Palatino Linotype"/>
          <w:sz w:val="22"/>
          <w:szCs w:val="22"/>
        </w:rPr>
        <w:t>As with the mIM, the inequality in mothers’ experiences of under-five mortality far exceeds both current and historical differences in under-five mortality rates</w:t>
      </w:r>
      <w:r w:rsidR="0055141E" w:rsidRPr="00C8286C">
        <w:rPr>
          <w:rFonts w:ascii="Palatino Linotype" w:hAnsi="Palatino Linotype"/>
          <w:sz w:val="22"/>
          <w:szCs w:val="22"/>
        </w:rPr>
        <w:t>:</w:t>
      </w:r>
      <w:r w:rsidR="00EB493D" w:rsidRPr="00C8286C">
        <w:rPr>
          <w:rFonts w:ascii="Palatino Linotype" w:hAnsi="Palatino Linotype"/>
          <w:sz w:val="22"/>
          <w:szCs w:val="22"/>
        </w:rPr>
        <w:t xml:space="preserve"> </w:t>
      </w:r>
      <w:r w:rsidR="00FD053A" w:rsidRPr="00C8286C">
        <w:rPr>
          <w:rFonts w:ascii="Palatino Linotype" w:hAnsi="Palatino Linotype"/>
          <w:sz w:val="22"/>
          <w:szCs w:val="22"/>
        </w:rPr>
        <w:t>mothers i</w:t>
      </w:r>
      <w:r w:rsidR="00BA01A6" w:rsidRPr="00C8286C">
        <w:rPr>
          <w:rFonts w:ascii="Palatino Linotype" w:hAnsi="Palatino Linotype"/>
          <w:sz w:val="22"/>
          <w:szCs w:val="22"/>
        </w:rPr>
        <w:t xml:space="preserve">n Niger </w:t>
      </w:r>
      <w:r w:rsidR="00FD053A" w:rsidRPr="00C8286C">
        <w:rPr>
          <w:rFonts w:ascii="Palatino Linotype" w:hAnsi="Palatino Linotype"/>
          <w:sz w:val="22"/>
          <w:szCs w:val="22"/>
        </w:rPr>
        <w:t>are</w:t>
      </w:r>
      <w:r w:rsidR="00BA01A6" w:rsidRPr="00C8286C">
        <w:rPr>
          <w:rFonts w:ascii="Palatino Linotype" w:hAnsi="Palatino Linotype"/>
          <w:sz w:val="22"/>
          <w:szCs w:val="22"/>
        </w:rPr>
        <w:t xml:space="preserve"> 13</w:t>
      </w:r>
      <w:r w:rsidR="004F15EC" w:rsidRPr="00C8286C">
        <w:rPr>
          <w:rFonts w:ascii="Palatino Linotype" w:hAnsi="Palatino Linotype"/>
          <w:sz w:val="22"/>
          <w:szCs w:val="22"/>
        </w:rPr>
        <w:t>7</w:t>
      </w:r>
      <w:r w:rsidR="00BA01A6" w:rsidRPr="00C8286C">
        <w:rPr>
          <w:rFonts w:ascii="Palatino Linotype" w:hAnsi="Palatino Linotype"/>
          <w:sz w:val="22"/>
          <w:szCs w:val="22"/>
        </w:rPr>
        <w:t xml:space="preserve"> times </w:t>
      </w:r>
      <w:r w:rsidR="00FD053A" w:rsidRPr="00C8286C">
        <w:rPr>
          <w:rFonts w:ascii="Palatino Linotype" w:hAnsi="Palatino Linotype"/>
          <w:sz w:val="22"/>
          <w:szCs w:val="22"/>
        </w:rPr>
        <w:t xml:space="preserve">more likely to have endured a child’s death than </w:t>
      </w:r>
      <w:r w:rsidR="00FD053A" w:rsidRPr="00C8286C">
        <w:rPr>
          <w:rFonts w:ascii="Palatino Linotype" w:hAnsi="Palatino Linotype"/>
          <w:sz w:val="22"/>
          <w:szCs w:val="22"/>
        </w:rPr>
        <w:lastRenderedPageBreak/>
        <w:t>mothers in</w:t>
      </w:r>
      <w:r w:rsidR="00BA01A6" w:rsidRPr="00C8286C">
        <w:rPr>
          <w:rFonts w:ascii="Palatino Linotype" w:hAnsi="Palatino Linotype"/>
          <w:sz w:val="22"/>
          <w:szCs w:val="22"/>
        </w:rPr>
        <w:t xml:space="preserve"> Hong Kong, </w:t>
      </w:r>
      <w:r w:rsidR="008F2A97" w:rsidRPr="00C8286C">
        <w:rPr>
          <w:rFonts w:ascii="Palatino Linotype" w:hAnsi="Palatino Linotype"/>
          <w:sz w:val="22"/>
          <w:szCs w:val="22"/>
        </w:rPr>
        <w:t xml:space="preserve">though </w:t>
      </w:r>
      <w:r w:rsidR="00BA01A6" w:rsidRPr="00C8286C">
        <w:rPr>
          <w:rFonts w:ascii="Palatino Linotype" w:hAnsi="Palatino Linotype"/>
          <w:sz w:val="22"/>
          <w:szCs w:val="22"/>
        </w:rPr>
        <w:t>the under-five mortality rate in the former is only 4</w:t>
      </w:r>
      <w:r w:rsidR="004267ED" w:rsidRPr="00C8286C">
        <w:rPr>
          <w:rFonts w:ascii="Palatino Linotype" w:hAnsi="Palatino Linotype"/>
          <w:sz w:val="22"/>
          <w:szCs w:val="22"/>
        </w:rPr>
        <w:t>3</w:t>
      </w:r>
      <w:r w:rsidR="00BA01A6" w:rsidRPr="00C8286C">
        <w:rPr>
          <w:rFonts w:ascii="Palatino Linotype" w:hAnsi="Palatino Linotype"/>
          <w:sz w:val="22"/>
          <w:szCs w:val="22"/>
        </w:rPr>
        <w:t xml:space="preserve"> times higher than the latter (2 </w:t>
      </w:r>
      <w:r w:rsidR="004267ED" w:rsidRPr="00C8286C">
        <w:rPr>
          <w:rFonts w:ascii="Palatino Linotype" w:hAnsi="Palatino Linotype"/>
          <w:sz w:val="22"/>
          <w:szCs w:val="22"/>
        </w:rPr>
        <w:t xml:space="preserve">under-five </w:t>
      </w:r>
      <w:r w:rsidR="00BA01A6" w:rsidRPr="00C8286C">
        <w:rPr>
          <w:rFonts w:ascii="Palatino Linotype" w:hAnsi="Palatino Linotype"/>
          <w:sz w:val="22"/>
          <w:szCs w:val="22"/>
        </w:rPr>
        <w:t xml:space="preserve">deaths per 1000 in Hong Kong versus </w:t>
      </w:r>
      <w:r w:rsidR="004267ED" w:rsidRPr="00C8286C">
        <w:rPr>
          <w:rFonts w:ascii="Palatino Linotype" w:hAnsi="Palatino Linotype"/>
          <w:sz w:val="22"/>
          <w:szCs w:val="22"/>
        </w:rPr>
        <w:t>85</w:t>
      </w:r>
      <w:r w:rsidR="00BA01A6" w:rsidRPr="00C8286C">
        <w:rPr>
          <w:rFonts w:ascii="Palatino Linotype" w:hAnsi="Palatino Linotype"/>
          <w:sz w:val="22"/>
          <w:szCs w:val="22"/>
        </w:rPr>
        <w:t xml:space="preserve"> per 1000 in Niger). </w:t>
      </w:r>
      <w:r w:rsidR="009255A9" w:rsidRPr="00C8286C">
        <w:rPr>
          <w:rFonts w:ascii="Palatino Linotype" w:hAnsi="Palatino Linotype"/>
          <w:sz w:val="22"/>
          <w:szCs w:val="22"/>
        </w:rPr>
        <w:tab/>
      </w:r>
    </w:p>
    <w:p w14:paraId="4B40539B" w14:textId="4C4B230C" w:rsidR="000E5217" w:rsidRPr="00C8286C" w:rsidRDefault="00085786" w:rsidP="00C334BD">
      <w:pPr>
        <w:ind w:firstLine="720"/>
        <w:rPr>
          <w:rFonts w:ascii="Palatino Linotype" w:hAnsi="Palatino Linotype"/>
          <w:sz w:val="22"/>
          <w:szCs w:val="22"/>
        </w:rPr>
      </w:pPr>
      <w:r w:rsidRPr="00C8286C">
        <w:rPr>
          <w:rFonts w:ascii="Palatino Linotype" w:hAnsi="Palatino Linotype"/>
          <w:b/>
          <w:bCs/>
          <w:sz w:val="22"/>
          <w:szCs w:val="22"/>
        </w:rPr>
        <w:t xml:space="preserve">Figure </w:t>
      </w:r>
      <w:r w:rsidR="00596CC7" w:rsidRPr="00C8286C">
        <w:rPr>
          <w:rFonts w:ascii="Palatino Linotype" w:hAnsi="Palatino Linotype"/>
          <w:b/>
          <w:bCs/>
          <w:sz w:val="22"/>
          <w:szCs w:val="22"/>
        </w:rPr>
        <w:t>4</w:t>
      </w:r>
      <w:r w:rsidR="00596CC7" w:rsidRPr="00C8286C">
        <w:rPr>
          <w:rFonts w:ascii="Palatino Linotype" w:hAnsi="Palatino Linotype"/>
          <w:sz w:val="22"/>
          <w:szCs w:val="22"/>
        </w:rPr>
        <w:t xml:space="preserve"> </w:t>
      </w:r>
      <w:r w:rsidR="0065260A" w:rsidRPr="00C8286C">
        <w:rPr>
          <w:rFonts w:ascii="Palatino Linotype" w:hAnsi="Palatino Linotype"/>
          <w:sz w:val="22"/>
          <w:szCs w:val="22"/>
        </w:rPr>
        <w:t>reinforces th</w:t>
      </w:r>
      <w:r w:rsidR="00467A36" w:rsidRPr="00C8286C">
        <w:rPr>
          <w:rFonts w:ascii="Palatino Linotype" w:hAnsi="Palatino Linotype"/>
          <w:sz w:val="22"/>
          <w:szCs w:val="22"/>
        </w:rPr>
        <w:t>e insights derived</w:t>
      </w:r>
      <w:r w:rsidR="0065260A" w:rsidRPr="00C8286C">
        <w:rPr>
          <w:rFonts w:ascii="Palatino Linotype" w:hAnsi="Palatino Linotype"/>
          <w:sz w:val="22"/>
          <w:szCs w:val="22"/>
        </w:rPr>
        <w:t xml:space="preserve"> by the </w:t>
      </w:r>
      <w:r w:rsidR="007E0D6F" w:rsidRPr="00C8286C">
        <w:rPr>
          <w:rFonts w:ascii="Palatino Linotype" w:hAnsi="Palatino Linotype"/>
          <w:sz w:val="22"/>
          <w:szCs w:val="22"/>
        </w:rPr>
        <w:t xml:space="preserve">previous three metrics: </w:t>
      </w:r>
      <w:r w:rsidR="008F2A97" w:rsidRPr="00C8286C">
        <w:rPr>
          <w:rFonts w:ascii="Palatino Linotype" w:hAnsi="Palatino Linotype"/>
          <w:sz w:val="22"/>
          <w:szCs w:val="22"/>
        </w:rPr>
        <w:t>in very-low</w:t>
      </w:r>
      <w:r w:rsidR="00FB1D52" w:rsidRPr="00C8286C">
        <w:rPr>
          <w:rFonts w:ascii="Palatino Linotype" w:hAnsi="Palatino Linotype"/>
          <w:sz w:val="22"/>
          <w:szCs w:val="22"/>
        </w:rPr>
        <w:t>-</w:t>
      </w:r>
      <w:r w:rsidR="004267ED" w:rsidRPr="00C8286C">
        <w:rPr>
          <w:rFonts w:ascii="Palatino Linotype" w:hAnsi="Palatino Linotype"/>
          <w:sz w:val="22"/>
          <w:szCs w:val="22"/>
        </w:rPr>
        <w:t xml:space="preserve">mortality-burden </w:t>
      </w:r>
      <w:r w:rsidR="008F2A97" w:rsidRPr="00C8286C">
        <w:rPr>
          <w:rFonts w:ascii="Palatino Linotype" w:hAnsi="Palatino Linotype"/>
          <w:sz w:val="22"/>
          <w:szCs w:val="22"/>
        </w:rPr>
        <w:t>countries</w:t>
      </w:r>
      <w:r w:rsidR="001952D2" w:rsidRPr="00C8286C">
        <w:rPr>
          <w:rFonts w:ascii="Palatino Linotype" w:hAnsi="Palatino Linotype"/>
          <w:sz w:val="22"/>
          <w:szCs w:val="22"/>
        </w:rPr>
        <w:t xml:space="preserve">, fewer than </w:t>
      </w:r>
      <w:r w:rsidR="00AB53CE" w:rsidRPr="00C8286C">
        <w:rPr>
          <w:rFonts w:ascii="Palatino Linotype" w:hAnsi="Palatino Linotype"/>
          <w:sz w:val="22"/>
          <w:szCs w:val="22"/>
        </w:rPr>
        <w:t xml:space="preserve">30 </w:t>
      </w:r>
      <w:r w:rsidR="001952D2" w:rsidRPr="00C8286C">
        <w:rPr>
          <w:rFonts w:ascii="Palatino Linotype" w:hAnsi="Palatino Linotype"/>
          <w:sz w:val="22"/>
          <w:szCs w:val="22"/>
        </w:rPr>
        <w:t xml:space="preserve">per 1000 </w:t>
      </w:r>
      <w:r w:rsidR="004267ED" w:rsidRPr="00C8286C">
        <w:rPr>
          <w:rFonts w:ascii="Palatino Linotype" w:hAnsi="Palatino Linotype"/>
          <w:sz w:val="22"/>
          <w:szCs w:val="22"/>
        </w:rPr>
        <w:t xml:space="preserve">older </w:t>
      </w:r>
      <w:r w:rsidR="001952D2" w:rsidRPr="00C8286C">
        <w:rPr>
          <w:rFonts w:ascii="Palatino Linotype" w:hAnsi="Palatino Linotype"/>
          <w:sz w:val="22"/>
          <w:szCs w:val="22"/>
        </w:rPr>
        <w:t>mothers have ever lost a</w:t>
      </w:r>
      <w:r w:rsidR="004267ED" w:rsidRPr="00C8286C">
        <w:rPr>
          <w:rFonts w:ascii="Palatino Linotype" w:hAnsi="Palatino Linotype"/>
          <w:sz w:val="22"/>
          <w:szCs w:val="22"/>
        </w:rPr>
        <w:t>n under-five child</w:t>
      </w:r>
      <w:r w:rsidR="008F2A97" w:rsidRPr="00C8286C">
        <w:rPr>
          <w:rFonts w:ascii="Palatino Linotype" w:hAnsi="Palatino Linotype"/>
          <w:sz w:val="22"/>
          <w:szCs w:val="22"/>
        </w:rPr>
        <w:t xml:space="preserve">, and in Hong Kong, </w:t>
      </w:r>
      <w:r w:rsidR="00D81742" w:rsidRPr="00C8286C">
        <w:rPr>
          <w:rFonts w:ascii="Palatino Linotype" w:hAnsi="Palatino Linotype"/>
          <w:sz w:val="22"/>
          <w:szCs w:val="22"/>
        </w:rPr>
        <w:t xml:space="preserve">Japan, and </w:t>
      </w:r>
      <w:r w:rsidR="008F2A97" w:rsidRPr="00C8286C">
        <w:rPr>
          <w:rFonts w:ascii="Palatino Linotype" w:hAnsi="Palatino Linotype"/>
          <w:sz w:val="22"/>
          <w:szCs w:val="22"/>
        </w:rPr>
        <w:t xml:space="preserve">Singapore, the </w:t>
      </w:r>
      <w:r w:rsidR="00AB53CE" w:rsidRPr="00C8286C">
        <w:rPr>
          <w:rFonts w:ascii="Palatino Linotype" w:hAnsi="Palatino Linotype"/>
          <w:sz w:val="22"/>
          <w:szCs w:val="22"/>
        </w:rPr>
        <w:t>estimate</w:t>
      </w:r>
      <w:r w:rsidR="00315F97" w:rsidRPr="00C8286C">
        <w:rPr>
          <w:rFonts w:ascii="Palatino Linotype" w:hAnsi="Palatino Linotype"/>
          <w:sz w:val="22"/>
          <w:szCs w:val="22"/>
        </w:rPr>
        <w:t>s</w:t>
      </w:r>
      <w:r w:rsidR="008F2A97" w:rsidRPr="00C8286C">
        <w:rPr>
          <w:rFonts w:ascii="Palatino Linotype" w:hAnsi="Palatino Linotype"/>
          <w:sz w:val="22"/>
          <w:szCs w:val="22"/>
        </w:rPr>
        <w:t xml:space="preserve"> </w:t>
      </w:r>
      <w:r w:rsidR="00315F97" w:rsidRPr="00C8286C">
        <w:rPr>
          <w:rFonts w:ascii="Palatino Linotype" w:hAnsi="Palatino Linotype"/>
          <w:sz w:val="22"/>
          <w:szCs w:val="22"/>
        </w:rPr>
        <w:t xml:space="preserve">are </w:t>
      </w:r>
      <w:r w:rsidR="008F2A97" w:rsidRPr="00C8286C">
        <w:rPr>
          <w:rFonts w:ascii="Palatino Linotype" w:hAnsi="Palatino Linotype"/>
          <w:sz w:val="22"/>
          <w:szCs w:val="22"/>
        </w:rPr>
        <w:t xml:space="preserve">less </w:t>
      </w:r>
      <w:r w:rsidR="00AB53CE" w:rsidRPr="00C8286C">
        <w:rPr>
          <w:rFonts w:ascii="Palatino Linotype" w:hAnsi="Palatino Linotype"/>
          <w:sz w:val="22"/>
          <w:szCs w:val="22"/>
        </w:rPr>
        <w:t>than 10 per 1000</w:t>
      </w:r>
      <w:r w:rsidR="001952D2" w:rsidRPr="00C8286C">
        <w:rPr>
          <w:rFonts w:ascii="Palatino Linotype" w:hAnsi="Palatino Linotype"/>
          <w:sz w:val="22"/>
          <w:szCs w:val="22"/>
        </w:rPr>
        <w:t xml:space="preserve">. </w:t>
      </w:r>
      <w:r w:rsidR="007E0D6F" w:rsidRPr="00C8286C">
        <w:rPr>
          <w:rFonts w:ascii="Palatino Linotype" w:hAnsi="Palatino Linotype"/>
          <w:sz w:val="22"/>
          <w:szCs w:val="22"/>
        </w:rPr>
        <w:t xml:space="preserve">In these settings, a mother experiencing a </w:t>
      </w:r>
      <w:r w:rsidR="004267ED" w:rsidRPr="00C8286C">
        <w:rPr>
          <w:rFonts w:ascii="Palatino Linotype" w:hAnsi="Palatino Linotype"/>
          <w:sz w:val="22"/>
          <w:szCs w:val="22"/>
        </w:rPr>
        <w:t xml:space="preserve">young </w:t>
      </w:r>
      <w:r w:rsidR="007E0D6F" w:rsidRPr="00C8286C">
        <w:rPr>
          <w:rFonts w:ascii="Palatino Linotype" w:hAnsi="Palatino Linotype"/>
          <w:sz w:val="22"/>
          <w:szCs w:val="22"/>
        </w:rPr>
        <w:t xml:space="preserve">child’s death is </w:t>
      </w:r>
      <w:r w:rsidR="00467A36" w:rsidRPr="00C8286C">
        <w:rPr>
          <w:rFonts w:ascii="Palatino Linotype" w:hAnsi="Palatino Linotype"/>
          <w:sz w:val="22"/>
          <w:szCs w:val="22"/>
        </w:rPr>
        <w:t xml:space="preserve">highly </w:t>
      </w:r>
      <w:r w:rsidR="007E0D6F" w:rsidRPr="00C8286C">
        <w:rPr>
          <w:rFonts w:ascii="Palatino Linotype" w:hAnsi="Palatino Linotype"/>
          <w:sz w:val="22"/>
          <w:szCs w:val="22"/>
        </w:rPr>
        <w:t xml:space="preserve">unusual. </w:t>
      </w:r>
      <w:r w:rsidR="00AB53CE" w:rsidRPr="00C8286C">
        <w:rPr>
          <w:rFonts w:ascii="Palatino Linotype" w:hAnsi="Palatino Linotype"/>
          <w:sz w:val="22"/>
          <w:szCs w:val="22"/>
        </w:rPr>
        <w:t xml:space="preserve">Yet nearly </w:t>
      </w:r>
      <w:r w:rsidR="005E2C4C" w:rsidRPr="00C8286C">
        <w:rPr>
          <w:rFonts w:ascii="Palatino Linotype" w:hAnsi="Palatino Linotype"/>
          <w:sz w:val="22"/>
          <w:szCs w:val="22"/>
        </w:rPr>
        <w:t>50 countries</w:t>
      </w:r>
      <w:r w:rsidR="006C34FC" w:rsidRPr="00C8286C">
        <w:rPr>
          <w:rFonts w:ascii="Palatino Linotype" w:hAnsi="Palatino Linotype"/>
          <w:sz w:val="22"/>
          <w:szCs w:val="22"/>
        </w:rPr>
        <w:t>, which accounted for</w:t>
      </w:r>
      <w:r w:rsidR="006467AD" w:rsidRPr="00C8286C">
        <w:rPr>
          <w:rFonts w:ascii="Palatino Linotype" w:hAnsi="Palatino Linotype"/>
          <w:sz w:val="22"/>
          <w:szCs w:val="22"/>
        </w:rPr>
        <w:t xml:space="preserve"> </w:t>
      </w:r>
      <w:r w:rsidR="00B13CC9" w:rsidRPr="00C8286C">
        <w:rPr>
          <w:rFonts w:ascii="Palatino Linotype" w:hAnsi="Palatino Linotype"/>
          <w:sz w:val="22"/>
          <w:szCs w:val="22"/>
        </w:rPr>
        <w:t>20%</w:t>
      </w:r>
      <w:r w:rsidR="00986FDC" w:rsidRPr="00C8286C">
        <w:rPr>
          <w:rFonts w:ascii="Palatino Linotype" w:hAnsi="Palatino Linotype"/>
          <w:sz w:val="22"/>
          <w:szCs w:val="22"/>
        </w:rPr>
        <w:t xml:space="preserve"> of the world’s population </w:t>
      </w:r>
      <w:r w:rsidR="006467AD" w:rsidRPr="00C8286C">
        <w:rPr>
          <w:rFonts w:ascii="Palatino Linotype" w:hAnsi="Palatino Linotype"/>
          <w:sz w:val="22"/>
          <w:szCs w:val="22"/>
        </w:rPr>
        <w:t>in 2016</w:t>
      </w:r>
      <w:r w:rsidR="006C34FC" w:rsidRPr="00C8286C">
        <w:rPr>
          <w:rFonts w:ascii="Palatino Linotype" w:hAnsi="Palatino Linotype"/>
          <w:sz w:val="22"/>
          <w:szCs w:val="22"/>
        </w:rPr>
        <w:t xml:space="preserve">, </w:t>
      </w:r>
      <w:r w:rsidR="00986FDC" w:rsidRPr="00C8286C">
        <w:rPr>
          <w:rFonts w:ascii="Palatino Linotype" w:hAnsi="Palatino Linotype"/>
          <w:sz w:val="22"/>
          <w:szCs w:val="22"/>
        </w:rPr>
        <w:t>have</w:t>
      </w:r>
      <w:r w:rsidR="00AB53CE" w:rsidRPr="00C8286C">
        <w:rPr>
          <w:rFonts w:ascii="Palatino Linotype" w:hAnsi="Palatino Linotype"/>
          <w:sz w:val="22"/>
          <w:szCs w:val="22"/>
        </w:rPr>
        <w:t xml:space="preserve"> </w:t>
      </w:r>
      <w:r w:rsidR="00FB1D52" w:rsidRPr="00C8286C">
        <w:rPr>
          <w:rFonts w:ascii="Palatino Linotype" w:hAnsi="Palatino Linotype"/>
          <w:sz w:val="22"/>
          <w:szCs w:val="22"/>
        </w:rPr>
        <w:t>mU5M levels</w:t>
      </w:r>
      <w:r w:rsidR="004267ED" w:rsidRPr="00C8286C">
        <w:rPr>
          <w:rFonts w:ascii="Palatino Linotype" w:hAnsi="Palatino Linotype"/>
          <w:sz w:val="22"/>
          <w:szCs w:val="22"/>
        </w:rPr>
        <w:t xml:space="preserve"> among older mothers</w:t>
      </w:r>
      <w:r w:rsidR="00FB1D52" w:rsidRPr="00C8286C">
        <w:rPr>
          <w:rFonts w:ascii="Palatino Linotype" w:hAnsi="Palatino Linotype"/>
          <w:sz w:val="22"/>
          <w:szCs w:val="22"/>
        </w:rPr>
        <w:t xml:space="preserve"> that are</w:t>
      </w:r>
      <w:r w:rsidR="005E2C4C" w:rsidRPr="00C8286C">
        <w:rPr>
          <w:rFonts w:ascii="Palatino Linotype" w:hAnsi="Palatino Linotype"/>
          <w:sz w:val="22"/>
          <w:szCs w:val="22"/>
        </w:rPr>
        <w:t xml:space="preserve"> </w:t>
      </w:r>
      <w:r w:rsidR="00FB1D52" w:rsidRPr="00C8286C">
        <w:rPr>
          <w:rFonts w:ascii="Palatino Linotype" w:hAnsi="Palatino Linotype"/>
          <w:sz w:val="22"/>
          <w:szCs w:val="22"/>
        </w:rPr>
        <w:t xml:space="preserve">10 </w:t>
      </w:r>
      <w:r w:rsidR="005E2C4C" w:rsidRPr="00C8286C">
        <w:rPr>
          <w:rFonts w:ascii="Palatino Linotype" w:hAnsi="Palatino Linotype"/>
          <w:sz w:val="22"/>
          <w:szCs w:val="22"/>
        </w:rPr>
        <w:t>times</w:t>
      </w:r>
      <w:r w:rsidR="00467A36" w:rsidRPr="00C8286C">
        <w:rPr>
          <w:rFonts w:ascii="Palatino Linotype" w:hAnsi="Palatino Linotype"/>
          <w:sz w:val="22"/>
          <w:szCs w:val="22"/>
        </w:rPr>
        <w:t xml:space="preserve"> </w:t>
      </w:r>
      <w:r w:rsidR="005E2C4C" w:rsidRPr="00C8286C">
        <w:rPr>
          <w:rFonts w:ascii="Palatino Linotype" w:hAnsi="Palatino Linotype"/>
          <w:sz w:val="22"/>
          <w:szCs w:val="22"/>
        </w:rPr>
        <w:t>higher</w:t>
      </w:r>
      <w:r w:rsidR="007E0D6F" w:rsidRPr="00C8286C">
        <w:rPr>
          <w:rFonts w:ascii="Palatino Linotype" w:hAnsi="Palatino Linotype"/>
          <w:sz w:val="22"/>
          <w:szCs w:val="22"/>
        </w:rPr>
        <w:t xml:space="preserve">: </w:t>
      </w:r>
      <w:r w:rsidR="00CB4D03" w:rsidRPr="00C8286C">
        <w:rPr>
          <w:rFonts w:ascii="Palatino Linotype" w:hAnsi="Palatino Linotype"/>
          <w:sz w:val="22"/>
          <w:szCs w:val="22"/>
        </w:rPr>
        <w:t xml:space="preserve">in </w:t>
      </w:r>
      <w:r w:rsidR="00467A36" w:rsidRPr="00C8286C">
        <w:rPr>
          <w:rFonts w:ascii="Palatino Linotype" w:hAnsi="Palatino Linotype"/>
          <w:sz w:val="22"/>
          <w:szCs w:val="22"/>
        </w:rPr>
        <w:t>these contexts</w:t>
      </w:r>
      <w:r w:rsidR="00CB4D03" w:rsidRPr="00C8286C">
        <w:rPr>
          <w:rFonts w:ascii="Palatino Linotype" w:hAnsi="Palatino Linotype"/>
          <w:sz w:val="22"/>
          <w:szCs w:val="22"/>
        </w:rPr>
        <w:t xml:space="preserve">, </w:t>
      </w:r>
      <w:r w:rsidR="00AB53CE" w:rsidRPr="00C8286C">
        <w:rPr>
          <w:rFonts w:ascii="Palatino Linotype" w:hAnsi="Palatino Linotype"/>
          <w:sz w:val="22"/>
          <w:szCs w:val="22"/>
        </w:rPr>
        <w:t>nearly one-third</w:t>
      </w:r>
      <w:r w:rsidR="003F781E" w:rsidRPr="00C8286C">
        <w:rPr>
          <w:rFonts w:ascii="Palatino Linotype" w:hAnsi="Palatino Linotype"/>
          <w:sz w:val="22"/>
          <w:szCs w:val="22"/>
        </w:rPr>
        <w:t xml:space="preserve"> </w:t>
      </w:r>
      <w:r w:rsidR="00AB53CE" w:rsidRPr="00C8286C">
        <w:rPr>
          <w:rFonts w:ascii="Palatino Linotype" w:hAnsi="Palatino Linotype"/>
          <w:sz w:val="22"/>
          <w:szCs w:val="22"/>
        </w:rPr>
        <w:t>of</w:t>
      </w:r>
      <w:r w:rsidR="003F781E" w:rsidRPr="00C8286C">
        <w:rPr>
          <w:rFonts w:ascii="Palatino Linotype" w:hAnsi="Palatino Linotype"/>
          <w:sz w:val="22"/>
          <w:szCs w:val="22"/>
        </w:rPr>
        <w:t xml:space="preserve"> older mothers have experienced </w:t>
      </w:r>
      <w:r w:rsidR="00FB1D52" w:rsidRPr="00C8286C">
        <w:rPr>
          <w:rFonts w:ascii="Palatino Linotype" w:hAnsi="Palatino Linotype"/>
          <w:sz w:val="22"/>
          <w:szCs w:val="22"/>
        </w:rPr>
        <w:t>an under-five-year-old child die</w:t>
      </w:r>
      <w:r w:rsidR="005E2C4C" w:rsidRPr="00C8286C">
        <w:rPr>
          <w:rFonts w:ascii="Palatino Linotype" w:hAnsi="Palatino Linotype"/>
          <w:sz w:val="22"/>
          <w:szCs w:val="22"/>
        </w:rPr>
        <w:t>. In total, the estimates range from 8.2 (Hong Kong) to 705</w:t>
      </w:r>
      <w:r w:rsidR="00AB53CE" w:rsidRPr="00C8286C">
        <w:rPr>
          <w:rFonts w:ascii="Palatino Linotype" w:hAnsi="Palatino Linotype"/>
          <w:sz w:val="22"/>
          <w:szCs w:val="22"/>
        </w:rPr>
        <w:t>.7</w:t>
      </w:r>
      <w:r w:rsidR="005E2C4C" w:rsidRPr="00C8286C">
        <w:rPr>
          <w:rFonts w:ascii="Palatino Linotype" w:hAnsi="Palatino Linotype"/>
          <w:sz w:val="22"/>
          <w:szCs w:val="22"/>
        </w:rPr>
        <w:t xml:space="preserve"> per 1000 </w:t>
      </w:r>
      <w:r w:rsidR="00770E5B" w:rsidRPr="00C8286C">
        <w:rPr>
          <w:rFonts w:ascii="Palatino Linotype" w:hAnsi="Palatino Linotype"/>
          <w:sz w:val="22"/>
          <w:szCs w:val="22"/>
        </w:rPr>
        <w:t xml:space="preserve">mothers </w:t>
      </w:r>
      <w:r w:rsidR="005E2C4C" w:rsidRPr="00C8286C">
        <w:rPr>
          <w:rFonts w:ascii="Palatino Linotype" w:hAnsi="Palatino Linotype"/>
          <w:sz w:val="22"/>
          <w:szCs w:val="22"/>
        </w:rPr>
        <w:t>(Niger)</w:t>
      </w:r>
      <w:r w:rsidR="00FB1D52" w:rsidRPr="00C8286C">
        <w:rPr>
          <w:rFonts w:ascii="Palatino Linotype" w:hAnsi="Palatino Linotype"/>
          <w:sz w:val="22"/>
          <w:szCs w:val="22"/>
        </w:rPr>
        <w:t xml:space="preserve">, demonstrating tremendous inequity in maternal experiences across the globe. </w:t>
      </w:r>
    </w:p>
    <w:p w14:paraId="550DE303" w14:textId="77777777" w:rsidR="00C334BD" w:rsidRPr="00C8286C" w:rsidRDefault="00C334BD" w:rsidP="00C334BD">
      <w:pPr>
        <w:rPr>
          <w:rFonts w:ascii="Palatino Linotype" w:hAnsi="Palatino Linotype"/>
          <w:b/>
          <w:bCs/>
          <w:sz w:val="22"/>
          <w:szCs w:val="22"/>
        </w:rPr>
      </w:pPr>
    </w:p>
    <w:p w14:paraId="6C6B225A" w14:textId="4F0384E3" w:rsidR="00011943" w:rsidRPr="00C8286C" w:rsidRDefault="0010203F" w:rsidP="00C334BD">
      <w:pPr>
        <w:rPr>
          <w:rFonts w:ascii="Palatino Linotype" w:hAnsi="Palatino Linotype"/>
          <w:b/>
          <w:bCs/>
          <w:sz w:val="22"/>
          <w:szCs w:val="22"/>
        </w:rPr>
      </w:pPr>
      <w:r w:rsidRPr="00C8286C">
        <w:rPr>
          <w:rFonts w:ascii="Palatino Linotype" w:hAnsi="Palatino Linotype"/>
          <w:b/>
          <w:bCs/>
          <w:sz w:val="22"/>
          <w:szCs w:val="22"/>
        </w:rPr>
        <w:t xml:space="preserve">Maternal </w:t>
      </w:r>
      <w:r w:rsidR="00831E05" w:rsidRPr="00C8286C">
        <w:rPr>
          <w:rFonts w:ascii="Palatino Linotype" w:hAnsi="Palatino Linotype"/>
          <w:b/>
          <w:bCs/>
          <w:sz w:val="22"/>
          <w:szCs w:val="22"/>
        </w:rPr>
        <w:t>b</w:t>
      </w:r>
      <w:r w:rsidRPr="00C8286C">
        <w:rPr>
          <w:rFonts w:ascii="Palatino Linotype" w:hAnsi="Palatino Linotype"/>
          <w:b/>
          <w:bCs/>
          <w:sz w:val="22"/>
          <w:szCs w:val="22"/>
        </w:rPr>
        <w:t xml:space="preserve">urden of </w:t>
      </w:r>
      <w:r w:rsidR="00831E05" w:rsidRPr="00C8286C">
        <w:rPr>
          <w:rFonts w:ascii="Palatino Linotype" w:hAnsi="Palatino Linotype"/>
          <w:b/>
          <w:bCs/>
          <w:sz w:val="22"/>
          <w:szCs w:val="22"/>
        </w:rPr>
        <w:t>o</w:t>
      </w:r>
      <w:r w:rsidRPr="00C8286C">
        <w:rPr>
          <w:rFonts w:ascii="Palatino Linotype" w:hAnsi="Palatino Linotype"/>
          <w:b/>
          <w:bCs/>
          <w:sz w:val="22"/>
          <w:szCs w:val="22"/>
        </w:rPr>
        <w:t xml:space="preserve">ffspring </w:t>
      </w:r>
      <w:r w:rsidR="00831E05" w:rsidRPr="00C8286C">
        <w:rPr>
          <w:rFonts w:ascii="Palatino Linotype" w:hAnsi="Palatino Linotype"/>
          <w:b/>
          <w:bCs/>
          <w:sz w:val="22"/>
          <w:szCs w:val="22"/>
        </w:rPr>
        <w:t>m</w:t>
      </w:r>
      <w:r w:rsidRPr="00C8286C">
        <w:rPr>
          <w:rFonts w:ascii="Palatino Linotype" w:hAnsi="Palatino Linotype"/>
          <w:b/>
          <w:bCs/>
          <w:sz w:val="22"/>
          <w:szCs w:val="22"/>
        </w:rPr>
        <w:t xml:space="preserve">ortality </w:t>
      </w:r>
    </w:p>
    <w:p w14:paraId="35E5A463" w14:textId="77777777" w:rsidR="00C334BD" w:rsidRPr="00C8286C" w:rsidRDefault="00C91093" w:rsidP="004B03F3">
      <w:pPr>
        <w:rPr>
          <w:rFonts w:ascii="Palatino Linotype" w:hAnsi="Palatino Linotype"/>
          <w:sz w:val="22"/>
          <w:szCs w:val="22"/>
        </w:rPr>
      </w:pPr>
      <w:r w:rsidRPr="00C8286C">
        <w:rPr>
          <w:rFonts w:ascii="Palatino Linotype" w:hAnsi="Palatino Linotype"/>
          <w:sz w:val="22"/>
          <w:szCs w:val="22"/>
        </w:rPr>
        <w:t>T</w:t>
      </w:r>
      <w:r w:rsidR="006F4FD7" w:rsidRPr="00C8286C">
        <w:rPr>
          <w:rFonts w:ascii="Palatino Linotype" w:hAnsi="Palatino Linotype"/>
          <w:sz w:val="22"/>
          <w:szCs w:val="22"/>
        </w:rPr>
        <w:t>he global</w:t>
      </w:r>
      <w:r w:rsidRPr="00C8286C">
        <w:rPr>
          <w:rFonts w:ascii="Palatino Linotype" w:hAnsi="Palatino Linotype"/>
          <w:sz w:val="22"/>
          <w:szCs w:val="22"/>
        </w:rPr>
        <w:t xml:space="preserve">-health community emphasizes the importance of </w:t>
      </w:r>
      <w:r w:rsidR="00800E45" w:rsidRPr="00C8286C">
        <w:rPr>
          <w:rFonts w:ascii="Palatino Linotype" w:hAnsi="Palatino Linotype"/>
          <w:sz w:val="22"/>
          <w:szCs w:val="22"/>
        </w:rPr>
        <w:t xml:space="preserve">measuring and monitoring </w:t>
      </w:r>
      <w:r w:rsidR="006F4FD7" w:rsidRPr="00C8286C">
        <w:rPr>
          <w:rFonts w:ascii="Palatino Linotype" w:hAnsi="Palatino Linotype"/>
          <w:sz w:val="22"/>
          <w:szCs w:val="22"/>
        </w:rPr>
        <w:t xml:space="preserve">mortality </w:t>
      </w:r>
      <w:r w:rsidR="007E4B5D" w:rsidRPr="00C8286C">
        <w:rPr>
          <w:rFonts w:ascii="Palatino Linotype" w:hAnsi="Palatino Linotype"/>
          <w:sz w:val="22"/>
          <w:szCs w:val="22"/>
        </w:rPr>
        <w:t xml:space="preserve">among children under </w:t>
      </w:r>
      <w:r w:rsidR="00524E60" w:rsidRPr="00C8286C">
        <w:rPr>
          <w:rFonts w:ascii="Palatino Linotype" w:hAnsi="Palatino Linotype"/>
          <w:sz w:val="22"/>
          <w:szCs w:val="22"/>
        </w:rPr>
        <w:t>age five</w:t>
      </w:r>
      <w:r w:rsidRPr="00C8286C">
        <w:rPr>
          <w:rFonts w:ascii="Palatino Linotype" w:hAnsi="Palatino Linotype"/>
          <w:sz w:val="22"/>
          <w:szCs w:val="22"/>
        </w:rPr>
        <w:t>; however,</w:t>
      </w:r>
      <w:r w:rsidR="00524E60" w:rsidRPr="00C8286C">
        <w:rPr>
          <w:rFonts w:ascii="Palatino Linotype" w:hAnsi="Palatino Linotype"/>
          <w:sz w:val="22"/>
          <w:szCs w:val="22"/>
        </w:rPr>
        <w:t xml:space="preserve"> pa</w:t>
      </w:r>
      <w:r w:rsidR="008B15EE" w:rsidRPr="00C8286C">
        <w:rPr>
          <w:rFonts w:ascii="Palatino Linotype" w:hAnsi="Palatino Linotype"/>
          <w:sz w:val="22"/>
          <w:szCs w:val="22"/>
        </w:rPr>
        <w:t xml:space="preserve">rents’ risk of losing a child persists beyond </w:t>
      </w:r>
      <w:r w:rsidR="007E4B5D" w:rsidRPr="00C8286C">
        <w:rPr>
          <w:rFonts w:ascii="Palatino Linotype" w:hAnsi="Palatino Linotype"/>
          <w:sz w:val="22"/>
          <w:szCs w:val="22"/>
        </w:rPr>
        <w:t xml:space="preserve">a </w:t>
      </w:r>
      <w:r w:rsidR="008B15EE" w:rsidRPr="00C8286C">
        <w:rPr>
          <w:rFonts w:ascii="Palatino Linotype" w:hAnsi="Palatino Linotype"/>
          <w:sz w:val="22"/>
          <w:szCs w:val="22"/>
        </w:rPr>
        <w:t>child’s fifth birthday</w:t>
      </w:r>
      <w:r w:rsidR="00800E45" w:rsidRPr="00C8286C">
        <w:rPr>
          <w:rFonts w:ascii="Palatino Linotype" w:hAnsi="Palatino Linotype"/>
          <w:sz w:val="22"/>
          <w:szCs w:val="22"/>
        </w:rPr>
        <w:t xml:space="preserve">. </w:t>
      </w:r>
      <w:r w:rsidR="008A0317" w:rsidRPr="00C8286C">
        <w:rPr>
          <w:rFonts w:ascii="Palatino Linotype" w:hAnsi="Palatino Linotype"/>
          <w:sz w:val="22"/>
          <w:szCs w:val="22"/>
        </w:rPr>
        <w:t>T</w:t>
      </w:r>
      <w:r w:rsidR="00F50ADB" w:rsidRPr="00C8286C">
        <w:rPr>
          <w:rFonts w:ascii="Palatino Linotype" w:hAnsi="Palatino Linotype"/>
          <w:sz w:val="22"/>
          <w:szCs w:val="22"/>
        </w:rPr>
        <w:t xml:space="preserve">o </w:t>
      </w:r>
      <w:r w:rsidR="00011943" w:rsidRPr="00C8286C">
        <w:rPr>
          <w:rFonts w:ascii="Palatino Linotype" w:hAnsi="Palatino Linotype"/>
          <w:sz w:val="22"/>
          <w:szCs w:val="22"/>
        </w:rPr>
        <w:t>understand</w:t>
      </w:r>
      <w:r w:rsidR="00F50ADB" w:rsidRPr="00C8286C">
        <w:rPr>
          <w:rFonts w:ascii="Palatino Linotype" w:hAnsi="Palatino Linotype"/>
          <w:sz w:val="22"/>
          <w:szCs w:val="22"/>
        </w:rPr>
        <w:t xml:space="preserve"> the </w:t>
      </w:r>
      <w:r w:rsidR="004F1751" w:rsidRPr="00C8286C">
        <w:rPr>
          <w:rFonts w:ascii="Palatino Linotype" w:hAnsi="Palatino Linotype"/>
          <w:sz w:val="22"/>
          <w:szCs w:val="22"/>
        </w:rPr>
        <w:t xml:space="preserve">total </w:t>
      </w:r>
      <w:r w:rsidR="00F50ADB" w:rsidRPr="00C8286C">
        <w:rPr>
          <w:rFonts w:ascii="Palatino Linotype" w:hAnsi="Palatino Linotype"/>
          <w:sz w:val="22"/>
          <w:szCs w:val="22"/>
        </w:rPr>
        <w:t>burden of child loss</w:t>
      </w:r>
      <w:r w:rsidR="006B3163" w:rsidRPr="00C8286C">
        <w:rPr>
          <w:rFonts w:ascii="Palatino Linotype" w:hAnsi="Palatino Linotype"/>
          <w:sz w:val="22"/>
          <w:szCs w:val="22"/>
        </w:rPr>
        <w:t xml:space="preserve">, </w:t>
      </w:r>
      <w:r w:rsidR="00F50ADB" w:rsidRPr="00C8286C">
        <w:rPr>
          <w:rFonts w:ascii="Palatino Linotype" w:hAnsi="Palatino Linotype"/>
          <w:sz w:val="22"/>
          <w:szCs w:val="22"/>
        </w:rPr>
        <w:t xml:space="preserve">regardless of the child’s age at the time of death, </w:t>
      </w:r>
      <w:r w:rsidR="00085786" w:rsidRPr="00C8286C">
        <w:rPr>
          <w:rFonts w:ascii="Palatino Linotype" w:hAnsi="Palatino Linotype"/>
          <w:b/>
          <w:bCs/>
          <w:sz w:val="22"/>
          <w:szCs w:val="22"/>
        </w:rPr>
        <w:t xml:space="preserve">Figure </w:t>
      </w:r>
      <w:r w:rsidR="00596CC7" w:rsidRPr="00C8286C">
        <w:rPr>
          <w:rFonts w:ascii="Palatino Linotype" w:hAnsi="Palatino Linotype"/>
          <w:b/>
          <w:bCs/>
          <w:sz w:val="22"/>
          <w:szCs w:val="22"/>
        </w:rPr>
        <w:t>5</w:t>
      </w:r>
      <w:r w:rsidR="00596CC7" w:rsidRPr="00C8286C">
        <w:rPr>
          <w:rFonts w:ascii="Palatino Linotype" w:hAnsi="Palatino Linotype"/>
          <w:sz w:val="22"/>
          <w:szCs w:val="22"/>
        </w:rPr>
        <w:t xml:space="preserve"> </w:t>
      </w:r>
      <w:r w:rsidR="00A615F0" w:rsidRPr="00C8286C">
        <w:rPr>
          <w:rFonts w:ascii="Palatino Linotype" w:hAnsi="Palatino Linotype"/>
          <w:sz w:val="22"/>
          <w:szCs w:val="22"/>
        </w:rPr>
        <w:t>d</w:t>
      </w:r>
      <w:r w:rsidRPr="00C8286C">
        <w:rPr>
          <w:rFonts w:ascii="Palatino Linotype" w:hAnsi="Palatino Linotype"/>
          <w:sz w:val="22"/>
          <w:szCs w:val="22"/>
        </w:rPr>
        <w:t>isplays</w:t>
      </w:r>
      <w:r w:rsidR="00A615F0" w:rsidRPr="00C8286C">
        <w:rPr>
          <w:rFonts w:ascii="Palatino Linotype" w:hAnsi="Palatino Linotype"/>
          <w:sz w:val="22"/>
          <w:szCs w:val="22"/>
        </w:rPr>
        <w:t xml:space="preserve"> the</w:t>
      </w:r>
      <w:r w:rsidR="002E2875" w:rsidRPr="00C8286C">
        <w:rPr>
          <w:rFonts w:ascii="Palatino Linotype" w:hAnsi="Palatino Linotype"/>
          <w:sz w:val="22"/>
          <w:szCs w:val="22"/>
        </w:rPr>
        <w:t xml:space="preserve"> </w:t>
      </w:r>
      <w:proofErr w:type="spellStart"/>
      <w:r w:rsidR="008B15EE" w:rsidRPr="00C8286C">
        <w:rPr>
          <w:rFonts w:ascii="Palatino Linotype" w:hAnsi="Palatino Linotype"/>
          <w:sz w:val="22"/>
          <w:szCs w:val="22"/>
        </w:rPr>
        <w:t>mOM</w:t>
      </w:r>
      <w:proofErr w:type="spellEnd"/>
      <w:r w:rsidR="008B15EE" w:rsidRPr="00C8286C">
        <w:rPr>
          <w:rFonts w:ascii="Palatino Linotype" w:hAnsi="Palatino Linotype"/>
          <w:sz w:val="22"/>
          <w:szCs w:val="22"/>
        </w:rPr>
        <w:t xml:space="preserve">, </w:t>
      </w:r>
      <w:r w:rsidR="007E0D6F" w:rsidRPr="00C8286C">
        <w:rPr>
          <w:rFonts w:ascii="Palatino Linotype" w:hAnsi="Palatino Linotype"/>
          <w:sz w:val="22"/>
          <w:szCs w:val="22"/>
        </w:rPr>
        <w:t>which enumerates</w:t>
      </w:r>
      <w:r w:rsidR="002E2875" w:rsidRPr="00C8286C">
        <w:rPr>
          <w:rFonts w:ascii="Palatino Linotype" w:hAnsi="Palatino Linotype"/>
          <w:sz w:val="22"/>
          <w:szCs w:val="22"/>
        </w:rPr>
        <w:t xml:space="preserve"> all offspring mortality</w:t>
      </w:r>
      <w:r w:rsidR="00A615F0" w:rsidRPr="00C8286C">
        <w:rPr>
          <w:rFonts w:ascii="Palatino Linotype" w:hAnsi="Palatino Linotype"/>
          <w:sz w:val="22"/>
          <w:szCs w:val="22"/>
        </w:rPr>
        <w:t xml:space="preserve"> </w:t>
      </w:r>
      <w:r w:rsidR="004A42CA" w:rsidRPr="00C8286C">
        <w:rPr>
          <w:rFonts w:ascii="Palatino Linotype" w:hAnsi="Palatino Linotype"/>
          <w:sz w:val="22"/>
          <w:szCs w:val="22"/>
        </w:rPr>
        <w:t xml:space="preserve">among </w:t>
      </w:r>
      <w:r w:rsidR="00FB1D52" w:rsidRPr="00C8286C">
        <w:rPr>
          <w:rFonts w:ascii="Palatino Linotype" w:hAnsi="Palatino Linotype"/>
          <w:sz w:val="22"/>
          <w:szCs w:val="22"/>
        </w:rPr>
        <w:t xml:space="preserve">45-49-year-old </w:t>
      </w:r>
      <w:r w:rsidR="004A42CA" w:rsidRPr="00C8286C">
        <w:rPr>
          <w:rFonts w:ascii="Palatino Linotype" w:hAnsi="Palatino Linotype"/>
          <w:sz w:val="22"/>
          <w:szCs w:val="22"/>
        </w:rPr>
        <w:t>mothers</w:t>
      </w:r>
      <w:r w:rsidR="00380F11" w:rsidRPr="00C8286C">
        <w:rPr>
          <w:rFonts w:ascii="Palatino Linotype" w:hAnsi="Palatino Linotype"/>
          <w:sz w:val="22"/>
          <w:szCs w:val="22"/>
        </w:rPr>
        <w:t xml:space="preserve">. </w:t>
      </w:r>
      <w:r w:rsidR="0094471F" w:rsidRPr="00C8286C">
        <w:rPr>
          <w:rFonts w:ascii="Palatino Linotype" w:hAnsi="Palatino Linotype"/>
          <w:sz w:val="22"/>
          <w:szCs w:val="22"/>
        </w:rPr>
        <w:t>As expected,</w:t>
      </w:r>
      <w:r w:rsidR="004F1751" w:rsidRPr="00C8286C">
        <w:rPr>
          <w:rFonts w:ascii="Palatino Linotype" w:hAnsi="Palatino Linotype"/>
          <w:sz w:val="22"/>
          <w:szCs w:val="22"/>
        </w:rPr>
        <w:t xml:space="preserve"> </w:t>
      </w:r>
      <w:r w:rsidR="00A82EF1" w:rsidRPr="00C8286C">
        <w:rPr>
          <w:rFonts w:ascii="Palatino Linotype" w:hAnsi="Palatino Linotype"/>
          <w:sz w:val="22"/>
          <w:szCs w:val="22"/>
        </w:rPr>
        <w:t xml:space="preserve">the </w:t>
      </w:r>
      <w:r w:rsidR="004F1751" w:rsidRPr="00C8286C">
        <w:rPr>
          <w:rFonts w:ascii="Palatino Linotype" w:hAnsi="Palatino Linotype"/>
          <w:sz w:val="22"/>
          <w:szCs w:val="22"/>
        </w:rPr>
        <w:t>global pattern</w:t>
      </w:r>
      <w:r w:rsidR="006B092D" w:rsidRPr="00C8286C">
        <w:rPr>
          <w:rFonts w:ascii="Palatino Linotype" w:hAnsi="Palatino Linotype"/>
          <w:sz w:val="22"/>
          <w:szCs w:val="22"/>
        </w:rPr>
        <w:t>ing</w:t>
      </w:r>
      <w:r w:rsidR="004F1751" w:rsidRPr="00C8286C">
        <w:rPr>
          <w:rFonts w:ascii="Palatino Linotype" w:hAnsi="Palatino Linotype"/>
          <w:sz w:val="22"/>
          <w:szCs w:val="22"/>
        </w:rPr>
        <w:t xml:space="preserve"> of </w:t>
      </w:r>
      <w:r w:rsidR="002B7398" w:rsidRPr="00C8286C">
        <w:rPr>
          <w:rFonts w:ascii="Palatino Linotype" w:hAnsi="Palatino Linotype"/>
          <w:sz w:val="22"/>
          <w:szCs w:val="22"/>
        </w:rPr>
        <w:t xml:space="preserve">the </w:t>
      </w:r>
      <w:proofErr w:type="spellStart"/>
      <w:r w:rsidR="004A42CA" w:rsidRPr="00C8286C">
        <w:rPr>
          <w:rFonts w:ascii="Palatino Linotype" w:hAnsi="Palatino Linotype"/>
          <w:sz w:val="22"/>
          <w:szCs w:val="22"/>
        </w:rPr>
        <w:t>mOM</w:t>
      </w:r>
      <w:proofErr w:type="spellEnd"/>
      <w:r w:rsidR="004A42CA" w:rsidRPr="00C8286C">
        <w:rPr>
          <w:rFonts w:ascii="Palatino Linotype" w:hAnsi="Palatino Linotype"/>
          <w:sz w:val="22"/>
          <w:szCs w:val="22"/>
        </w:rPr>
        <w:t xml:space="preserve"> </w:t>
      </w:r>
      <w:r w:rsidR="00315F97" w:rsidRPr="00C8286C">
        <w:rPr>
          <w:rFonts w:ascii="Palatino Linotype" w:hAnsi="Palatino Linotype"/>
          <w:sz w:val="22"/>
          <w:szCs w:val="22"/>
        </w:rPr>
        <w:t xml:space="preserve">values </w:t>
      </w:r>
      <w:r w:rsidR="00A82EF1" w:rsidRPr="00C8286C">
        <w:rPr>
          <w:rFonts w:ascii="Palatino Linotype" w:hAnsi="Palatino Linotype"/>
          <w:sz w:val="22"/>
          <w:szCs w:val="22"/>
        </w:rPr>
        <w:t xml:space="preserve">closely </w:t>
      </w:r>
      <w:r w:rsidR="0094471F" w:rsidRPr="00C8286C">
        <w:rPr>
          <w:rFonts w:ascii="Palatino Linotype" w:hAnsi="Palatino Linotype"/>
          <w:sz w:val="22"/>
          <w:szCs w:val="22"/>
        </w:rPr>
        <w:t>aligns with th</w:t>
      </w:r>
      <w:r w:rsidR="00315F97" w:rsidRPr="00C8286C">
        <w:rPr>
          <w:rFonts w:ascii="Palatino Linotype" w:hAnsi="Palatino Linotype"/>
          <w:sz w:val="22"/>
          <w:szCs w:val="22"/>
        </w:rPr>
        <w:t>ose</w:t>
      </w:r>
      <w:r w:rsidR="0094471F" w:rsidRPr="00C8286C">
        <w:rPr>
          <w:rFonts w:ascii="Palatino Linotype" w:hAnsi="Palatino Linotype"/>
          <w:sz w:val="22"/>
          <w:szCs w:val="22"/>
        </w:rPr>
        <w:t xml:space="preserve"> of the mIM and mU5M: where many surviving mothers have had an infant or under-five</w:t>
      </w:r>
      <w:r w:rsidR="00FB1D52" w:rsidRPr="00C8286C">
        <w:rPr>
          <w:rFonts w:ascii="Palatino Linotype" w:hAnsi="Palatino Linotype"/>
          <w:sz w:val="22"/>
          <w:szCs w:val="22"/>
        </w:rPr>
        <w:t>-</w:t>
      </w:r>
      <w:r w:rsidR="0094471F" w:rsidRPr="00C8286C">
        <w:rPr>
          <w:rFonts w:ascii="Palatino Linotype" w:hAnsi="Palatino Linotype"/>
          <w:sz w:val="22"/>
          <w:szCs w:val="22"/>
        </w:rPr>
        <w:t>year</w:t>
      </w:r>
      <w:r w:rsidR="00FB1D52" w:rsidRPr="00C8286C">
        <w:rPr>
          <w:rFonts w:ascii="Palatino Linotype" w:hAnsi="Palatino Linotype"/>
          <w:sz w:val="22"/>
          <w:szCs w:val="22"/>
        </w:rPr>
        <w:t>-</w:t>
      </w:r>
      <w:r w:rsidR="0094471F" w:rsidRPr="00C8286C">
        <w:rPr>
          <w:rFonts w:ascii="Palatino Linotype" w:hAnsi="Palatino Linotype"/>
          <w:sz w:val="22"/>
          <w:szCs w:val="22"/>
        </w:rPr>
        <w:t>old</w:t>
      </w:r>
      <w:r w:rsidR="00FB1D52" w:rsidRPr="00C8286C">
        <w:rPr>
          <w:rFonts w:ascii="Palatino Linotype" w:hAnsi="Palatino Linotype"/>
          <w:sz w:val="22"/>
          <w:szCs w:val="22"/>
        </w:rPr>
        <w:t xml:space="preserve"> child</w:t>
      </w:r>
      <w:r w:rsidR="0094471F" w:rsidRPr="00C8286C">
        <w:rPr>
          <w:rFonts w:ascii="Palatino Linotype" w:hAnsi="Palatino Linotype"/>
          <w:sz w:val="22"/>
          <w:szCs w:val="22"/>
        </w:rPr>
        <w:t xml:space="preserve"> die</w:t>
      </w:r>
      <w:r w:rsidR="00736F27" w:rsidRPr="00C8286C">
        <w:rPr>
          <w:rFonts w:ascii="Palatino Linotype" w:hAnsi="Palatino Linotype"/>
          <w:sz w:val="22"/>
          <w:szCs w:val="22"/>
        </w:rPr>
        <w:t xml:space="preserve">, </w:t>
      </w:r>
      <w:r w:rsidR="00CB4D03" w:rsidRPr="00C8286C">
        <w:rPr>
          <w:rFonts w:ascii="Palatino Linotype" w:hAnsi="Palatino Linotype"/>
          <w:sz w:val="22"/>
          <w:szCs w:val="22"/>
        </w:rPr>
        <w:t xml:space="preserve">many </w:t>
      </w:r>
      <w:r w:rsidR="00EB7072" w:rsidRPr="00C8286C">
        <w:rPr>
          <w:rFonts w:ascii="Palatino Linotype" w:hAnsi="Palatino Linotype"/>
          <w:sz w:val="22"/>
          <w:szCs w:val="22"/>
        </w:rPr>
        <w:t xml:space="preserve">have </w:t>
      </w:r>
      <w:r w:rsidR="0094471F" w:rsidRPr="00C8286C">
        <w:rPr>
          <w:rFonts w:ascii="Palatino Linotype" w:hAnsi="Palatino Linotype"/>
          <w:sz w:val="22"/>
          <w:szCs w:val="22"/>
        </w:rPr>
        <w:t>los</w:t>
      </w:r>
      <w:r w:rsidR="00EB7072" w:rsidRPr="00C8286C">
        <w:rPr>
          <w:rFonts w:ascii="Palatino Linotype" w:hAnsi="Palatino Linotype"/>
          <w:sz w:val="22"/>
          <w:szCs w:val="22"/>
        </w:rPr>
        <w:t>t</w:t>
      </w:r>
      <w:r w:rsidR="0094471F" w:rsidRPr="00C8286C">
        <w:rPr>
          <w:rFonts w:ascii="Palatino Linotype" w:hAnsi="Palatino Linotype"/>
          <w:sz w:val="22"/>
          <w:szCs w:val="22"/>
        </w:rPr>
        <w:t xml:space="preserve"> adolescent and young adult children</w:t>
      </w:r>
      <w:r w:rsidR="00FB1D52" w:rsidRPr="00C8286C">
        <w:rPr>
          <w:rFonts w:ascii="Palatino Linotype" w:hAnsi="Palatino Linotype"/>
          <w:sz w:val="22"/>
          <w:szCs w:val="22"/>
        </w:rPr>
        <w:t xml:space="preserve"> also</w:t>
      </w:r>
      <w:r w:rsidR="0094471F" w:rsidRPr="00C8286C">
        <w:rPr>
          <w:rFonts w:ascii="Palatino Linotype" w:hAnsi="Palatino Linotype"/>
          <w:sz w:val="22"/>
          <w:szCs w:val="22"/>
        </w:rPr>
        <w:t>.</w:t>
      </w:r>
      <w:r w:rsidR="00486C2D" w:rsidRPr="00C8286C">
        <w:rPr>
          <w:rFonts w:ascii="Palatino Linotype" w:hAnsi="Palatino Linotype"/>
          <w:sz w:val="22"/>
          <w:szCs w:val="22"/>
        </w:rPr>
        <w:t xml:space="preserve"> The </w:t>
      </w:r>
      <w:r w:rsidR="00E0240F" w:rsidRPr="00C8286C">
        <w:rPr>
          <w:rFonts w:ascii="Palatino Linotype" w:hAnsi="Palatino Linotype"/>
          <w:sz w:val="22"/>
          <w:szCs w:val="22"/>
        </w:rPr>
        <w:t xml:space="preserve">prevailing </w:t>
      </w:r>
      <w:r w:rsidR="00486C2D" w:rsidRPr="00C8286C">
        <w:rPr>
          <w:rFonts w:ascii="Palatino Linotype" w:hAnsi="Palatino Linotype"/>
          <w:sz w:val="22"/>
          <w:szCs w:val="22"/>
        </w:rPr>
        <w:t xml:space="preserve">pattern across </w:t>
      </w:r>
      <w:r w:rsidR="00C6119C" w:rsidRPr="00C8286C">
        <w:rPr>
          <w:rFonts w:ascii="Palatino Linotype" w:hAnsi="Palatino Linotype"/>
          <w:sz w:val="22"/>
          <w:szCs w:val="22"/>
        </w:rPr>
        <w:t xml:space="preserve">high-income </w:t>
      </w:r>
      <w:r w:rsidR="00E0240F" w:rsidRPr="00C8286C">
        <w:rPr>
          <w:rFonts w:ascii="Palatino Linotype" w:hAnsi="Palatino Linotype"/>
          <w:sz w:val="22"/>
          <w:szCs w:val="22"/>
        </w:rPr>
        <w:t xml:space="preserve">Asian and European countries </w:t>
      </w:r>
      <w:r w:rsidR="00486C2D" w:rsidRPr="00C8286C">
        <w:rPr>
          <w:rFonts w:ascii="Palatino Linotype" w:hAnsi="Palatino Linotype"/>
          <w:sz w:val="22"/>
          <w:szCs w:val="22"/>
        </w:rPr>
        <w:t xml:space="preserve">is that fewer than </w:t>
      </w:r>
      <w:r w:rsidR="00C6119C" w:rsidRPr="00C8286C">
        <w:rPr>
          <w:rFonts w:ascii="Palatino Linotype" w:hAnsi="Palatino Linotype"/>
          <w:sz w:val="22"/>
          <w:szCs w:val="22"/>
        </w:rPr>
        <w:t xml:space="preserve">30 </w:t>
      </w:r>
      <w:r w:rsidR="00486C2D" w:rsidRPr="00C8286C">
        <w:rPr>
          <w:rFonts w:ascii="Palatino Linotype" w:hAnsi="Palatino Linotype"/>
          <w:sz w:val="22"/>
          <w:szCs w:val="22"/>
        </w:rPr>
        <w:t xml:space="preserve">per 1000 </w:t>
      </w:r>
      <w:r w:rsidR="00EB7072" w:rsidRPr="00C8286C">
        <w:rPr>
          <w:rFonts w:ascii="Palatino Linotype" w:hAnsi="Palatino Linotype"/>
          <w:sz w:val="22"/>
          <w:szCs w:val="22"/>
        </w:rPr>
        <w:t xml:space="preserve">mothers </w:t>
      </w:r>
      <w:r w:rsidR="00486C2D" w:rsidRPr="00C8286C">
        <w:rPr>
          <w:rFonts w:ascii="Palatino Linotype" w:hAnsi="Palatino Linotype"/>
          <w:sz w:val="22"/>
          <w:szCs w:val="22"/>
        </w:rPr>
        <w:t xml:space="preserve">have ever lost a child. </w:t>
      </w:r>
      <w:r w:rsidR="00323329" w:rsidRPr="00C8286C">
        <w:rPr>
          <w:rFonts w:ascii="Palatino Linotype" w:hAnsi="Palatino Linotype"/>
          <w:sz w:val="22"/>
          <w:szCs w:val="22"/>
        </w:rPr>
        <w:t>I</w:t>
      </w:r>
      <w:r w:rsidR="00C6119C" w:rsidRPr="00C8286C">
        <w:rPr>
          <w:rFonts w:ascii="Palatino Linotype" w:hAnsi="Palatino Linotype"/>
          <w:sz w:val="22"/>
          <w:szCs w:val="22"/>
        </w:rPr>
        <w:t xml:space="preserve">n more than </w:t>
      </w:r>
      <w:r w:rsidR="00945663" w:rsidRPr="00C8286C">
        <w:rPr>
          <w:rFonts w:ascii="Palatino Linotype" w:hAnsi="Palatino Linotype"/>
          <w:sz w:val="22"/>
          <w:szCs w:val="22"/>
        </w:rPr>
        <w:t>50 countries</w:t>
      </w:r>
      <w:r w:rsidR="00E0240F" w:rsidRPr="00C8286C">
        <w:rPr>
          <w:rFonts w:ascii="Palatino Linotype" w:hAnsi="Palatino Linotype"/>
          <w:sz w:val="22"/>
          <w:szCs w:val="22"/>
        </w:rPr>
        <w:t xml:space="preserve"> in Africa, Latin America, the Middle East, and Southeast Asia</w:t>
      </w:r>
      <w:r w:rsidR="00C6119C" w:rsidRPr="00C8286C">
        <w:rPr>
          <w:rFonts w:ascii="Palatino Linotype" w:hAnsi="Palatino Linotype"/>
          <w:sz w:val="22"/>
          <w:szCs w:val="22"/>
        </w:rPr>
        <w:t xml:space="preserve">, </w:t>
      </w:r>
      <w:r w:rsidR="00323329" w:rsidRPr="00C8286C">
        <w:rPr>
          <w:rFonts w:ascii="Palatino Linotype" w:hAnsi="Palatino Linotype"/>
          <w:sz w:val="22"/>
          <w:szCs w:val="22"/>
        </w:rPr>
        <w:t xml:space="preserve">however, </w:t>
      </w:r>
      <w:r w:rsidR="00C6119C" w:rsidRPr="00C8286C">
        <w:rPr>
          <w:rFonts w:ascii="Palatino Linotype" w:hAnsi="Palatino Linotype"/>
          <w:sz w:val="22"/>
          <w:szCs w:val="22"/>
        </w:rPr>
        <w:t xml:space="preserve">the </w:t>
      </w:r>
      <w:proofErr w:type="spellStart"/>
      <w:r w:rsidR="00C6119C" w:rsidRPr="00C8286C">
        <w:rPr>
          <w:rFonts w:ascii="Palatino Linotype" w:hAnsi="Palatino Linotype"/>
          <w:sz w:val="22"/>
          <w:szCs w:val="22"/>
        </w:rPr>
        <w:t>mOM</w:t>
      </w:r>
      <w:proofErr w:type="spellEnd"/>
      <w:r w:rsidR="00C6119C" w:rsidRPr="00C8286C">
        <w:rPr>
          <w:rFonts w:ascii="Palatino Linotype" w:hAnsi="Palatino Linotype"/>
          <w:sz w:val="22"/>
          <w:szCs w:val="22"/>
        </w:rPr>
        <w:t xml:space="preserve"> </w:t>
      </w:r>
      <w:r w:rsidR="00604A85" w:rsidRPr="00C8286C">
        <w:rPr>
          <w:rFonts w:ascii="Palatino Linotype" w:hAnsi="Palatino Linotype"/>
          <w:sz w:val="22"/>
          <w:szCs w:val="22"/>
        </w:rPr>
        <w:t xml:space="preserve">levels are </w:t>
      </w:r>
      <w:r w:rsidR="00736F27" w:rsidRPr="00C8286C">
        <w:rPr>
          <w:rFonts w:ascii="Palatino Linotype" w:hAnsi="Palatino Linotype"/>
          <w:sz w:val="22"/>
          <w:szCs w:val="22"/>
        </w:rPr>
        <w:t xml:space="preserve">at least </w:t>
      </w:r>
      <w:r w:rsidR="00604A85" w:rsidRPr="00C8286C">
        <w:rPr>
          <w:rFonts w:ascii="Palatino Linotype" w:hAnsi="Palatino Linotype"/>
          <w:sz w:val="22"/>
          <w:szCs w:val="22"/>
        </w:rPr>
        <w:t xml:space="preserve">10 times higher: </w:t>
      </w:r>
      <w:r w:rsidR="00E0240F" w:rsidRPr="00C8286C">
        <w:rPr>
          <w:rFonts w:ascii="Palatino Linotype" w:hAnsi="Palatino Linotype"/>
          <w:sz w:val="22"/>
          <w:szCs w:val="22"/>
        </w:rPr>
        <w:t>in these countries</w:t>
      </w:r>
      <w:r w:rsidR="00604A85" w:rsidRPr="00C8286C">
        <w:rPr>
          <w:rFonts w:ascii="Palatino Linotype" w:hAnsi="Palatino Linotype"/>
          <w:sz w:val="22"/>
          <w:szCs w:val="22"/>
        </w:rPr>
        <w:t xml:space="preserve">, more than </w:t>
      </w:r>
      <w:r w:rsidR="00FB1D52" w:rsidRPr="00C8286C">
        <w:rPr>
          <w:rFonts w:ascii="Palatino Linotype" w:hAnsi="Palatino Linotype"/>
          <w:sz w:val="22"/>
          <w:szCs w:val="22"/>
        </w:rPr>
        <w:t>one-third</w:t>
      </w:r>
      <w:r w:rsidR="00604A85" w:rsidRPr="00C8286C">
        <w:rPr>
          <w:rFonts w:ascii="Palatino Linotype" w:hAnsi="Palatino Linotype"/>
          <w:sz w:val="22"/>
          <w:szCs w:val="22"/>
        </w:rPr>
        <w:t xml:space="preserve"> of </w:t>
      </w:r>
      <w:r w:rsidR="00FB1D52" w:rsidRPr="00C8286C">
        <w:rPr>
          <w:rFonts w:ascii="Palatino Linotype" w:hAnsi="Palatino Linotype"/>
          <w:sz w:val="22"/>
          <w:szCs w:val="22"/>
        </w:rPr>
        <w:t xml:space="preserve">surviving </w:t>
      </w:r>
      <w:r w:rsidR="00604A85" w:rsidRPr="00C8286C">
        <w:rPr>
          <w:rFonts w:ascii="Palatino Linotype" w:hAnsi="Palatino Linotype"/>
          <w:sz w:val="22"/>
          <w:szCs w:val="22"/>
        </w:rPr>
        <w:t xml:space="preserve">mothers have ever lost a child. </w:t>
      </w:r>
      <w:r w:rsidR="009D4FAF" w:rsidRPr="00C8286C">
        <w:rPr>
          <w:rFonts w:ascii="Palatino Linotype" w:hAnsi="Palatino Linotype"/>
          <w:sz w:val="22"/>
          <w:szCs w:val="22"/>
        </w:rPr>
        <w:t xml:space="preserve">In </w:t>
      </w:r>
      <w:r w:rsidR="00B52646" w:rsidRPr="00C8286C">
        <w:rPr>
          <w:rFonts w:ascii="Palatino Linotype" w:hAnsi="Palatino Linotype"/>
          <w:sz w:val="22"/>
          <w:szCs w:val="22"/>
        </w:rPr>
        <w:t>22 countries</w:t>
      </w:r>
      <w:r w:rsidR="006B1A95" w:rsidRPr="00C8286C">
        <w:rPr>
          <w:rFonts w:ascii="Palatino Linotype" w:hAnsi="Palatino Linotype"/>
          <w:sz w:val="22"/>
          <w:szCs w:val="22"/>
        </w:rPr>
        <w:t>—all</w:t>
      </w:r>
      <w:r w:rsidR="000E2663" w:rsidRPr="00C8286C">
        <w:rPr>
          <w:rFonts w:ascii="Palatino Linotype" w:hAnsi="Palatino Linotype"/>
          <w:sz w:val="22"/>
          <w:szCs w:val="22"/>
        </w:rPr>
        <w:t xml:space="preserve"> </w:t>
      </w:r>
      <w:r w:rsidR="00736F27" w:rsidRPr="00C8286C">
        <w:rPr>
          <w:rFonts w:ascii="Palatino Linotype" w:hAnsi="Palatino Linotype"/>
          <w:sz w:val="22"/>
          <w:szCs w:val="22"/>
        </w:rPr>
        <w:t>within</w:t>
      </w:r>
      <w:r w:rsidR="000E2663" w:rsidRPr="00C8286C">
        <w:rPr>
          <w:rFonts w:ascii="Palatino Linotype" w:hAnsi="Palatino Linotype"/>
          <w:sz w:val="22"/>
          <w:szCs w:val="22"/>
        </w:rPr>
        <w:t xml:space="preserve"> sub-Saharan Africa</w:t>
      </w:r>
      <w:r w:rsidR="006B1A95" w:rsidRPr="00C8286C">
        <w:rPr>
          <w:rFonts w:ascii="Palatino Linotype" w:hAnsi="Palatino Linotype"/>
          <w:sz w:val="22"/>
          <w:szCs w:val="22"/>
        </w:rPr>
        <w:t>—</w:t>
      </w:r>
      <w:r w:rsidR="00B52646" w:rsidRPr="00C8286C">
        <w:rPr>
          <w:rFonts w:ascii="Palatino Linotype" w:hAnsi="Palatino Linotype"/>
          <w:sz w:val="22"/>
          <w:szCs w:val="22"/>
        </w:rPr>
        <w:t xml:space="preserve">more than </w:t>
      </w:r>
      <w:r w:rsidR="00FB1D52" w:rsidRPr="00C8286C">
        <w:rPr>
          <w:rFonts w:ascii="Palatino Linotype" w:hAnsi="Palatino Linotype"/>
          <w:sz w:val="22"/>
          <w:szCs w:val="22"/>
        </w:rPr>
        <w:t>one-half</w:t>
      </w:r>
      <w:r w:rsidR="00B52646" w:rsidRPr="00C8286C">
        <w:rPr>
          <w:rFonts w:ascii="Palatino Linotype" w:hAnsi="Palatino Linotype"/>
          <w:sz w:val="22"/>
          <w:szCs w:val="22"/>
        </w:rPr>
        <w:t xml:space="preserve"> of </w:t>
      </w:r>
      <w:r w:rsidR="00FB1D52" w:rsidRPr="00C8286C">
        <w:rPr>
          <w:rFonts w:ascii="Palatino Linotype" w:hAnsi="Palatino Linotype"/>
          <w:sz w:val="22"/>
          <w:szCs w:val="22"/>
        </w:rPr>
        <w:t xml:space="preserve">surviving </w:t>
      </w:r>
      <w:r w:rsidR="00332AA1" w:rsidRPr="00C8286C">
        <w:rPr>
          <w:rFonts w:ascii="Palatino Linotype" w:hAnsi="Palatino Linotype"/>
          <w:sz w:val="22"/>
          <w:szCs w:val="22"/>
        </w:rPr>
        <w:t xml:space="preserve">older </w:t>
      </w:r>
      <w:r w:rsidR="00B52646" w:rsidRPr="00C8286C">
        <w:rPr>
          <w:rFonts w:ascii="Palatino Linotype" w:hAnsi="Palatino Linotype"/>
          <w:sz w:val="22"/>
          <w:szCs w:val="22"/>
        </w:rPr>
        <w:t xml:space="preserve">mothers have </w:t>
      </w:r>
      <w:r w:rsidR="00A02369" w:rsidRPr="00C8286C">
        <w:rPr>
          <w:rFonts w:ascii="Palatino Linotype" w:hAnsi="Palatino Linotype"/>
          <w:sz w:val="22"/>
          <w:szCs w:val="22"/>
        </w:rPr>
        <w:t>had a</w:t>
      </w:r>
      <w:r w:rsidR="00F7169A" w:rsidRPr="00C8286C">
        <w:rPr>
          <w:rFonts w:ascii="Palatino Linotype" w:hAnsi="Palatino Linotype"/>
          <w:sz w:val="22"/>
          <w:szCs w:val="22"/>
        </w:rPr>
        <w:t xml:space="preserve"> child</w:t>
      </w:r>
      <w:r w:rsidR="00A02369" w:rsidRPr="00C8286C">
        <w:rPr>
          <w:rFonts w:ascii="Palatino Linotype" w:hAnsi="Palatino Linotype"/>
          <w:sz w:val="22"/>
          <w:szCs w:val="22"/>
        </w:rPr>
        <w:t xml:space="preserve"> die</w:t>
      </w:r>
      <w:r w:rsidR="00486C2D" w:rsidRPr="00C8286C">
        <w:rPr>
          <w:rFonts w:ascii="Palatino Linotype" w:hAnsi="Palatino Linotype"/>
          <w:sz w:val="22"/>
          <w:szCs w:val="22"/>
        </w:rPr>
        <w:t xml:space="preserve">. </w:t>
      </w:r>
      <w:r w:rsidRPr="00C8286C">
        <w:rPr>
          <w:rFonts w:ascii="Palatino Linotype" w:hAnsi="Palatino Linotype"/>
          <w:sz w:val="22"/>
          <w:szCs w:val="22"/>
        </w:rPr>
        <w:t>T</w:t>
      </w:r>
      <w:r w:rsidR="00C337AE" w:rsidRPr="00C8286C">
        <w:rPr>
          <w:rFonts w:ascii="Palatino Linotype" w:hAnsi="Palatino Linotype"/>
          <w:sz w:val="22"/>
          <w:szCs w:val="22"/>
        </w:rPr>
        <w:t xml:space="preserve">he </w:t>
      </w:r>
      <w:proofErr w:type="spellStart"/>
      <w:r w:rsidR="00C337AE" w:rsidRPr="00C8286C">
        <w:rPr>
          <w:rFonts w:ascii="Palatino Linotype" w:hAnsi="Palatino Linotype"/>
          <w:sz w:val="22"/>
          <w:szCs w:val="22"/>
        </w:rPr>
        <w:t>mOM</w:t>
      </w:r>
      <w:proofErr w:type="spellEnd"/>
      <w:r w:rsidR="00C337AE" w:rsidRPr="00C8286C">
        <w:rPr>
          <w:rFonts w:ascii="Palatino Linotype" w:hAnsi="Palatino Linotype"/>
          <w:sz w:val="22"/>
          <w:szCs w:val="22"/>
        </w:rPr>
        <w:t xml:space="preserve"> ranges from a low of 10.75 per 1000 mothers </w:t>
      </w:r>
      <w:r w:rsidR="009F2D6A" w:rsidRPr="00C8286C">
        <w:rPr>
          <w:rFonts w:ascii="Palatino Linotype" w:hAnsi="Palatino Linotype"/>
          <w:sz w:val="22"/>
          <w:szCs w:val="22"/>
        </w:rPr>
        <w:t>(</w:t>
      </w:r>
      <w:r w:rsidR="00C337AE" w:rsidRPr="00C8286C">
        <w:rPr>
          <w:rFonts w:ascii="Palatino Linotype" w:hAnsi="Palatino Linotype"/>
          <w:sz w:val="22"/>
          <w:szCs w:val="22"/>
        </w:rPr>
        <w:t>Hong Kong</w:t>
      </w:r>
      <w:r w:rsidR="009F2D6A" w:rsidRPr="00C8286C">
        <w:rPr>
          <w:rFonts w:ascii="Palatino Linotype" w:hAnsi="Palatino Linotype"/>
          <w:sz w:val="22"/>
          <w:szCs w:val="22"/>
        </w:rPr>
        <w:t>)</w:t>
      </w:r>
      <w:r w:rsidR="00C337AE" w:rsidRPr="00C8286C">
        <w:rPr>
          <w:rFonts w:ascii="Palatino Linotype" w:hAnsi="Palatino Linotype"/>
          <w:sz w:val="22"/>
          <w:szCs w:val="22"/>
        </w:rPr>
        <w:t xml:space="preserve"> to a high of 792.6 </w:t>
      </w:r>
      <w:r w:rsidR="009F2D6A" w:rsidRPr="00C8286C">
        <w:rPr>
          <w:rFonts w:ascii="Palatino Linotype" w:hAnsi="Palatino Linotype"/>
          <w:sz w:val="22"/>
          <w:szCs w:val="22"/>
        </w:rPr>
        <w:t>per 1000 mothers (</w:t>
      </w:r>
      <w:r w:rsidR="00C337AE" w:rsidRPr="00C8286C">
        <w:rPr>
          <w:rFonts w:ascii="Palatino Linotype" w:hAnsi="Palatino Linotype"/>
          <w:sz w:val="22"/>
          <w:szCs w:val="22"/>
        </w:rPr>
        <w:t>Niger</w:t>
      </w:r>
      <w:r w:rsidR="009F2D6A" w:rsidRPr="00C8286C">
        <w:rPr>
          <w:rFonts w:ascii="Palatino Linotype" w:hAnsi="Palatino Linotype"/>
          <w:sz w:val="22"/>
          <w:szCs w:val="22"/>
        </w:rPr>
        <w:t>)</w:t>
      </w:r>
      <w:r w:rsidR="00C337AE" w:rsidRPr="00C8286C">
        <w:rPr>
          <w:rFonts w:ascii="Palatino Linotype" w:hAnsi="Palatino Linotype"/>
          <w:sz w:val="22"/>
          <w:szCs w:val="22"/>
        </w:rPr>
        <w:t>.</w:t>
      </w:r>
    </w:p>
    <w:p w14:paraId="51324BF2" w14:textId="77777777" w:rsidR="00C334BD" w:rsidRPr="00C8286C" w:rsidRDefault="00C334BD" w:rsidP="004B03F3">
      <w:pPr>
        <w:rPr>
          <w:rFonts w:ascii="Palatino Linotype" w:hAnsi="Palatino Linotype"/>
          <w:b/>
          <w:bCs/>
          <w:sz w:val="22"/>
          <w:szCs w:val="22"/>
        </w:rPr>
      </w:pPr>
    </w:p>
    <w:p w14:paraId="1FB1ECB0" w14:textId="77777777" w:rsidR="00C334BD" w:rsidRPr="00C8286C" w:rsidRDefault="00C334BD" w:rsidP="004B03F3">
      <w:pPr>
        <w:rPr>
          <w:rFonts w:ascii="Palatino Linotype" w:hAnsi="Palatino Linotype"/>
          <w:b/>
          <w:bCs/>
          <w:sz w:val="22"/>
          <w:szCs w:val="22"/>
        </w:rPr>
      </w:pPr>
    </w:p>
    <w:p w14:paraId="012E676C" w14:textId="11986D9D" w:rsidR="00C01278" w:rsidRPr="00C8286C" w:rsidRDefault="00573D92" w:rsidP="004B03F3">
      <w:pPr>
        <w:rPr>
          <w:rFonts w:ascii="Palatino Linotype" w:hAnsi="Palatino Linotype"/>
          <w:sz w:val="22"/>
          <w:szCs w:val="22"/>
        </w:rPr>
      </w:pPr>
      <w:r w:rsidRPr="00C8286C">
        <w:rPr>
          <w:rFonts w:ascii="Palatino Linotype" w:hAnsi="Palatino Linotype"/>
          <w:b/>
          <w:bCs/>
          <w:sz w:val="22"/>
          <w:szCs w:val="22"/>
        </w:rPr>
        <w:lastRenderedPageBreak/>
        <w:t>D</w:t>
      </w:r>
      <w:r w:rsidR="006D57CB" w:rsidRPr="00C8286C">
        <w:rPr>
          <w:rFonts w:ascii="Palatino Linotype" w:hAnsi="Palatino Linotype"/>
          <w:b/>
          <w:bCs/>
          <w:sz w:val="22"/>
          <w:szCs w:val="22"/>
        </w:rPr>
        <w:t>ISCUSSION</w:t>
      </w:r>
    </w:p>
    <w:p w14:paraId="1B25E0B4" w14:textId="2189C74D" w:rsidR="00F53E52" w:rsidRPr="00C8286C" w:rsidRDefault="00FB1D52" w:rsidP="004B03F3">
      <w:pPr>
        <w:rPr>
          <w:rFonts w:ascii="Palatino Linotype" w:hAnsi="Palatino Linotype"/>
          <w:sz w:val="22"/>
          <w:szCs w:val="22"/>
        </w:rPr>
      </w:pPr>
      <w:r w:rsidRPr="00C8286C">
        <w:rPr>
          <w:rFonts w:ascii="Palatino Linotype" w:hAnsi="Palatino Linotype"/>
          <w:sz w:val="22"/>
          <w:szCs w:val="22"/>
        </w:rPr>
        <w:t xml:space="preserve">This study formalizes a </w:t>
      </w:r>
      <w:r w:rsidR="007B4610" w:rsidRPr="00C8286C">
        <w:rPr>
          <w:rFonts w:ascii="Palatino Linotype" w:hAnsi="Palatino Linotype"/>
          <w:sz w:val="22"/>
          <w:szCs w:val="22"/>
        </w:rPr>
        <w:t>systematic way to measure</w:t>
      </w:r>
      <w:r w:rsidRPr="00C8286C">
        <w:rPr>
          <w:rFonts w:ascii="Palatino Linotype" w:hAnsi="Palatino Linotype"/>
          <w:sz w:val="22"/>
          <w:szCs w:val="22"/>
        </w:rPr>
        <w:t xml:space="preserve"> the population-level burden of</w:t>
      </w:r>
      <w:r w:rsidR="007B4610" w:rsidRPr="00C8286C">
        <w:rPr>
          <w:rFonts w:ascii="Palatino Linotype" w:hAnsi="Palatino Linotype"/>
          <w:sz w:val="22"/>
          <w:szCs w:val="22"/>
        </w:rPr>
        <w:t xml:space="preserve"> maternal bereavement</w:t>
      </w:r>
      <w:r w:rsidRPr="00C8286C">
        <w:rPr>
          <w:rFonts w:ascii="Palatino Linotype" w:hAnsi="Palatino Linotype"/>
          <w:sz w:val="22"/>
          <w:szCs w:val="22"/>
        </w:rPr>
        <w:t xml:space="preserve">. In doing so, </w:t>
      </w:r>
      <w:r w:rsidR="00C91093" w:rsidRPr="00C8286C">
        <w:rPr>
          <w:rFonts w:ascii="Palatino Linotype" w:hAnsi="Palatino Linotype"/>
          <w:sz w:val="22"/>
          <w:szCs w:val="22"/>
        </w:rPr>
        <w:t>we</w:t>
      </w:r>
      <w:r w:rsidR="00311012" w:rsidRPr="00C8286C">
        <w:rPr>
          <w:rFonts w:ascii="Palatino Linotype" w:hAnsi="Palatino Linotype"/>
          <w:sz w:val="22"/>
          <w:szCs w:val="22"/>
        </w:rPr>
        <w:t xml:space="preserve"> </w:t>
      </w:r>
      <w:r w:rsidR="00736F27" w:rsidRPr="00C8286C">
        <w:rPr>
          <w:rFonts w:ascii="Palatino Linotype" w:hAnsi="Palatino Linotype"/>
          <w:sz w:val="22"/>
          <w:szCs w:val="22"/>
        </w:rPr>
        <w:t>identif</w:t>
      </w:r>
      <w:r w:rsidR="009F2D6A" w:rsidRPr="00C8286C">
        <w:rPr>
          <w:rFonts w:ascii="Palatino Linotype" w:hAnsi="Palatino Linotype"/>
          <w:sz w:val="22"/>
          <w:szCs w:val="22"/>
        </w:rPr>
        <w:t>ie</w:t>
      </w:r>
      <w:r w:rsidR="00C91093" w:rsidRPr="00C8286C">
        <w:rPr>
          <w:rFonts w:ascii="Palatino Linotype" w:hAnsi="Palatino Linotype"/>
          <w:sz w:val="22"/>
          <w:szCs w:val="22"/>
        </w:rPr>
        <w:t>d</w:t>
      </w:r>
      <w:r w:rsidR="009F2D6A" w:rsidRPr="00C8286C">
        <w:rPr>
          <w:rFonts w:ascii="Palatino Linotype" w:hAnsi="Palatino Linotype"/>
          <w:sz w:val="22"/>
          <w:szCs w:val="22"/>
        </w:rPr>
        <w:t xml:space="preserve"> </w:t>
      </w:r>
      <w:r w:rsidR="00C91093" w:rsidRPr="00C8286C">
        <w:rPr>
          <w:rFonts w:ascii="Palatino Linotype" w:hAnsi="Palatino Linotype"/>
          <w:sz w:val="22"/>
          <w:szCs w:val="22"/>
        </w:rPr>
        <w:t xml:space="preserve">gross inequities </w:t>
      </w:r>
      <w:r w:rsidR="006A2310" w:rsidRPr="00C8286C">
        <w:rPr>
          <w:rFonts w:ascii="Palatino Linotype" w:hAnsi="Palatino Linotype"/>
          <w:sz w:val="22"/>
          <w:szCs w:val="22"/>
        </w:rPr>
        <w:t>in the burden of child loss</w:t>
      </w:r>
      <w:r w:rsidR="00F53E52" w:rsidRPr="00C8286C">
        <w:rPr>
          <w:rFonts w:ascii="Palatino Linotype" w:hAnsi="Palatino Linotype"/>
          <w:sz w:val="22"/>
          <w:szCs w:val="22"/>
        </w:rPr>
        <w:t xml:space="preserve"> across the globe</w:t>
      </w:r>
      <w:r w:rsidR="007E03AE" w:rsidRPr="00C8286C">
        <w:rPr>
          <w:rFonts w:ascii="Palatino Linotype" w:hAnsi="Palatino Linotype"/>
          <w:sz w:val="22"/>
          <w:szCs w:val="22"/>
        </w:rPr>
        <w:t>—</w:t>
      </w:r>
      <w:r w:rsidRPr="00C8286C">
        <w:rPr>
          <w:rFonts w:ascii="Palatino Linotype" w:hAnsi="Palatino Linotype"/>
          <w:sz w:val="22"/>
          <w:szCs w:val="22"/>
        </w:rPr>
        <w:t>inequit</w:t>
      </w:r>
      <w:r w:rsidR="00C91093" w:rsidRPr="00C8286C">
        <w:rPr>
          <w:rFonts w:ascii="Palatino Linotype" w:hAnsi="Palatino Linotype"/>
          <w:sz w:val="22"/>
          <w:szCs w:val="22"/>
        </w:rPr>
        <w:t>ies</w:t>
      </w:r>
      <w:r w:rsidRPr="00C8286C">
        <w:rPr>
          <w:rFonts w:ascii="Palatino Linotype" w:hAnsi="Palatino Linotype"/>
          <w:sz w:val="22"/>
          <w:szCs w:val="22"/>
        </w:rPr>
        <w:t xml:space="preserve"> </w:t>
      </w:r>
      <w:r w:rsidR="007E03AE" w:rsidRPr="00C8286C">
        <w:rPr>
          <w:rFonts w:ascii="Palatino Linotype" w:hAnsi="Palatino Linotype"/>
          <w:sz w:val="22"/>
          <w:szCs w:val="22"/>
        </w:rPr>
        <w:t xml:space="preserve">that </w:t>
      </w:r>
      <w:r w:rsidR="00C91093" w:rsidRPr="00C8286C">
        <w:rPr>
          <w:rFonts w:ascii="Palatino Linotype" w:hAnsi="Palatino Linotype"/>
          <w:sz w:val="22"/>
          <w:szCs w:val="22"/>
        </w:rPr>
        <w:t>exceed what we already know</w:t>
      </w:r>
      <w:r w:rsidR="007E03AE" w:rsidRPr="00C8286C">
        <w:rPr>
          <w:rFonts w:ascii="Palatino Linotype" w:hAnsi="Palatino Linotype"/>
          <w:sz w:val="22"/>
          <w:szCs w:val="22"/>
        </w:rPr>
        <w:t xml:space="preserve"> from child-centered measures of mortality</w:t>
      </w:r>
      <w:r w:rsidR="006A2310" w:rsidRPr="00C8286C">
        <w:rPr>
          <w:rFonts w:ascii="Palatino Linotype" w:hAnsi="Palatino Linotype"/>
          <w:sz w:val="22"/>
          <w:szCs w:val="22"/>
        </w:rPr>
        <w:t>. Even</w:t>
      </w:r>
      <w:r w:rsidR="00A26A7E" w:rsidRPr="00C8286C">
        <w:rPr>
          <w:rFonts w:ascii="Palatino Linotype" w:hAnsi="Palatino Linotype"/>
          <w:sz w:val="22"/>
          <w:szCs w:val="22"/>
        </w:rPr>
        <w:t xml:space="preserve"> as infant and mortality conditions improve worldwide,</w:t>
      </w:r>
      <w:r w:rsidR="006A2310" w:rsidRPr="00C8286C">
        <w:rPr>
          <w:rFonts w:ascii="Palatino Linotype" w:hAnsi="Palatino Linotype"/>
          <w:sz w:val="22"/>
          <w:szCs w:val="22"/>
        </w:rPr>
        <w:t xml:space="preserve"> </w:t>
      </w:r>
      <w:r w:rsidR="007E03AE" w:rsidRPr="00C8286C">
        <w:rPr>
          <w:rFonts w:ascii="Palatino Linotype" w:hAnsi="Palatino Linotype"/>
          <w:sz w:val="22"/>
          <w:szCs w:val="22"/>
        </w:rPr>
        <w:t xml:space="preserve">mothers </w:t>
      </w:r>
      <w:r w:rsidR="001F0CC6" w:rsidRPr="00C8286C">
        <w:rPr>
          <w:rFonts w:ascii="Palatino Linotype" w:hAnsi="Palatino Linotype"/>
          <w:sz w:val="22"/>
          <w:szCs w:val="22"/>
        </w:rPr>
        <w:t xml:space="preserve">in </w:t>
      </w:r>
      <w:r w:rsidR="00CB4D03" w:rsidRPr="00C8286C">
        <w:rPr>
          <w:rFonts w:ascii="Palatino Linotype" w:hAnsi="Palatino Linotype"/>
          <w:sz w:val="22"/>
          <w:szCs w:val="22"/>
        </w:rPr>
        <w:t xml:space="preserve">some </w:t>
      </w:r>
      <w:r w:rsidR="00BE0FFA" w:rsidRPr="00C8286C">
        <w:rPr>
          <w:rFonts w:ascii="Palatino Linotype" w:hAnsi="Palatino Linotype"/>
          <w:sz w:val="22"/>
          <w:szCs w:val="22"/>
        </w:rPr>
        <w:t xml:space="preserve">low- and middle-income </w:t>
      </w:r>
      <w:r w:rsidR="001F0CC6" w:rsidRPr="00C8286C">
        <w:rPr>
          <w:rFonts w:ascii="Palatino Linotype" w:hAnsi="Palatino Linotype"/>
          <w:sz w:val="22"/>
          <w:szCs w:val="22"/>
        </w:rPr>
        <w:t xml:space="preserve">countries are more than 10 times as likely to have had a child die than </w:t>
      </w:r>
      <w:r w:rsidR="002B7398" w:rsidRPr="00C8286C">
        <w:rPr>
          <w:rFonts w:ascii="Palatino Linotype" w:hAnsi="Palatino Linotype"/>
          <w:sz w:val="22"/>
          <w:szCs w:val="22"/>
        </w:rPr>
        <w:t xml:space="preserve">their </w:t>
      </w:r>
      <w:r w:rsidR="001F470A" w:rsidRPr="00C8286C">
        <w:rPr>
          <w:rFonts w:ascii="Palatino Linotype" w:hAnsi="Palatino Linotype"/>
          <w:sz w:val="22"/>
          <w:szCs w:val="22"/>
        </w:rPr>
        <w:t xml:space="preserve">counterparts </w:t>
      </w:r>
      <w:r w:rsidR="001F0CC6" w:rsidRPr="00C8286C">
        <w:rPr>
          <w:rFonts w:ascii="Palatino Linotype" w:hAnsi="Palatino Linotype"/>
          <w:sz w:val="22"/>
          <w:szCs w:val="22"/>
        </w:rPr>
        <w:t>in high-income countries</w:t>
      </w:r>
      <w:r w:rsidR="009F2D6A" w:rsidRPr="00C8286C">
        <w:rPr>
          <w:rFonts w:ascii="Palatino Linotype" w:hAnsi="Palatino Linotype"/>
          <w:sz w:val="22"/>
          <w:szCs w:val="22"/>
        </w:rPr>
        <w:t>.</w:t>
      </w:r>
      <w:r w:rsidR="00736F27" w:rsidRPr="00C8286C">
        <w:rPr>
          <w:rFonts w:ascii="Palatino Linotype" w:hAnsi="Palatino Linotype"/>
          <w:sz w:val="22"/>
          <w:szCs w:val="22"/>
        </w:rPr>
        <w:t xml:space="preserve"> </w:t>
      </w:r>
      <w:r w:rsidR="009F2D6A" w:rsidRPr="00C8286C">
        <w:rPr>
          <w:rFonts w:ascii="Palatino Linotype" w:hAnsi="Palatino Linotype"/>
          <w:sz w:val="22"/>
          <w:szCs w:val="22"/>
        </w:rPr>
        <w:t>A</w:t>
      </w:r>
      <w:r w:rsidR="00736F27" w:rsidRPr="00C8286C">
        <w:rPr>
          <w:rFonts w:ascii="Palatino Linotype" w:hAnsi="Palatino Linotype"/>
          <w:sz w:val="22"/>
          <w:szCs w:val="22"/>
        </w:rPr>
        <w:t xml:space="preserve">cross much of </w:t>
      </w:r>
      <w:r w:rsidR="00A26A7E" w:rsidRPr="00C8286C">
        <w:rPr>
          <w:rFonts w:ascii="Palatino Linotype" w:hAnsi="Palatino Linotype"/>
          <w:sz w:val="22"/>
          <w:szCs w:val="22"/>
        </w:rPr>
        <w:t>sub-Saharan Africa</w:t>
      </w:r>
      <w:r w:rsidR="001F0CC6" w:rsidRPr="00C8286C">
        <w:rPr>
          <w:rFonts w:ascii="Palatino Linotype" w:hAnsi="Palatino Linotype"/>
          <w:sz w:val="22"/>
          <w:szCs w:val="22"/>
        </w:rPr>
        <w:t>, mothers</w:t>
      </w:r>
      <w:r w:rsidR="00A26A7E" w:rsidRPr="00C8286C">
        <w:rPr>
          <w:rFonts w:ascii="Palatino Linotype" w:hAnsi="Palatino Linotype"/>
          <w:sz w:val="22"/>
          <w:szCs w:val="22"/>
        </w:rPr>
        <w:t xml:space="preserve"> </w:t>
      </w:r>
      <w:r w:rsidR="001873BA" w:rsidRPr="00C8286C">
        <w:rPr>
          <w:rFonts w:ascii="Palatino Linotype" w:hAnsi="Palatino Linotype"/>
          <w:sz w:val="22"/>
          <w:szCs w:val="22"/>
        </w:rPr>
        <w:t xml:space="preserve">are more than 100 times more likely to have experienced a child die than </w:t>
      </w:r>
      <w:r w:rsidR="00114E0C" w:rsidRPr="00C8286C">
        <w:rPr>
          <w:rFonts w:ascii="Palatino Linotype" w:hAnsi="Palatino Linotype"/>
          <w:sz w:val="22"/>
          <w:szCs w:val="22"/>
        </w:rPr>
        <w:t xml:space="preserve">mothers </w:t>
      </w:r>
      <w:r w:rsidR="005C5CF1" w:rsidRPr="00C8286C">
        <w:rPr>
          <w:rFonts w:ascii="Palatino Linotype" w:hAnsi="Palatino Linotype"/>
          <w:sz w:val="22"/>
          <w:szCs w:val="22"/>
        </w:rPr>
        <w:t>in</w:t>
      </w:r>
      <w:r w:rsidR="00CE1FAA" w:rsidRPr="00C8286C">
        <w:rPr>
          <w:rFonts w:ascii="Palatino Linotype" w:hAnsi="Palatino Linotype"/>
          <w:sz w:val="22"/>
          <w:szCs w:val="22"/>
        </w:rPr>
        <w:t xml:space="preserve"> the</w:t>
      </w:r>
      <w:r w:rsidR="00114E0C" w:rsidRPr="00C8286C">
        <w:rPr>
          <w:rFonts w:ascii="Palatino Linotype" w:hAnsi="Palatino Linotype"/>
          <w:sz w:val="22"/>
          <w:szCs w:val="22"/>
        </w:rPr>
        <w:t xml:space="preserve"> </w:t>
      </w:r>
      <w:r w:rsidR="00CB4D03" w:rsidRPr="00C8286C">
        <w:rPr>
          <w:rFonts w:ascii="Palatino Linotype" w:hAnsi="Palatino Linotype"/>
          <w:sz w:val="22"/>
          <w:szCs w:val="22"/>
        </w:rPr>
        <w:t xml:space="preserve">world’s </w:t>
      </w:r>
      <w:r w:rsidR="009F2D6A" w:rsidRPr="00C8286C">
        <w:rPr>
          <w:rFonts w:ascii="Palatino Linotype" w:hAnsi="Palatino Linotype"/>
          <w:sz w:val="22"/>
          <w:szCs w:val="22"/>
        </w:rPr>
        <w:t xml:space="preserve">wealthy, </w:t>
      </w:r>
      <w:r w:rsidR="00CE1FAA" w:rsidRPr="00C8286C">
        <w:rPr>
          <w:rFonts w:ascii="Palatino Linotype" w:hAnsi="Palatino Linotype"/>
          <w:sz w:val="22"/>
          <w:szCs w:val="22"/>
        </w:rPr>
        <w:t>low-mortality</w:t>
      </w:r>
      <w:r w:rsidR="00CB4D03" w:rsidRPr="00C8286C">
        <w:rPr>
          <w:rFonts w:ascii="Palatino Linotype" w:hAnsi="Palatino Linotype"/>
          <w:sz w:val="22"/>
          <w:szCs w:val="22"/>
        </w:rPr>
        <w:t>-burden</w:t>
      </w:r>
      <w:r w:rsidR="00CE1FAA" w:rsidRPr="00C8286C">
        <w:rPr>
          <w:rFonts w:ascii="Palatino Linotype" w:hAnsi="Palatino Linotype"/>
          <w:sz w:val="22"/>
          <w:szCs w:val="22"/>
        </w:rPr>
        <w:t xml:space="preserve"> </w:t>
      </w:r>
      <w:r w:rsidR="005D3947" w:rsidRPr="00C8286C">
        <w:rPr>
          <w:rFonts w:ascii="Palatino Linotype" w:hAnsi="Palatino Linotype"/>
          <w:sz w:val="22"/>
          <w:szCs w:val="22"/>
        </w:rPr>
        <w:t>enclaves</w:t>
      </w:r>
      <w:r w:rsidR="006A2310" w:rsidRPr="00C8286C">
        <w:rPr>
          <w:rFonts w:ascii="Palatino Linotype" w:hAnsi="Palatino Linotype"/>
          <w:sz w:val="22"/>
          <w:szCs w:val="22"/>
        </w:rPr>
        <w:t xml:space="preserve">. </w:t>
      </w:r>
    </w:p>
    <w:p w14:paraId="2531C629" w14:textId="02842363" w:rsidR="00841281" w:rsidRPr="00C8286C" w:rsidRDefault="006C6016" w:rsidP="00C334BD">
      <w:pPr>
        <w:ind w:firstLine="720"/>
        <w:rPr>
          <w:rFonts w:ascii="Palatino Linotype" w:hAnsi="Palatino Linotype"/>
          <w:sz w:val="22"/>
          <w:szCs w:val="22"/>
        </w:rPr>
      </w:pPr>
      <w:r w:rsidRPr="00C8286C">
        <w:rPr>
          <w:rFonts w:ascii="Palatino Linotype" w:hAnsi="Palatino Linotype"/>
          <w:sz w:val="22"/>
          <w:szCs w:val="22"/>
        </w:rPr>
        <w:t>Although the</w:t>
      </w:r>
      <w:r w:rsidR="00841281" w:rsidRPr="00C8286C">
        <w:rPr>
          <w:rFonts w:ascii="Palatino Linotype" w:hAnsi="Palatino Linotype"/>
          <w:sz w:val="22"/>
          <w:szCs w:val="22"/>
        </w:rPr>
        <w:t xml:space="preserve"> global patterning of the mIM and mU5M </w:t>
      </w:r>
      <w:r w:rsidRPr="00C8286C">
        <w:rPr>
          <w:rFonts w:ascii="Palatino Linotype" w:hAnsi="Palatino Linotype"/>
          <w:sz w:val="22"/>
          <w:szCs w:val="22"/>
        </w:rPr>
        <w:t xml:space="preserve">is </w:t>
      </w:r>
      <w:r w:rsidR="002F1022" w:rsidRPr="00C8286C">
        <w:rPr>
          <w:rFonts w:ascii="Palatino Linotype" w:hAnsi="Palatino Linotype"/>
          <w:sz w:val="22"/>
          <w:szCs w:val="22"/>
        </w:rPr>
        <w:t xml:space="preserve">closely </w:t>
      </w:r>
      <w:r w:rsidR="007031BB" w:rsidRPr="00C8286C">
        <w:rPr>
          <w:rFonts w:ascii="Palatino Linotype" w:hAnsi="Palatino Linotype"/>
          <w:sz w:val="22"/>
          <w:szCs w:val="22"/>
        </w:rPr>
        <w:t xml:space="preserve">correlated with </w:t>
      </w:r>
      <w:r w:rsidRPr="00C8286C">
        <w:rPr>
          <w:rFonts w:ascii="Palatino Linotype" w:hAnsi="Palatino Linotype"/>
          <w:sz w:val="22"/>
          <w:szCs w:val="22"/>
        </w:rPr>
        <w:t xml:space="preserve">existing </w:t>
      </w:r>
      <w:r w:rsidR="002F1022" w:rsidRPr="00C8286C">
        <w:rPr>
          <w:rFonts w:ascii="Palatino Linotype" w:hAnsi="Palatino Linotype"/>
          <w:sz w:val="22"/>
          <w:szCs w:val="22"/>
        </w:rPr>
        <w:t>child mortality metrics</w:t>
      </w:r>
      <w:r w:rsidR="00841281" w:rsidRPr="00C8286C">
        <w:rPr>
          <w:rFonts w:ascii="Palatino Linotype" w:hAnsi="Palatino Linotype"/>
          <w:sz w:val="22"/>
          <w:szCs w:val="22"/>
        </w:rPr>
        <w:t xml:space="preserve">, </w:t>
      </w:r>
      <w:r w:rsidRPr="00C8286C">
        <w:rPr>
          <w:rFonts w:ascii="Palatino Linotype" w:hAnsi="Palatino Linotype"/>
          <w:sz w:val="22"/>
          <w:szCs w:val="22"/>
        </w:rPr>
        <w:t>we assert</w:t>
      </w:r>
      <w:r w:rsidR="009231F0" w:rsidRPr="00C8286C">
        <w:rPr>
          <w:rFonts w:ascii="Palatino Linotype" w:hAnsi="Palatino Linotype"/>
          <w:sz w:val="22"/>
          <w:szCs w:val="22"/>
        </w:rPr>
        <w:t xml:space="preserve"> the </w:t>
      </w:r>
      <w:r w:rsidRPr="00C8286C">
        <w:rPr>
          <w:rFonts w:ascii="Palatino Linotype" w:hAnsi="Palatino Linotype"/>
          <w:sz w:val="22"/>
          <w:szCs w:val="22"/>
        </w:rPr>
        <w:t xml:space="preserve">value </w:t>
      </w:r>
      <w:r w:rsidR="00841281" w:rsidRPr="00C8286C">
        <w:rPr>
          <w:rFonts w:ascii="Palatino Linotype" w:hAnsi="Palatino Linotype"/>
          <w:sz w:val="22"/>
          <w:szCs w:val="22"/>
        </w:rPr>
        <w:t xml:space="preserve">of </w:t>
      </w:r>
      <w:r w:rsidR="00382BD0" w:rsidRPr="00C8286C">
        <w:rPr>
          <w:rFonts w:ascii="Palatino Linotype" w:hAnsi="Palatino Linotype"/>
          <w:sz w:val="22"/>
          <w:szCs w:val="22"/>
        </w:rPr>
        <w:t>estimating and studying</w:t>
      </w:r>
      <w:r w:rsidR="00841281" w:rsidRPr="00C8286C">
        <w:rPr>
          <w:rFonts w:ascii="Palatino Linotype" w:hAnsi="Palatino Linotype"/>
          <w:sz w:val="22"/>
          <w:szCs w:val="22"/>
        </w:rPr>
        <w:t xml:space="preserve"> the maternal burden of child loss</w:t>
      </w:r>
      <w:r w:rsidRPr="00C8286C">
        <w:rPr>
          <w:rFonts w:ascii="Palatino Linotype" w:hAnsi="Palatino Linotype"/>
          <w:sz w:val="22"/>
          <w:szCs w:val="22"/>
        </w:rPr>
        <w:t xml:space="preserve"> as its own</w:t>
      </w:r>
      <w:r w:rsidR="00382BD0" w:rsidRPr="00C8286C">
        <w:rPr>
          <w:rFonts w:ascii="Palatino Linotype" w:hAnsi="Palatino Linotype"/>
          <w:sz w:val="22"/>
          <w:szCs w:val="22"/>
        </w:rPr>
        <w:t>, unique</w:t>
      </w:r>
      <w:r w:rsidRPr="00C8286C">
        <w:rPr>
          <w:rFonts w:ascii="Palatino Linotype" w:hAnsi="Palatino Linotype"/>
          <w:sz w:val="22"/>
          <w:szCs w:val="22"/>
        </w:rPr>
        <w:t xml:space="preserve"> phenomenon</w:t>
      </w:r>
      <w:r w:rsidR="00841281" w:rsidRPr="00C8286C">
        <w:rPr>
          <w:rFonts w:ascii="Palatino Linotype" w:hAnsi="Palatino Linotype"/>
          <w:sz w:val="22"/>
          <w:szCs w:val="22"/>
        </w:rPr>
        <w:t xml:space="preserve">. </w:t>
      </w:r>
      <w:r w:rsidR="004C6CC7" w:rsidRPr="00C8286C">
        <w:rPr>
          <w:rFonts w:ascii="Palatino Linotype" w:hAnsi="Palatino Linotype"/>
          <w:sz w:val="22"/>
          <w:szCs w:val="22"/>
        </w:rPr>
        <w:t>For example, a</w:t>
      </w:r>
      <w:r w:rsidR="00841281" w:rsidRPr="00C8286C">
        <w:rPr>
          <w:rFonts w:ascii="Palatino Linotype" w:hAnsi="Palatino Linotype"/>
          <w:sz w:val="22"/>
          <w:szCs w:val="22"/>
        </w:rPr>
        <w:t xml:space="preserve">mong the 20 countries with the </w:t>
      </w:r>
      <w:r w:rsidR="002F1022" w:rsidRPr="00C8286C">
        <w:rPr>
          <w:rFonts w:ascii="Palatino Linotype" w:hAnsi="Palatino Linotype"/>
          <w:sz w:val="22"/>
          <w:szCs w:val="22"/>
        </w:rPr>
        <w:t xml:space="preserve">world’s lowest </w:t>
      </w:r>
      <w:r w:rsidR="005B6083" w:rsidRPr="00C8286C">
        <w:rPr>
          <w:rFonts w:ascii="Palatino Linotype" w:hAnsi="Palatino Linotype"/>
          <w:sz w:val="22"/>
          <w:szCs w:val="22"/>
        </w:rPr>
        <w:t>under-five</w:t>
      </w:r>
      <w:r w:rsidR="00841281" w:rsidRPr="00C8286C">
        <w:rPr>
          <w:rFonts w:ascii="Palatino Linotype" w:hAnsi="Palatino Linotype"/>
          <w:sz w:val="22"/>
          <w:szCs w:val="22"/>
        </w:rPr>
        <w:t xml:space="preserve"> mortality rates</w:t>
      </w:r>
      <w:r w:rsidR="002A000D" w:rsidRPr="00C8286C">
        <w:rPr>
          <w:rFonts w:ascii="Palatino Linotype" w:hAnsi="Palatino Linotype"/>
          <w:sz w:val="22"/>
          <w:szCs w:val="22"/>
        </w:rPr>
        <w:t xml:space="preserve"> between 2015-2020</w:t>
      </w:r>
      <w:r w:rsidR="00841281" w:rsidRPr="00C8286C">
        <w:rPr>
          <w:rFonts w:ascii="Palatino Linotype" w:hAnsi="Palatino Linotype"/>
          <w:sz w:val="22"/>
          <w:szCs w:val="22"/>
        </w:rPr>
        <w:t>,</w:t>
      </w:r>
      <w:r w:rsidR="00EB4B39" w:rsidRPr="00C8286C">
        <w:rPr>
          <w:rFonts w:ascii="Palatino Linotype" w:hAnsi="Palatino Linotype"/>
          <w:sz w:val="22"/>
          <w:szCs w:val="22"/>
        </w:rPr>
        <w:fldChar w:fldCharType="begin"/>
      </w:r>
      <w:r w:rsidR="00EB4B39" w:rsidRPr="00C8286C">
        <w:rPr>
          <w:rFonts w:ascii="Palatino Linotype" w:hAnsi="Palatino Linotype"/>
          <w:sz w:val="22"/>
          <w:szCs w:val="22"/>
        </w:rPr>
        <w:instrText xml:space="preserve"> ADDIN ZOTERO_ITEM CSL_CITATION {"citationID":"Zl7EWDlY","properties":{"formattedCitation":"\\super 37\\nosupersub{}","plainCitation":"37","noteIndex":0},"citationItems":[{"id":589,"uris":["http://zotero.org/users/local/6aiRCPll/items/ATQS4FY4"],"uri":["http://zotero.org/users/local/6aiRCPll/items/ATQS4FY4"],"itemData":{"id":589,"type":"article-journal","note":"publisher: United Nations (UN), Department of Economic and Social Affairs, Population …","title":"World population prospects 2019: Highlights (st/esa/ser. A/423)","author":[{"family":"UN","given":""}],"issued":{"date-parts":[["2019"]]}}}],"schema":"https://github.com/citation-style-language/schema/raw/master/csl-citation.json"} </w:instrText>
      </w:r>
      <w:r w:rsidR="00EB4B39" w:rsidRPr="00C8286C">
        <w:rPr>
          <w:rFonts w:ascii="Palatino Linotype" w:hAnsi="Palatino Linotype"/>
          <w:sz w:val="22"/>
          <w:szCs w:val="22"/>
        </w:rPr>
        <w:fldChar w:fldCharType="separate"/>
      </w:r>
      <w:r w:rsidR="00EB4B39" w:rsidRPr="00C8286C">
        <w:rPr>
          <w:rFonts w:ascii="Palatino Linotype" w:hAnsi="Palatino Linotype"/>
          <w:sz w:val="22"/>
          <w:szCs w:val="22"/>
          <w:vertAlign w:val="superscript"/>
        </w:rPr>
        <w:t>37</w:t>
      </w:r>
      <w:r w:rsidR="00EB4B39" w:rsidRPr="00C8286C">
        <w:rPr>
          <w:rFonts w:ascii="Palatino Linotype" w:hAnsi="Palatino Linotype"/>
          <w:sz w:val="22"/>
          <w:szCs w:val="22"/>
        </w:rPr>
        <w:fldChar w:fldCharType="end"/>
      </w:r>
      <w:r w:rsidR="00841281" w:rsidRPr="00C8286C">
        <w:rPr>
          <w:rFonts w:ascii="Palatino Linotype" w:hAnsi="Palatino Linotype"/>
          <w:sz w:val="22"/>
          <w:szCs w:val="22"/>
        </w:rPr>
        <w:t xml:space="preserve"> </w:t>
      </w:r>
      <w:r w:rsidR="00EB4B39" w:rsidRPr="00C8286C">
        <w:rPr>
          <w:rFonts w:ascii="Palatino Linotype" w:hAnsi="Palatino Linotype"/>
          <w:sz w:val="22"/>
          <w:szCs w:val="22"/>
        </w:rPr>
        <w:t xml:space="preserve">5 </w:t>
      </w:r>
      <w:r w:rsidR="00841281" w:rsidRPr="00C8286C">
        <w:rPr>
          <w:rFonts w:ascii="Palatino Linotype" w:hAnsi="Palatino Linotype"/>
          <w:sz w:val="22"/>
          <w:szCs w:val="22"/>
        </w:rPr>
        <w:t>do not</w:t>
      </w:r>
      <w:r w:rsidR="00841281" w:rsidRPr="00C8286C">
        <w:rPr>
          <w:rFonts w:ascii="Palatino Linotype" w:hAnsi="Palatino Linotype"/>
          <w:i/>
          <w:iCs/>
          <w:sz w:val="22"/>
          <w:szCs w:val="22"/>
        </w:rPr>
        <w:t xml:space="preserve"> </w:t>
      </w:r>
      <w:r w:rsidR="00841281" w:rsidRPr="00C8286C">
        <w:rPr>
          <w:rFonts w:ascii="Palatino Linotype" w:hAnsi="Palatino Linotype"/>
          <w:sz w:val="22"/>
          <w:szCs w:val="22"/>
        </w:rPr>
        <w:t>feature among the 20 countries with the lowest mU5Ms</w:t>
      </w:r>
      <w:r w:rsidR="005B6083" w:rsidRPr="00C8286C">
        <w:rPr>
          <w:rFonts w:ascii="Palatino Linotype" w:hAnsi="Palatino Linotype"/>
          <w:sz w:val="22"/>
          <w:szCs w:val="22"/>
        </w:rPr>
        <w:t xml:space="preserve"> among young mothers</w:t>
      </w:r>
      <w:r w:rsidR="00841281" w:rsidRPr="00C8286C">
        <w:rPr>
          <w:rFonts w:ascii="Palatino Linotype" w:hAnsi="Palatino Linotype"/>
          <w:sz w:val="22"/>
          <w:szCs w:val="22"/>
        </w:rPr>
        <w:t xml:space="preserve">. Similarly, </w:t>
      </w:r>
      <w:r w:rsidR="00EB4B39" w:rsidRPr="00C8286C">
        <w:rPr>
          <w:rFonts w:ascii="Palatino Linotype" w:hAnsi="Palatino Linotype"/>
          <w:sz w:val="22"/>
          <w:szCs w:val="22"/>
        </w:rPr>
        <w:t>5</w:t>
      </w:r>
      <w:r w:rsidR="004C6CC7" w:rsidRPr="00C8286C">
        <w:rPr>
          <w:rFonts w:ascii="Palatino Linotype" w:hAnsi="Palatino Linotype"/>
          <w:sz w:val="22"/>
          <w:szCs w:val="22"/>
        </w:rPr>
        <w:t xml:space="preserve"> </w:t>
      </w:r>
      <w:r w:rsidR="00841281" w:rsidRPr="00C8286C">
        <w:rPr>
          <w:rFonts w:ascii="Palatino Linotype" w:hAnsi="Palatino Linotype"/>
          <w:sz w:val="22"/>
          <w:szCs w:val="22"/>
        </w:rPr>
        <w:t xml:space="preserve">of the top 20 countries with the highest mU5Ms </w:t>
      </w:r>
      <w:r w:rsidR="002F1022" w:rsidRPr="00C8286C">
        <w:rPr>
          <w:rFonts w:ascii="Palatino Linotype" w:hAnsi="Palatino Linotype"/>
          <w:sz w:val="22"/>
          <w:szCs w:val="22"/>
        </w:rPr>
        <w:t xml:space="preserve">among young mothers </w:t>
      </w:r>
      <w:r w:rsidR="00841281" w:rsidRPr="00C8286C">
        <w:rPr>
          <w:rFonts w:ascii="Palatino Linotype" w:hAnsi="Palatino Linotype"/>
          <w:sz w:val="22"/>
          <w:szCs w:val="22"/>
        </w:rPr>
        <w:t xml:space="preserve">do not </w:t>
      </w:r>
      <w:r w:rsidR="00C91093" w:rsidRPr="00C8286C">
        <w:rPr>
          <w:rFonts w:ascii="Palatino Linotype" w:hAnsi="Palatino Linotype"/>
          <w:sz w:val="22"/>
          <w:szCs w:val="22"/>
        </w:rPr>
        <w:t xml:space="preserve">rank among </w:t>
      </w:r>
      <w:r w:rsidR="00841281" w:rsidRPr="00C8286C">
        <w:rPr>
          <w:rFonts w:ascii="Palatino Linotype" w:hAnsi="Palatino Linotype"/>
          <w:sz w:val="22"/>
          <w:szCs w:val="22"/>
        </w:rPr>
        <w:t xml:space="preserve">the </w:t>
      </w:r>
      <w:r w:rsidR="00EB4B39" w:rsidRPr="00C8286C">
        <w:rPr>
          <w:rFonts w:ascii="Palatino Linotype" w:hAnsi="Palatino Linotype"/>
          <w:sz w:val="22"/>
          <w:szCs w:val="22"/>
        </w:rPr>
        <w:t xml:space="preserve">countries with the </w:t>
      </w:r>
      <w:r w:rsidR="00841281" w:rsidRPr="00C8286C">
        <w:rPr>
          <w:rFonts w:ascii="Palatino Linotype" w:hAnsi="Palatino Linotype"/>
          <w:sz w:val="22"/>
          <w:szCs w:val="22"/>
        </w:rPr>
        <w:t xml:space="preserve">highest under-five mortality rates. </w:t>
      </w:r>
      <w:r w:rsidR="002F1022" w:rsidRPr="00C8286C">
        <w:rPr>
          <w:rFonts w:ascii="Palatino Linotype" w:hAnsi="Palatino Linotype"/>
          <w:sz w:val="22"/>
          <w:szCs w:val="22"/>
        </w:rPr>
        <w:t xml:space="preserve">This point is </w:t>
      </w:r>
      <w:r w:rsidR="005E0363" w:rsidRPr="00C8286C">
        <w:rPr>
          <w:rFonts w:ascii="Palatino Linotype" w:hAnsi="Palatino Linotype"/>
          <w:sz w:val="22"/>
          <w:szCs w:val="22"/>
        </w:rPr>
        <w:t xml:space="preserve">made </w:t>
      </w:r>
      <w:r w:rsidR="002F1022" w:rsidRPr="00C8286C">
        <w:rPr>
          <w:rFonts w:ascii="Palatino Linotype" w:hAnsi="Palatino Linotype"/>
          <w:sz w:val="22"/>
          <w:szCs w:val="22"/>
        </w:rPr>
        <w:t xml:space="preserve">further evident </w:t>
      </w:r>
      <w:r w:rsidR="005E0363" w:rsidRPr="00C8286C">
        <w:rPr>
          <w:rFonts w:ascii="Palatino Linotype" w:hAnsi="Palatino Linotype"/>
          <w:sz w:val="22"/>
          <w:szCs w:val="22"/>
        </w:rPr>
        <w:t>when we</w:t>
      </w:r>
      <w:r w:rsidR="002F1022" w:rsidRPr="00C8286C">
        <w:rPr>
          <w:rFonts w:ascii="Palatino Linotype" w:hAnsi="Palatino Linotype"/>
          <w:sz w:val="22"/>
          <w:szCs w:val="22"/>
        </w:rPr>
        <w:t xml:space="preserve"> compar</w:t>
      </w:r>
      <w:r w:rsidR="005E0363" w:rsidRPr="00C8286C">
        <w:rPr>
          <w:rFonts w:ascii="Palatino Linotype" w:hAnsi="Palatino Linotype"/>
          <w:sz w:val="22"/>
          <w:szCs w:val="22"/>
        </w:rPr>
        <w:t>e</w:t>
      </w:r>
      <w:r w:rsidR="002F1022" w:rsidRPr="00C8286C">
        <w:rPr>
          <w:rFonts w:ascii="Palatino Linotype" w:hAnsi="Palatino Linotype"/>
          <w:sz w:val="22"/>
          <w:szCs w:val="22"/>
        </w:rPr>
        <w:t xml:space="preserve"> the </w:t>
      </w:r>
      <w:r w:rsidR="00841281" w:rsidRPr="00C8286C">
        <w:rPr>
          <w:rFonts w:ascii="Palatino Linotype" w:hAnsi="Palatino Linotype"/>
          <w:sz w:val="22"/>
          <w:szCs w:val="22"/>
        </w:rPr>
        <w:t xml:space="preserve">mU5M values </w:t>
      </w:r>
      <w:r w:rsidR="002F1022" w:rsidRPr="00C8286C">
        <w:rPr>
          <w:rFonts w:ascii="Palatino Linotype" w:hAnsi="Palatino Linotype"/>
          <w:sz w:val="22"/>
          <w:szCs w:val="22"/>
        </w:rPr>
        <w:t xml:space="preserve">to </w:t>
      </w:r>
      <w:r w:rsidR="0029439D" w:rsidRPr="00C8286C">
        <w:rPr>
          <w:rFonts w:ascii="Palatino Linotype" w:hAnsi="Palatino Linotype"/>
          <w:sz w:val="22"/>
          <w:szCs w:val="22"/>
        </w:rPr>
        <w:t xml:space="preserve">achievement of </w:t>
      </w:r>
      <w:r w:rsidR="00841281" w:rsidRPr="00C8286C">
        <w:rPr>
          <w:rFonts w:ascii="Palatino Linotype" w:hAnsi="Palatino Linotype"/>
          <w:sz w:val="22"/>
          <w:szCs w:val="22"/>
        </w:rPr>
        <w:t>Goal 3.2 of the Sustainable Development Goals (SDG)</w:t>
      </w:r>
      <w:r w:rsidR="002F1022" w:rsidRPr="00C8286C">
        <w:rPr>
          <w:rFonts w:ascii="Palatino Linotype" w:hAnsi="Palatino Linotype"/>
          <w:sz w:val="22"/>
          <w:szCs w:val="22"/>
        </w:rPr>
        <w:t>: an under-five mortality rate lower than 25 per 1000 births.</w:t>
      </w:r>
      <w:r w:rsidR="00841281"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{"citationID":"lOHB6D93","properties":{"formattedCitation":"\\super 38\\nosupersub{}","plainCitation":"38","noteIndex":0},"citationItems":[{"id":499,"uris":["http://zotero.org/users/local/6aiRCPll/items/BV2LXQHP"],"uri":["http://zotero.org/users/local/6aiRCPll/items/BV2LXQHP"],"itemData":{"id":499,"type":"article-journal","container-title":"Division for Sustainable Development Goals: New York, NY, USA","title":"Transforming our world: the 2030 Agenda for Sustainable Development","author":[{"family":"GA","given":"UN"}],"issued":{"date-parts":[["2015"]]}}}],"schema":"https://github.com/citation-style-language/schema/raw/master/csl-citation.json"} </w:instrText>
      </w:r>
      <w:r w:rsidR="00841281" w:rsidRPr="00C8286C">
        <w:rPr>
          <w:rFonts w:ascii="Palatino Linotype" w:hAnsi="Palatino Linotype"/>
          <w:sz w:val="22"/>
          <w:szCs w:val="22"/>
        </w:rPr>
        <w:fldChar w:fldCharType="separate"/>
      </w:r>
      <w:r w:rsidR="008E7F02" w:rsidRPr="00C8286C">
        <w:rPr>
          <w:rFonts w:ascii="Palatino Linotype" w:hAnsi="Palatino Linotype"/>
          <w:sz w:val="22"/>
          <w:szCs w:val="22"/>
          <w:vertAlign w:val="superscript"/>
        </w:rPr>
        <w:t>38</w:t>
      </w:r>
      <w:r w:rsidR="00841281" w:rsidRPr="00C8286C">
        <w:rPr>
          <w:rFonts w:ascii="Palatino Linotype" w:hAnsi="Palatino Linotype"/>
          <w:sz w:val="22"/>
          <w:szCs w:val="22"/>
        </w:rPr>
        <w:fldChar w:fldCharType="end"/>
      </w:r>
      <w:r w:rsidR="00841281" w:rsidRPr="00C8286C">
        <w:rPr>
          <w:rFonts w:ascii="Palatino Linotype" w:hAnsi="Palatino Linotype"/>
          <w:sz w:val="22"/>
          <w:szCs w:val="22"/>
        </w:rPr>
        <w:t xml:space="preserve"> </w:t>
      </w:r>
      <w:r w:rsidR="009B1E20" w:rsidRPr="00C8286C">
        <w:rPr>
          <w:rFonts w:ascii="Palatino Linotype" w:hAnsi="Palatino Linotype"/>
          <w:sz w:val="22"/>
          <w:szCs w:val="22"/>
        </w:rPr>
        <w:t>Some c</w:t>
      </w:r>
      <w:r w:rsidR="00841281" w:rsidRPr="00C8286C">
        <w:rPr>
          <w:rFonts w:ascii="Palatino Linotype" w:hAnsi="Palatino Linotype"/>
          <w:sz w:val="22"/>
          <w:szCs w:val="22"/>
        </w:rPr>
        <w:t xml:space="preserve">ountries and territories that have achieved the SDG goals for </w:t>
      </w:r>
      <w:r w:rsidR="006467AD" w:rsidRPr="00C8286C">
        <w:rPr>
          <w:rFonts w:ascii="Palatino Linotype" w:hAnsi="Palatino Linotype"/>
          <w:sz w:val="22"/>
          <w:szCs w:val="22"/>
        </w:rPr>
        <w:t>under-five</w:t>
      </w:r>
      <w:r w:rsidR="00841281" w:rsidRPr="00C8286C">
        <w:rPr>
          <w:rFonts w:ascii="Palatino Linotype" w:hAnsi="Palatino Linotype"/>
          <w:sz w:val="22"/>
          <w:szCs w:val="22"/>
        </w:rPr>
        <w:t xml:space="preserve"> mortality </w:t>
      </w:r>
      <w:r w:rsidR="003A27D2" w:rsidRPr="00C8286C">
        <w:rPr>
          <w:rFonts w:ascii="Palatino Linotype" w:hAnsi="Palatino Linotype"/>
          <w:sz w:val="22"/>
          <w:szCs w:val="22"/>
        </w:rPr>
        <w:t xml:space="preserve">(per UNWPP data for 2015-2020) </w:t>
      </w:r>
      <w:r w:rsidR="00841281" w:rsidRPr="00C8286C">
        <w:rPr>
          <w:rFonts w:ascii="Palatino Linotype" w:hAnsi="Palatino Linotype"/>
          <w:sz w:val="22"/>
          <w:szCs w:val="22"/>
        </w:rPr>
        <w:t>have higher levels of maternal bereavement than countries that have yet to achieve these goals</w:t>
      </w:r>
      <w:r w:rsidR="009B1E20" w:rsidRPr="00C8286C">
        <w:rPr>
          <w:rFonts w:ascii="Palatino Linotype" w:hAnsi="Palatino Linotype"/>
          <w:sz w:val="22"/>
          <w:szCs w:val="22"/>
        </w:rPr>
        <w:t xml:space="preserve"> (</w:t>
      </w:r>
      <w:r w:rsidR="002F1022" w:rsidRPr="00C8286C">
        <w:rPr>
          <w:rFonts w:ascii="Palatino Linotype" w:hAnsi="Palatino Linotype"/>
          <w:sz w:val="22"/>
          <w:szCs w:val="22"/>
        </w:rPr>
        <w:t xml:space="preserve">e.g., </w:t>
      </w:r>
      <w:r w:rsidR="00B13CC9" w:rsidRPr="00C8286C">
        <w:rPr>
          <w:rFonts w:ascii="Palatino Linotype" w:hAnsi="Palatino Linotype"/>
          <w:sz w:val="22"/>
          <w:szCs w:val="22"/>
        </w:rPr>
        <w:t>Peru and Honduras</w:t>
      </w:r>
      <w:r w:rsidR="009B1E20" w:rsidRPr="00C8286C">
        <w:rPr>
          <w:rFonts w:ascii="Palatino Linotype" w:hAnsi="Palatino Linotype"/>
          <w:sz w:val="22"/>
          <w:szCs w:val="22"/>
        </w:rPr>
        <w:t>)</w:t>
      </w:r>
      <w:r w:rsidR="00307296" w:rsidRPr="00C8286C">
        <w:rPr>
          <w:rFonts w:ascii="Palatino Linotype" w:hAnsi="Palatino Linotype"/>
          <w:sz w:val="22"/>
          <w:szCs w:val="22"/>
        </w:rPr>
        <w:t xml:space="preserve">. </w:t>
      </w:r>
      <w:r w:rsidR="005E0363" w:rsidRPr="00C8286C">
        <w:rPr>
          <w:rFonts w:ascii="Palatino Linotype" w:hAnsi="Palatino Linotype"/>
          <w:sz w:val="22"/>
          <w:szCs w:val="22"/>
        </w:rPr>
        <w:t>C</w:t>
      </w:r>
      <w:r w:rsidR="00307296" w:rsidRPr="00C8286C">
        <w:rPr>
          <w:rFonts w:ascii="Palatino Linotype" w:hAnsi="Palatino Linotype"/>
          <w:sz w:val="22"/>
          <w:szCs w:val="22"/>
        </w:rPr>
        <w:t xml:space="preserve">onversely, </w:t>
      </w:r>
      <w:r w:rsidR="00841281" w:rsidRPr="00C8286C">
        <w:rPr>
          <w:rFonts w:ascii="Palatino Linotype" w:hAnsi="Palatino Linotype"/>
          <w:sz w:val="22"/>
          <w:szCs w:val="22"/>
        </w:rPr>
        <w:t>countries that have not met the SDG goals have relatively low levels of maternal bereavement</w:t>
      </w:r>
      <w:r w:rsidR="009B1E20" w:rsidRPr="00C8286C">
        <w:rPr>
          <w:rFonts w:ascii="Palatino Linotype" w:hAnsi="Palatino Linotype"/>
          <w:sz w:val="22"/>
          <w:szCs w:val="22"/>
        </w:rPr>
        <w:t xml:space="preserve"> (</w:t>
      </w:r>
      <w:r w:rsidR="002F1022" w:rsidRPr="00C8286C">
        <w:rPr>
          <w:rFonts w:ascii="Palatino Linotype" w:hAnsi="Palatino Linotype"/>
          <w:sz w:val="22"/>
          <w:szCs w:val="22"/>
        </w:rPr>
        <w:t xml:space="preserve">e.g., </w:t>
      </w:r>
      <w:r w:rsidR="00B13CC9" w:rsidRPr="00C8286C">
        <w:rPr>
          <w:rFonts w:ascii="Palatino Linotype" w:hAnsi="Palatino Linotype"/>
          <w:sz w:val="22"/>
          <w:szCs w:val="22"/>
        </w:rPr>
        <w:t>Philippines and Trinidad &amp; Tobago</w:t>
      </w:r>
      <w:r w:rsidR="009B1E20" w:rsidRPr="00C8286C">
        <w:rPr>
          <w:rFonts w:ascii="Palatino Linotype" w:hAnsi="Palatino Linotype"/>
          <w:sz w:val="22"/>
          <w:szCs w:val="22"/>
        </w:rPr>
        <w:t>)</w:t>
      </w:r>
      <w:r w:rsidR="00841281" w:rsidRPr="00C8286C">
        <w:rPr>
          <w:rFonts w:ascii="Palatino Linotype" w:hAnsi="Palatino Linotype"/>
          <w:sz w:val="22"/>
          <w:szCs w:val="22"/>
        </w:rPr>
        <w:t xml:space="preserve">. These </w:t>
      </w:r>
      <w:r w:rsidR="009B1E20" w:rsidRPr="00C8286C">
        <w:rPr>
          <w:rFonts w:ascii="Palatino Linotype" w:hAnsi="Palatino Linotype"/>
          <w:sz w:val="22"/>
          <w:szCs w:val="22"/>
        </w:rPr>
        <w:t>inversions underscore</w:t>
      </w:r>
      <w:r w:rsidR="00841281" w:rsidRPr="00C8286C">
        <w:rPr>
          <w:rFonts w:ascii="Palatino Linotype" w:hAnsi="Palatino Linotype"/>
          <w:sz w:val="22"/>
          <w:szCs w:val="22"/>
        </w:rPr>
        <w:t xml:space="preserve"> the </w:t>
      </w:r>
      <w:r w:rsidR="009B1E20" w:rsidRPr="00C8286C">
        <w:rPr>
          <w:rFonts w:ascii="Palatino Linotype" w:hAnsi="Palatino Linotype"/>
          <w:sz w:val="22"/>
          <w:szCs w:val="22"/>
        </w:rPr>
        <w:t xml:space="preserve">value </w:t>
      </w:r>
      <w:r w:rsidR="00841281" w:rsidRPr="00C8286C">
        <w:rPr>
          <w:rFonts w:ascii="Palatino Linotype" w:hAnsi="Palatino Linotype"/>
          <w:sz w:val="22"/>
          <w:szCs w:val="22"/>
        </w:rPr>
        <w:t xml:space="preserve">of </w:t>
      </w:r>
      <w:r w:rsidR="00FB7D00" w:rsidRPr="00C8286C">
        <w:rPr>
          <w:rFonts w:ascii="Palatino Linotype" w:hAnsi="Palatino Linotype"/>
          <w:sz w:val="22"/>
          <w:szCs w:val="22"/>
        </w:rPr>
        <w:t xml:space="preserve">explicitly quantifying the burden of child loss with </w:t>
      </w:r>
      <w:r w:rsidR="009B1E20" w:rsidRPr="00C8286C">
        <w:rPr>
          <w:rFonts w:ascii="Palatino Linotype" w:hAnsi="Palatino Linotype"/>
          <w:sz w:val="22"/>
          <w:szCs w:val="22"/>
        </w:rPr>
        <w:t>parent-centered measure</w:t>
      </w:r>
      <w:r w:rsidR="00FB7D00" w:rsidRPr="00C8286C">
        <w:rPr>
          <w:rFonts w:ascii="Palatino Linotype" w:hAnsi="Palatino Linotype"/>
          <w:sz w:val="22"/>
          <w:szCs w:val="22"/>
        </w:rPr>
        <w:t>s</w:t>
      </w:r>
      <w:r w:rsidR="00841281" w:rsidRPr="00C8286C">
        <w:rPr>
          <w:rFonts w:ascii="Palatino Linotype" w:hAnsi="Palatino Linotype"/>
          <w:sz w:val="22"/>
          <w:szCs w:val="22"/>
        </w:rPr>
        <w:t xml:space="preserve">. </w:t>
      </w:r>
    </w:p>
    <w:p w14:paraId="09681C2C" w14:textId="7B34A8CD" w:rsidR="009B072C" w:rsidRPr="00C8286C" w:rsidRDefault="00CE5B1C" w:rsidP="00C334BD">
      <w:pPr>
        <w:ind w:firstLine="720"/>
        <w:rPr>
          <w:rFonts w:ascii="Palatino Linotype" w:hAnsi="Palatino Linotype"/>
          <w:sz w:val="22"/>
          <w:szCs w:val="22"/>
        </w:rPr>
      </w:pPr>
      <w:r w:rsidRPr="00C8286C">
        <w:rPr>
          <w:rFonts w:ascii="Palatino Linotype" w:hAnsi="Palatino Linotype"/>
          <w:sz w:val="22"/>
          <w:szCs w:val="22"/>
        </w:rPr>
        <w:t xml:space="preserve">Beyond offering a </w:t>
      </w:r>
      <w:r w:rsidR="00960702" w:rsidRPr="00C8286C">
        <w:rPr>
          <w:rFonts w:ascii="Palatino Linotype" w:hAnsi="Palatino Linotype"/>
          <w:sz w:val="22"/>
          <w:szCs w:val="22"/>
        </w:rPr>
        <w:t>new metric to understand</w:t>
      </w:r>
      <w:r w:rsidRPr="00C8286C">
        <w:rPr>
          <w:rFonts w:ascii="Palatino Linotype" w:hAnsi="Palatino Linotype"/>
          <w:sz w:val="22"/>
          <w:szCs w:val="22"/>
        </w:rPr>
        <w:t xml:space="preserve"> </w:t>
      </w:r>
      <w:r w:rsidR="00960702" w:rsidRPr="00C8286C">
        <w:rPr>
          <w:rFonts w:ascii="Palatino Linotype" w:hAnsi="Palatino Linotype"/>
          <w:sz w:val="22"/>
          <w:szCs w:val="22"/>
        </w:rPr>
        <w:t xml:space="preserve">between-country differences in parents’ burden of premature mortality, </w:t>
      </w:r>
      <w:r w:rsidRPr="00C8286C">
        <w:rPr>
          <w:rFonts w:ascii="Palatino Linotype" w:hAnsi="Palatino Linotype"/>
          <w:sz w:val="22"/>
          <w:szCs w:val="22"/>
        </w:rPr>
        <w:t>the results also</w:t>
      </w:r>
      <w:r w:rsidR="009B1E20" w:rsidRPr="00C8286C">
        <w:rPr>
          <w:rFonts w:ascii="Palatino Linotype" w:hAnsi="Palatino Linotype"/>
          <w:sz w:val="22"/>
          <w:szCs w:val="22"/>
        </w:rPr>
        <w:t xml:space="preserve"> </w:t>
      </w:r>
      <w:r w:rsidR="005C5CF1" w:rsidRPr="00C8286C">
        <w:rPr>
          <w:rFonts w:ascii="Palatino Linotype" w:hAnsi="Palatino Linotype"/>
          <w:sz w:val="22"/>
          <w:szCs w:val="22"/>
        </w:rPr>
        <w:t xml:space="preserve">quantify </w:t>
      </w:r>
      <w:r w:rsidR="00960702" w:rsidRPr="00C8286C">
        <w:rPr>
          <w:rFonts w:ascii="Palatino Linotype" w:hAnsi="Palatino Linotype"/>
          <w:sz w:val="22"/>
          <w:szCs w:val="22"/>
        </w:rPr>
        <w:t xml:space="preserve">the sheer weight of this burden across low- and middle-income countries where a significant share of the world’s population resides. </w:t>
      </w:r>
      <w:r w:rsidR="00F53E52" w:rsidRPr="00C8286C">
        <w:rPr>
          <w:rFonts w:ascii="Palatino Linotype" w:hAnsi="Palatino Linotype"/>
          <w:sz w:val="22"/>
          <w:szCs w:val="22"/>
        </w:rPr>
        <w:t xml:space="preserve">Overlaying </w:t>
      </w:r>
      <w:r w:rsidR="005C5CF1" w:rsidRPr="00C8286C">
        <w:rPr>
          <w:rFonts w:ascii="Palatino Linotype" w:hAnsi="Palatino Linotype"/>
          <w:sz w:val="22"/>
          <w:szCs w:val="22"/>
        </w:rPr>
        <w:t xml:space="preserve">the prevalence estimates </w:t>
      </w:r>
      <w:r w:rsidR="00F53E52" w:rsidRPr="00C8286C">
        <w:rPr>
          <w:rFonts w:ascii="Palatino Linotype" w:hAnsi="Palatino Linotype"/>
          <w:sz w:val="22"/>
          <w:szCs w:val="22"/>
        </w:rPr>
        <w:t xml:space="preserve">with the research on parental bereavement </w:t>
      </w:r>
      <w:r w:rsidR="005C5CF1" w:rsidRPr="00C8286C">
        <w:rPr>
          <w:rFonts w:ascii="Palatino Linotype" w:hAnsi="Palatino Linotype"/>
          <w:sz w:val="22"/>
          <w:szCs w:val="22"/>
        </w:rPr>
        <w:t xml:space="preserve">highlights yet another meta-inequality: </w:t>
      </w:r>
      <w:r w:rsidR="00BA38D1" w:rsidRPr="00C8286C">
        <w:rPr>
          <w:rFonts w:ascii="Palatino Linotype" w:hAnsi="Palatino Linotype"/>
          <w:sz w:val="22"/>
          <w:szCs w:val="22"/>
        </w:rPr>
        <w:t>t</w:t>
      </w:r>
      <w:r w:rsidR="007E1C46" w:rsidRPr="00C8286C">
        <w:rPr>
          <w:rFonts w:ascii="Palatino Linotype" w:hAnsi="Palatino Linotype"/>
          <w:sz w:val="22"/>
          <w:szCs w:val="22"/>
        </w:rPr>
        <w:t xml:space="preserve">he world regions </w:t>
      </w:r>
      <w:r w:rsidR="00BA38D1" w:rsidRPr="00C8286C">
        <w:rPr>
          <w:rFonts w:ascii="Palatino Linotype" w:hAnsi="Palatino Linotype"/>
          <w:sz w:val="22"/>
          <w:szCs w:val="22"/>
        </w:rPr>
        <w:t xml:space="preserve">in </w:t>
      </w:r>
      <w:r w:rsidR="007E1C46" w:rsidRPr="00C8286C">
        <w:rPr>
          <w:rFonts w:ascii="Palatino Linotype" w:hAnsi="Palatino Linotype"/>
          <w:sz w:val="22"/>
          <w:szCs w:val="22"/>
        </w:rPr>
        <w:t>wh</w:t>
      </w:r>
      <w:r w:rsidR="00BA38D1" w:rsidRPr="00C8286C">
        <w:rPr>
          <w:rFonts w:ascii="Palatino Linotype" w:hAnsi="Palatino Linotype"/>
          <w:sz w:val="22"/>
          <w:szCs w:val="22"/>
        </w:rPr>
        <w:t>ich</w:t>
      </w:r>
      <w:r w:rsidR="007E1C46" w:rsidRPr="00C8286C">
        <w:rPr>
          <w:rFonts w:ascii="Palatino Linotype" w:hAnsi="Palatino Linotype"/>
          <w:sz w:val="22"/>
          <w:szCs w:val="22"/>
        </w:rPr>
        <w:t xml:space="preserve"> </w:t>
      </w:r>
      <w:r w:rsidR="00F53E52" w:rsidRPr="00C8286C">
        <w:rPr>
          <w:rFonts w:ascii="Palatino Linotype" w:hAnsi="Palatino Linotype"/>
          <w:sz w:val="22"/>
          <w:szCs w:val="22"/>
        </w:rPr>
        <w:t>child loss</w:t>
      </w:r>
      <w:r w:rsidR="007E1C46" w:rsidRPr="00C8286C">
        <w:rPr>
          <w:rFonts w:ascii="Palatino Linotype" w:hAnsi="Palatino Linotype"/>
          <w:sz w:val="22"/>
          <w:szCs w:val="22"/>
        </w:rPr>
        <w:t xml:space="preserve"> is concentrated </w:t>
      </w:r>
      <w:r w:rsidR="00841281" w:rsidRPr="00C8286C">
        <w:rPr>
          <w:rFonts w:ascii="Palatino Linotype" w:hAnsi="Palatino Linotype"/>
          <w:sz w:val="22"/>
          <w:szCs w:val="22"/>
        </w:rPr>
        <w:t xml:space="preserve">are </w:t>
      </w:r>
      <w:r w:rsidR="00960702" w:rsidRPr="00C8286C">
        <w:rPr>
          <w:rFonts w:ascii="Palatino Linotype" w:hAnsi="Palatino Linotype"/>
          <w:sz w:val="22"/>
          <w:szCs w:val="22"/>
        </w:rPr>
        <w:t xml:space="preserve">less </w:t>
      </w:r>
      <w:r w:rsidR="00960702" w:rsidRPr="00C8286C">
        <w:rPr>
          <w:rFonts w:ascii="Palatino Linotype" w:hAnsi="Palatino Linotype"/>
          <w:sz w:val="22"/>
          <w:szCs w:val="22"/>
        </w:rPr>
        <w:lastRenderedPageBreak/>
        <w:t>commonly</w:t>
      </w:r>
      <w:r w:rsidR="00CB4D03" w:rsidRPr="00C8286C">
        <w:rPr>
          <w:rFonts w:ascii="Palatino Linotype" w:hAnsi="Palatino Linotype"/>
          <w:sz w:val="22"/>
          <w:szCs w:val="22"/>
        </w:rPr>
        <w:t xml:space="preserve"> the focus of </w:t>
      </w:r>
      <w:r w:rsidR="00C921A2" w:rsidRPr="00C8286C">
        <w:rPr>
          <w:rFonts w:ascii="Palatino Linotype" w:hAnsi="Palatino Linotype"/>
          <w:sz w:val="22"/>
          <w:szCs w:val="22"/>
        </w:rPr>
        <w:t xml:space="preserve">empirical </w:t>
      </w:r>
      <w:r w:rsidR="00736F27" w:rsidRPr="00C8286C">
        <w:rPr>
          <w:rFonts w:ascii="Palatino Linotype" w:hAnsi="Palatino Linotype"/>
          <w:sz w:val="22"/>
          <w:szCs w:val="22"/>
        </w:rPr>
        <w:t xml:space="preserve">research dedicated to </w:t>
      </w:r>
      <w:r w:rsidR="00C16C80" w:rsidRPr="00C8286C">
        <w:rPr>
          <w:rFonts w:ascii="Palatino Linotype" w:hAnsi="Palatino Linotype"/>
          <w:sz w:val="22"/>
          <w:szCs w:val="22"/>
        </w:rPr>
        <w:t>measuring</w:t>
      </w:r>
      <w:r w:rsidR="00736F27" w:rsidRPr="00C8286C">
        <w:rPr>
          <w:rFonts w:ascii="Palatino Linotype" w:hAnsi="Palatino Linotype"/>
          <w:sz w:val="22"/>
          <w:szCs w:val="22"/>
        </w:rPr>
        <w:t xml:space="preserve"> </w:t>
      </w:r>
      <w:r w:rsidR="000B2F67" w:rsidRPr="00C8286C">
        <w:rPr>
          <w:rFonts w:ascii="Palatino Linotype" w:hAnsi="Palatino Linotype"/>
          <w:sz w:val="22"/>
          <w:szCs w:val="22"/>
        </w:rPr>
        <w:t xml:space="preserve">the consequences of </w:t>
      </w:r>
      <w:r w:rsidR="00EA40AD" w:rsidRPr="00C8286C">
        <w:rPr>
          <w:rFonts w:ascii="Palatino Linotype" w:hAnsi="Palatino Linotype"/>
          <w:sz w:val="22"/>
          <w:szCs w:val="22"/>
        </w:rPr>
        <w:t>this experience</w:t>
      </w:r>
      <w:r w:rsidR="00C921A2" w:rsidRPr="00C8286C">
        <w:rPr>
          <w:rFonts w:ascii="Palatino Linotype" w:hAnsi="Palatino Linotype"/>
          <w:sz w:val="22"/>
          <w:szCs w:val="22"/>
        </w:rPr>
        <w:t>.</w:t>
      </w:r>
      <w:r w:rsidR="005D12AB" w:rsidRPr="00C8286C">
        <w:rPr>
          <w:rFonts w:ascii="Palatino Linotype" w:hAnsi="Palatino Linotype"/>
          <w:sz w:val="22"/>
          <w:szCs w:val="22"/>
        </w:rPr>
        <w:t xml:space="preserve"> </w:t>
      </w:r>
      <w:r w:rsidR="00C16C80" w:rsidRPr="00C8286C">
        <w:rPr>
          <w:rFonts w:ascii="Palatino Linotype" w:hAnsi="Palatino Linotype"/>
          <w:sz w:val="22"/>
          <w:szCs w:val="22"/>
        </w:rPr>
        <w:t xml:space="preserve">The few </w:t>
      </w:r>
      <w:r w:rsidR="005C5CF1" w:rsidRPr="00C8286C">
        <w:rPr>
          <w:rFonts w:ascii="Palatino Linotype" w:hAnsi="Palatino Linotype"/>
          <w:sz w:val="22"/>
          <w:szCs w:val="22"/>
        </w:rPr>
        <w:t xml:space="preserve">studies </w:t>
      </w:r>
      <w:r w:rsidR="00C16C80" w:rsidRPr="00C8286C">
        <w:rPr>
          <w:rFonts w:ascii="Palatino Linotype" w:hAnsi="Palatino Linotype"/>
          <w:sz w:val="22"/>
          <w:szCs w:val="22"/>
        </w:rPr>
        <w:t xml:space="preserve">that </w:t>
      </w:r>
      <w:r w:rsidR="005C5CF1" w:rsidRPr="00C8286C">
        <w:rPr>
          <w:rFonts w:ascii="Palatino Linotype" w:hAnsi="Palatino Linotype"/>
          <w:sz w:val="22"/>
          <w:szCs w:val="22"/>
        </w:rPr>
        <w:t xml:space="preserve">have </w:t>
      </w:r>
      <w:r w:rsidR="00C16C80" w:rsidRPr="00C8286C">
        <w:rPr>
          <w:rFonts w:ascii="Palatino Linotype" w:hAnsi="Palatino Linotype"/>
          <w:sz w:val="22"/>
          <w:szCs w:val="22"/>
        </w:rPr>
        <w:t xml:space="preserve">examined the cost of </w:t>
      </w:r>
      <w:r w:rsidR="005D12AB" w:rsidRPr="00C8286C">
        <w:rPr>
          <w:rFonts w:ascii="Palatino Linotype" w:hAnsi="Palatino Linotype"/>
          <w:sz w:val="22"/>
          <w:szCs w:val="22"/>
        </w:rPr>
        <w:t xml:space="preserve">child loss for </w:t>
      </w:r>
      <w:r w:rsidR="005C5CF1" w:rsidRPr="00C8286C">
        <w:rPr>
          <w:rFonts w:ascii="Palatino Linotype" w:hAnsi="Palatino Linotype"/>
          <w:sz w:val="22"/>
          <w:szCs w:val="22"/>
        </w:rPr>
        <w:t>mothers</w:t>
      </w:r>
      <w:r w:rsidR="00C16C80" w:rsidRPr="00C8286C">
        <w:rPr>
          <w:rFonts w:ascii="Palatino Linotype" w:hAnsi="Palatino Linotype"/>
          <w:sz w:val="22"/>
          <w:szCs w:val="22"/>
        </w:rPr>
        <w:t xml:space="preserve"> in high-bereavement contexts show that </w:t>
      </w:r>
      <w:r w:rsidR="00DD0A76" w:rsidRPr="00C8286C">
        <w:rPr>
          <w:rFonts w:ascii="Palatino Linotype" w:hAnsi="Palatino Linotype"/>
          <w:sz w:val="22"/>
          <w:szCs w:val="22"/>
        </w:rPr>
        <w:t>relationship health</w:t>
      </w:r>
      <w:r w:rsidR="00C16C80" w:rsidRPr="00C8286C">
        <w:rPr>
          <w:rFonts w:ascii="Palatino Linotype" w:hAnsi="Palatino Linotype"/>
          <w:sz w:val="22"/>
          <w:szCs w:val="22"/>
        </w:rPr>
        <w:t>,</w:t>
      </w:r>
      <w:r w:rsidR="00DD0A76" w:rsidRPr="00C8286C">
        <w:rPr>
          <w:rFonts w:ascii="Palatino Linotype" w:hAnsi="Palatino Linotype"/>
          <w:sz w:val="22"/>
          <w:szCs w:val="22"/>
        </w:rPr>
        <w:t xml:space="preserve"> physical safety, social standing, and mental wellbeing</w:t>
      </w:r>
      <w:r w:rsidR="00C16C80" w:rsidRPr="00C8286C">
        <w:rPr>
          <w:rFonts w:ascii="Palatino Linotype" w:hAnsi="Palatino Linotype"/>
          <w:sz w:val="22"/>
          <w:szCs w:val="22"/>
        </w:rPr>
        <w:t xml:space="preserve"> are all compromised in the aftermath of a child’s death; this </w:t>
      </w:r>
      <w:r w:rsidR="005C5CF1" w:rsidRPr="00C8286C">
        <w:rPr>
          <w:rFonts w:ascii="Palatino Linotype" w:hAnsi="Palatino Linotype"/>
          <w:sz w:val="22"/>
          <w:szCs w:val="22"/>
        </w:rPr>
        <w:t>confirm</w:t>
      </w:r>
      <w:r w:rsidR="00C16C80" w:rsidRPr="00C8286C">
        <w:rPr>
          <w:rFonts w:ascii="Palatino Linotype" w:hAnsi="Palatino Linotype"/>
          <w:sz w:val="22"/>
          <w:szCs w:val="22"/>
        </w:rPr>
        <w:t>s</w:t>
      </w:r>
      <w:r w:rsidR="005C5CF1" w:rsidRPr="00C8286C">
        <w:rPr>
          <w:rFonts w:ascii="Palatino Linotype" w:hAnsi="Palatino Linotype"/>
          <w:sz w:val="22"/>
          <w:szCs w:val="22"/>
        </w:rPr>
        <w:t xml:space="preserve"> the salience of bereavement for efforts to understand and improve women’s health</w:t>
      </w:r>
      <w:r w:rsidR="00960702" w:rsidRPr="00C8286C">
        <w:rPr>
          <w:rFonts w:ascii="Palatino Linotype" w:hAnsi="Palatino Linotype"/>
          <w:sz w:val="22"/>
          <w:szCs w:val="22"/>
        </w:rPr>
        <w:t xml:space="preserve"> in these high-mortality settings</w:t>
      </w:r>
      <w:r w:rsidR="005C5CF1" w:rsidRPr="00C8286C">
        <w:rPr>
          <w:rFonts w:ascii="Palatino Linotype" w:hAnsi="Palatino Linotype"/>
          <w:sz w:val="22"/>
          <w:szCs w:val="22"/>
        </w:rPr>
        <w:t>.</w:t>
      </w:r>
      <w:r w:rsidR="005C5CF1"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{"citationID":"nBrvmaiW","properties":{"formattedCitation":"\\super 21,24,25,39\\nosupersub{}","plainCitation":"21,24,25,39","noteIndex":0},"citationItems":[{"id":234,"uris":["http://zotero.org/users/local/6aiRCPll/items/V6BTA49H"],"uri":["http://zotero.org/users/local/6aiRCPll/items/V6BTA49H"],"itemData":{"id":234,"type":"article-journal","container-title":"Demography","note":"ISBN: 1533-7790\npublisher: Springer","page":"1-25","title":"The marital implications of bereavement: Child death and intimate partner violence in West and Central Africa","author":[{"family":"Weitzman","given":"Abigail"},{"family":"Smith-Greenaway","given":"Emily"}],"issued":{"date-parts":[["2020"]]}}},{"id":231,"uris":["http://zotero.org/users/local/6aiRCPll/items/R6NP4QRC"],"uri":["http://zotero.org/users/local/6aiRCPll/items/R6NP4QRC"],"itemData":{"id":231,"type":"article-journal","container-title":"Medical Anthropology Quarterly","issue":"3","note":"ISBN: 0745-5194\npublisher: Wiley Online Library","page":"314-335","title":"The (re) negotiation of illness diagnoses and responsibility for child death in rural Mali","volume":"8","author":[{"family":"Castle","given":"Sarah E."}],"issued":{"date-parts":[["1994"]]}}},{"id":233,"uris":["http://zotero.org/users/local/6aiRCPll/items/ZFDZCLVW"],"uri":["http://zotero.org/users/local/6aiRCPll/items/ZFDZCLVW"],"itemData":{"id":233,"type":"article-journal","container-title":"Social science &amp; medicine","issue":"10","note":"ISBN: 0277-9536\npublisher: Elsevier","page":"1764-1772","title":"“These are not good things for other people to know”: how rural Tanzanian women’s experiences of pregnancy loss and early neonatal death may impact survey data quality","volume":"71","author":[{"family":"Haws","given":"Rachel A."},{"family":"Mashasi","given":"Irene"},{"family":"Mrisho","given":"Mwifadhi"},{"family":"Schellenberg","given":"Joanna Armstrong"},{"family":"Darmstadt","given":"Gary L."},{"family":"Winch","given":"Peter J."}],"issued":{"date-parts":[["2010"]]}}},{"id":263,"uris":["http://zotero.org/users/local/6aiRCPll/items/C4DYR3E7"],"uri":["http://zotero.org/users/local/6aiRCPll/items/C4DYR3E7"],"itemData":{"id":263,"type":"article-journal","container-title":"Children","issue":"5","note":"publisher: Multidisciplinary Digital Publishing Institute","page":"39","title":"Grief and Bereavement in Parents After the Death of a Child in Low-and Middle-Income Countries","volume":"7","author":[{"family":"McNeil","given":"Michael J."},{"family":"Namisango","given":"Eve"},{"family":"Hunt","given":"Jennifer"},{"family":"Powell","given":"Richard A."},{"family":"Baker","given":"Justin N."}],"issued":{"date-parts":[["2020"]]}}}],"schema":"https://github.com/citation-style-language/schema/raw/master/csl-citation.json"} </w:instrText>
      </w:r>
      <w:r w:rsidR="005C5CF1" w:rsidRPr="00C8286C">
        <w:rPr>
          <w:rFonts w:ascii="Palatino Linotype" w:hAnsi="Palatino Linotype"/>
          <w:sz w:val="22"/>
          <w:szCs w:val="22"/>
        </w:rPr>
        <w:fldChar w:fldCharType="separate"/>
      </w:r>
      <w:r w:rsidR="008E7F02" w:rsidRPr="00C8286C">
        <w:rPr>
          <w:rFonts w:ascii="Palatino Linotype" w:hAnsi="Palatino Linotype"/>
          <w:sz w:val="22"/>
          <w:szCs w:val="22"/>
          <w:vertAlign w:val="superscript"/>
        </w:rPr>
        <w:t>21,24,25,39</w:t>
      </w:r>
      <w:r w:rsidR="005C5CF1" w:rsidRPr="00C8286C">
        <w:rPr>
          <w:rFonts w:ascii="Palatino Linotype" w:hAnsi="Palatino Linotype"/>
          <w:sz w:val="22"/>
          <w:szCs w:val="22"/>
        </w:rPr>
        <w:fldChar w:fldCharType="end"/>
      </w:r>
      <w:r w:rsidR="00F07E82" w:rsidRPr="00C8286C">
        <w:rPr>
          <w:rFonts w:ascii="Palatino Linotype" w:hAnsi="Palatino Linotype"/>
          <w:sz w:val="22"/>
          <w:szCs w:val="22"/>
        </w:rPr>
        <w:t xml:space="preserve"> </w:t>
      </w:r>
    </w:p>
    <w:p w14:paraId="7F653F85" w14:textId="7E2411A0" w:rsidR="00A821D0" w:rsidRPr="00C8286C" w:rsidRDefault="000D7980" w:rsidP="00C334BD">
      <w:pPr>
        <w:ind w:firstLine="720"/>
        <w:rPr>
          <w:rFonts w:ascii="Palatino Linotype" w:hAnsi="Palatino Linotype"/>
          <w:sz w:val="22"/>
          <w:szCs w:val="22"/>
        </w:rPr>
      </w:pPr>
      <w:r w:rsidRPr="00C8286C">
        <w:rPr>
          <w:rFonts w:ascii="Palatino Linotype" w:hAnsi="Palatino Linotype"/>
          <w:sz w:val="22"/>
          <w:szCs w:val="22"/>
        </w:rPr>
        <w:t>T</w:t>
      </w:r>
      <w:r w:rsidR="008E0B71" w:rsidRPr="00C8286C">
        <w:rPr>
          <w:rFonts w:ascii="Palatino Linotype" w:hAnsi="Palatino Linotype"/>
          <w:sz w:val="22"/>
          <w:szCs w:val="22"/>
        </w:rPr>
        <w:t xml:space="preserve">he high </w:t>
      </w:r>
      <w:r w:rsidR="005C5CF1" w:rsidRPr="00C8286C">
        <w:rPr>
          <w:rFonts w:ascii="Palatino Linotype" w:hAnsi="Palatino Linotype"/>
          <w:sz w:val="22"/>
          <w:szCs w:val="22"/>
        </w:rPr>
        <w:t xml:space="preserve">maternal </w:t>
      </w:r>
      <w:r w:rsidR="008E0B71" w:rsidRPr="00C8286C">
        <w:rPr>
          <w:rFonts w:ascii="Palatino Linotype" w:hAnsi="Palatino Linotype"/>
          <w:sz w:val="22"/>
          <w:szCs w:val="22"/>
        </w:rPr>
        <w:t xml:space="preserve">burden of child loss </w:t>
      </w:r>
      <w:r w:rsidR="00960702" w:rsidRPr="00C8286C">
        <w:rPr>
          <w:rFonts w:ascii="Palatino Linotype" w:hAnsi="Palatino Linotype"/>
          <w:sz w:val="22"/>
          <w:szCs w:val="22"/>
        </w:rPr>
        <w:t xml:space="preserve">in these contexts </w:t>
      </w:r>
      <w:r w:rsidR="005C5CF1" w:rsidRPr="00C8286C">
        <w:rPr>
          <w:rFonts w:ascii="Palatino Linotype" w:hAnsi="Palatino Linotype"/>
          <w:sz w:val="22"/>
          <w:szCs w:val="22"/>
        </w:rPr>
        <w:t xml:space="preserve">may </w:t>
      </w:r>
      <w:r w:rsidR="008E0B71" w:rsidRPr="00C8286C">
        <w:rPr>
          <w:rFonts w:ascii="Palatino Linotype" w:hAnsi="Palatino Linotype"/>
          <w:sz w:val="22"/>
          <w:szCs w:val="22"/>
        </w:rPr>
        <w:t xml:space="preserve">also </w:t>
      </w:r>
      <w:r w:rsidR="00C16C80" w:rsidRPr="00C8286C">
        <w:rPr>
          <w:rFonts w:ascii="Palatino Linotype" w:hAnsi="Palatino Linotype"/>
          <w:sz w:val="22"/>
          <w:szCs w:val="22"/>
        </w:rPr>
        <w:t xml:space="preserve">perpetuate </w:t>
      </w:r>
      <w:r w:rsidR="008E0B71" w:rsidRPr="00C8286C">
        <w:rPr>
          <w:rFonts w:ascii="Palatino Linotype" w:hAnsi="Palatino Linotype"/>
          <w:sz w:val="22"/>
          <w:szCs w:val="22"/>
        </w:rPr>
        <w:t xml:space="preserve">intergenerational </w:t>
      </w:r>
      <w:r w:rsidR="005C5CF1" w:rsidRPr="00C8286C">
        <w:rPr>
          <w:rFonts w:ascii="Palatino Linotype" w:hAnsi="Palatino Linotype"/>
          <w:sz w:val="22"/>
          <w:szCs w:val="22"/>
        </w:rPr>
        <w:t>health disadvantage</w:t>
      </w:r>
      <w:r w:rsidR="00C16C80" w:rsidRPr="00C8286C">
        <w:rPr>
          <w:rFonts w:ascii="Palatino Linotype" w:hAnsi="Palatino Linotype"/>
          <w:sz w:val="22"/>
          <w:szCs w:val="22"/>
        </w:rPr>
        <w:t>s</w:t>
      </w:r>
      <w:r w:rsidR="008E0B71" w:rsidRPr="00C8286C">
        <w:rPr>
          <w:rFonts w:ascii="Palatino Linotype" w:hAnsi="Palatino Linotype"/>
          <w:sz w:val="22"/>
          <w:szCs w:val="22"/>
        </w:rPr>
        <w:t xml:space="preserve">. </w:t>
      </w:r>
      <w:r w:rsidR="00C16C80" w:rsidRPr="00C8286C">
        <w:rPr>
          <w:rFonts w:ascii="Palatino Linotype" w:hAnsi="Palatino Linotype"/>
          <w:sz w:val="22"/>
          <w:szCs w:val="22"/>
        </w:rPr>
        <w:t>S</w:t>
      </w:r>
      <w:r w:rsidR="008E0B71" w:rsidRPr="00C8286C">
        <w:rPr>
          <w:rFonts w:ascii="Palatino Linotype" w:hAnsi="Palatino Linotype"/>
          <w:sz w:val="22"/>
          <w:szCs w:val="22"/>
        </w:rPr>
        <w:t xml:space="preserve">ibling loss </w:t>
      </w:r>
      <w:r w:rsidR="005C5CF1" w:rsidRPr="00C8286C">
        <w:rPr>
          <w:rFonts w:ascii="Palatino Linotype" w:hAnsi="Palatino Linotype"/>
          <w:sz w:val="22"/>
          <w:szCs w:val="22"/>
        </w:rPr>
        <w:t>produce</w:t>
      </w:r>
      <w:r w:rsidR="00C16C80" w:rsidRPr="00C8286C">
        <w:rPr>
          <w:rFonts w:ascii="Palatino Linotype" w:hAnsi="Palatino Linotype"/>
          <w:sz w:val="22"/>
          <w:szCs w:val="22"/>
        </w:rPr>
        <w:t>s</w:t>
      </w:r>
      <w:r w:rsidR="005C5CF1" w:rsidRPr="00C8286C">
        <w:rPr>
          <w:rFonts w:ascii="Palatino Linotype" w:hAnsi="Palatino Linotype"/>
          <w:sz w:val="22"/>
          <w:szCs w:val="22"/>
        </w:rPr>
        <w:t xml:space="preserve"> adversity for young people.</w:t>
      </w:r>
      <w:r w:rsidR="001171B2"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{"citationID":"NBuNGZxZ","properties":{"formattedCitation":"\\super 40\\uc0\\u8211{}42\\nosupersub{}","plainCitation":"40–42","noteIndex":0},"citationItems":[{"id":189,"uris":["http://zotero.org/users/local/6aiRCPll/items/2M6DDFL9"],"uri":["http://zotero.org/users/local/6aiRCPll/items/2M6DDFL9"],"itemData":{"id":189,"type":"article-journal","container-title":"World Psychiatry","issue":"1","note":"ISBN: 1723-8617\npublisher: Wiley Online Library","page":"59-66","title":"Bereavement after sibling death: a population‐based longitudinal case‐control study","volume":"15","author":[{"family":"Bolton","given":"James M."},{"family":"Au","given":"Wendy"},{"family":"Chateau","given":"Dan"},{"family":"Walld","given":"Randy"},{"family":"Leslie","given":"William D."},{"family":"Enns","given":"Jessica"},{"family":"Martens","given":"Patricia J."},{"family":"Katz","given":"Laurence Y."},{"family":"Logsetty","given":"Sarvesh"},{"family":"Sareen","given":"Jitender"}],"issued":{"date-parts":[["2016"]]}}},{"id":180,"uris":["http://zotero.org/users/local/6aiRCPll/items/EJ4KVFID"],"uri":["http://zotero.org/users/local/6aiRCPll/items/EJ4KVFID"],"itemData":{"id":180,"type":"article-journal","container-title":"Demography","issue":"3","note":"ISBN: 0070-3370\npublisher: Springer","page":"803-826","title":"A sibling death in the family: Common and consequential","volume":"50","author":[{"family":"Fletcher","given":"Jason"},{"family":"Mailick","given":"Marsha"},{"family":"Song","given":"Jieun"},{"family":"Wolfe","given":"Barbara"}],"issued":{"date-parts":[["2013"]]}}},{"id":242,"uris":["http://zotero.org/users/local/6aiRCPll/items/SVPPVGBB"],"uri":["http://zotero.org/users/local/6aiRCPll/items/SVPPVGBB"],"itemData":{"id":242,"type":"article-journal","container-title":"Proceedings of the National Academy of Sciences","issue":"1","note":"ISBN: 0027-8424\npublisher: National Acad Sciences","page":"115-120","title":"Dynamic and heterogeneous effects of sibling death on children’s outcomes","volume":"115","author":[{"family":"Fletcher","given":"Jason"},{"family":"Vidal-Fernandez","given":"Marian"},{"family":"Wolfe","given":"Barbara"}],"issued":{"date-parts":[["2018"]]}}}],"schema":"https://github.com/citation-style-language/schema/raw/master/csl-citation.json"} </w:instrText>
      </w:r>
      <w:r w:rsidR="001171B2" w:rsidRPr="00C8286C">
        <w:rPr>
          <w:rFonts w:ascii="Palatino Linotype" w:hAnsi="Palatino Linotype"/>
          <w:sz w:val="22"/>
          <w:szCs w:val="22"/>
        </w:rPr>
        <w:fldChar w:fldCharType="separate"/>
      </w:r>
      <w:r w:rsidR="008E7F02" w:rsidRPr="00C8286C">
        <w:rPr>
          <w:rFonts w:ascii="Palatino Linotype" w:hAnsi="Palatino Linotype"/>
          <w:sz w:val="22"/>
          <w:szCs w:val="22"/>
          <w:vertAlign w:val="superscript"/>
        </w:rPr>
        <w:t>40–42</w:t>
      </w:r>
      <w:r w:rsidR="001171B2" w:rsidRPr="00C8286C">
        <w:rPr>
          <w:rFonts w:ascii="Palatino Linotype" w:hAnsi="Palatino Linotype"/>
          <w:sz w:val="22"/>
          <w:szCs w:val="22"/>
        </w:rPr>
        <w:fldChar w:fldCharType="end"/>
      </w:r>
      <w:r w:rsidR="00565FC4" w:rsidRPr="00C8286C">
        <w:rPr>
          <w:rFonts w:ascii="Palatino Linotype" w:hAnsi="Palatino Linotype"/>
          <w:sz w:val="22"/>
          <w:szCs w:val="22"/>
        </w:rPr>
        <w:t xml:space="preserve"> </w:t>
      </w:r>
      <w:r w:rsidR="001171B2" w:rsidRPr="00C8286C">
        <w:rPr>
          <w:rFonts w:ascii="Palatino Linotype" w:hAnsi="Palatino Linotype"/>
          <w:sz w:val="22"/>
          <w:szCs w:val="22"/>
        </w:rPr>
        <w:t>A sibling’s death</w:t>
      </w:r>
      <w:r w:rsidR="008E0B71" w:rsidRPr="00C8286C">
        <w:rPr>
          <w:rFonts w:ascii="Palatino Linotype" w:hAnsi="Palatino Linotype"/>
          <w:sz w:val="22"/>
          <w:szCs w:val="22"/>
        </w:rPr>
        <w:t xml:space="preserve"> may affect </w:t>
      </w:r>
      <w:r w:rsidR="00C16C80" w:rsidRPr="00C8286C">
        <w:rPr>
          <w:rFonts w:ascii="Palatino Linotype" w:hAnsi="Palatino Linotype"/>
          <w:sz w:val="22"/>
          <w:szCs w:val="22"/>
        </w:rPr>
        <w:t>child development through</w:t>
      </w:r>
      <w:r w:rsidR="008E0B71" w:rsidRPr="00C8286C">
        <w:rPr>
          <w:rFonts w:ascii="Palatino Linotype" w:hAnsi="Palatino Linotype"/>
          <w:sz w:val="22"/>
          <w:szCs w:val="22"/>
        </w:rPr>
        <w:t xml:space="preserve"> </w:t>
      </w:r>
      <w:r w:rsidR="005C5CF1" w:rsidRPr="00C8286C">
        <w:rPr>
          <w:rFonts w:ascii="Palatino Linotype" w:hAnsi="Palatino Linotype"/>
          <w:sz w:val="22"/>
          <w:szCs w:val="22"/>
        </w:rPr>
        <w:t xml:space="preserve">its </w:t>
      </w:r>
      <w:r w:rsidR="008E0B71" w:rsidRPr="00C8286C">
        <w:rPr>
          <w:rFonts w:ascii="Palatino Linotype" w:hAnsi="Palatino Linotype"/>
          <w:sz w:val="22"/>
          <w:szCs w:val="22"/>
        </w:rPr>
        <w:t xml:space="preserve">consequences for </w:t>
      </w:r>
      <w:r w:rsidR="005C5CF1" w:rsidRPr="00C8286C">
        <w:rPr>
          <w:rFonts w:ascii="Palatino Linotype" w:hAnsi="Palatino Linotype"/>
          <w:sz w:val="22"/>
          <w:szCs w:val="22"/>
        </w:rPr>
        <w:t>their parents or as a direct result of the severed sibling relationship</w:t>
      </w:r>
      <w:r w:rsidR="000933AA" w:rsidRPr="00C8286C">
        <w:rPr>
          <w:rFonts w:ascii="Palatino Linotype" w:hAnsi="Palatino Linotype"/>
          <w:sz w:val="22"/>
          <w:szCs w:val="22"/>
        </w:rPr>
        <w:t>.</w:t>
      </w:r>
      <w:r w:rsidR="001171B2" w:rsidRPr="00C8286C">
        <w:rPr>
          <w:rFonts w:ascii="Palatino Linotype" w:hAnsi="Palatino Linotype"/>
          <w:sz w:val="22"/>
          <w:szCs w:val="22"/>
        </w:rPr>
        <w:t xml:space="preserve"> </w:t>
      </w:r>
      <w:r w:rsidR="00BF33FB" w:rsidRPr="00C8286C">
        <w:rPr>
          <w:rFonts w:ascii="Palatino Linotype" w:hAnsi="Palatino Linotype"/>
          <w:sz w:val="22"/>
          <w:szCs w:val="22"/>
        </w:rPr>
        <w:t xml:space="preserve">Yet, </w:t>
      </w:r>
      <w:r w:rsidR="005C5CF1" w:rsidRPr="00C8286C">
        <w:rPr>
          <w:rFonts w:ascii="Palatino Linotype" w:hAnsi="Palatino Linotype"/>
          <w:sz w:val="22"/>
          <w:szCs w:val="22"/>
        </w:rPr>
        <w:t xml:space="preserve">sibling loss is rarely studied as a significant life course event in low- and middle-income country settings. </w:t>
      </w:r>
      <w:r w:rsidR="00BF33FB" w:rsidRPr="00C8286C">
        <w:rPr>
          <w:rFonts w:ascii="Palatino Linotype" w:hAnsi="Palatino Linotype"/>
          <w:sz w:val="22"/>
          <w:szCs w:val="22"/>
        </w:rPr>
        <w:t>Indeed, the World Health Organization’s widely used Adverse Childhood Experiences-International Questionnaire (ACE-IQ) asks only of parental death</w:t>
      </w:r>
      <w:r w:rsidR="005028C9"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{"citationID":"nxxvn4JJ","properties":{"formattedCitation":"\\super 43\\nosupersub{}","plainCitation":"43","noteIndex":0},"citationItems":[{"id":536,"uris":["http://zotero.org/users/local/6aiRCPll/items/MDU2PV4J"],"uri":["http://zotero.org/users/local/6aiRCPll/items/MDU2PV4J"],"itemData":{"id":536,"type":"article-journal","container-title":"Geneva, Swtizerland: World Health Organization","title":"Adverse childhood experiences international questionnaire: Pilot study review and finalization meeting","author":[{"family":"Organization","given":"World Health"}],"issued":{"date-parts":[["2011"]]}}}],"schema":"https://github.com/citation-style-language/schema/raw/master/csl-citation.json"} </w:instrText>
      </w:r>
      <w:r w:rsidR="005028C9" w:rsidRPr="00C8286C">
        <w:rPr>
          <w:rFonts w:ascii="Palatino Linotype" w:hAnsi="Palatino Linotype"/>
          <w:sz w:val="22"/>
          <w:szCs w:val="22"/>
        </w:rPr>
        <w:fldChar w:fldCharType="separate"/>
      </w:r>
      <w:r w:rsidR="008E7F02" w:rsidRPr="00C8286C">
        <w:rPr>
          <w:rFonts w:ascii="Palatino Linotype" w:hAnsi="Palatino Linotype"/>
          <w:sz w:val="22"/>
          <w:szCs w:val="22"/>
          <w:vertAlign w:val="superscript"/>
        </w:rPr>
        <w:t>43</w:t>
      </w:r>
      <w:r w:rsidR="005028C9" w:rsidRPr="00C8286C">
        <w:rPr>
          <w:rFonts w:ascii="Palatino Linotype" w:hAnsi="Palatino Linotype"/>
          <w:sz w:val="22"/>
          <w:szCs w:val="22"/>
        </w:rPr>
        <w:fldChar w:fldCharType="end"/>
      </w:r>
      <w:r w:rsidR="00BF33FB" w:rsidRPr="00C8286C">
        <w:rPr>
          <w:rFonts w:ascii="Palatino Linotype" w:hAnsi="Palatino Linotype"/>
          <w:sz w:val="22"/>
          <w:szCs w:val="22"/>
        </w:rPr>
        <w:t xml:space="preserve">, paying no mind to the adversity </w:t>
      </w:r>
      <w:r w:rsidR="00C16C80" w:rsidRPr="00C8286C">
        <w:rPr>
          <w:rFonts w:ascii="Palatino Linotype" w:hAnsi="Palatino Linotype"/>
          <w:sz w:val="22"/>
          <w:szCs w:val="22"/>
        </w:rPr>
        <w:t xml:space="preserve">that </w:t>
      </w:r>
      <w:r w:rsidR="00BF33FB" w:rsidRPr="00C8286C">
        <w:rPr>
          <w:rFonts w:ascii="Palatino Linotype" w:hAnsi="Palatino Linotype"/>
          <w:sz w:val="22"/>
          <w:szCs w:val="22"/>
        </w:rPr>
        <w:t>stem</w:t>
      </w:r>
      <w:r w:rsidR="00C16C80" w:rsidRPr="00C8286C">
        <w:rPr>
          <w:rFonts w:ascii="Palatino Linotype" w:hAnsi="Palatino Linotype"/>
          <w:sz w:val="22"/>
          <w:szCs w:val="22"/>
        </w:rPr>
        <w:t>s from</w:t>
      </w:r>
      <w:r w:rsidR="00BF33FB" w:rsidRPr="00C8286C">
        <w:rPr>
          <w:rFonts w:ascii="Palatino Linotype" w:hAnsi="Palatino Linotype"/>
          <w:sz w:val="22"/>
          <w:szCs w:val="22"/>
        </w:rPr>
        <w:t xml:space="preserve"> sibling loss. The burden of</w:t>
      </w:r>
      <w:r w:rsidR="00E7529B" w:rsidRPr="00C8286C">
        <w:rPr>
          <w:rFonts w:ascii="Palatino Linotype" w:hAnsi="Palatino Linotype"/>
          <w:sz w:val="22"/>
          <w:szCs w:val="22"/>
        </w:rPr>
        <w:t xml:space="preserve"> parental bereavement </w:t>
      </w:r>
      <w:r w:rsidR="00BF33FB" w:rsidRPr="00C8286C">
        <w:rPr>
          <w:rFonts w:ascii="Palatino Linotype" w:hAnsi="Palatino Linotype"/>
          <w:sz w:val="22"/>
          <w:szCs w:val="22"/>
        </w:rPr>
        <w:t xml:space="preserve">mandates </w:t>
      </w:r>
      <w:r w:rsidR="00C16C80" w:rsidRPr="00C8286C">
        <w:rPr>
          <w:rFonts w:ascii="Palatino Linotype" w:hAnsi="Palatino Linotype"/>
          <w:sz w:val="22"/>
          <w:szCs w:val="22"/>
        </w:rPr>
        <w:t xml:space="preserve">ongoing </w:t>
      </w:r>
      <w:r w:rsidR="00BF33FB" w:rsidRPr="00C8286C">
        <w:rPr>
          <w:rFonts w:ascii="Palatino Linotype" w:hAnsi="Palatino Linotype"/>
          <w:sz w:val="22"/>
          <w:szCs w:val="22"/>
        </w:rPr>
        <w:t>measurement and analysis of</w:t>
      </w:r>
      <w:r w:rsidR="00B76DCC" w:rsidRPr="00C8286C">
        <w:rPr>
          <w:rFonts w:ascii="Palatino Linotype" w:hAnsi="Palatino Linotype"/>
          <w:sz w:val="22"/>
          <w:szCs w:val="22"/>
        </w:rPr>
        <w:t xml:space="preserve"> its consequences for </w:t>
      </w:r>
      <w:r w:rsidR="00E7529B" w:rsidRPr="00C8286C">
        <w:rPr>
          <w:rFonts w:ascii="Palatino Linotype" w:hAnsi="Palatino Linotype"/>
          <w:sz w:val="22"/>
          <w:szCs w:val="22"/>
        </w:rPr>
        <w:t xml:space="preserve">both parents—and their surviving children—alike. </w:t>
      </w:r>
    </w:p>
    <w:p w14:paraId="15B0EEDB" w14:textId="137C560C" w:rsidR="00A821D0" w:rsidRPr="00C8286C" w:rsidRDefault="00A821D0" w:rsidP="00C334BD">
      <w:pPr>
        <w:autoSpaceDE w:val="0"/>
        <w:autoSpaceDN w:val="0"/>
        <w:adjustRightInd w:val="0"/>
        <w:rPr>
          <w:rFonts w:ascii="Palatino Linotype" w:eastAsiaTheme="minorHAnsi" w:hAnsi="Palatino Linotype" w:cs="NewBaskerville-Roman"/>
          <w:sz w:val="22"/>
          <w:szCs w:val="22"/>
        </w:rPr>
      </w:pPr>
      <w:r w:rsidRPr="00C8286C">
        <w:rPr>
          <w:rFonts w:ascii="Palatino Linotype" w:hAnsi="Palatino Linotype"/>
          <w:sz w:val="22"/>
          <w:szCs w:val="22"/>
        </w:rPr>
        <w:tab/>
      </w:r>
      <w:r w:rsidR="00C16C80" w:rsidRPr="00C8286C">
        <w:rPr>
          <w:rFonts w:ascii="Palatino Linotype" w:hAnsi="Palatino Linotype"/>
          <w:sz w:val="22"/>
          <w:szCs w:val="22"/>
        </w:rPr>
        <w:t>R</w:t>
      </w:r>
      <w:r w:rsidR="00E7529B" w:rsidRPr="00C8286C">
        <w:rPr>
          <w:rFonts w:ascii="Palatino Linotype" w:hAnsi="Palatino Linotype"/>
          <w:sz w:val="22"/>
          <w:szCs w:val="22"/>
        </w:rPr>
        <w:t xml:space="preserve">esearch on the health concerns </w:t>
      </w:r>
      <w:r w:rsidR="00C16C80" w:rsidRPr="00C8286C">
        <w:rPr>
          <w:rFonts w:ascii="Palatino Linotype" w:hAnsi="Palatino Linotype"/>
          <w:sz w:val="22"/>
          <w:szCs w:val="22"/>
        </w:rPr>
        <w:t xml:space="preserve">that </w:t>
      </w:r>
      <w:r w:rsidR="00E7529B" w:rsidRPr="00C8286C">
        <w:rPr>
          <w:rFonts w:ascii="Palatino Linotype" w:hAnsi="Palatino Linotype"/>
          <w:sz w:val="22"/>
          <w:szCs w:val="22"/>
        </w:rPr>
        <w:t>follow bereavement</w:t>
      </w:r>
      <w:r w:rsidR="00AA180B" w:rsidRPr="00C8286C">
        <w:rPr>
          <w:rFonts w:ascii="Palatino Linotype" w:hAnsi="Palatino Linotype"/>
          <w:sz w:val="22"/>
          <w:szCs w:val="22"/>
        </w:rPr>
        <w:t xml:space="preserve"> c</w:t>
      </w:r>
      <w:r w:rsidR="00C16C80" w:rsidRPr="00C8286C">
        <w:rPr>
          <w:rFonts w:ascii="Palatino Linotype" w:hAnsi="Palatino Linotype"/>
          <w:sz w:val="22"/>
          <w:szCs w:val="22"/>
        </w:rPr>
        <w:t>ould</w:t>
      </w:r>
      <w:r w:rsidR="00AA180B" w:rsidRPr="00C8286C">
        <w:rPr>
          <w:rFonts w:ascii="Palatino Linotype" w:hAnsi="Palatino Linotype"/>
          <w:sz w:val="22"/>
          <w:szCs w:val="22"/>
        </w:rPr>
        <w:t xml:space="preserve"> inform</w:t>
      </w:r>
      <w:r w:rsidR="00CE1851" w:rsidRPr="00C8286C">
        <w:rPr>
          <w:rFonts w:ascii="Palatino Linotype" w:hAnsi="Palatino Linotype"/>
          <w:sz w:val="22"/>
          <w:szCs w:val="22"/>
        </w:rPr>
        <w:t xml:space="preserve"> program</w:t>
      </w:r>
      <w:r w:rsidR="00E7529B" w:rsidRPr="00C8286C">
        <w:rPr>
          <w:rFonts w:ascii="Palatino Linotype" w:hAnsi="Palatino Linotype"/>
          <w:sz w:val="22"/>
          <w:szCs w:val="22"/>
        </w:rPr>
        <w:t>matic efforts to address the needs of these families</w:t>
      </w:r>
      <w:r w:rsidR="00282701" w:rsidRPr="00C8286C">
        <w:rPr>
          <w:rFonts w:ascii="Palatino Linotype" w:hAnsi="Palatino Linotype"/>
          <w:sz w:val="22"/>
          <w:szCs w:val="22"/>
        </w:rPr>
        <w:t xml:space="preserve"> in low- and middle-income countries.</w:t>
      </w:r>
      <w:r w:rsidR="00282701"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{"citationID":"TMhdOWQE","properties":{"formattedCitation":"\\super 39\\nosupersub{}","plainCitation":"39","noteIndex":0},"citationItems":[{"id":263,"uris":["http://zotero.org/users/local/6aiRCPll/items/C4DYR3E7"],"uri":["http://zotero.org/users/local/6aiRCPll/items/C4DYR3E7"],"itemData":{"id":263,"type":"article-journal","container-title":"Children","issue":"5","note":"publisher: Multidisciplinary Digital Publishing Institute","page":"39","title":"Grief and Bereavement in Parents After the Death of a Child in Low-and Middle-Income Countries","volume":"7","author":[{"family":"McNeil","given":"Michael J."},{"family":"Namisango","given":"Eve"},{"family":"Hunt","given":"Jennifer"},{"family":"Powell","given":"Richard A."},{"family":"Baker","given":"Justin N."}],"issued":{"date-parts":[["2020"]]}}}],"schema":"https://github.com/citation-style-language/schema/raw/master/csl-citation.json"} </w:instrText>
      </w:r>
      <w:r w:rsidR="00282701" w:rsidRPr="00C8286C">
        <w:rPr>
          <w:rFonts w:ascii="Palatino Linotype" w:hAnsi="Palatino Linotype"/>
          <w:sz w:val="22"/>
          <w:szCs w:val="22"/>
        </w:rPr>
        <w:fldChar w:fldCharType="separate"/>
      </w:r>
      <w:r w:rsidR="008E7F02" w:rsidRPr="00C8286C">
        <w:rPr>
          <w:rFonts w:ascii="Palatino Linotype" w:hAnsi="Palatino Linotype"/>
          <w:sz w:val="22"/>
          <w:szCs w:val="22"/>
          <w:vertAlign w:val="superscript"/>
        </w:rPr>
        <w:t>39</w:t>
      </w:r>
      <w:r w:rsidR="00282701" w:rsidRPr="00C8286C">
        <w:rPr>
          <w:rFonts w:ascii="Palatino Linotype" w:hAnsi="Palatino Linotype"/>
          <w:sz w:val="22"/>
          <w:szCs w:val="22"/>
        </w:rPr>
        <w:fldChar w:fldCharType="end"/>
      </w:r>
      <w:r w:rsidR="00282701" w:rsidRPr="00C8286C">
        <w:rPr>
          <w:rFonts w:ascii="Palatino Linotype" w:hAnsi="Palatino Linotype"/>
          <w:sz w:val="22"/>
          <w:szCs w:val="22"/>
        </w:rPr>
        <w:t xml:space="preserve"> </w:t>
      </w:r>
      <w:r w:rsidR="00E7529B" w:rsidRPr="00C8286C">
        <w:rPr>
          <w:rFonts w:ascii="Palatino Linotype" w:hAnsi="Palatino Linotype"/>
          <w:sz w:val="22"/>
          <w:szCs w:val="22"/>
        </w:rPr>
        <w:t xml:space="preserve">Even as </w:t>
      </w:r>
      <w:r w:rsidR="00282701" w:rsidRPr="00C8286C">
        <w:rPr>
          <w:rFonts w:ascii="Palatino Linotype" w:hAnsi="Palatino Linotype"/>
          <w:sz w:val="22"/>
          <w:szCs w:val="22"/>
        </w:rPr>
        <w:t>pediatric palliative care gain</w:t>
      </w:r>
      <w:r w:rsidR="00C16C80" w:rsidRPr="00C8286C">
        <w:rPr>
          <w:rFonts w:ascii="Palatino Linotype" w:hAnsi="Palatino Linotype"/>
          <w:sz w:val="22"/>
          <w:szCs w:val="22"/>
        </w:rPr>
        <w:t>s</w:t>
      </w:r>
      <w:r w:rsidR="00282701" w:rsidRPr="00C8286C">
        <w:rPr>
          <w:rFonts w:ascii="Palatino Linotype" w:hAnsi="Palatino Linotype"/>
          <w:sz w:val="22"/>
          <w:szCs w:val="22"/>
        </w:rPr>
        <w:t xml:space="preserve"> traction in low- and middle-income countries</w:t>
      </w:r>
      <w:r w:rsidR="00F94EF0"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{"citationID":"BCZ1kcMx","properties":{"formattedCitation":"\\super 39\\nosupersub{}","plainCitation":"39","noteIndex":0},"citationItems":[{"id":263,"uris":["http://zotero.org/users/local/6aiRCPll/items/C4DYR3E7"],"uri":["http://zotero.org/users/local/6aiRCPll/items/C4DYR3E7"],"itemData":{"id":263,"type":"article-journal","container-title":"Children","issue":"5","note":"publisher: Multidisciplinary Digital Publishing Institute","page":"39","title":"Grief and Bereavement in Parents After the Death of a Child in Low-and Middle-Income Countries","volume":"7","author":[{"family":"McNeil","given":"Michael J."},{"family":"Namisango","given":"Eve"},{"family":"Hunt","given":"Jennifer"},{"family":"Powell","given":"Richard A."},{"family":"Baker","given":"Justin N."}],"issued":{"date-parts":[["2020"]]}}}],"schema":"https://github.com/citation-style-language/schema/raw/master/csl-citation.json"} </w:instrText>
      </w:r>
      <w:r w:rsidR="00F94EF0" w:rsidRPr="00C8286C">
        <w:rPr>
          <w:rFonts w:ascii="Palatino Linotype" w:hAnsi="Palatino Linotype"/>
          <w:sz w:val="22"/>
          <w:szCs w:val="22"/>
        </w:rPr>
        <w:fldChar w:fldCharType="separate"/>
      </w:r>
      <w:r w:rsidR="008E7F02" w:rsidRPr="00C8286C">
        <w:rPr>
          <w:rFonts w:ascii="Palatino Linotype" w:hAnsi="Palatino Linotype"/>
          <w:sz w:val="22"/>
          <w:szCs w:val="22"/>
          <w:vertAlign w:val="superscript"/>
        </w:rPr>
        <w:t>39</w:t>
      </w:r>
      <w:r w:rsidR="00F94EF0" w:rsidRPr="00C8286C">
        <w:rPr>
          <w:rFonts w:ascii="Palatino Linotype" w:hAnsi="Palatino Linotype"/>
          <w:sz w:val="22"/>
          <w:szCs w:val="22"/>
        </w:rPr>
        <w:fldChar w:fldCharType="end"/>
      </w:r>
      <w:r w:rsidR="00282701" w:rsidRPr="00C8286C">
        <w:rPr>
          <w:rFonts w:ascii="Palatino Linotype" w:hAnsi="Palatino Linotype"/>
          <w:sz w:val="22"/>
          <w:szCs w:val="22"/>
        </w:rPr>
        <w:t xml:space="preserve">, </w:t>
      </w:r>
      <w:r w:rsidR="00E7529B" w:rsidRPr="00C8286C">
        <w:rPr>
          <w:rFonts w:ascii="Palatino Linotype" w:hAnsi="Palatino Linotype"/>
          <w:sz w:val="22"/>
          <w:szCs w:val="22"/>
        </w:rPr>
        <w:t>the limited health infrastructure in many high-mortality-burden countries</w:t>
      </w:r>
      <w:r w:rsidR="00E7529B"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{"citationID":"Mp1nn1iE","properties":{"formattedCitation":"\\super 44,45\\nosupersub{}","plainCitation":"44,45","noteIndex":0},"citationItems":[{"id":569,"uris":["http://zotero.org/users/local/6aiRCPll/items/WRHD7A97"],"uri":["http://zotero.org/users/local/6aiRCPll/items/WRHD7A97"],"itemData":{"id":569,"type":"article-journal","container-title":"Human resources for health","issue":"1","note":"ISBN: 1478-4491\npublisher: Springer","page":"76","title":"Human resources for primary health care in sub-Saharan Africa: progress or stagnation?","volume":"13","author":[{"family":"Willcox","given":"Merlin L."},{"family":"Peersman","given":"Wim"},{"family":"Daou","given":"Pierre"},{"family":"Diakité","given":"Chiaka"},{"family":"Bajunirwe","given":"Francis"},{"family":"Mubangizi","given":"Vincent"},{"family":"Mahmoud","given":"Eman Hassan"},{"family":"Moosa","given":"Shabir"},{"family":"Phaladze","given":"Nthabiseng"},{"family":"Nkomazana","given":"Oathokwa"}],"issued":{"date-parts":[["2015"]]}}},{"id":582,"uris":["http://zotero.org/users/local/6aiRCPll/items/HQUWQSQ7"],"uri":["http://zotero.org/users/local/6aiRCPll/items/HQUWQSQ7"],"itemData":{"id":582,"type":"article-journal","container-title":"Bulletin of the World Health Organization","issue":"12","note":"publisher: World Health Organization","page":"906","title":"Addressing barriers to primary health-care services for noncommunicable diseases in the African Region","volume":"98","author":[{"family":"Tesema","given":"Azeb"},{"family":"Joshi","given":"Rohina"},{"family":"Abimbola","given":"Seye"},{"family":"Ajisegiri","given":"Whenayon Simeon"},{"family":"Narasimhan","given":"Padmanesan"},{"family":"Peiris","given":"David"}],"issued":{"date-parts":[["2020"]]}}}],"schema":"https://github.com/citation-style-language/schema/raw/master/csl-citation.json"} </w:instrText>
      </w:r>
      <w:r w:rsidR="00E7529B" w:rsidRPr="00C8286C">
        <w:rPr>
          <w:rFonts w:ascii="Palatino Linotype" w:hAnsi="Palatino Linotype"/>
          <w:sz w:val="22"/>
          <w:szCs w:val="22"/>
        </w:rPr>
        <w:fldChar w:fldCharType="separate"/>
      </w:r>
      <w:r w:rsidR="008E7F02" w:rsidRPr="00C8286C">
        <w:rPr>
          <w:rFonts w:ascii="Palatino Linotype" w:hAnsi="Palatino Linotype"/>
          <w:sz w:val="22"/>
          <w:szCs w:val="22"/>
          <w:vertAlign w:val="superscript"/>
        </w:rPr>
        <w:t>44,45</w:t>
      </w:r>
      <w:r w:rsidR="00E7529B" w:rsidRPr="00C8286C">
        <w:rPr>
          <w:rFonts w:ascii="Palatino Linotype" w:hAnsi="Palatino Linotype"/>
          <w:sz w:val="22"/>
          <w:szCs w:val="22"/>
        </w:rPr>
        <w:fldChar w:fldCharType="end"/>
      </w:r>
      <w:r w:rsidR="00E7529B" w:rsidRPr="00C8286C">
        <w:rPr>
          <w:rFonts w:ascii="Palatino Linotype" w:hAnsi="Palatino Linotype"/>
          <w:sz w:val="22"/>
          <w:szCs w:val="22"/>
        </w:rPr>
        <w:t xml:space="preserve"> has stalled </w:t>
      </w:r>
      <w:r w:rsidRPr="00C8286C">
        <w:rPr>
          <w:rFonts w:ascii="Palatino Linotype" w:hAnsi="Palatino Linotype"/>
          <w:sz w:val="22"/>
          <w:szCs w:val="22"/>
        </w:rPr>
        <w:t xml:space="preserve">programmatic efforts to provide </w:t>
      </w:r>
      <w:r w:rsidR="00282701" w:rsidRPr="00C8286C">
        <w:rPr>
          <w:rFonts w:ascii="Palatino Linotype" w:hAnsi="Palatino Linotype"/>
          <w:sz w:val="22"/>
          <w:szCs w:val="22"/>
        </w:rPr>
        <w:t xml:space="preserve">grief and bereavement support </w:t>
      </w:r>
      <w:r w:rsidRPr="00C8286C">
        <w:rPr>
          <w:rFonts w:ascii="Palatino Linotype" w:hAnsi="Palatino Linotype"/>
          <w:sz w:val="22"/>
          <w:szCs w:val="22"/>
        </w:rPr>
        <w:t>for parents.</w:t>
      </w:r>
      <w:r w:rsidR="00282701" w:rsidRPr="00C8286C">
        <w:rPr>
          <w:rFonts w:ascii="Palatino Linotype" w:hAnsi="Palatino Linotype"/>
          <w:sz w:val="22"/>
          <w:szCs w:val="22"/>
        </w:rPr>
        <w:t xml:space="preserve"> </w:t>
      </w:r>
      <w:r w:rsidR="00EB4B39" w:rsidRPr="00C8286C">
        <w:rPr>
          <w:rFonts w:ascii="Palatino Linotype" w:hAnsi="Palatino Linotype"/>
          <w:sz w:val="22"/>
          <w:szCs w:val="22"/>
        </w:rPr>
        <w:t>A</w:t>
      </w:r>
      <w:r w:rsidR="00E7529B" w:rsidRPr="00C8286C">
        <w:rPr>
          <w:rFonts w:ascii="Palatino Linotype" w:hAnsi="Palatino Linotype"/>
          <w:sz w:val="22"/>
          <w:szCs w:val="22"/>
        </w:rPr>
        <w:t xml:space="preserve">cross </w:t>
      </w:r>
      <w:r w:rsidR="00C16C80" w:rsidRPr="00C8286C">
        <w:rPr>
          <w:rFonts w:ascii="Palatino Linotype" w:hAnsi="Palatino Linotype"/>
          <w:sz w:val="22"/>
          <w:szCs w:val="22"/>
        </w:rPr>
        <w:t xml:space="preserve">a </w:t>
      </w:r>
      <w:r w:rsidR="00E7529B" w:rsidRPr="00C8286C">
        <w:rPr>
          <w:rFonts w:ascii="Palatino Linotype" w:hAnsi="Palatino Linotype"/>
          <w:sz w:val="22"/>
          <w:szCs w:val="22"/>
        </w:rPr>
        <w:t xml:space="preserve">diverse </w:t>
      </w:r>
      <w:r w:rsidR="00C16C80" w:rsidRPr="00C8286C">
        <w:rPr>
          <w:rFonts w:ascii="Palatino Linotype" w:hAnsi="Palatino Linotype"/>
          <w:sz w:val="22"/>
          <w:szCs w:val="22"/>
        </w:rPr>
        <w:t xml:space="preserve">set of </w:t>
      </w:r>
      <w:r w:rsidR="00E7529B" w:rsidRPr="00C8286C">
        <w:rPr>
          <w:rFonts w:ascii="Palatino Linotype" w:hAnsi="Palatino Linotype"/>
          <w:sz w:val="22"/>
          <w:szCs w:val="22"/>
        </w:rPr>
        <w:t xml:space="preserve">high-mortality contexts, mothers report their </w:t>
      </w:r>
      <w:r w:rsidRPr="00C8286C">
        <w:rPr>
          <w:rFonts w:ascii="Palatino Linotype" w:eastAsiaTheme="minorHAnsi" w:hAnsi="Palatino Linotype" w:cs="URWPalladioL-Roma"/>
          <w:sz w:val="22"/>
          <w:szCs w:val="22"/>
        </w:rPr>
        <w:t xml:space="preserve">grief is often unrecognized by </w:t>
      </w:r>
      <w:r w:rsidR="00E7529B" w:rsidRPr="00C8286C">
        <w:rPr>
          <w:rFonts w:ascii="Palatino Linotype" w:eastAsiaTheme="minorHAnsi" w:hAnsi="Palatino Linotype" w:cs="URWPalladioL-Roma"/>
          <w:sz w:val="22"/>
          <w:szCs w:val="22"/>
        </w:rPr>
        <w:t>healthcare providers</w:t>
      </w:r>
      <w:r w:rsidRPr="00C8286C">
        <w:rPr>
          <w:rFonts w:ascii="Palatino Linotype" w:eastAsiaTheme="minorHAnsi" w:hAnsi="Palatino Linotype" w:cs="URWPalladioL-Roma"/>
          <w:sz w:val="22"/>
          <w:szCs w:val="22"/>
        </w:rPr>
        <w:t xml:space="preserve"> and wider society</w:t>
      </w:r>
      <w:r w:rsidR="00E7529B" w:rsidRPr="00C8286C">
        <w:rPr>
          <w:rFonts w:ascii="Palatino Linotype" w:eastAsiaTheme="minorHAnsi" w:hAnsi="Palatino Linotype" w:cs="URWPalladioL-Roma"/>
          <w:sz w:val="22"/>
          <w:szCs w:val="22"/>
        </w:rPr>
        <w:t xml:space="preserve"> </w:t>
      </w:r>
      <w:r w:rsidRPr="00C8286C">
        <w:rPr>
          <w:rFonts w:ascii="Palatino Linotype" w:eastAsiaTheme="minorHAnsi" w:hAnsi="Palatino Linotype" w:cs="URWPalladioL-Roma"/>
          <w:sz w:val="22"/>
          <w:szCs w:val="22"/>
        </w:rPr>
        <w:t xml:space="preserve">and that </w:t>
      </w:r>
      <w:r w:rsidR="00E7529B" w:rsidRPr="00C8286C">
        <w:rPr>
          <w:rFonts w:ascii="Palatino Linotype" w:eastAsiaTheme="minorHAnsi" w:hAnsi="Palatino Linotype" w:cs="URWPalladioL-Roma"/>
          <w:sz w:val="22"/>
          <w:szCs w:val="22"/>
        </w:rPr>
        <w:t>their need for</w:t>
      </w:r>
      <w:r w:rsidRPr="00C8286C">
        <w:rPr>
          <w:rFonts w:ascii="Palatino Linotype" w:eastAsiaTheme="minorHAnsi" w:hAnsi="Palatino Linotype" w:cs="URWPalladioL-Roma"/>
          <w:sz w:val="22"/>
          <w:szCs w:val="22"/>
        </w:rPr>
        <w:t xml:space="preserve"> timely and culturally appropriate psychological support is </w:t>
      </w:r>
      <w:r w:rsidR="00E7529B" w:rsidRPr="00C8286C">
        <w:rPr>
          <w:rFonts w:ascii="Palatino Linotype" w:eastAsiaTheme="minorHAnsi" w:hAnsi="Palatino Linotype" w:cs="URWPalladioL-Roma"/>
          <w:sz w:val="22"/>
          <w:szCs w:val="22"/>
        </w:rPr>
        <w:t>unmet</w:t>
      </w:r>
      <w:r w:rsidRPr="00C8286C">
        <w:rPr>
          <w:rFonts w:ascii="Palatino Linotype" w:eastAsiaTheme="minorHAnsi" w:hAnsi="Palatino Linotype" w:cs="URWPalladioL-Roma"/>
          <w:sz w:val="22"/>
          <w:szCs w:val="22"/>
        </w:rPr>
        <w:t>.</w:t>
      </w:r>
      <w:r w:rsidR="00E7529B" w:rsidRPr="00C8286C">
        <w:rPr>
          <w:rFonts w:ascii="Palatino Linotype" w:eastAsiaTheme="minorHAnsi" w:hAnsi="Palatino Linotype" w:cs="URWPalladioL-Roma"/>
          <w:sz w:val="22"/>
          <w:szCs w:val="22"/>
        </w:rPr>
        <w:fldChar w:fldCharType="begin"/>
      </w:r>
      <w:r w:rsidR="008E7F02" w:rsidRPr="00C8286C">
        <w:rPr>
          <w:rFonts w:ascii="Palatino Linotype" w:eastAsiaTheme="minorHAnsi" w:hAnsi="Palatino Linotype" w:cs="URWPalladioL-Roma"/>
          <w:sz w:val="22"/>
          <w:szCs w:val="22"/>
        </w:rPr>
        <w:instrText xml:space="preserve"> ADDIN ZOTERO_ITEM CSL_CITATION {"citationID":"9tKhdYr4","properties":{"formattedCitation":"\\super 46,47\\nosupersub{}","plainCitation":"46,47","noteIndex":0},"citationItems":[{"id":577,"uris":["http://zotero.org/users/local/6aiRCPll/items/Q949GNW9"],"uri":["http://zotero.org/users/local/6aiRCPll/items/Q949GNW9"],"itemData":{"id":577,"type":"article-journal","container-title":"BJOG: An International Journal of Obstetrics &amp; Gynaecology","issue":"1","note":"ISBN: 1470-0328\npublisher: Wiley Online Library","page":"12-21","title":"Parents’ and healthcare professionals’ experiences of care after stillbirth in low</w:instrText>
      </w:r>
      <w:r w:rsidR="008E7F02" w:rsidRPr="00C8286C">
        <w:rPr>
          <w:rFonts w:ascii="Palatino Linotype" w:eastAsiaTheme="minorHAnsi" w:hAnsi="Palatino Linotype"/>
          <w:sz w:val="22"/>
          <w:szCs w:val="22"/>
        </w:rPr>
        <w:instrText>‐</w:instrText>
      </w:r>
      <w:r w:rsidR="008E7F02" w:rsidRPr="00C8286C">
        <w:rPr>
          <w:rFonts w:ascii="Palatino Linotype" w:eastAsiaTheme="minorHAnsi" w:hAnsi="Palatino Linotype" w:cs="URWPalladioL-Roma"/>
          <w:sz w:val="22"/>
          <w:szCs w:val="22"/>
        </w:rPr>
        <w:instrText>and middle</w:instrText>
      </w:r>
      <w:r w:rsidR="008E7F02" w:rsidRPr="00C8286C">
        <w:rPr>
          <w:rFonts w:ascii="Palatino Linotype" w:eastAsiaTheme="minorHAnsi" w:hAnsi="Palatino Linotype"/>
          <w:sz w:val="22"/>
          <w:szCs w:val="22"/>
        </w:rPr>
        <w:instrText>‐</w:instrText>
      </w:r>
      <w:r w:rsidR="008E7F02" w:rsidRPr="00C8286C">
        <w:rPr>
          <w:rFonts w:ascii="Palatino Linotype" w:eastAsiaTheme="minorHAnsi" w:hAnsi="Palatino Linotype" w:cs="URWPalladioL-Roma"/>
          <w:sz w:val="22"/>
          <w:szCs w:val="22"/>
        </w:rPr>
        <w:instrText>income countries: a systematic review and meta</w:instrText>
      </w:r>
      <w:r w:rsidR="008E7F02" w:rsidRPr="00C8286C">
        <w:rPr>
          <w:rFonts w:ascii="Palatino Linotype" w:eastAsiaTheme="minorHAnsi" w:hAnsi="Palatino Linotype"/>
          <w:sz w:val="22"/>
          <w:szCs w:val="22"/>
        </w:rPr>
        <w:instrText>‐</w:instrText>
      </w:r>
      <w:r w:rsidR="008E7F02" w:rsidRPr="00C8286C">
        <w:rPr>
          <w:rFonts w:ascii="Palatino Linotype" w:eastAsiaTheme="minorHAnsi" w:hAnsi="Palatino Linotype" w:cs="URWPalladioL-Roma"/>
          <w:sz w:val="22"/>
          <w:szCs w:val="22"/>
        </w:rPr>
        <w:instrText xml:space="preserve">summary","volume":"126","author":[{"family":"Shakespeare","given":"Clare"},{"family":"Merriel","given":"Abi"},{"family":"Bakhbakhi","given":"Danya"},{"family":"Baneszova","given":"Ruth"},{"family":"Barnard","given":"Katie"},{"family":"Lynch","given":"Mary"},{"family":"Storey","given":"Claire"},{"family":"Blencowe","given":"Hannah"},{"family":"Boyle","given":"Fran"},{"family":"Flenady","given":"Vicki"}],"issued":{"date-parts":[["2019"]]}}},{"id":578,"uris":["http://zotero.org/users/local/6aiRCPll/items/8GAZBEUZ"],"uri":["http://zotero.org/users/local/6aiRCPll/items/8GAZBEUZ"],"itemData":{"id":578,"type":"article-journal","container-title":"OMEGA-Journal of Death and Dying","issue":"3","note":"ISBN: 0030-2228\npublisher: SAGE Publications Sage CA: Los Angeles, CA","page":"267-279","title":"“They Say I Should not Think About It:”: A Qualitative Study Exploring the Experience of Infant Loss for Bereaved Mothers in Kumasi, Ghana","volume":"77","author":[{"family":"Meyer","given":"Anna C."},{"family":"Opoku","given":"Constance"},{"family":"Gold","given":"Katherine J."}],"issued":{"date-parts":[["2018"]]}}}],"schema":"https://github.com/citation-style-language/schema/raw/master/csl-citation.json"} </w:instrText>
      </w:r>
      <w:r w:rsidR="00E7529B" w:rsidRPr="00C8286C">
        <w:rPr>
          <w:rFonts w:ascii="Palatino Linotype" w:eastAsiaTheme="minorHAnsi" w:hAnsi="Palatino Linotype" w:cs="URWPalladioL-Roma"/>
          <w:sz w:val="22"/>
          <w:szCs w:val="22"/>
        </w:rPr>
        <w:fldChar w:fldCharType="separate"/>
      </w:r>
      <w:r w:rsidR="008E7F02" w:rsidRPr="00C8286C">
        <w:rPr>
          <w:rFonts w:ascii="Palatino Linotype" w:hAnsi="Palatino Linotype"/>
          <w:sz w:val="22"/>
          <w:szCs w:val="22"/>
          <w:vertAlign w:val="superscript"/>
        </w:rPr>
        <w:t>46,47</w:t>
      </w:r>
      <w:r w:rsidR="00E7529B" w:rsidRPr="00C8286C">
        <w:rPr>
          <w:rFonts w:ascii="Palatino Linotype" w:eastAsiaTheme="minorHAnsi" w:hAnsi="Palatino Linotype" w:cs="URWPalladioL-Roma"/>
          <w:sz w:val="22"/>
          <w:szCs w:val="22"/>
        </w:rPr>
        <w:fldChar w:fldCharType="end"/>
      </w:r>
      <w:r w:rsidR="00E7529B" w:rsidRPr="00C8286C">
        <w:rPr>
          <w:rFonts w:ascii="Palatino Linotype" w:eastAsiaTheme="minorHAnsi" w:hAnsi="Palatino Linotype" w:cs="URWPalladioL-Roma"/>
          <w:sz w:val="22"/>
          <w:szCs w:val="22"/>
        </w:rPr>
        <w:t xml:space="preserve"> </w:t>
      </w:r>
      <w:r w:rsidR="00C16C80" w:rsidRPr="00C8286C">
        <w:rPr>
          <w:rFonts w:ascii="Palatino Linotype" w:eastAsiaTheme="minorHAnsi" w:hAnsi="Palatino Linotype" w:cs="URWPalladioL-Roma"/>
          <w:sz w:val="22"/>
          <w:szCs w:val="22"/>
        </w:rPr>
        <w:t>C</w:t>
      </w:r>
      <w:r w:rsidR="00A55502" w:rsidRPr="00C8286C">
        <w:rPr>
          <w:rFonts w:ascii="Palatino Linotype" w:eastAsiaTheme="minorHAnsi" w:hAnsi="Palatino Linotype" w:cs="URWPalladioL-Roma"/>
          <w:sz w:val="22"/>
          <w:szCs w:val="22"/>
        </w:rPr>
        <w:t>omparative research suggest</w:t>
      </w:r>
      <w:r w:rsidR="00C16C80" w:rsidRPr="00C8286C">
        <w:rPr>
          <w:rFonts w:ascii="Palatino Linotype" w:eastAsiaTheme="minorHAnsi" w:hAnsi="Palatino Linotype" w:cs="URWPalladioL-Roma"/>
          <w:sz w:val="22"/>
          <w:szCs w:val="22"/>
        </w:rPr>
        <w:t>s</w:t>
      </w:r>
      <w:r w:rsidR="00A55502" w:rsidRPr="00C8286C">
        <w:rPr>
          <w:rFonts w:ascii="Palatino Linotype" w:eastAsiaTheme="minorHAnsi" w:hAnsi="Palatino Linotype" w:cs="URWPalladioL-Roma"/>
          <w:sz w:val="22"/>
          <w:szCs w:val="22"/>
        </w:rPr>
        <w:t xml:space="preserve"> that the death of a child is a universally consequential experience</w:t>
      </w:r>
      <w:r w:rsidR="00A55502" w:rsidRPr="00C8286C">
        <w:rPr>
          <w:rFonts w:ascii="Palatino Linotype" w:eastAsiaTheme="minorHAnsi" w:hAnsi="Palatino Linotype" w:cs="URWPalladioL-Roma"/>
          <w:sz w:val="22"/>
          <w:szCs w:val="22"/>
        </w:rPr>
        <w:fldChar w:fldCharType="begin"/>
      </w:r>
      <w:r w:rsidR="008E7F02" w:rsidRPr="00C8286C">
        <w:rPr>
          <w:rFonts w:ascii="Palatino Linotype" w:eastAsiaTheme="minorHAnsi" w:hAnsi="Palatino Linotype" w:cs="URWPalladioL-Roma"/>
          <w:sz w:val="22"/>
          <w:szCs w:val="22"/>
        </w:rPr>
        <w:instrText xml:space="preserve"> ADDIN ZOTERO_ITEM CSL_CITATION {"citationID":"doZ1Dwda","properties":{"formattedCitation":"\\super 48\\nosupersub{}","plainCitation":"48","noteIndex":0},"citationItems":[{"id":584,"uris":["http://zotero.org/users/local/6aiRCPll/items/M9UGSVWG"],"uri":["http://zotero.org/users/local/6aiRCPll/items/M9UGSVWG"],"itemData":{"id":584,"type":"article-journal","container-title":"Pediatrics","issue":"5","note":"ISBN: 0031-4005\npublisher: Am Acad Pediatrics","page":"e20173651","title":"The grief of mothers after the sudden unexpected death of their infants","volume":"141","author":[{"family":"Goldstein","given":"Richard D."},{"family":"Lederman","given":"Ruth I."},{"family":"Lichtenthal","given":"Wendy G."},{"family":"Morris","given":"Sue E."},{"family":"Human","given":"Melanie"},{"family":"Elliott","given":"Amy J."},{"family":"Tobacco","given":"Deb"},{"family":"Angal","given":"Jyoti"},{"family":"Odendaal","given":"Hein"},{"family":"Kinney","given":"Hannah C."}],"issued":{"date-parts":[["2018"]]}}}],"schema":"https://github.com/citation-style-language/schema/raw/master/csl-citation.json"} </w:instrText>
      </w:r>
      <w:r w:rsidR="00A55502" w:rsidRPr="00C8286C">
        <w:rPr>
          <w:rFonts w:ascii="Palatino Linotype" w:eastAsiaTheme="minorHAnsi" w:hAnsi="Palatino Linotype" w:cs="URWPalladioL-Roma"/>
          <w:sz w:val="22"/>
          <w:szCs w:val="22"/>
        </w:rPr>
        <w:fldChar w:fldCharType="separate"/>
      </w:r>
      <w:r w:rsidR="008E7F02" w:rsidRPr="00C8286C">
        <w:rPr>
          <w:rFonts w:ascii="Palatino Linotype" w:hAnsi="Palatino Linotype"/>
          <w:sz w:val="22"/>
          <w:szCs w:val="22"/>
          <w:vertAlign w:val="superscript"/>
        </w:rPr>
        <w:t>48</w:t>
      </w:r>
      <w:r w:rsidR="00A55502" w:rsidRPr="00C8286C">
        <w:rPr>
          <w:rFonts w:ascii="Palatino Linotype" w:eastAsiaTheme="minorHAnsi" w:hAnsi="Palatino Linotype" w:cs="URWPalladioL-Roma"/>
          <w:sz w:val="22"/>
          <w:szCs w:val="22"/>
        </w:rPr>
        <w:fldChar w:fldCharType="end"/>
      </w:r>
      <w:r w:rsidR="00A55502" w:rsidRPr="00C8286C">
        <w:rPr>
          <w:rFonts w:ascii="Palatino Linotype" w:eastAsiaTheme="minorHAnsi" w:hAnsi="Palatino Linotype" w:cs="URWPalladioL-Roma"/>
          <w:sz w:val="22"/>
          <w:szCs w:val="22"/>
        </w:rPr>
        <w:t xml:space="preserve">, </w:t>
      </w:r>
      <w:r w:rsidR="00C16C80" w:rsidRPr="00C8286C">
        <w:rPr>
          <w:rFonts w:ascii="Palatino Linotype" w:eastAsiaTheme="minorHAnsi" w:hAnsi="Palatino Linotype" w:cs="URWPalladioL-Roma"/>
          <w:sz w:val="22"/>
          <w:szCs w:val="22"/>
        </w:rPr>
        <w:t xml:space="preserve">yet </w:t>
      </w:r>
      <w:r w:rsidR="00D00187" w:rsidRPr="00C8286C">
        <w:rPr>
          <w:rFonts w:ascii="Palatino Linotype" w:eastAsiaTheme="minorHAnsi" w:hAnsi="Palatino Linotype" w:cs="URWPalladioL-Roma"/>
          <w:sz w:val="22"/>
          <w:szCs w:val="22"/>
        </w:rPr>
        <w:t>like in all matters of global health</w:t>
      </w:r>
      <w:r w:rsidR="00D00187" w:rsidRPr="00C8286C">
        <w:rPr>
          <w:rFonts w:ascii="Palatino Linotype" w:eastAsiaTheme="minorHAnsi" w:hAnsi="Palatino Linotype" w:cs="URWPalladioL-Roma"/>
          <w:sz w:val="22"/>
          <w:szCs w:val="22"/>
        </w:rPr>
        <w:fldChar w:fldCharType="begin"/>
      </w:r>
      <w:r w:rsidR="008E7F02" w:rsidRPr="00C8286C">
        <w:rPr>
          <w:rFonts w:ascii="Palatino Linotype" w:eastAsiaTheme="minorHAnsi" w:hAnsi="Palatino Linotype" w:cs="URWPalladioL-Roma"/>
          <w:sz w:val="22"/>
          <w:szCs w:val="22"/>
        </w:rPr>
        <w:instrText xml:space="preserve"> ADDIN ZOTERO_ITEM CSL_CITATION {"citationID":"9y95zSQE","properties":{"formattedCitation":"\\super 49\\nosupersub{}","plainCitation":"49","noteIndex":0},"citationItems":[{"id":588,"uris":["http://zotero.org/users/local/6aiRCPll/items/MZUT8CP5"],"uri":["http://zotero.org/users/local/6aiRCPll/items/MZUT8CP5"],"itemData":{"id":588,"type":"article-journal","container-title":"BMJ Global Health","issue":"8","note":"ISBN: 2059-7908\npublisher: BMJ Specialist Journals","page":"e003394","title":"Decolonising global health: if not now, when?","volume":"5","author":[{"family":"Büyüm","given":"Ali Murad"},{"family":"Kenney","given":"Cordelia"},{"family":"Koris","given":"Andrea"},{"family":"Mkumba","given":"Laura"},{"family":"Raveendran","given":"Yadurshini"}],"issued":{"date-parts":[["2020"]]}}}],"schema":"https://github.com/citation-style-language/schema/raw/master/csl-citation.json"} </w:instrText>
      </w:r>
      <w:r w:rsidR="00D00187" w:rsidRPr="00C8286C">
        <w:rPr>
          <w:rFonts w:ascii="Palatino Linotype" w:eastAsiaTheme="minorHAnsi" w:hAnsi="Palatino Linotype" w:cs="URWPalladioL-Roma"/>
          <w:sz w:val="22"/>
          <w:szCs w:val="22"/>
        </w:rPr>
        <w:fldChar w:fldCharType="separate"/>
      </w:r>
      <w:r w:rsidR="008E7F02" w:rsidRPr="00C8286C">
        <w:rPr>
          <w:rFonts w:ascii="Palatino Linotype" w:hAnsi="Palatino Linotype"/>
          <w:sz w:val="22"/>
          <w:szCs w:val="22"/>
          <w:vertAlign w:val="superscript"/>
        </w:rPr>
        <w:t>49</w:t>
      </w:r>
      <w:r w:rsidR="00D00187" w:rsidRPr="00C8286C">
        <w:rPr>
          <w:rFonts w:ascii="Palatino Linotype" w:eastAsiaTheme="minorHAnsi" w:hAnsi="Palatino Linotype" w:cs="URWPalladioL-Roma"/>
          <w:sz w:val="22"/>
          <w:szCs w:val="22"/>
        </w:rPr>
        <w:fldChar w:fldCharType="end"/>
      </w:r>
      <w:r w:rsidR="00D00187" w:rsidRPr="00C8286C">
        <w:rPr>
          <w:rFonts w:ascii="Palatino Linotype" w:eastAsiaTheme="minorHAnsi" w:hAnsi="Palatino Linotype" w:cs="URWPalladioL-Roma"/>
          <w:sz w:val="22"/>
          <w:szCs w:val="22"/>
        </w:rPr>
        <w:t xml:space="preserve">, </w:t>
      </w:r>
      <w:r w:rsidR="00D00187" w:rsidRPr="00C8286C">
        <w:rPr>
          <w:rFonts w:ascii="Palatino Linotype" w:eastAsiaTheme="minorHAnsi" w:hAnsi="Palatino Linotype" w:cs="NewBaskerville-Roman"/>
          <w:sz w:val="22"/>
          <w:szCs w:val="22"/>
        </w:rPr>
        <w:t xml:space="preserve">locally-designed, -implemented, and -assessed </w:t>
      </w:r>
      <w:r w:rsidR="00E7529B" w:rsidRPr="00C8286C">
        <w:rPr>
          <w:rFonts w:ascii="Palatino Linotype" w:eastAsiaTheme="minorHAnsi" w:hAnsi="Palatino Linotype" w:cs="NewBaskerville-Roman"/>
          <w:sz w:val="22"/>
          <w:szCs w:val="22"/>
        </w:rPr>
        <w:t xml:space="preserve">bereavement </w:t>
      </w:r>
      <w:r w:rsidRPr="00C8286C">
        <w:rPr>
          <w:rFonts w:ascii="Palatino Linotype" w:eastAsiaTheme="minorHAnsi" w:hAnsi="Palatino Linotype" w:cs="NewBaskerville-Roman"/>
          <w:sz w:val="22"/>
          <w:szCs w:val="22"/>
        </w:rPr>
        <w:t xml:space="preserve">programs </w:t>
      </w:r>
      <w:r w:rsidR="00E7529B" w:rsidRPr="00C8286C">
        <w:rPr>
          <w:rFonts w:ascii="Palatino Linotype" w:eastAsiaTheme="minorHAnsi" w:hAnsi="Palatino Linotype" w:cs="NewBaskerville-Roman"/>
          <w:sz w:val="22"/>
          <w:szCs w:val="22"/>
        </w:rPr>
        <w:t xml:space="preserve">are </w:t>
      </w:r>
      <w:r w:rsidR="00C16C80" w:rsidRPr="00C8286C">
        <w:rPr>
          <w:rFonts w:ascii="Palatino Linotype" w:eastAsiaTheme="minorHAnsi" w:hAnsi="Palatino Linotype" w:cs="NewBaskerville-Roman"/>
          <w:sz w:val="22"/>
          <w:szCs w:val="22"/>
        </w:rPr>
        <w:t xml:space="preserve">warranted, </w:t>
      </w:r>
      <w:r w:rsidRPr="00C8286C">
        <w:rPr>
          <w:rFonts w:ascii="Palatino Linotype" w:eastAsiaTheme="minorHAnsi" w:hAnsi="Palatino Linotype" w:cs="NewBaskerville-Roman"/>
          <w:sz w:val="22"/>
          <w:szCs w:val="22"/>
        </w:rPr>
        <w:t xml:space="preserve">given the significant cultural differences </w:t>
      </w:r>
      <w:r w:rsidR="00A55502" w:rsidRPr="00C8286C">
        <w:rPr>
          <w:rFonts w:ascii="Palatino Linotype" w:eastAsiaTheme="minorHAnsi" w:hAnsi="Palatino Linotype" w:cs="NewBaskerville-Roman"/>
          <w:sz w:val="22"/>
          <w:szCs w:val="22"/>
        </w:rPr>
        <w:t xml:space="preserve">in </w:t>
      </w:r>
      <w:r w:rsidR="00E7529B" w:rsidRPr="00C8286C">
        <w:rPr>
          <w:rFonts w:ascii="Palatino Linotype" w:eastAsiaTheme="minorHAnsi" w:hAnsi="Palatino Linotype" w:cs="NewBaskerville-Roman"/>
          <w:sz w:val="22"/>
          <w:szCs w:val="22"/>
        </w:rPr>
        <w:t>lived grief experiences.</w:t>
      </w:r>
      <w:r w:rsidR="00A55502" w:rsidRPr="00C8286C">
        <w:rPr>
          <w:rFonts w:ascii="Palatino Linotype" w:eastAsiaTheme="minorHAnsi" w:hAnsi="Palatino Linotype" w:cs="NewBaskerville-Roman"/>
          <w:sz w:val="22"/>
          <w:szCs w:val="22"/>
        </w:rPr>
        <w:fldChar w:fldCharType="begin"/>
      </w:r>
      <w:r w:rsidR="008E7F02" w:rsidRPr="00C8286C">
        <w:rPr>
          <w:rFonts w:ascii="Palatino Linotype" w:eastAsiaTheme="minorHAnsi" w:hAnsi="Palatino Linotype" w:cs="NewBaskerville-Roman"/>
          <w:sz w:val="22"/>
          <w:szCs w:val="22"/>
        </w:rPr>
        <w:instrText xml:space="preserve"> ADDIN ZOTERO_ITEM CSL_CITATION {"citationID":"QYUDCFYP","properties":{"formattedCitation":"\\super 50\\nosupersub{}","plainCitation":"50","noteIndex":0},"citationItems":[{"id":579,"uris":["http://zotero.org/users/local/6aiRCPll/items/PVXZH3Z9"],"uri":["http://zotero.org/users/local/6aiRCPll/items/PVXZH3Z9"],"itemData":{"id":579,"type":"article-journal","container-title":"British Journal of Guidance &amp; Counselling","issue":"1","note":"ISBN: 0306-9885\npublisher: Taylor &amp; Francis","page":"91-103","title":"Bereavement counselling in Uganda and Northern Ireland: a comparison","volume":"46","author":[{"family":"Montgomery","given":"Lorna"},{"family":"Owen-Pugh","given":"Valerie"}],"issued":{"date-parts":[["2018"]]}}}],"schema":"https://github.com/citation-style-language/schema/raw/master/csl-citation.json"} </w:instrText>
      </w:r>
      <w:r w:rsidR="00A55502" w:rsidRPr="00C8286C">
        <w:rPr>
          <w:rFonts w:ascii="Palatino Linotype" w:eastAsiaTheme="minorHAnsi" w:hAnsi="Palatino Linotype" w:cs="NewBaskerville-Roman"/>
          <w:sz w:val="22"/>
          <w:szCs w:val="22"/>
        </w:rPr>
        <w:fldChar w:fldCharType="separate"/>
      </w:r>
      <w:r w:rsidR="008E7F02" w:rsidRPr="00C8286C">
        <w:rPr>
          <w:rFonts w:ascii="Palatino Linotype" w:hAnsi="Palatino Linotype"/>
          <w:sz w:val="22"/>
          <w:szCs w:val="22"/>
          <w:vertAlign w:val="superscript"/>
        </w:rPr>
        <w:t>50</w:t>
      </w:r>
      <w:r w:rsidR="00A55502" w:rsidRPr="00C8286C">
        <w:rPr>
          <w:rFonts w:ascii="Palatino Linotype" w:eastAsiaTheme="minorHAnsi" w:hAnsi="Palatino Linotype" w:cs="NewBaskerville-Roman"/>
          <w:sz w:val="22"/>
          <w:szCs w:val="22"/>
        </w:rPr>
        <w:fldChar w:fldCharType="end"/>
      </w:r>
      <w:r w:rsidR="00A55502" w:rsidRPr="00C8286C">
        <w:rPr>
          <w:rFonts w:ascii="Palatino Linotype" w:eastAsiaTheme="minorHAnsi" w:hAnsi="Palatino Linotype" w:cs="NewBaskerville-Roman"/>
          <w:sz w:val="22"/>
          <w:szCs w:val="22"/>
        </w:rPr>
        <w:t xml:space="preserve"> </w:t>
      </w:r>
    </w:p>
    <w:p w14:paraId="0E072E98" w14:textId="7B24F75D" w:rsidR="00960702" w:rsidRPr="00C8286C" w:rsidRDefault="00960702" w:rsidP="00C334BD">
      <w:pPr>
        <w:ind w:firstLine="720"/>
        <w:rPr>
          <w:rFonts w:ascii="Palatino Linotype" w:hAnsi="Palatino Linotype"/>
          <w:sz w:val="22"/>
          <w:szCs w:val="22"/>
        </w:rPr>
      </w:pPr>
      <w:r w:rsidRPr="00C8286C">
        <w:rPr>
          <w:rFonts w:ascii="Palatino Linotype" w:hAnsi="Palatino Linotype"/>
          <w:sz w:val="22"/>
          <w:szCs w:val="22"/>
        </w:rPr>
        <w:t>O</w:t>
      </w:r>
      <w:r w:rsidR="00516D7E" w:rsidRPr="00C8286C">
        <w:rPr>
          <w:rFonts w:ascii="Palatino Linotype" w:hAnsi="Palatino Linotype"/>
          <w:sz w:val="22"/>
          <w:szCs w:val="22"/>
        </w:rPr>
        <w:t>ur study offers the first, systematic effort to catalog the global burden of maternal bereavement</w:t>
      </w:r>
      <w:r w:rsidR="00C16C80" w:rsidRPr="00C8286C">
        <w:rPr>
          <w:rFonts w:ascii="Palatino Linotype" w:hAnsi="Palatino Linotype"/>
          <w:sz w:val="22"/>
          <w:szCs w:val="22"/>
        </w:rPr>
        <w:t>; still,</w:t>
      </w:r>
      <w:r w:rsidR="00516D7E" w:rsidRPr="00C8286C">
        <w:rPr>
          <w:rFonts w:ascii="Palatino Linotype" w:hAnsi="Palatino Linotype"/>
          <w:sz w:val="22"/>
          <w:szCs w:val="22"/>
        </w:rPr>
        <w:t xml:space="preserve"> </w:t>
      </w:r>
      <w:r w:rsidR="00E33EAD" w:rsidRPr="00C8286C">
        <w:rPr>
          <w:rFonts w:ascii="Palatino Linotype" w:hAnsi="Palatino Linotype"/>
          <w:sz w:val="22"/>
          <w:szCs w:val="22"/>
        </w:rPr>
        <w:t>these</w:t>
      </w:r>
      <w:r w:rsidR="00550A67" w:rsidRPr="00C8286C">
        <w:rPr>
          <w:rFonts w:ascii="Palatino Linotype" w:hAnsi="Palatino Linotype"/>
          <w:sz w:val="22"/>
          <w:szCs w:val="22"/>
        </w:rPr>
        <w:t xml:space="preserve"> indicators are susceptible to measurement </w:t>
      </w:r>
      <w:r w:rsidR="00516D7E" w:rsidRPr="00C8286C">
        <w:rPr>
          <w:rFonts w:ascii="Palatino Linotype" w:hAnsi="Palatino Linotype"/>
          <w:sz w:val="22"/>
          <w:szCs w:val="22"/>
        </w:rPr>
        <w:t>limitations</w:t>
      </w:r>
      <w:r w:rsidR="00550A67" w:rsidRPr="00C8286C">
        <w:rPr>
          <w:rFonts w:ascii="Palatino Linotype" w:hAnsi="Palatino Linotype"/>
          <w:sz w:val="22"/>
          <w:szCs w:val="22"/>
        </w:rPr>
        <w:t xml:space="preserve">. </w:t>
      </w:r>
      <w:r w:rsidR="00C334BD" w:rsidRPr="00C8286C">
        <w:rPr>
          <w:rFonts w:ascii="Palatino Linotype" w:hAnsi="Palatino Linotype"/>
          <w:sz w:val="22"/>
          <w:szCs w:val="22"/>
        </w:rPr>
        <w:t>A first limitation is that the</w:t>
      </w:r>
      <w:r w:rsidR="00EB4B39" w:rsidRPr="00C8286C">
        <w:rPr>
          <w:rFonts w:ascii="Palatino Linotype" w:hAnsi="Palatino Linotype"/>
          <w:sz w:val="22"/>
          <w:szCs w:val="22"/>
        </w:rPr>
        <w:t xml:space="preserve"> m</w:t>
      </w:r>
      <w:r w:rsidR="00E33EAD" w:rsidRPr="00C8286C">
        <w:rPr>
          <w:rFonts w:ascii="Palatino Linotype" w:hAnsi="Palatino Linotype"/>
          <w:sz w:val="22"/>
          <w:szCs w:val="22"/>
        </w:rPr>
        <w:t xml:space="preserve">aternal cumulative prevalence indicators are </w:t>
      </w:r>
      <w:r w:rsidRPr="00C8286C">
        <w:rPr>
          <w:rFonts w:ascii="Palatino Linotype" w:hAnsi="Palatino Linotype"/>
          <w:sz w:val="22"/>
          <w:szCs w:val="22"/>
        </w:rPr>
        <w:t xml:space="preserve">affected </w:t>
      </w:r>
      <w:r w:rsidR="00C16C80" w:rsidRPr="00C8286C">
        <w:rPr>
          <w:rFonts w:ascii="Palatino Linotype" w:hAnsi="Palatino Linotype"/>
          <w:sz w:val="22"/>
          <w:szCs w:val="22"/>
        </w:rPr>
        <w:t>by</w:t>
      </w:r>
      <w:r w:rsidR="00E33EAD" w:rsidRPr="00C8286C">
        <w:rPr>
          <w:rFonts w:ascii="Palatino Linotype" w:hAnsi="Palatino Linotype"/>
          <w:sz w:val="22"/>
          <w:szCs w:val="22"/>
        </w:rPr>
        <w:t xml:space="preserve"> multiple sources of </w:t>
      </w:r>
      <w:r w:rsidR="00E33EAD" w:rsidRPr="00C8286C">
        <w:rPr>
          <w:rFonts w:ascii="Palatino Linotype" w:hAnsi="Palatino Linotype"/>
          <w:sz w:val="22"/>
          <w:szCs w:val="22"/>
        </w:rPr>
        <w:lastRenderedPageBreak/>
        <w:t xml:space="preserve">censoring. </w:t>
      </w:r>
      <w:r w:rsidR="00C16C80" w:rsidRPr="00C8286C">
        <w:rPr>
          <w:rFonts w:ascii="Palatino Linotype" w:hAnsi="Palatino Linotype"/>
          <w:sz w:val="22"/>
          <w:szCs w:val="22"/>
        </w:rPr>
        <w:t>N</w:t>
      </w:r>
      <w:r w:rsidR="00E33EAD" w:rsidRPr="00C8286C">
        <w:rPr>
          <w:rFonts w:ascii="Palatino Linotype" w:hAnsi="Palatino Linotype"/>
          <w:sz w:val="22"/>
          <w:szCs w:val="22"/>
        </w:rPr>
        <w:t xml:space="preserve">ot every </w:t>
      </w:r>
      <w:r w:rsidR="00EB4B39" w:rsidRPr="00C8286C">
        <w:rPr>
          <w:rFonts w:ascii="Palatino Linotype" w:hAnsi="Palatino Linotype"/>
          <w:sz w:val="22"/>
          <w:szCs w:val="22"/>
        </w:rPr>
        <w:t xml:space="preserve">birth </w:t>
      </w:r>
      <w:r w:rsidR="00E33EAD" w:rsidRPr="00C8286C">
        <w:rPr>
          <w:rFonts w:ascii="Palatino Linotype" w:hAnsi="Palatino Linotype"/>
          <w:sz w:val="22"/>
          <w:szCs w:val="22"/>
        </w:rPr>
        <w:t>reported on by mothers ha</w:t>
      </w:r>
      <w:r w:rsidR="009D6456" w:rsidRPr="00C8286C">
        <w:rPr>
          <w:rFonts w:ascii="Palatino Linotype" w:hAnsi="Palatino Linotype"/>
          <w:sz w:val="22"/>
          <w:szCs w:val="22"/>
        </w:rPr>
        <w:t>s</w:t>
      </w:r>
      <w:r w:rsidR="00E33EAD" w:rsidRPr="00C8286C">
        <w:rPr>
          <w:rFonts w:ascii="Palatino Linotype" w:hAnsi="Palatino Linotype"/>
          <w:sz w:val="22"/>
          <w:szCs w:val="22"/>
        </w:rPr>
        <w:t xml:space="preserve"> been fully observed through their first or fifth birthday</w:t>
      </w:r>
      <w:r w:rsidR="009D6456" w:rsidRPr="00C8286C">
        <w:rPr>
          <w:rFonts w:ascii="Palatino Linotype" w:hAnsi="Palatino Linotype"/>
          <w:sz w:val="22"/>
          <w:szCs w:val="22"/>
        </w:rPr>
        <w:t xml:space="preserve">, so </w:t>
      </w:r>
      <w:r w:rsidR="00E33EAD" w:rsidRPr="00C8286C">
        <w:rPr>
          <w:rFonts w:ascii="Palatino Linotype" w:hAnsi="Palatino Linotype"/>
          <w:sz w:val="22"/>
          <w:szCs w:val="22"/>
        </w:rPr>
        <w:t>some of the</w:t>
      </w:r>
      <w:r w:rsidR="006C6016" w:rsidRPr="00C8286C">
        <w:rPr>
          <w:rFonts w:ascii="Palatino Linotype" w:hAnsi="Palatino Linotype"/>
          <w:sz w:val="22"/>
          <w:szCs w:val="22"/>
        </w:rPr>
        <w:t>se</w:t>
      </w:r>
      <w:r w:rsidRPr="00C8286C">
        <w:rPr>
          <w:rFonts w:ascii="Palatino Linotype" w:hAnsi="Palatino Linotype"/>
          <w:sz w:val="22"/>
          <w:szCs w:val="22"/>
        </w:rPr>
        <w:t xml:space="preserve"> “non-bereaved” </w:t>
      </w:r>
      <w:r w:rsidR="00E33EAD" w:rsidRPr="00C8286C">
        <w:rPr>
          <w:rFonts w:ascii="Palatino Linotype" w:hAnsi="Palatino Linotype"/>
          <w:sz w:val="22"/>
          <w:szCs w:val="22"/>
        </w:rPr>
        <w:t>mothers</w:t>
      </w:r>
      <w:r w:rsidRPr="00C8286C">
        <w:rPr>
          <w:rFonts w:ascii="Palatino Linotype" w:hAnsi="Palatino Linotype"/>
          <w:sz w:val="22"/>
          <w:szCs w:val="22"/>
        </w:rPr>
        <w:t xml:space="preserve"> </w:t>
      </w:r>
      <w:r w:rsidR="005D0EFD" w:rsidRPr="00C8286C">
        <w:rPr>
          <w:rFonts w:ascii="Palatino Linotype" w:hAnsi="Palatino Linotype"/>
          <w:sz w:val="22"/>
          <w:szCs w:val="22"/>
        </w:rPr>
        <w:t>(</w:t>
      </w:r>
      <w:r w:rsidR="00E33EAD" w:rsidRPr="00C8286C">
        <w:rPr>
          <w:rFonts w:ascii="Palatino Linotype" w:hAnsi="Palatino Linotype"/>
          <w:sz w:val="22"/>
          <w:szCs w:val="22"/>
        </w:rPr>
        <w:t>especially 20-44-year-old</w:t>
      </w:r>
      <w:r w:rsidR="0029439D" w:rsidRPr="00C8286C">
        <w:rPr>
          <w:rFonts w:ascii="Palatino Linotype" w:hAnsi="Palatino Linotype"/>
          <w:sz w:val="22"/>
          <w:szCs w:val="22"/>
        </w:rPr>
        <w:t>s</w:t>
      </w:r>
      <w:r w:rsidR="005D0EFD" w:rsidRPr="00C8286C">
        <w:rPr>
          <w:rFonts w:ascii="Palatino Linotype" w:hAnsi="Palatino Linotype"/>
          <w:sz w:val="22"/>
          <w:szCs w:val="22"/>
        </w:rPr>
        <w:t xml:space="preserve">) </w:t>
      </w:r>
      <w:r w:rsidR="009D6456" w:rsidRPr="00C8286C">
        <w:rPr>
          <w:rFonts w:ascii="Palatino Linotype" w:hAnsi="Palatino Linotype"/>
          <w:sz w:val="22"/>
          <w:szCs w:val="22"/>
        </w:rPr>
        <w:t xml:space="preserve">will </w:t>
      </w:r>
      <w:r w:rsidR="00E33EAD" w:rsidRPr="00C8286C">
        <w:rPr>
          <w:rFonts w:ascii="Palatino Linotype" w:hAnsi="Palatino Linotype"/>
          <w:sz w:val="22"/>
          <w:szCs w:val="22"/>
        </w:rPr>
        <w:t xml:space="preserve">experience an infant or </w:t>
      </w:r>
      <w:r w:rsidR="009D6456" w:rsidRPr="00C8286C">
        <w:rPr>
          <w:rFonts w:ascii="Palatino Linotype" w:hAnsi="Palatino Linotype"/>
          <w:sz w:val="22"/>
          <w:szCs w:val="22"/>
        </w:rPr>
        <w:t xml:space="preserve">child </w:t>
      </w:r>
      <w:r w:rsidR="00E33EAD" w:rsidRPr="00C8286C">
        <w:rPr>
          <w:rFonts w:ascii="Palatino Linotype" w:hAnsi="Palatino Linotype"/>
          <w:sz w:val="22"/>
          <w:szCs w:val="22"/>
        </w:rPr>
        <w:t xml:space="preserve">under-five die later in life. </w:t>
      </w:r>
      <w:r w:rsidR="001F470A" w:rsidRPr="00C8286C">
        <w:rPr>
          <w:rFonts w:ascii="Palatino Linotype" w:hAnsi="Palatino Linotype"/>
          <w:sz w:val="22"/>
          <w:szCs w:val="22"/>
        </w:rPr>
        <w:t>Additionally, g</w:t>
      </w:r>
      <w:r w:rsidR="009D6456" w:rsidRPr="00C8286C">
        <w:rPr>
          <w:rFonts w:ascii="Palatino Linotype" w:hAnsi="Palatino Linotype"/>
          <w:sz w:val="22"/>
          <w:szCs w:val="22"/>
        </w:rPr>
        <w:t>iven that</w:t>
      </w:r>
      <w:r w:rsidR="00E33EAD" w:rsidRPr="00C8286C">
        <w:rPr>
          <w:rFonts w:ascii="Palatino Linotype" w:hAnsi="Palatino Linotype"/>
          <w:sz w:val="22"/>
          <w:szCs w:val="22"/>
        </w:rPr>
        <w:t xml:space="preserve"> the oldest mothers are only 45-49 years old, </w:t>
      </w:r>
      <w:r w:rsidR="009D6456" w:rsidRPr="00C8286C">
        <w:rPr>
          <w:rFonts w:ascii="Palatino Linotype" w:hAnsi="Palatino Linotype"/>
          <w:sz w:val="22"/>
          <w:szCs w:val="22"/>
        </w:rPr>
        <w:t xml:space="preserve">and </w:t>
      </w:r>
      <w:r w:rsidR="00E33EAD" w:rsidRPr="00C8286C">
        <w:rPr>
          <w:rFonts w:ascii="Palatino Linotype" w:hAnsi="Palatino Linotype"/>
          <w:sz w:val="22"/>
          <w:szCs w:val="22"/>
        </w:rPr>
        <w:t xml:space="preserve">the children of these mothers are </w:t>
      </w:r>
      <w:r w:rsidR="00983C04" w:rsidRPr="00C8286C">
        <w:rPr>
          <w:rFonts w:ascii="Palatino Linotype" w:hAnsi="Palatino Linotype"/>
          <w:sz w:val="22"/>
          <w:szCs w:val="22"/>
        </w:rPr>
        <w:t>generally younger than 30</w:t>
      </w:r>
      <w:r w:rsidRPr="00C8286C">
        <w:rPr>
          <w:rFonts w:ascii="Palatino Linotype" w:hAnsi="Palatino Linotype"/>
          <w:sz w:val="22"/>
          <w:szCs w:val="22"/>
        </w:rPr>
        <w:t>, the</w:t>
      </w:r>
      <w:r w:rsidR="00E33EAD" w:rsidRPr="00C8286C">
        <w:rPr>
          <w:rFonts w:ascii="Palatino Linotype" w:hAnsi="Palatino Linotype"/>
          <w:sz w:val="22"/>
          <w:szCs w:val="22"/>
        </w:rPr>
        <w:t xml:space="preserve"> cumulative indicator of all</w:t>
      </w:r>
      <w:r w:rsidR="00C16C80" w:rsidRPr="00C8286C">
        <w:rPr>
          <w:rFonts w:ascii="Palatino Linotype" w:hAnsi="Palatino Linotype"/>
          <w:sz w:val="22"/>
          <w:szCs w:val="22"/>
        </w:rPr>
        <w:t>-</w:t>
      </w:r>
      <w:r w:rsidR="00E33EAD" w:rsidRPr="00C8286C">
        <w:rPr>
          <w:rFonts w:ascii="Palatino Linotype" w:hAnsi="Palatino Linotype"/>
          <w:sz w:val="22"/>
          <w:szCs w:val="22"/>
        </w:rPr>
        <w:t>offspring mortality pertains specifically to children who died between infancy and earlier adulthood</w:t>
      </w:r>
      <w:r w:rsidR="009D6456" w:rsidRPr="00C8286C">
        <w:rPr>
          <w:rFonts w:ascii="Palatino Linotype" w:hAnsi="Palatino Linotype"/>
          <w:sz w:val="22"/>
          <w:szCs w:val="22"/>
        </w:rPr>
        <w:t xml:space="preserve">. </w:t>
      </w:r>
      <w:r w:rsidR="00EB4B39" w:rsidRPr="00C8286C">
        <w:rPr>
          <w:rFonts w:ascii="Palatino Linotype" w:hAnsi="Palatino Linotype"/>
          <w:sz w:val="22"/>
          <w:szCs w:val="22"/>
        </w:rPr>
        <w:t>Even as they are more comprehensive, t</w:t>
      </w:r>
      <w:r w:rsidRPr="00C8286C">
        <w:rPr>
          <w:rFonts w:ascii="Palatino Linotype" w:hAnsi="Palatino Linotype"/>
          <w:sz w:val="22"/>
          <w:szCs w:val="22"/>
        </w:rPr>
        <w:t xml:space="preserve">he </w:t>
      </w:r>
      <w:proofErr w:type="spellStart"/>
      <w:r w:rsidR="00E7564E" w:rsidRPr="00C8286C">
        <w:rPr>
          <w:rFonts w:ascii="Palatino Linotype" w:hAnsi="Palatino Linotype"/>
          <w:sz w:val="22"/>
          <w:szCs w:val="22"/>
        </w:rPr>
        <w:t>mOM</w:t>
      </w:r>
      <w:proofErr w:type="spellEnd"/>
      <w:r w:rsidR="00E7564E" w:rsidRPr="00C8286C">
        <w:rPr>
          <w:rFonts w:ascii="Palatino Linotype" w:hAnsi="Palatino Linotype"/>
          <w:sz w:val="22"/>
          <w:szCs w:val="22"/>
        </w:rPr>
        <w:t xml:space="preserve"> </w:t>
      </w:r>
      <w:r w:rsidR="00EB4B39" w:rsidRPr="00C8286C">
        <w:rPr>
          <w:rFonts w:ascii="Palatino Linotype" w:hAnsi="Palatino Linotype"/>
          <w:sz w:val="22"/>
          <w:szCs w:val="22"/>
        </w:rPr>
        <w:t xml:space="preserve">estimates are also censored and </w:t>
      </w:r>
      <w:r w:rsidR="00E7564E" w:rsidRPr="00C8286C">
        <w:rPr>
          <w:rFonts w:ascii="Palatino Linotype" w:hAnsi="Palatino Linotype"/>
          <w:sz w:val="22"/>
          <w:szCs w:val="22"/>
        </w:rPr>
        <w:t>should not be mistaken for</w:t>
      </w:r>
      <w:r w:rsidR="005C7F18" w:rsidRPr="00C8286C">
        <w:rPr>
          <w:rFonts w:ascii="Palatino Linotype" w:hAnsi="Palatino Linotype"/>
          <w:sz w:val="22"/>
          <w:szCs w:val="22"/>
        </w:rPr>
        <w:t xml:space="preserve"> lifetime estimate</w:t>
      </w:r>
      <w:r w:rsidR="00F07E82" w:rsidRPr="00C8286C">
        <w:rPr>
          <w:rFonts w:ascii="Palatino Linotype" w:hAnsi="Palatino Linotype"/>
          <w:sz w:val="22"/>
          <w:szCs w:val="22"/>
        </w:rPr>
        <w:t>s</w:t>
      </w:r>
      <w:r w:rsidR="005C7F18" w:rsidRPr="00C8286C">
        <w:rPr>
          <w:rFonts w:ascii="Palatino Linotype" w:hAnsi="Palatino Linotype"/>
          <w:sz w:val="22"/>
          <w:szCs w:val="22"/>
        </w:rPr>
        <w:t xml:space="preserve"> of </w:t>
      </w:r>
      <w:r w:rsidR="00E7564E" w:rsidRPr="00C8286C">
        <w:rPr>
          <w:rFonts w:ascii="Palatino Linotype" w:hAnsi="Palatino Linotype"/>
          <w:sz w:val="22"/>
          <w:szCs w:val="22"/>
        </w:rPr>
        <w:t xml:space="preserve">a </w:t>
      </w:r>
      <w:r w:rsidR="00EB4B39" w:rsidRPr="00C8286C">
        <w:rPr>
          <w:rFonts w:ascii="Palatino Linotype" w:hAnsi="Palatino Linotype"/>
          <w:sz w:val="22"/>
          <w:szCs w:val="22"/>
        </w:rPr>
        <w:t xml:space="preserve">mother’s </w:t>
      </w:r>
      <w:r w:rsidR="005C7F18" w:rsidRPr="00C8286C">
        <w:rPr>
          <w:rFonts w:ascii="Palatino Linotype" w:hAnsi="Palatino Linotype"/>
          <w:sz w:val="22"/>
          <w:szCs w:val="22"/>
        </w:rPr>
        <w:t>risk of child loss</w:t>
      </w:r>
      <w:r w:rsidRPr="00C8286C">
        <w:rPr>
          <w:rFonts w:ascii="Palatino Linotype" w:hAnsi="Palatino Linotype"/>
          <w:sz w:val="22"/>
          <w:szCs w:val="22"/>
        </w:rPr>
        <w:t xml:space="preserve">. </w:t>
      </w:r>
      <w:r w:rsidR="00814EC9" w:rsidRPr="00C8286C">
        <w:rPr>
          <w:rFonts w:ascii="Palatino Linotype" w:hAnsi="Palatino Linotype"/>
          <w:sz w:val="22"/>
          <w:szCs w:val="22"/>
        </w:rPr>
        <w:t>Indeed, our estimates omit deceased mothers who may have experienced higher levels of offspring mortality than surviving mothers. Survivor bias will also lead to conservative estimates, especially in sub-Saharan Africa, a region with some of the world’s highest maternal mortality rates.</w:t>
      </w:r>
      <w:r w:rsidR="00814EC9"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{"citationID":"DrLsFdsk","properties":{"formattedCitation":"\\super 51,52\\nosupersub{}","plainCitation":"51,52","noteIndex":0},"citationItems":[{"id":560,"uris":["http://zotero.org/users/local/6aiRCPll/items/LQIVWQPS"],"uri":["http://zotero.org/users/local/6aiRCPll/items/LQIVWQPS"],"itemData":{"id":560,"type":"article-journal","container-title":"The Lancet","issue":"10017","note":"ISBN: 0140-6736\npublisher: Elsevier","page":"462-474","title":"Global, regional, and national levels and trends in maternal mortality between 1990 and 2015, with scenario-based projections to 2030: a systematic analysis by the UN Maternal Mortality Estimation Inter-Agency Group","volume":"387","author":[{"family":"Alkema","given":"Leontine"},{"family":"Chou","given":"Doris"},{"family":"Hogan","given":"Daniel"},{"family":"Zhang","given":"Sanqian"},{"family":"Moller","given":"Ann-Beth"},{"family":"Gemmill","given":"Alison"},{"family":"Fat","given":"Doris Ma"},{"family":"Boerma","given":"Ties"},{"family":"Temmerman","given":"Marleen"},{"family":"Mathers","given":"Colin"}],"issued":{"date-parts":[["2016"]]}}},{"id":561,"uris":["http://zotero.org/users/local/6aiRCPll/items/GR6ZCN8U"],"uri":["http://zotero.org/users/local/6aiRCPll/items/GR6ZCN8U"],"itemData":{"id":561,"type":"article-journal","container-title":"The lancet","issue":"9726","note":"ISBN: 0140-6736\npublisher: Elsevier","page":"1609-1623","title":"Maternal mortality for 181 countries, 1980–2008: a systematic analysis of progress towards Millennium Development Goal 5","volume":"375","author":[{"family":"Hogan","given":"Margaret C."},{"family":"Foreman","given":"Kyle J."},{"family":"Naghavi","given":"Mohsen"},{"family":"Ahn","given":"Stephanie Y."},{"family":"Wang","given":"Mengru"},{"family":"Makela","given":"Susanna M."},{"family":"Lopez","given":"Alan D."},{"family":"Lozano","given":"Rafael"},{"family":"Murray","given":"Christopher JL"}],"issued":{"date-parts":[["2010"]]}}}],"schema":"https://github.com/citation-style-language/schema/raw/master/csl-citation.json"} </w:instrText>
      </w:r>
      <w:r w:rsidR="00814EC9" w:rsidRPr="00C8286C">
        <w:rPr>
          <w:rFonts w:ascii="Palatino Linotype" w:hAnsi="Palatino Linotype"/>
          <w:sz w:val="22"/>
          <w:szCs w:val="22"/>
        </w:rPr>
        <w:fldChar w:fldCharType="separate"/>
      </w:r>
      <w:r w:rsidR="008E7F02" w:rsidRPr="00C8286C">
        <w:rPr>
          <w:rFonts w:ascii="Palatino Linotype" w:hAnsi="Palatino Linotype"/>
          <w:sz w:val="22"/>
          <w:szCs w:val="22"/>
          <w:vertAlign w:val="superscript"/>
        </w:rPr>
        <w:t>51,52</w:t>
      </w:r>
      <w:r w:rsidR="00814EC9" w:rsidRPr="00C8286C">
        <w:rPr>
          <w:rFonts w:ascii="Palatino Linotype" w:hAnsi="Palatino Linotype"/>
          <w:sz w:val="22"/>
          <w:szCs w:val="22"/>
        </w:rPr>
        <w:fldChar w:fldCharType="end"/>
      </w:r>
      <w:r w:rsidR="00814EC9" w:rsidRPr="00C8286C">
        <w:rPr>
          <w:rFonts w:ascii="Palatino Linotype" w:hAnsi="Palatino Linotype"/>
          <w:sz w:val="22"/>
          <w:szCs w:val="22"/>
        </w:rPr>
        <w:t xml:space="preserve"> Moreover, because HIV/AIDS causes joint maternal–child deaths, our estimates may be especially conservative in countries that recently experienced severe HIV epidemics.</w:t>
      </w:r>
      <w:r w:rsidR="00814EC9" w:rsidRPr="00C8286C">
        <w:rPr>
          <w:rFonts w:ascii="Palatino Linotype" w:hAnsi="Palatino Linotype"/>
          <w:sz w:val="22"/>
          <w:szCs w:val="22"/>
        </w:rPr>
        <w:fldChar w:fldCharType="begin"/>
      </w:r>
      <w:r w:rsidR="008E7F02" w:rsidRPr="00C8286C">
        <w:rPr>
          <w:rFonts w:ascii="Palatino Linotype" w:hAnsi="Palatino Linotype"/>
          <w:sz w:val="22"/>
          <w:szCs w:val="22"/>
        </w:rPr>
        <w:instrText xml:space="preserve"> ADDIN ZOTERO_ITEM CSL_CITATION {"citationID":"yMxfLXJj","properties":{"formattedCitation":"\\super 53\\nosupersub{}","plainCitation":"53","noteIndex":0},"citationItems":[{"id":559,"uris":["http://zotero.org/users/local/6aiRCPll/items/Z6GFB9W7"],"uri":["http://zotero.org/users/local/6aiRCPll/items/Z6GFB9W7"],"itemData":{"id":559,"type":"article-journal","container-title":"Population and Development Review","note":"ISBN: 0098-7921\npublisher: JSTOR","page":"21-45","title":"Global trends in AIDS mortality","author":[{"family":"Bongaarts","given":"John"}],"issued":{"date-parts":[["1996"]]}}}],"schema":"https://github.com/citation-style-language/schema/raw/master/csl-citation.json"} </w:instrText>
      </w:r>
      <w:r w:rsidR="00814EC9" w:rsidRPr="00C8286C">
        <w:rPr>
          <w:rFonts w:ascii="Palatino Linotype" w:hAnsi="Palatino Linotype"/>
          <w:sz w:val="22"/>
          <w:szCs w:val="22"/>
        </w:rPr>
        <w:fldChar w:fldCharType="separate"/>
      </w:r>
      <w:r w:rsidR="008E7F02" w:rsidRPr="00C8286C">
        <w:rPr>
          <w:rFonts w:ascii="Palatino Linotype" w:hAnsi="Palatino Linotype"/>
          <w:sz w:val="22"/>
          <w:szCs w:val="22"/>
          <w:vertAlign w:val="superscript"/>
        </w:rPr>
        <w:t>53</w:t>
      </w:r>
      <w:r w:rsidR="00814EC9" w:rsidRPr="00C8286C">
        <w:rPr>
          <w:rFonts w:ascii="Palatino Linotype" w:hAnsi="Palatino Linotype"/>
          <w:sz w:val="22"/>
          <w:szCs w:val="22"/>
        </w:rPr>
        <w:fldChar w:fldCharType="end"/>
      </w:r>
      <w:r w:rsidR="00814EC9" w:rsidRPr="00C8286C">
        <w:rPr>
          <w:rFonts w:ascii="Palatino Linotype" w:hAnsi="Palatino Linotype"/>
          <w:sz w:val="22"/>
          <w:szCs w:val="22"/>
        </w:rPr>
        <w:t xml:space="preserve"> </w:t>
      </w:r>
    </w:p>
    <w:p w14:paraId="0ABD7E08" w14:textId="1BEE564E" w:rsidR="00983C04" w:rsidRPr="00C8286C" w:rsidRDefault="00230D9F" w:rsidP="00C334BD">
      <w:pPr>
        <w:ind w:firstLine="720"/>
        <w:rPr>
          <w:rFonts w:ascii="Palatino Linotype" w:hAnsi="Palatino Linotype"/>
          <w:sz w:val="22"/>
          <w:szCs w:val="22"/>
        </w:rPr>
      </w:pPr>
      <w:r w:rsidRPr="00C8286C">
        <w:rPr>
          <w:rFonts w:ascii="Palatino Linotype" w:hAnsi="Palatino Linotype"/>
          <w:sz w:val="22"/>
          <w:szCs w:val="22"/>
        </w:rPr>
        <w:t>O</w:t>
      </w:r>
      <w:r w:rsidR="00960702" w:rsidRPr="00C8286C">
        <w:rPr>
          <w:rFonts w:ascii="Palatino Linotype" w:hAnsi="Palatino Linotype"/>
          <w:sz w:val="22"/>
          <w:szCs w:val="22"/>
        </w:rPr>
        <w:t xml:space="preserve">ur intentionally </w:t>
      </w:r>
      <w:r w:rsidR="009D6456" w:rsidRPr="00C8286C">
        <w:rPr>
          <w:rFonts w:ascii="Palatino Linotype" w:hAnsi="Palatino Linotype"/>
          <w:sz w:val="22"/>
          <w:szCs w:val="22"/>
        </w:rPr>
        <w:t xml:space="preserve">parsimonious </w:t>
      </w:r>
      <w:r w:rsidRPr="00C8286C">
        <w:rPr>
          <w:rFonts w:ascii="Palatino Linotype" w:hAnsi="Palatino Linotype"/>
          <w:sz w:val="22"/>
          <w:szCs w:val="22"/>
        </w:rPr>
        <w:t>approach</w:t>
      </w:r>
      <w:r w:rsidR="00814EC9" w:rsidRPr="00C8286C">
        <w:rPr>
          <w:rFonts w:ascii="Palatino Linotype" w:hAnsi="Palatino Linotype"/>
          <w:sz w:val="22"/>
          <w:szCs w:val="22"/>
        </w:rPr>
        <w:t xml:space="preserve"> </w:t>
      </w:r>
      <w:r w:rsidR="00EB4B39" w:rsidRPr="00C8286C">
        <w:rPr>
          <w:rFonts w:ascii="Palatino Linotype" w:hAnsi="Palatino Linotype"/>
          <w:sz w:val="22"/>
          <w:szCs w:val="22"/>
        </w:rPr>
        <w:t xml:space="preserve">has </w:t>
      </w:r>
      <w:r w:rsidR="005C7F18" w:rsidRPr="00C8286C">
        <w:rPr>
          <w:rFonts w:ascii="Palatino Linotype" w:hAnsi="Palatino Linotype"/>
          <w:sz w:val="22"/>
          <w:szCs w:val="22"/>
        </w:rPr>
        <w:t>advantages</w:t>
      </w:r>
      <w:r w:rsidR="00960702" w:rsidRPr="00C8286C">
        <w:rPr>
          <w:rFonts w:ascii="Palatino Linotype" w:hAnsi="Palatino Linotype"/>
          <w:sz w:val="22"/>
          <w:szCs w:val="22"/>
        </w:rPr>
        <w:t>—</w:t>
      </w:r>
      <w:r w:rsidR="005C7F18" w:rsidRPr="00C8286C">
        <w:rPr>
          <w:rFonts w:ascii="Palatino Linotype" w:hAnsi="Palatino Linotype"/>
          <w:sz w:val="22"/>
          <w:szCs w:val="22"/>
        </w:rPr>
        <w:t xml:space="preserve">notably the ease by which these </w:t>
      </w:r>
      <w:r w:rsidR="005B26C3" w:rsidRPr="00C8286C">
        <w:rPr>
          <w:rFonts w:ascii="Palatino Linotype" w:hAnsi="Palatino Linotype"/>
          <w:sz w:val="22"/>
          <w:szCs w:val="22"/>
        </w:rPr>
        <w:t xml:space="preserve">snapshot </w:t>
      </w:r>
      <w:r w:rsidR="005C7F18" w:rsidRPr="00C8286C">
        <w:rPr>
          <w:rFonts w:ascii="Palatino Linotype" w:hAnsi="Palatino Linotype"/>
          <w:sz w:val="22"/>
          <w:szCs w:val="22"/>
        </w:rPr>
        <w:t xml:space="preserve">indicators can be estimated and scaled to new aggregates. </w:t>
      </w:r>
      <w:r w:rsidR="00983C04" w:rsidRPr="00C8286C">
        <w:rPr>
          <w:rFonts w:ascii="Palatino Linotype" w:hAnsi="Palatino Linotype"/>
          <w:sz w:val="22"/>
          <w:szCs w:val="22"/>
        </w:rPr>
        <w:t>The survey-based estimates are simpl</w:t>
      </w:r>
      <w:r w:rsidR="005B26C3" w:rsidRPr="00C8286C">
        <w:rPr>
          <w:rFonts w:ascii="Palatino Linotype" w:hAnsi="Palatino Linotype"/>
          <w:sz w:val="22"/>
          <w:szCs w:val="22"/>
        </w:rPr>
        <w:t>e</w:t>
      </w:r>
      <w:r w:rsidR="00983C04" w:rsidRPr="00C8286C">
        <w:rPr>
          <w:rFonts w:ascii="Palatino Linotype" w:hAnsi="Palatino Linotype"/>
          <w:sz w:val="22"/>
          <w:szCs w:val="22"/>
        </w:rPr>
        <w:t xml:space="preserve"> tabulations and, in the case of the </w:t>
      </w:r>
      <w:proofErr w:type="spellStart"/>
      <w:r w:rsidR="00983C04" w:rsidRPr="00C8286C">
        <w:rPr>
          <w:rFonts w:ascii="Palatino Linotype" w:hAnsi="Palatino Linotype"/>
          <w:sz w:val="22"/>
          <w:szCs w:val="22"/>
        </w:rPr>
        <w:t>mOM</w:t>
      </w:r>
      <w:proofErr w:type="spellEnd"/>
      <w:r w:rsidR="00983C04" w:rsidRPr="00C8286C">
        <w:rPr>
          <w:rFonts w:ascii="Palatino Linotype" w:hAnsi="Palatino Linotype"/>
          <w:sz w:val="22"/>
          <w:szCs w:val="22"/>
        </w:rPr>
        <w:t>, require only three data points</w:t>
      </w:r>
      <w:r w:rsidR="00E7564E" w:rsidRPr="00C8286C">
        <w:rPr>
          <w:rFonts w:ascii="Palatino Linotype" w:hAnsi="Palatino Linotype"/>
          <w:sz w:val="22"/>
          <w:szCs w:val="22"/>
        </w:rPr>
        <w:t xml:space="preserve">: </w:t>
      </w:r>
      <w:r w:rsidR="00983C04" w:rsidRPr="00C8286C">
        <w:rPr>
          <w:rFonts w:ascii="Palatino Linotype" w:hAnsi="Palatino Linotype"/>
          <w:sz w:val="22"/>
          <w:szCs w:val="22"/>
        </w:rPr>
        <w:t xml:space="preserve">the woman’s age, whether she has ever had a life birth, and whether any children are deceased. </w:t>
      </w:r>
      <w:r w:rsidR="005C7F18" w:rsidRPr="00C8286C">
        <w:rPr>
          <w:rFonts w:ascii="Palatino Linotype" w:hAnsi="Palatino Linotype"/>
          <w:sz w:val="22"/>
          <w:szCs w:val="22"/>
        </w:rPr>
        <w:t>T</w:t>
      </w:r>
      <w:r w:rsidR="00983C04" w:rsidRPr="00C8286C">
        <w:rPr>
          <w:rFonts w:ascii="Palatino Linotype" w:hAnsi="Palatino Linotype"/>
          <w:sz w:val="22"/>
          <w:szCs w:val="22"/>
        </w:rPr>
        <w:t xml:space="preserve">o calculate the mIM and mU5M, the only additional data needed is the age of the child at the time of death. Even when survey data are unavailable, </w:t>
      </w:r>
      <w:r w:rsidR="005C7F18" w:rsidRPr="00C8286C">
        <w:rPr>
          <w:rFonts w:ascii="Palatino Linotype" w:hAnsi="Palatino Linotype"/>
          <w:sz w:val="22"/>
          <w:szCs w:val="22"/>
        </w:rPr>
        <w:t>researchers</w:t>
      </w:r>
      <w:r w:rsidR="00983C04" w:rsidRPr="00C8286C">
        <w:rPr>
          <w:rFonts w:ascii="Palatino Linotype" w:hAnsi="Palatino Linotype"/>
          <w:sz w:val="22"/>
          <w:szCs w:val="22"/>
        </w:rPr>
        <w:t xml:space="preserve"> can apply the</w:t>
      </w:r>
      <w:r w:rsidR="00EB4B39" w:rsidRPr="00C8286C">
        <w:rPr>
          <w:rFonts w:ascii="Palatino Linotype" w:hAnsi="Palatino Linotype"/>
          <w:sz w:val="22"/>
          <w:szCs w:val="22"/>
        </w:rPr>
        <w:t xml:space="preserve"> kin-cohort</w:t>
      </w:r>
      <w:r w:rsidR="00983C04" w:rsidRPr="00C8286C">
        <w:rPr>
          <w:rFonts w:ascii="Palatino Linotype" w:hAnsi="Palatino Linotype"/>
          <w:sz w:val="22"/>
          <w:szCs w:val="22"/>
        </w:rPr>
        <w:t xml:space="preserve"> method offered here to UNWPP data</w:t>
      </w:r>
      <w:r w:rsidR="00960702" w:rsidRPr="00C8286C">
        <w:rPr>
          <w:rFonts w:ascii="Palatino Linotype" w:hAnsi="Palatino Linotype"/>
          <w:sz w:val="22"/>
          <w:szCs w:val="22"/>
        </w:rPr>
        <w:t>—</w:t>
      </w:r>
      <w:r w:rsidR="00EB4B39" w:rsidRPr="00C8286C">
        <w:rPr>
          <w:rFonts w:ascii="Palatino Linotype" w:hAnsi="Palatino Linotype"/>
          <w:sz w:val="22"/>
          <w:szCs w:val="22"/>
        </w:rPr>
        <w:t xml:space="preserve">an open </w:t>
      </w:r>
      <w:r w:rsidR="00983C04" w:rsidRPr="00C8286C">
        <w:rPr>
          <w:rFonts w:ascii="Palatino Linotype" w:hAnsi="Palatino Linotype"/>
          <w:sz w:val="22"/>
          <w:szCs w:val="22"/>
        </w:rPr>
        <w:t>source available for every</w:t>
      </w:r>
      <w:r w:rsidR="00983C04" w:rsidRPr="00C8286C">
        <w:rPr>
          <w:rFonts w:ascii="Palatino Linotype" w:hAnsi="Palatino Linotype"/>
          <w:i/>
          <w:iCs/>
          <w:sz w:val="22"/>
          <w:szCs w:val="22"/>
        </w:rPr>
        <w:t xml:space="preserve"> </w:t>
      </w:r>
      <w:r w:rsidR="00983C04" w:rsidRPr="00C8286C">
        <w:rPr>
          <w:rFonts w:ascii="Palatino Linotype" w:hAnsi="Palatino Linotype"/>
          <w:sz w:val="22"/>
          <w:szCs w:val="22"/>
        </w:rPr>
        <w:t>country worldwide</w:t>
      </w:r>
      <w:r w:rsidRPr="00C8286C">
        <w:rPr>
          <w:rFonts w:ascii="Palatino Linotype" w:hAnsi="Palatino Linotype"/>
          <w:sz w:val="22"/>
          <w:szCs w:val="22"/>
        </w:rPr>
        <w:t xml:space="preserve">—or </w:t>
      </w:r>
      <w:r w:rsidR="00EB4B39" w:rsidRPr="00C8286C">
        <w:rPr>
          <w:rFonts w:ascii="Palatino Linotype" w:hAnsi="Palatino Linotype"/>
          <w:sz w:val="22"/>
          <w:szCs w:val="22"/>
        </w:rPr>
        <w:t xml:space="preserve">any </w:t>
      </w:r>
      <w:r w:rsidR="005B26C3" w:rsidRPr="00C8286C">
        <w:rPr>
          <w:rFonts w:ascii="Palatino Linotype" w:hAnsi="Palatino Linotype"/>
          <w:sz w:val="22"/>
          <w:szCs w:val="22"/>
        </w:rPr>
        <w:t xml:space="preserve">published </w:t>
      </w:r>
      <w:r w:rsidRPr="00C8286C">
        <w:rPr>
          <w:rFonts w:ascii="Palatino Linotype" w:hAnsi="Palatino Linotype"/>
          <w:sz w:val="22"/>
          <w:szCs w:val="22"/>
        </w:rPr>
        <w:t xml:space="preserve">demographic rates, </w:t>
      </w:r>
      <w:r w:rsidR="008F7B21" w:rsidRPr="00C8286C">
        <w:rPr>
          <w:rFonts w:ascii="Palatino Linotype" w:hAnsi="Palatino Linotype"/>
          <w:sz w:val="22"/>
          <w:szCs w:val="22"/>
        </w:rPr>
        <w:t xml:space="preserve">including those at the subnational level. </w:t>
      </w:r>
    </w:p>
    <w:p w14:paraId="46D35670" w14:textId="06F84F55" w:rsidR="00F03819" w:rsidRPr="00C8286C" w:rsidRDefault="00C334BD" w:rsidP="00C334BD">
      <w:pPr>
        <w:autoSpaceDE w:val="0"/>
        <w:autoSpaceDN w:val="0"/>
        <w:adjustRightInd w:val="0"/>
        <w:ind w:firstLine="720"/>
        <w:rPr>
          <w:rFonts w:ascii="Palatino Linotype" w:hAnsi="Palatino Linotype"/>
          <w:sz w:val="22"/>
          <w:szCs w:val="22"/>
        </w:rPr>
      </w:pPr>
      <w:r w:rsidRPr="00C8286C">
        <w:rPr>
          <w:rFonts w:ascii="Palatino Linotype" w:hAnsi="Palatino Linotype"/>
          <w:sz w:val="22"/>
          <w:szCs w:val="22"/>
        </w:rPr>
        <w:t xml:space="preserve">A second limitation is that these indicators center a maternal perspective; we have not generated analogous paternal cumulative prevalence estimates of infant, under-five, and all-offspring mortality. </w:t>
      </w:r>
      <w:r w:rsidR="00983C04" w:rsidRPr="00C8286C">
        <w:rPr>
          <w:rFonts w:ascii="Palatino Linotype" w:hAnsi="Palatino Linotype"/>
          <w:sz w:val="22"/>
          <w:szCs w:val="22"/>
        </w:rPr>
        <w:t xml:space="preserve"> </w:t>
      </w:r>
      <w:r w:rsidR="005D0EFD" w:rsidRPr="00C8286C">
        <w:rPr>
          <w:rFonts w:ascii="Palatino Linotype" w:hAnsi="Palatino Linotype"/>
          <w:sz w:val="22"/>
          <w:szCs w:val="22"/>
        </w:rPr>
        <w:t>This is a consequence of data limitations</w:t>
      </w:r>
      <w:r w:rsidR="00382BD0" w:rsidRPr="00C8286C">
        <w:rPr>
          <w:rFonts w:ascii="Palatino Linotype" w:hAnsi="Palatino Linotype"/>
          <w:sz w:val="22"/>
          <w:szCs w:val="22"/>
        </w:rPr>
        <w:t>, not a value judgement</w:t>
      </w:r>
      <w:r w:rsidR="005D0EFD" w:rsidRPr="00C8286C">
        <w:rPr>
          <w:rFonts w:ascii="Palatino Linotype" w:hAnsi="Palatino Linotype"/>
          <w:sz w:val="22"/>
          <w:szCs w:val="22"/>
        </w:rPr>
        <w:t>. We lack survey data featuring reproductive history calendars from men</w:t>
      </w:r>
      <w:r w:rsidRPr="00C8286C">
        <w:rPr>
          <w:rFonts w:ascii="Palatino Linotype" w:hAnsi="Palatino Linotype"/>
          <w:sz w:val="22"/>
          <w:szCs w:val="22"/>
        </w:rPr>
        <w:t>, which likely contributes to the</w:t>
      </w:r>
      <w:r w:rsidR="005D0EFD" w:rsidRPr="00C8286C">
        <w:rPr>
          <w:rFonts w:ascii="Palatino Linotype" w:hAnsi="Palatino Linotype"/>
          <w:sz w:val="22"/>
          <w:szCs w:val="22"/>
        </w:rPr>
        <w:t xml:space="preserve"> </w:t>
      </w:r>
      <w:r w:rsidR="00E7564E" w:rsidRPr="00C8286C">
        <w:rPr>
          <w:rFonts w:ascii="Palatino Linotype" w:hAnsi="Palatino Linotype"/>
          <w:sz w:val="22"/>
          <w:szCs w:val="22"/>
        </w:rPr>
        <w:t xml:space="preserve">paucity of empirical research </w:t>
      </w:r>
      <w:r w:rsidR="00983C04" w:rsidRPr="00C8286C">
        <w:rPr>
          <w:rFonts w:ascii="Palatino Linotype" w:hAnsi="Palatino Linotype"/>
          <w:sz w:val="22"/>
          <w:szCs w:val="22"/>
        </w:rPr>
        <w:t>on paternal bereavement</w:t>
      </w:r>
      <w:r w:rsidR="005D0EFD" w:rsidRPr="00C8286C">
        <w:rPr>
          <w:rFonts w:ascii="Palatino Linotype" w:hAnsi="Palatino Linotype"/>
          <w:sz w:val="22"/>
          <w:szCs w:val="22"/>
        </w:rPr>
        <w:t>. A</w:t>
      </w:r>
      <w:r w:rsidR="005B26C3" w:rsidRPr="00C8286C">
        <w:rPr>
          <w:rFonts w:ascii="Palatino Linotype" w:hAnsi="Palatino Linotype"/>
          <w:sz w:val="22"/>
          <w:szCs w:val="22"/>
        </w:rPr>
        <w:t xml:space="preserve"> small literature </w:t>
      </w:r>
      <w:r w:rsidRPr="00C8286C">
        <w:rPr>
          <w:rFonts w:ascii="Palatino Linotype" w:hAnsi="Palatino Linotype"/>
          <w:sz w:val="22"/>
          <w:szCs w:val="22"/>
        </w:rPr>
        <w:t xml:space="preserve">on the implications of child loss for fathers </w:t>
      </w:r>
      <w:r w:rsidR="00E7564E" w:rsidRPr="00C8286C">
        <w:rPr>
          <w:rFonts w:ascii="Palatino Linotype" w:hAnsi="Palatino Linotype"/>
          <w:sz w:val="22"/>
          <w:szCs w:val="22"/>
        </w:rPr>
        <w:t>s</w:t>
      </w:r>
      <w:r w:rsidR="005B26C3" w:rsidRPr="00C8286C">
        <w:rPr>
          <w:rFonts w:ascii="Palatino Linotype" w:hAnsi="Palatino Linotype"/>
          <w:sz w:val="22"/>
          <w:szCs w:val="22"/>
        </w:rPr>
        <w:t>uggests</w:t>
      </w:r>
      <w:r w:rsidR="00983C04" w:rsidRPr="00C8286C">
        <w:rPr>
          <w:rFonts w:ascii="Palatino Linotype" w:hAnsi="Palatino Linotype"/>
          <w:sz w:val="22"/>
          <w:szCs w:val="22"/>
        </w:rPr>
        <w:t xml:space="preserve"> that fathers </w:t>
      </w:r>
      <w:r w:rsidR="00983C04" w:rsidRPr="00C8286C">
        <w:rPr>
          <w:rFonts w:ascii="Palatino Linotype" w:eastAsiaTheme="minorHAnsi" w:hAnsi="Palatino Linotype" w:cs="URWPalladioL-Roma"/>
          <w:sz w:val="22"/>
          <w:szCs w:val="22"/>
        </w:rPr>
        <w:t>often suffer silently</w:t>
      </w:r>
      <w:r w:rsidR="00E7564E" w:rsidRPr="00C8286C">
        <w:rPr>
          <w:rFonts w:ascii="Palatino Linotype" w:eastAsiaTheme="minorHAnsi" w:hAnsi="Palatino Linotype" w:cs="URWPalladioL-Roma"/>
          <w:sz w:val="22"/>
          <w:szCs w:val="22"/>
        </w:rPr>
        <w:t>;</w:t>
      </w:r>
      <w:r w:rsidR="00983C04" w:rsidRPr="00C8286C">
        <w:rPr>
          <w:rFonts w:ascii="Palatino Linotype" w:eastAsiaTheme="minorHAnsi" w:hAnsi="Palatino Linotype" w:cs="URWPalladioL-Roma"/>
          <w:sz w:val="22"/>
          <w:szCs w:val="22"/>
        </w:rPr>
        <w:fldChar w:fldCharType="begin"/>
      </w:r>
      <w:r w:rsidR="008E7F02" w:rsidRPr="00C8286C">
        <w:rPr>
          <w:rFonts w:ascii="Palatino Linotype" w:eastAsiaTheme="minorHAnsi" w:hAnsi="Palatino Linotype" w:cs="URWPalladioL-Roma"/>
          <w:sz w:val="22"/>
          <w:szCs w:val="22"/>
        </w:rPr>
        <w:instrText xml:space="preserve"> ADDIN ZOTERO_ITEM CSL_CITATION {"citationID":"ZF3pn7tZ","properties":{"formattedCitation":"\\super 54\\nosupersub{}","plainCitation":"54","noteIndex":0},"citationItems":[{"id":575,"uris":["http://zotero.org/users/local/6aiRCPll/items/V2FC9SMX"],"uri":["http://zotero.org/users/local/6aiRCPll/items/V2FC9SMX"],"itemData":{"id":575,"type":"article-journal","container-title":"Nursing research","issue":"5","note":"ISBN: 0029-6562\npublisher: LWW","page":"E1-E9","title":"Experience of Perinatal Death from the Father’s Perspective","volume":"68","author":[{"family":"Pabón","given":"Lucero del Mar Lizcano"},{"family":"Fergusson","given":"María Elisa Moreno"},{"family":"Palacios","given":"Ana Maria"}],"issued":{"date-parts":[["2019"]]}}}],"schema":"https://github.com/citation-style-language/schema/raw/master/csl-citation.json"} </w:instrText>
      </w:r>
      <w:r w:rsidR="00983C04" w:rsidRPr="00C8286C">
        <w:rPr>
          <w:rFonts w:ascii="Palatino Linotype" w:eastAsiaTheme="minorHAnsi" w:hAnsi="Palatino Linotype" w:cs="URWPalladioL-Roma"/>
          <w:sz w:val="22"/>
          <w:szCs w:val="22"/>
        </w:rPr>
        <w:fldChar w:fldCharType="separate"/>
      </w:r>
      <w:r w:rsidR="008E7F02" w:rsidRPr="00C8286C">
        <w:rPr>
          <w:rFonts w:ascii="Palatino Linotype" w:hAnsi="Palatino Linotype"/>
          <w:sz w:val="22"/>
          <w:szCs w:val="22"/>
          <w:vertAlign w:val="superscript"/>
        </w:rPr>
        <w:t>54</w:t>
      </w:r>
      <w:r w:rsidR="00983C04" w:rsidRPr="00C8286C">
        <w:rPr>
          <w:rFonts w:ascii="Palatino Linotype" w:eastAsiaTheme="minorHAnsi" w:hAnsi="Palatino Linotype" w:cs="URWPalladioL-Roma"/>
          <w:sz w:val="22"/>
          <w:szCs w:val="22"/>
        </w:rPr>
        <w:fldChar w:fldCharType="end"/>
      </w:r>
      <w:r w:rsidR="00983C04" w:rsidRPr="00C8286C">
        <w:rPr>
          <w:rFonts w:ascii="Palatino Linotype" w:eastAsiaTheme="minorHAnsi" w:hAnsi="Palatino Linotype" w:cs="URWPalladioL-Roma"/>
          <w:sz w:val="22"/>
          <w:szCs w:val="22"/>
        </w:rPr>
        <w:t xml:space="preserve"> </w:t>
      </w:r>
      <w:r w:rsidR="00E7564E" w:rsidRPr="00C8286C">
        <w:rPr>
          <w:rFonts w:ascii="Palatino Linotype" w:eastAsiaTheme="minorHAnsi" w:hAnsi="Palatino Linotype" w:cs="URWPalladioL-Roma"/>
          <w:sz w:val="22"/>
          <w:szCs w:val="22"/>
        </w:rPr>
        <w:t>they</w:t>
      </w:r>
      <w:r w:rsidR="00983C04" w:rsidRPr="00C8286C">
        <w:rPr>
          <w:rFonts w:ascii="Palatino Linotype" w:eastAsiaTheme="minorHAnsi" w:hAnsi="Palatino Linotype" w:cs="URWPalladioL-Roma"/>
          <w:sz w:val="22"/>
          <w:szCs w:val="22"/>
        </w:rPr>
        <w:t xml:space="preserve"> experience anxiety and depression</w:t>
      </w:r>
      <w:r w:rsidR="00E7564E" w:rsidRPr="00C8286C">
        <w:rPr>
          <w:rFonts w:ascii="Palatino Linotype" w:eastAsiaTheme="minorHAnsi" w:hAnsi="Palatino Linotype" w:cs="URWPalladioL-Roma"/>
          <w:sz w:val="22"/>
          <w:szCs w:val="22"/>
        </w:rPr>
        <w:t xml:space="preserve"> </w:t>
      </w:r>
      <w:r w:rsidR="00983C04" w:rsidRPr="00C8286C">
        <w:rPr>
          <w:rFonts w:ascii="Palatino Linotype" w:eastAsiaTheme="minorHAnsi" w:hAnsi="Palatino Linotype" w:cs="URWPalladioL-Roma"/>
          <w:sz w:val="22"/>
          <w:szCs w:val="22"/>
        </w:rPr>
        <w:t xml:space="preserve">and </w:t>
      </w:r>
      <w:r w:rsidR="00E7564E" w:rsidRPr="00C8286C">
        <w:rPr>
          <w:rFonts w:ascii="Palatino Linotype" w:eastAsiaTheme="minorHAnsi" w:hAnsi="Palatino Linotype" w:cs="URWPalladioL-Roma"/>
          <w:sz w:val="22"/>
          <w:szCs w:val="22"/>
        </w:rPr>
        <w:t>sometimes</w:t>
      </w:r>
      <w:r w:rsidR="00983C04" w:rsidRPr="00C8286C">
        <w:rPr>
          <w:rFonts w:ascii="Palatino Linotype" w:eastAsiaTheme="minorHAnsi" w:hAnsi="Palatino Linotype" w:cs="URWPalladioL-Roma"/>
          <w:sz w:val="22"/>
          <w:szCs w:val="22"/>
        </w:rPr>
        <w:t xml:space="preserve"> become emotionally or physically abusive as a result.</w:t>
      </w:r>
      <w:r w:rsidR="00983C04" w:rsidRPr="00C8286C">
        <w:rPr>
          <w:rFonts w:ascii="Palatino Linotype" w:eastAsiaTheme="minorHAnsi" w:hAnsi="Palatino Linotype" w:cs="URWPalladioL-Roma"/>
          <w:sz w:val="22"/>
          <w:szCs w:val="22"/>
        </w:rPr>
        <w:fldChar w:fldCharType="begin"/>
      </w:r>
      <w:r w:rsidR="008E7F02" w:rsidRPr="00C8286C">
        <w:rPr>
          <w:rFonts w:ascii="Palatino Linotype" w:eastAsiaTheme="minorHAnsi" w:hAnsi="Palatino Linotype" w:cs="URWPalladioL-Roma"/>
          <w:sz w:val="22"/>
          <w:szCs w:val="22"/>
        </w:rPr>
        <w:instrText xml:space="preserve"> ADDIN ZOTERO_ITEM CSL_CITATION {"citationID":"xPFA8DJa","properties":{"formattedCitation":"\\super 25,55\\nosupersub{}","plainCitation":"25,55","noteIndex":0},"citationItems":[{"id":234,"uris":["http://zotero.org/users/local/6aiRCPll/items/V6BTA49H"],"uri":["http://zotero.org/users/local/6aiRCPll/items/V6BTA49H"],"itemData":{"id":234,"type":"article-journal","container-title":"Demography","note":"ISBN: 1533-7790\npublisher: Springer","page":"1-25","title":"The marital implications of bereavement: Child death and intimate partner violence in West and Central Africa","author":[{"family":"Weitzman","given":"Abigail"},{"family":"Smith-Greenaway","given":"Emily"}],"issued":{"date-parts":[["2020"]]}}},{"id":576,"uris":["http://zotero.org/users/local/6aiRCPll/items/SR6PLPHI"],"uri":["http://zotero.org/users/local/6aiRCPll/items/SR6PLPHI"],"itemData":{"id":576,"type":"article-journal","container-title":"Issues in mental health nursing","issue":"7","note":"ISBN: 0161-2840\npublisher: Taylor &amp; Francis","page":"590-599","title":"Addressing stillbirth in India must include men","volume":"38","author":[{"family":"Roberts","given":"Lisa"},{"family":"Montgomery","given":"Susanne"},{"family":"Ganesh","given":"Gayatri"},{"family":"Kaur","given":"Harinder Pal"},{"family":"Singh","given":"Ratan"}],"issued":{"date-parts":[["2017"]]}}}],"schema":"https://github.com/citation-style-language/schema/raw/master/csl-citation.json"} </w:instrText>
      </w:r>
      <w:r w:rsidR="00983C04" w:rsidRPr="00C8286C">
        <w:rPr>
          <w:rFonts w:ascii="Palatino Linotype" w:eastAsiaTheme="minorHAnsi" w:hAnsi="Palatino Linotype" w:cs="URWPalladioL-Roma"/>
          <w:sz w:val="22"/>
          <w:szCs w:val="22"/>
        </w:rPr>
        <w:fldChar w:fldCharType="separate"/>
      </w:r>
      <w:r w:rsidR="008E7F02" w:rsidRPr="00C8286C">
        <w:rPr>
          <w:rFonts w:ascii="Palatino Linotype" w:hAnsi="Palatino Linotype"/>
          <w:sz w:val="22"/>
          <w:szCs w:val="22"/>
          <w:vertAlign w:val="superscript"/>
        </w:rPr>
        <w:t>25,55</w:t>
      </w:r>
      <w:r w:rsidR="00983C04" w:rsidRPr="00C8286C">
        <w:rPr>
          <w:rFonts w:ascii="Palatino Linotype" w:eastAsiaTheme="minorHAnsi" w:hAnsi="Palatino Linotype" w:cs="URWPalladioL-Roma"/>
          <w:sz w:val="22"/>
          <w:szCs w:val="22"/>
        </w:rPr>
        <w:fldChar w:fldCharType="end"/>
      </w:r>
      <w:r w:rsidR="00983C04" w:rsidRPr="00C8286C">
        <w:rPr>
          <w:rFonts w:ascii="Palatino Linotype" w:eastAsiaTheme="minorHAnsi" w:hAnsi="Palatino Linotype" w:cs="URWPalladioL-Roma"/>
          <w:sz w:val="22"/>
          <w:szCs w:val="22"/>
        </w:rPr>
        <w:t xml:space="preserve"> </w:t>
      </w:r>
      <w:r w:rsidR="005D0EFD" w:rsidRPr="00C8286C">
        <w:rPr>
          <w:rFonts w:ascii="Palatino Linotype" w:hAnsi="Palatino Linotype"/>
          <w:sz w:val="22"/>
          <w:szCs w:val="22"/>
        </w:rPr>
        <w:t xml:space="preserve">An analogous study of </w:t>
      </w:r>
      <w:r w:rsidR="00757844" w:rsidRPr="00C8286C">
        <w:rPr>
          <w:rFonts w:ascii="Palatino Linotype" w:hAnsi="Palatino Linotype"/>
          <w:sz w:val="22"/>
          <w:szCs w:val="22"/>
        </w:rPr>
        <w:t xml:space="preserve">the </w:t>
      </w:r>
      <w:r w:rsidR="006C6016" w:rsidRPr="00C8286C">
        <w:rPr>
          <w:rFonts w:ascii="Palatino Linotype" w:hAnsi="Palatino Linotype"/>
          <w:sz w:val="22"/>
          <w:szCs w:val="22"/>
        </w:rPr>
        <w:t xml:space="preserve">paternal bereavement </w:t>
      </w:r>
      <w:r w:rsidR="00757844" w:rsidRPr="00C8286C">
        <w:rPr>
          <w:rFonts w:ascii="Palatino Linotype" w:hAnsi="Palatino Linotype"/>
          <w:sz w:val="22"/>
          <w:szCs w:val="22"/>
        </w:rPr>
        <w:t xml:space="preserve">burden </w:t>
      </w:r>
      <w:r w:rsidR="005D0EFD" w:rsidRPr="00C8286C">
        <w:rPr>
          <w:rFonts w:ascii="Palatino Linotype" w:hAnsi="Palatino Linotype"/>
          <w:sz w:val="22"/>
          <w:szCs w:val="22"/>
        </w:rPr>
        <w:t xml:space="preserve">would, in all likelihood, produce a </w:t>
      </w:r>
      <w:r w:rsidR="005D0EFD" w:rsidRPr="00C8286C">
        <w:rPr>
          <w:rFonts w:ascii="Palatino Linotype" w:hAnsi="Palatino Linotype"/>
          <w:sz w:val="22"/>
          <w:szCs w:val="22"/>
        </w:rPr>
        <w:lastRenderedPageBreak/>
        <w:t xml:space="preserve">substantively similar account of </w:t>
      </w:r>
      <w:r w:rsidR="006C6016" w:rsidRPr="00C8286C">
        <w:rPr>
          <w:rFonts w:ascii="Palatino Linotype" w:hAnsi="Palatino Linotype"/>
          <w:sz w:val="22"/>
          <w:szCs w:val="22"/>
        </w:rPr>
        <w:t xml:space="preserve">what we </w:t>
      </w:r>
      <w:r w:rsidR="00382BD0" w:rsidRPr="00C8286C">
        <w:rPr>
          <w:rFonts w:ascii="Palatino Linotype" w:hAnsi="Palatino Linotype"/>
          <w:sz w:val="22"/>
          <w:szCs w:val="22"/>
        </w:rPr>
        <w:t xml:space="preserve">have </w:t>
      </w:r>
      <w:r w:rsidR="006C6016" w:rsidRPr="00C8286C">
        <w:rPr>
          <w:rFonts w:ascii="Palatino Linotype" w:hAnsi="Palatino Linotype"/>
          <w:sz w:val="22"/>
          <w:szCs w:val="22"/>
        </w:rPr>
        <w:t>documented here for mothers</w:t>
      </w:r>
      <w:r w:rsidR="00382BD0" w:rsidRPr="00C8286C">
        <w:rPr>
          <w:rFonts w:ascii="Palatino Linotype" w:hAnsi="Palatino Linotype"/>
          <w:sz w:val="22"/>
          <w:szCs w:val="22"/>
        </w:rPr>
        <w:t>. B</w:t>
      </w:r>
      <w:r w:rsidR="005D0EFD" w:rsidRPr="00C8286C">
        <w:rPr>
          <w:rFonts w:ascii="Palatino Linotype" w:hAnsi="Palatino Linotype"/>
          <w:sz w:val="22"/>
          <w:szCs w:val="22"/>
        </w:rPr>
        <w:t xml:space="preserve">ut </w:t>
      </w:r>
      <w:r w:rsidR="005D0EFD" w:rsidRPr="00C8286C">
        <w:rPr>
          <w:rFonts w:ascii="Palatino Linotype" w:eastAsiaTheme="minorHAnsi" w:hAnsi="Palatino Linotype" w:cs="URWPalladioL-Roma"/>
          <w:sz w:val="22"/>
          <w:szCs w:val="22"/>
        </w:rPr>
        <w:t>t</w:t>
      </w:r>
      <w:r w:rsidR="00983C04" w:rsidRPr="00C8286C">
        <w:rPr>
          <w:rFonts w:ascii="Palatino Linotype" w:eastAsiaTheme="minorHAnsi" w:hAnsi="Palatino Linotype" w:cs="URWPalladioL-Roma"/>
          <w:sz w:val="22"/>
          <w:szCs w:val="22"/>
        </w:rPr>
        <w:t>he sheer scale of maternal bereavement indicat</w:t>
      </w:r>
      <w:r w:rsidR="00E7564E" w:rsidRPr="00C8286C">
        <w:rPr>
          <w:rFonts w:ascii="Palatino Linotype" w:eastAsiaTheme="minorHAnsi" w:hAnsi="Palatino Linotype" w:cs="URWPalladioL-Roma"/>
          <w:sz w:val="22"/>
          <w:szCs w:val="22"/>
        </w:rPr>
        <w:t xml:space="preserve">es a </w:t>
      </w:r>
      <w:r w:rsidR="00983C04" w:rsidRPr="00C8286C">
        <w:rPr>
          <w:rFonts w:ascii="Palatino Linotype" w:eastAsiaTheme="minorHAnsi" w:hAnsi="Palatino Linotype" w:cs="URWPalladioL-Roma"/>
          <w:sz w:val="22"/>
          <w:szCs w:val="22"/>
        </w:rPr>
        <w:t xml:space="preserve">need for more data on </w:t>
      </w:r>
      <w:r w:rsidRPr="00C8286C">
        <w:rPr>
          <w:rFonts w:ascii="Palatino Linotype" w:eastAsiaTheme="minorHAnsi" w:hAnsi="Palatino Linotype" w:cs="URWPalladioL-Roma"/>
          <w:sz w:val="22"/>
          <w:szCs w:val="22"/>
        </w:rPr>
        <w:t>parents’ experiences of loss—</w:t>
      </w:r>
      <w:r w:rsidR="005D0EFD" w:rsidRPr="00C8286C">
        <w:rPr>
          <w:rFonts w:ascii="Palatino Linotype" w:eastAsiaTheme="minorHAnsi" w:hAnsi="Palatino Linotype" w:cs="URWPalladioL-Roma"/>
          <w:sz w:val="22"/>
          <w:szCs w:val="22"/>
        </w:rPr>
        <w:t>including men</w:t>
      </w:r>
      <w:r w:rsidRPr="00C8286C">
        <w:rPr>
          <w:rFonts w:ascii="Palatino Linotype" w:eastAsiaTheme="minorHAnsi" w:hAnsi="Palatino Linotype" w:cs="URWPalladioL-Roma"/>
          <w:sz w:val="22"/>
          <w:szCs w:val="22"/>
        </w:rPr>
        <w:t xml:space="preserve">’s—across </w:t>
      </w:r>
      <w:r w:rsidR="00983C04" w:rsidRPr="00C8286C">
        <w:rPr>
          <w:rFonts w:ascii="Palatino Linotype" w:eastAsiaTheme="minorHAnsi" w:hAnsi="Palatino Linotype" w:cs="URWPalladioL-Roma"/>
          <w:sz w:val="22"/>
          <w:szCs w:val="22"/>
        </w:rPr>
        <w:t>diverse global contexts</w:t>
      </w:r>
      <w:r w:rsidR="00382BD0" w:rsidRPr="00C8286C">
        <w:rPr>
          <w:rFonts w:ascii="Palatino Linotype" w:eastAsiaTheme="minorHAnsi" w:hAnsi="Palatino Linotype" w:cs="URWPalladioL-Roma"/>
          <w:sz w:val="22"/>
          <w:szCs w:val="22"/>
        </w:rPr>
        <w:t xml:space="preserve">. Beyond prevalence estimates, this would </w:t>
      </w:r>
      <w:r w:rsidR="00983C04" w:rsidRPr="00C8286C">
        <w:rPr>
          <w:rFonts w:ascii="Palatino Linotype" w:hAnsi="Palatino Linotype"/>
          <w:sz w:val="22"/>
          <w:szCs w:val="22"/>
        </w:rPr>
        <w:t>includ</w:t>
      </w:r>
      <w:r w:rsidR="00382BD0" w:rsidRPr="00C8286C">
        <w:rPr>
          <w:rFonts w:ascii="Palatino Linotype" w:hAnsi="Palatino Linotype"/>
          <w:sz w:val="22"/>
          <w:szCs w:val="22"/>
        </w:rPr>
        <w:t>e</w:t>
      </w:r>
      <w:r w:rsidR="00983C04" w:rsidRPr="00C8286C">
        <w:rPr>
          <w:rFonts w:ascii="Palatino Linotype" w:hAnsi="Palatino Linotype"/>
          <w:sz w:val="22"/>
          <w:szCs w:val="22"/>
        </w:rPr>
        <w:t xml:space="preserve"> their </w:t>
      </w:r>
      <w:r w:rsidR="00E7564E" w:rsidRPr="00C8286C">
        <w:rPr>
          <w:rFonts w:ascii="Palatino Linotype" w:hAnsi="Palatino Linotype"/>
          <w:sz w:val="22"/>
          <w:szCs w:val="22"/>
        </w:rPr>
        <w:t xml:space="preserve">experiences </w:t>
      </w:r>
      <w:r w:rsidR="00983C04" w:rsidRPr="00C8286C">
        <w:rPr>
          <w:rFonts w:ascii="Palatino Linotype" w:hAnsi="Palatino Linotype"/>
          <w:sz w:val="22"/>
          <w:szCs w:val="22"/>
        </w:rPr>
        <w:t xml:space="preserve">of, and reactions to, child death. </w:t>
      </w:r>
    </w:p>
    <w:p w14:paraId="3388BB80" w14:textId="778023AC" w:rsidR="00733058" w:rsidRPr="00C8286C" w:rsidRDefault="004741A7" w:rsidP="00C334BD">
      <w:pPr>
        <w:ind w:firstLine="720"/>
        <w:rPr>
          <w:rFonts w:ascii="Palatino Linotype" w:hAnsi="Palatino Linotype"/>
          <w:b/>
          <w:sz w:val="22"/>
          <w:szCs w:val="22"/>
        </w:rPr>
        <w:sectPr w:rsidR="00733058" w:rsidRPr="00C8286C" w:rsidSect="00924D2D">
          <w:footerReference w:type="default" r:id="rId14"/>
          <w:footnotePr>
            <w:numFmt w:val="chicago"/>
          </w:footnotePr>
          <w:pgSz w:w="12240" w:h="15840"/>
          <w:pgMar w:top="1440" w:right="1440" w:bottom="1440" w:left="1440" w:header="720" w:footer="720" w:gutter="0"/>
          <w:pgNumType w:start="1"/>
          <w:cols w:space="720"/>
          <w:docGrid w:linePitch="360"/>
        </w:sectPr>
      </w:pPr>
      <w:r w:rsidRPr="00C8286C">
        <w:rPr>
          <w:rFonts w:ascii="Palatino Linotype" w:hAnsi="Palatino Linotype"/>
          <w:sz w:val="22"/>
          <w:szCs w:val="22"/>
        </w:rPr>
        <w:t xml:space="preserve">Keeping these limitations in mind, the maternal cumulative prevalence estimates </w:t>
      </w:r>
      <w:r w:rsidR="008A0B55" w:rsidRPr="00C8286C">
        <w:rPr>
          <w:rFonts w:ascii="Palatino Linotype" w:hAnsi="Palatino Linotype"/>
          <w:sz w:val="22"/>
          <w:szCs w:val="22"/>
        </w:rPr>
        <w:t xml:space="preserve">convey </w:t>
      </w:r>
      <w:r w:rsidR="00E7564E" w:rsidRPr="00C8286C">
        <w:rPr>
          <w:rFonts w:ascii="Palatino Linotype" w:hAnsi="Palatino Linotype"/>
          <w:sz w:val="22"/>
          <w:szCs w:val="22"/>
        </w:rPr>
        <w:t>how</w:t>
      </w:r>
      <w:r w:rsidRPr="00C8286C">
        <w:rPr>
          <w:rFonts w:ascii="Palatino Linotype" w:hAnsi="Palatino Linotype"/>
          <w:sz w:val="22"/>
          <w:szCs w:val="22"/>
        </w:rPr>
        <w:t xml:space="preserve"> epidemiological inequalities accumulate in surviving mothers’ lives</w:t>
      </w:r>
      <w:r w:rsidR="008A0B55" w:rsidRPr="00C8286C">
        <w:rPr>
          <w:rFonts w:ascii="Palatino Linotype" w:hAnsi="Palatino Linotype"/>
          <w:sz w:val="22"/>
          <w:szCs w:val="22"/>
        </w:rPr>
        <w:t xml:space="preserve">. </w:t>
      </w:r>
      <w:r w:rsidRPr="00C8286C">
        <w:rPr>
          <w:rFonts w:ascii="Palatino Linotype" w:hAnsi="Palatino Linotype"/>
          <w:sz w:val="22"/>
          <w:szCs w:val="22"/>
        </w:rPr>
        <w:t xml:space="preserve">Although we have introduced these measures at the country-level, </w:t>
      </w:r>
      <w:r w:rsidR="004827E3" w:rsidRPr="00C8286C">
        <w:rPr>
          <w:rFonts w:ascii="Palatino Linotype" w:hAnsi="Palatino Linotype"/>
          <w:sz w:val="22"/>
          <w:szCs w:val="22"/>
        </w:rPr>
        <w:t>the</w:t>
      </w:r>
      <w:r w:rsidR="00E7564E" w:rsidRPr="00C8286C">
        <w:rPr>
          <w:rFonts w:ascii="Palatino Linotype" w:hAnsi="Palatino Linotype"/>
          <w:sz w:val="22"/>
          <w:szCs w:val="22"/>
        </w:rPr>
        <w:t xml:space="preserve"> general approach is </w:t>
      </w:r>
      <w:r w:rsidR="004827E3" w:rsidRPr="00C8286C">
        <w:rPr>
          <w:rFonts w:ascii="Palatino Linotype" w:hAnsi="Palatino Linotype"/>
          <w:sz w:val="22"/>
          <w:szCs w:val="22"/>
        </w:rPr>
        <w:t xml:space="preserve">highly flexible and can also document the uneven burden of child loss across social groups </w:t>
      </w:r>
      <w:r w:rsidR="00565F98" w:rsidRPr="00C8286C">
        <w:rPr>
          <w:rFonts w:ascii="Palatino Linotype" w:hAnsi="Palatino Linotype"/>
          <w:i/>
          <w:iCs/>
          <w:sz w:val="22"/>
          <w:szCs w:val="22"/>
        </w:rPr>
        <w:t xml:space="preserve">within </w:t>
      </w:r>
      <w:r w:rsidR="00565F98" w:rsidRPr="00C8286C">
        <w:rPr>
          <w:rFonts w:ascii="Palatino Linotype" w:hAnsi="Palatino Linotype"/>
          <w:sz w:val="22"/>
          <w:szCs w:val="22"/>
        </w:rPr>
        <w:t>countries. Evidence f</w:t>
      </w:r>
      <w:r w:rsidR="008F6E31" w:rsidRPr="00C8286C">
        <w:rPr>
          <w:rFonts w:ascii="Palatino Linotype" w:hAnsi="Palatino Linotype"/>
          <w:sz w:val="22"/>
          <w:szCs w:val="22"/>
        </w:rPr>
        <w:t>rom</w:t>
      </w:r>
      <w:r w:rsidR="00565F98" w:rsidRPr="00C8286C">
        <w:rPr>
          <w:rFonts w:ascii="Palatino Linotype" w:hAnsi="Palatino Linotype"/>
          <w:sz w:val="22"/>
          <w:szCs w:val="22"/>
        </w:rPr>
        <w:t xml:space="preserve"> sub-Saharan Africa</w:t>
      </w:r>
      <w:r w:rsidR="00E7564E" w:rsidRPr="00C8286C">
        <w:rPr>
          <w:rFonts w:ascii="Palatino Linotype" w:hAnsi="Palatino Linotype"/>
          <w:sz w:val="22"/>
          <w:szCs w:val="22"/>
        </w:rPr>
        <w:t xml:space="preserve"> </w:t>
      </w:r>
      <w:r w:rsidR="00565F98" w:rsidRPr="00C8286C">
        <w:rPr>
          <w:rFonts w:ascii="Palatino Linotype" w:hAnsi="Palatino Linotype"/>
          <w:sz w:val="22"/>
          <w:szCs w:val="22"/>
        </w:rPr>
        <w:t xml:space="preserve">shows large and persistent disparities in mothers’ burden of child loss </w:t>
      </w:r>
      <w:r w:rsidR="008F6E31" w:rsidRPr="00C8286C">
        <w:rPr>
          <w:rFonts w:ascii="Palatino Linotype" w:hAnsi="Palatino Linotype"/>
          <w:sz w:val="22"/>
          <w:szCs w:val="22"/>
        </w:rPr>
        <w:t>across economic strata, as well as geographic regions</w:t>
      </w:r>
      <w:r w:rsidR="00C46FD7" w:rsidRPr="00C8286C">
        <w:rPr>
          <w:rFonts w:ascii="Palatino Linotype" w:hAnsi="Palatino Linotype"/>
          <w:sz w:val="22"/>
          <w:szCs w:val="22"/>
        </w:rPr>
        <w:t>.</w:t>
      </w:r>
      <w:r w:rsidR="00C46FD7" w:rsidRPr="00C8286C">
        <w:rPr>
          <w:rFonts w:ascii="Palatino Linotype" w:hAnsi="Palatino Linotype"/>
          <w:sz w:val="22"/>
          <w:szCs w:val="22"/>
        </w:rPr>
        <w:fldChar w:fldCharType="begin"/>
      </w:r>
      <w:r w:rsidR="00D66CD6" w:rsidRPr="00C8286C">
        <w:rPr>
          <w:rFonts w:ascii="Palatino Linotype" w:hAnsi="Palatino Linotype"/>
          <w:sz w:val="22"/>
          <w:szCs w:val="22"/>
        </w:rPr>
        <w:instrText xml:space="preserve"> ADDIN ZOTERO_ITEM CSL_CITATION {"citationID":"VPBb0zhJ","properties":{"formattedCitation":"\\super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C46FD7" w:rsidRPr="00C8286C">
        <w:rPr>
          <w:rFonts w:ascii="Palatino Linotype" w:hAnsi="Palatino Linotype"/>
          <w:sz w:val="22"/>
          <w:szCs w:val="22"/>
        </w:rPr>
        <w:fldChar w:fldCharType="separate"/>
      </w:r>
      <w:r w:rsidR="00D66CD6" w:rsidRPr="00C8286C">
        <w:rPr>
          <w:rFonts w:ascii="Palatino Linotype" w:hAnsi="Palatino Linotype"/>
          <w:sz w:val="22"/>
          <w:szCs w:val="22"/>
          <w:vertAlign w:val="superscript"/>
        </w:rPr>
        <w:t>5</w:t>
      </w:r>
      <w:r w:rsidR="00C46FD7" w:rsidRPr="00C8286C">
        <w:rPr>
          <w:rFonts w:ascii="Palatino Linotype" w:hAnsi="Palatino Linotype"/>
          <w:sz w:val="22"/>
          <w:szCs w:val="22"/>
        </w:rPr>
        <w:fldChar w:fldCharType="end"/>
      </w:r>
      <w:r w:rsidR="008F6E31" w:rsidRPr="00C8286C">
        <w:rPr>
          <w:rFonts w:ascii="Palatino Linotype" w:hAnsi="Palatino Linotype"/>
          <w:sz w:val="22"/>
          <w:szCs w:val="22"/>
        </w:rPr>
        <w:t xml:space="preserve"> Similarly, r</w:t>
      </w:r>
      <w:r w:rsidR="00DD0A76" w:rsidRPr="00C8286C">
        <w:rPr>
          <w:rFonts w:ascii="Palatino Linotype" w:hAnsi="Palatino Linotype"/>
          <w:sz w:val="22"/>
          <w:szCs w:val="22"/>
        </w:rPr>
        <w:t xml:space="preserve">esearch in the U.S. increasingly acknowledges that </w:t>
      </w:r>
      <w:r w:rsidR="008F6E31" w:rsidRPr="00C8286C">
        <w:rPr>
          <w:rFonts w:ascii="Palatino Linotype" w:hAnsi="Palatino Linotype"/>
          <w:sz w:val="22"/>
          <w:szCs w:val="22"/>
        </w:rPr>
        <w:t>the burden of family bereavement</w:t>
      </w:r>
      <w:r w:rsidR="001E0753" w:rsidRPr="00C8286C">
        <w:rPr>
          <w:rFonts w:ascii="Palatino Linotype" w:hAnsi="Palatino Linotype"/>
          <w:sz w:val="22"/>
          <w:szCs w:val="22"/>
        </w:rPr>
        <w:t xml:space="preserve"> is </w:t>
      </w:r>
      <w:r w:rsidR="008F6E31" w:rsidRPr="00C8286C">
        <w:rPr>
          <w:rFonts w:ascii="Palatino Linotype" w:hAnsi="Palatino Linotype"/>
          <w:sz w:val="22"/>
          <w:szCs w:val="22"/>
        </w:rPr>
        <w:t>disproportionately concentrated among Black Americans relative to White Americans</w:t>
      </w:r>
      <w:r w:rsidR="00CB483C" w:rsidRPr="00C8286C">
        <w:rPr>
          <w:rFonts w:ascii="Palatino Linotype" w:hAnsi="Palatino Linotype"/>
          <w:sz w:val="22"/>
          <w:szCs w:val="22"/>
        </w:rPr>
        <w:t>—</w:t>
      </w:r>
      <w:r w:rsidR="008F6E31" w:rsidRPr="00C8286C">
        <w:rPr>
          <w:rFonts w:ascii="Palatino Linotype" w:hAnsi="Palatino Linotype"/>
          <w:sz w:val="22"/>
          <w:szCs w:val="22"/>
        </w:rPr>
        <w:t>reflecting and, arguably</w:t>
      </w:r>
      <w:r w:rsidR="00E7564E" w:rsidRPr="00C8286C">
        <w:rPr>
          <w:rFonts w:ascii="Palatino Linotype" w:hAnsi="Palatino Linotype"/>
          <w:sz w:val="22"/>
          <w:szCs w:val="22"/>
        </w:rPr>
        <w:t>,</w:t>
      </w:r>
      <w:r w:rsidR="008F6E31" w:rsidRPr="00C8286C">
        <w:rPr>
          <w:rFonts w:ascii="Palatino Linotype" w:hAnsi="Palatino Linotype"/>
          <w:sz w:val="22"/>
          <w:szCs w:val="22"/>
        </w:rPr>
        <w:t xml:space="preserve"> contributing to the reproduction of </w:t>
      </w:r>
      <w:r w:rsidR="001E0753" w:rsidRPr="00C8286C">
        <w:rPr>
          <w:rFonts w:ascii="Palatino Linotype" w:hAnsi="Palatino Linotype"/>
          <w:sz w:val="22"/>
          <w:szCs w:val="22"/>
        </w:rPr>
        <w:t>disadvantage</w:t>
      </w:r>
      <w:r w:rsidR="00C46FD7" w:rsidRPr="00C8286C">
        <w:rPr>
          <w:rFonts w:ascii="Palatino Linotype" w:hAnsi="Palatino Linotype"/>
          <w:sz w:val="22"/>
          <w:szCs w:val="22"/>
        </w:rPr>
        <w:t>.</w:t>
      </w:r>
      <w:r w:rsidR="00C46FD7" w:rsidRPr="00C8286C">
        <w:rPr>
          <w:rFonts w:ascii="Palatino Linotype" w:hAnsi="Palatino Linotype"/>
          <w:sz w:val="22"/>
          <w:szCs w:val="22"/>
        </w:rPr>
        <w:fldChar w:fldCharType="begin"/>
      </w:r>
      <w:r w:rsidR="00D66CD6" w:rsidRPr="00C8286C">
        <w:rPr>
          <w:rFonts w:ascii="Palatino Linotype" w:hAnsi="Palatino Linotype"/>
          <w:sz w:val="22"/>
          <w:szCs w:val="22"/>
        </w:rPr>
        <w:instrText xml:space="preserve"> ADDIN ZOTERO_ITEM CSL_CITATION {"citationID":"OmFU7DMB","properties":{"formattedCitation":"\\super 8,9\\nosupersub{}","plainCitation":"8,9","noteIndex":0},"citationItems":[{"id":168,"uris":["http://zotero.org/users/local/6aiRCPll/items/8ZFFLNFF"],"uri":["http://zotero.org/users/local/6aiRCPll/items/8ZFFLNFF"],"itemData":{"id":168,"type":"article-journal","container-title":"Journal of health and social behavior","issue":"4","note":"ISBN: 0022-1465\npublisher: Sage Publications Sage CA: Los Angeles, CA","page":"405-420","title":"Black deaths matter: Race, relationship loss, and effects on survivors","volume":"58","author":[{"family":"Umberson","given":"Debra"}],"issued":{"date-parts":[["2017"]]}}},{"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schema":"https://github.com/citation-style-language/schema/raw/master/csl-citation.json"} </w:instrText>
      </w:r>
      <w:r w:rsidR="00C46FD7" w:rsidRPr="00C8286C">
        <w:rPr>
          <w:rFonts w:ascii="Palatino Linotype" w:hAnsi="Palatino Linotype"/>
          <w:sz w:val="22"/>
          <w:szCs w:val="22"/>
        </w:rPr>
        <w:fldChar w:fldCharType="separate"/>
      </w:r>
      <w:r w:rsidR="00D66CD6" w:rsidRPr="00C8286C">
        <w:rPr>
          <w:rFonts w:ascii="Palatino Linotype" w:hAnsi="Palatino Linotype"/>
          <w:sz w:val="22"/>
          <w:szCs w:val="22"/>
          <w:vertAlign w:val="superscript"/>
        </w:rPr>
        <w:t>8,9</w:t>
      </w:r>
      <w:r w:rsidR="00C46FD7" w:rsidRPr="00C8286C">
        <w:rPr>
          <w:rFonts w:ascii="Palatino Linotype" w:hAnsi="Palatino Linotype"/>
          <w:sz w:val="22"/>
          <w:szCs w:val="22"/>
        </w:rPr>
        <w:fldChar w:fldCharType="end"/>
      </w:r>
      <w:r w:rsidR="001E0753" w:rsidRPr="00C8286C">
        <w:rPr>
          <w:rFonts w:ascii="Palatino Linotype" w:hAnsi="Palatino Linotype"/>
          <w:sz w:val="22"/>
          <w:szCs w:val="22"/>
        </w:rPr>
        <w:t xml:space="preserve"> </w:t>
      </w:r>
      <w:r w:rsidR="00E7564E" w:rsidRPr="00C8286C">
        <w:rPr>
          <w:rFonts w:ascii="Palatino Linotype" w:hAnsi="Palatino Linotype"/>
          <w:sz w:val="22"/>
          <w:szCs w:val="22"/>
        </w:rPr>
        <w:t>F</w:t>
      </w:r>
      <w:r w:rsidR="004053D5" w:rsidRPr="00C8286C">
        <w:rPr>
          <w:rFonts w:ascii="Palatino Linotype" w:hAnsi="Palatino Linotype"/>
          <w:sz w:val="22"/>
          <w:szCs w:val="22"/>
        </w:rPr>
        <w:t xml:space="preserve">uture research </w:t>
      </w:r>
      <w:r w:rsidR="00E7564E" w:rsidRPr="00C8286C">
        <w:rPr>
          <w:rFonts w:ascii="Palatino Linotype" w:hAnsi="Palatino Linotype"/>
          <w:sz w:val="22"/>
          <w:szCs w:val="22"/>
        </w:rPr>
        <w:t>should move beyond</w:t>
      </w:r>
      <w:r w:rsidR="004827E3" w:rsidRPr="00C8286C">
        <w:rPr>
          <w:rFonts w:ascii="Palatino Linotype" w:hAnsi="Palatino Linotype"/>
          <w:sz w:val="22"/>
          <w:szCs w:val="22"/>
        </w:rPr>
        <w:t xml:space="preserve"> </w:t>
      </w:r>
      <w:r w:rsidR="00E7564E" w:rsidRPr="00C8286C">
        <w:rPr>
          <w:rFonts w:ascii="Palatino Linotype" w:hAnsi="Palatino Linotype"/>
          <w:sz w:val="22"/>
          <w:szCs w:val="22"/>
        </w:rPr>
        <w:t>cross-national</w:t>
      </w:r>
      <w:r w:rsidR="004827E3" w:rsidRPr="00C8286C">
        <w:rPr>
          <w:rFonts w:ascii="Palatino Linotype" w:hAnsi="Palatino Linotype"/>
          <w:sz w:val="22"/>
          <w:szCs w:val="22"/>
        </w:rPr>
        <w:t xml:space="preserve"> disparities</w:t>
      </w:r>
      <w:r w:rsidR="00E7564E" w:rsidRPr="00C8286C">
        <w:rPr>
          <w:rFonts w:ascii="Palatino Linotype" w:hAnsi="Palatino Linotype"/>
          <w:sz w:val="22"/>
          <w:szCs w:val="22"/>
        </w:rPr>
        <w:t xml:space="preserve"> </w:t>
      </w:r>
      <w:r w:rsidR="00C334BD" w:rsidRPr="00C8286C">
        <w:rPr>
          <w:rFonts w:ascii="Palatino Linotype" w:hAnsi="Palatino Linotype"/>
          <w:sz w:val="22"/>
          <w:szCs w:val="22"/>
        </w:rPr>
        <w:t xml:space="preserve">to </w:t>
      </w:r>
      <w:r w:rsidR="00E7564E" w:rsidRPr="00C8286C">
        <w:rPr>
          <w:rFonts w:ascii="Palatino Linotype" w:hAnsi="Palatino Linotype"/>
          <w:sz w:val="22"/>
          <w:szCs w:val="22"/>
        </w:rPr>
        <w:t xml:space="preserve">examine </w:t>
      </w:r>
      <w:r w:rsidR="004827E3" w:rsidRPr="00C8286C">
        <w:rPr>
          <w:rFonts w:ascii="Palatino Linotype" w:hAnsi="Palatino Linotype"/>
          <w:sz w:val="22"/>
          <w:szCs w:val="22"/>
        </w:rPr>
        <w:t>within-country inequalit</w:t>
      </w:r>
      <w:r w:rsidR="00E7564E" w:rsidRPr="00C8286C">
        <w:rPr>
          <w:rFonts w:ascii="Palatino Linotype" w:hAnsi="Palatino Linotype"/>
          <w:sz w:val="22"/>
          <w:szCs w:val="22"/>
        </w:rPr>
        <w:t>ies</w:t>
      </w:r>
      <w:r w:rsidR="004827E3" w:rsidRPr="00C8286C">
        <w:rPr>
          <w:rFonts w:ascii="Palatino Linotype" w:hAnsi="Palatino Linotype"/>
          <w:sz w:val="22"/>
          <w:szCs w:val="22"/>
        </w:rPr>
        <w:t xml:space="preserve">, </w:t>
      </w:r>
      <w:r w:rsidR="00E7564E" w:rsidRPr="00C8286C">
        <w:rPr>
          <w:rFonts w:ascii="Palatino Linotype" w:hAnsi="Palatino Linotype"/>
          <w:sz w:val="22"/>
          <w:szCs w:val="22"/>
        </w:rPr>
        <w:t xml:space="preserve">as these </w:t>
      </w:r>
      <w:r w:rsidRPr="00C8286C">
        <w:rPr>
          <w:rFonts w:ascii="Palatino Linotype" w:hAnsi="Palatino Linotype"/>
          <w:sz w:val="22"/>
          <w:szCs w:val="22"/>
        </w:rPr>
        <w:t>con</w:t>
      </w:r>
      <w:r w:rsidR="00E7564E" w:rsidRPr="00C8286C">
        <w:rPr>
          <w:rFonts w:ascii="Palatino Linotype" w:hAnsi="Palatino Linotype"/>
          <w:sz w:val="22"/>
          <w:szCs w:val="22"/>
        </w:rPr>
        <w:t>stitute</w:t>
      </w:r>
      <w:r w:rsidRPr="00C8286C">
        <w:rPr>
          <w:rFonts w:ascii="Palatino Linotype" w:hAnsi="Palatino Linotype"/>
          <w:sz w:val="22"/>
          <w:szCs w:val="22"/>
        </w:rPr>
        <w:t xml:space="preserve"> to the bulk of </w:t>
      </w:r>
      <w:r w:rsidR="00E7564E" w:rsidRPr="00C8286C">
        <w:rPr>
          <w:rFonts w:ascii="Palatino Linotype" w:hAnsi="Palatino Linotype"/>
          <w:sz w:val="22"/>
          <w:szCs w:val="22"/>
        </w:rPr>
        <w:t xml:space="preserve">all </w:t>
      </w:r>
      <w:r w:rsidRPr="00C8286C">
        <w:rPr>
          <w:rFonts w:ascii="Palatino Linotype" w:hAnsi="Palatino Linotype"/>
          <w:sz w:val="22"/>
          <w:szCs w:val="22"/>
        </w:rPr>
        <w:t>global health inequality</w:t>
      </w:r>
      <w:r w:rsidR="00C46FD7" w:rsidRPr="00C8286C">
        <w:rPr>
          <w:rFonts w:ascii="Palatino Linotype" w:hAnsi="Palatino Linotype"/>
          <w:sz w:val="22"/>
          <w:szCs w:val="22"/>
        </w:rPr>
        <w:t>.</w:t>
      </w:r>
      <w:r w:rsidR="00C46FD7" w:rsidRPr="00C8286C">
        <w:rPr>
          <w:rFonts w:ascii="Palatino Linotype" w:hAnsi="Palatino Linotype"/>
          <w:sz w:val="22"/>
          <w:szCs w:val="22"/>
        </w:rPr>
        <w:fldChar w:fldCharType="begin"/>
      </w:r>
      <w:r w:rsidR="002857D0" w:rsidRPr="00C8286C">
        <w:rPr>
          <w:rFonts w:ascii="Palatino Linotype" w:hAnsi="Palatino Linotype"/>
          <w:sz w:val="22"/>
          <w:szCs w:val="22"/>
        </w:rPr>
        <w:instrText xml:space="preserve"> ADDIN ZOTERO_ITEM CSL_CITATION {"citationID":"lvNbgLCj","properties":{"formattedCitation":"\\super 56\\nosupersub{}","plainCitation":"56","noteIndex":0},"citationItems":[{"id":520,"uris":["http://zotero.org/users/local/6aiRCPll/items/QJJ9VQLC"],"uri":["http://zotero.org/users/local/6aiRCPll/items/QJJ9VQLC"],"itemData":{"id":520,"type":"article-journal","container-title":"Journal of health economics","issue":"2","note":"ISBN: 0167-6296\npublisher: Elsevier","page":"271-293","title":"Decomposing world health inequality","volume":"22","author":[{"family":"Pradhan","given":"Menno"},{"family":"Sahn","given":"David E."},{"family":"Younger","given":"Stephen D."}],"issued":{"date-parts":[["2003"]]}}}],"schema":"https://github.com/citation-style-language/schema/raw/master/csl-citation.json"} </w:instrText>
      </w:r>
      <w:r w:rsidR="00C46FD7" w:rsidRPr="00C8286C">
        <w:rPr>
          <w:rFonts w:ascii="Palatino Linotype" w:hAnsi="Palatino Linotype"/>
          <w:sz w:val="22"/>
          <w:szCs w:val="22"/>
        </w:rPr>
        <w:fldChar w:fldCharType="separate"/>
      </w:r>
      <w:r w:rsidR="002857D0" w:rsidRPr="00C8286C">
        <w:rPr>
          <w:rFonts w:ascii="Palatino Linotype" w:hAnsi="Palatino Linotype"/>
          <w:sz w:val="22"/>
          <w:szCs w:val="22"/>
          <w:vertAlign w:val="superscript"/>
        </w:rPr>
        <w:t>56</w:t>
      </w:r>
      <w:r w:rsidR="00C46FD7" w:rsidRPr="00C8286C">
        <w:rPr>
          <w:rFonts w:ascii="Palatino Linotype" w:hAnsi="Palatino Linotype"/>
          <w:sz w:val="22"/>
          <w:szCs w:val="22"/>
        </w:rPr>
        <w:fldChar w:fldCharType="end"/>
      </w:r>
      <w:r w:rsidR="00C46FD7" w:rsidRPr="00C8286C">
        <w:rPr>
          <w:rFonts w:ascii="Palatino Linotype" w:hAnsi="Palatino Linotype"/>
          <w:sz w:val="22"/>
          <w:szCs w:val="22"/>
        </w:rPr>
        <w:t xml:space="preserve"> </w:t>
      </w:r>
      <w:r w:rsidR="004827E3" w:rsidRPr="00C8286C">
        <w:rPr>
          <w:rFonts w:ascii="Palatino Linotype" w:hAnsi="Palatino Linotype"/>
          <w:sz w:val="22"/>
          <w:szCs w:val="22"/>
        </w:rPr>
        <w:t xml:space="preserve"> </w:t>
      </w:r>
      <w:r w:rsidRPr="00C8286C">
        <w:rPr>
          <w:rFonts w:ascii="Palatino Linotype" w:hAnsi="Palatino Linotype"/>
          <w:sz w:val="22"/>
          <w:szCs w:val="22"/>
        </w:rPr>
        <w:t xml:space="preserve">Such efforts </w:t>
      </w:r>
      <w:r w:rsidR="00E7564E" w:rsidRPr="00C8286C">
        <w:rPr>
          <w:rFonts w:ascii="Palatino Linotype" w:hAnsi="Palatino Linotype"/>
          <w:sz w:val="22"/>
          <w:szCs w:val="22"/>
        </w:rPr>
        <w:t>to understand</w:t>
      </w:r>
      <w:r w:rsidRPr="00C8286C">
        <w:rPr>
          <w:rFonts w:ascii="Palatino Linotype" w:hAnsi="Palatino Linotype"/>
          <w:sz w:val="22"/>
          <w:szCs w:val="22"/>
        </w:rPr>
        <w:t xml:space="preserve"> the bereavement burden</w:t>
      </w:r>
      <w:r w:rsidR="00E7564E" w:rsidRPr="00C8286C">
        <w:rPr>
          <w:rFonts w:ascii="Palatino Linotype" w:hAnsi="Palatino Linotype"/>
          <w:sz w:val="22"/>
          <w:szCs w:val="22"/>
        </w:rPr>
        <w:t xml:space="preserve"> will </w:t>
      </w:r>
      <w:r w:rsidR="00954849" w:rsidRPr="00C8286C">
        <w:rPr>
          <w:rFonts w:ascii="Palatino Linotype" w:hAnsi="Palatino Linotype"/>
          <w:sz w:val="22"/>
          <w:szCs w:val="22"/>
        </w:rPr>
        <w:t>elaborate</w:t>
      </w:r>
      <w:r w:rsidRPr="00C8286C">
        <w:rPr>
          <w:rFonts w:ascii="Palatino Linotype" w:hAnsi="Palatino Linotype"/>
          <w:sz w:val="22"/>
          <w:szCs w:val="22"/>
        </w:rPr>
        <w:t xml:space="preserve"> a vital dimension of a population’s mortality regime</w:t>
      </w:r>
      <w:r w:rsidR="00CB483C" w:rsidRPr="00C8286C">
        <w:rPr>
          <w:rFonts w:ascii="Palatino Linotype" w:hAnsi="Palatino Linotype"/>
          <w:sz w:val="22"/>
          <w:szCs w:val="22"/>
        </w:rPr>
        <w:t>—</w:t>
      </w:r>
      <w:r w:rsidR="00954849" w:rsidRPr="00C8286C">
        <w:rPr>
          <w:rFonts w:ascii="Palatino Linotype" w:hAnsi="Palatino Linotype"/>
          <w:sz w:val="22"/>
          <w:szCs w:val="22"/>
        </w:rPr>
        <w:t xml:space="preserve">one </w:t>
      </w:r>
      <w:r w:rsidRPr="00C8286C">
        <w:rPr>
          <w:rFonts w:ascii="Palatino Linotype" w:hAnsi="Palatino Linotype"/>
          <w:sz w:val="22"/>
          <w:szCs w:val="22"/>
        </w:rPr>
        <w:t>that merits the attention and resources of health scholars and practitioners</w:t>
      </w:r>
      <w:r w:rsidRPr="00C8286C">
        <w:rPr>
          <w:rFonts w:ascii="Palatino Linotype" w:hAnsi="Palatino Linotype"/>
          <w:bCs/>
          <w:sz w:val="22"/>
          <w:szCs w:val="22"/>
        </w:rPr>
        <w:t>.</w:t>
      </w:r>
      <w:r w:rsidRPr="00C8286C">
        <w:rPr>
          <w:rFonts w:ascii="Palatino Linotype" w:hAnsi="Palatino Linotype"/>
          <w:b/>
          <w:sz w:val="22"/>
          <w:szCs w:val="22"/>
        </w:rPr>
        <w:t xml:space="preserve"> </w:t>
      </w:r>
    </w:p>
    <w:p w14:paraId="57FC8E66" w14:textId="0AAB7853" w:rsidR="00C921A2" w:rsidRPr="00C8286C" w:rsidRDefault="00824348" w:rsidP="000E5217">
      <w:pPr>
        <w:spacing w:line="240" w:lineRule="auto"/>
        <w:rPr>
          <w:rFonts w:ascii="Palatino Linotype" w:hAnsi="Palatino Linotype"/>
          <w:b/>
          <w:sz w:val="22"/>
          <w:szCs w:val="22"/>
          <w:lang w:val="da-DK"/>
        </w:rPr>
      </w:pPr>
      <w:r w:rsidRPr="00C8286C">
        <w:rPr>
          <w:rFonts w:ascii="Palatino Linotype" w:hAnsi="Palatino Linotype"/>
          <w:b/>
          <w:sz w:val="22"/>
          <w:szCs w:val="22"/>
          <w:lang w:val="da-DK"/>
        </w:rPr>
        <w:lastRenderedPageBreak/>
        <w:t>R</w:t>
      </w:r>
      <w:r w:rsidR="00011943" w:rsidRPr="00C8286C">
        <w:rPr>
          <w:rFonts w:ascii="Palatino Linotype" w:hAnsi="Palatino Linotype"/>
          <w:b/>
          <w:sz w:val="22"/>
          <w:szCs w:val="22"/>
          <w:lang w:val="da-DK"/>
        </w:rPr>
        <w:t xml:space="preserve">EFERENCES </w:t>
      </w:r>
    </w:p>
    <w:p w14:paraId="6F33CF42" w14:textId="77777777" w:rsidR="005F6280" w:rsidRPr="00C8286C" w:rsidRDefault="005F6280" w:rsidP="000E5217">
      <w:pPr>
        <w:spacing w:line="240" w:lineRule="auto"/>
        <w:rPr>
          <w:rFonts w:ascii="Palatino Linotype" w:hAnsi="Palatino Linotype"/>
          <w:b/>
          <w:sz w:val="22"/>
          <w:szCs w:val="22"/>
          <w:lang w:val="da-DK"/>
        </w:rPr>
      </w:pPr>
    </w:p>
    <w:p w14:paraId="110E406A" w14:textId="77777777" w:rsidR="00905CAE" w:rsidRPr="00C8286C" w:rsidRDefault="00824348" w:rsidP="00905CAE">
      <w:pPr>
        <w:pStyle w:val="Bibliography"/>
        <w:rPr>
          <w:rFonts w:ascii="Palatino Linotype" w:hAnsi="Palatino Linotype"/>
        </w:rPr>
      </w:pPr>
      <w:r w:rsidRPr="00C8286C">
        <w:rPr>
          <w:rFonts w:ascii="Palatino Linotype" w:hAnsi="Palatino Linotype"/>
        </w:rPr>
        <w:fldChar w:fldCharType="begin"/>
      </w:r>
      <w:r w:rsidR="00905CAE" w:rsidRPr="00C8286C">
        <w:rPr>
          <w:rFonts w:ascii="Palatino Linotype" w:hAnsi="Palatino Linotype"/>
          <w:lang w:val="da-DK"/>
        </w:rPr>
        <w:instrText xml:space="preserve"> ADDIN ZOTERO_BIBL {"uncited":[],"omitted":[],"custom":[]} CSL_BIBLIOGRAPHY </w:instrText>
      </w:r>
      <w:r w:rsidRPr="00C8286C">
        <w:rPr>
          <w:rFonts w:ascii="Palatino Linotype" w:hAnsi="Palatino Linotype"/>
        </w:rPr>
        <w:fldChar w:fldCharType="separate"/>
      </w:r>
      <w:r w:rsidR="00905CAE" w:rsidRPr="00A1739E">
        <w:rPr>
          <w:rFonts w:ascii="Palatino Linotype" w:hAnsi="Palatino Linotype"/>
          <w:lang w:val="da-DK"/>
          <w:rPrChange w:id="5" w:author="MPIDR_D\alburezgutierrez" w:date="2020-12-22T09:06:00Z">
            <w:rPr>
              <w:rFonts w:ascii="Palatino Linotype" w:hAnsi="Palatino Linotype"/>
            </w:rPr>
          </w:rPrChange>
        </w:rPr>
        <w:t>1.</w:t>
      </w:r>
      <w:r w:rsidR="00905CAE" w:rsidRPr="00A1739E">
        <w:rPr>
          <w:rFonts w:ascii="Palatino Linotype" w:hAnsi="Palatino Linotype"/>
          <w:lang w:val="da-DK"/>
          <w:rPrChange w:id="6" w:author="MPIDR_D\alburezgutierrez" w:date="2020-12-22T09:06:00Z">
            <w:rPr>
              <w:rFonts w:ascii="Palatino Linotype" w:hAnsi="Palatino Linotype"/>
            </w:rPr>
          </w:rPrChange>
        </w:rPr>
        <w:tab/>
        <w:t xml:space="preserve">Wang, H. </w:t>
      </w:r>
      <w:r w:rsidR="00905CAE" w:rsidRPr="00A1739E">
        <w:rPr>
          <w:rFonts w:ascii="Palatino Linotype" w:hAnsi="Palatino Linotype"/>
          <w:i/>
          <w:iCs/>
          <w:lang w:val="da-DK"/>
          <w:rPrChange w:id="7" w:author="MPIDR_D\alburezgutierrez" w:date="2020-12-22T09:06:00Z">
            <w:rPr>
              <w:rFonts w:ascii="Palatino Linotype" w:hAnsi="Palatino Linotype"/>
              <w:i/>
              <w:iCs/>
            </w:rPr>
          </w:rPrChange>
        </w:rPr>
        <w:t>et al.</w:t>
      </w:r>
      <w:r w:rsidR="00905CAE" w:rsidRPr="00A1739E">
        <w:rPr>
          <w:rFonts w:ascii="Palatino Linotype" w:hAnsi="Palatino Linotype"/>
          <w:lang w:val="da-DK"/>
          <w:rPrChange w:id="8" w:author="MPIDR_D\alburezgutierrez" w:date="2020-12-22T09:06:00Z">
            <w:rPr>
              <w:rFonts w:ascii="Palatino Linotype" w:hAnsi="Palatino Linotype"/>
            </w:rPr>
          </w:rPrChange>
        </w:rPr>
        <w:t xml:space="preserve"> </w:t>
      </w:r>
      <w:r w:rsidR="00905CAE" w:rsidRPr="00C8286C">
        <w:rPr>
          <w:rFonts w:ascii="Palatino Linotype" w:hAnsi="Palatino Linotype"/>
        </w:rPr>
        <w:t xml:space="preserve">Global, regional, and national levels of neonatal, infant, and under-5 mortality during 1990–2013: a systematic analysis for the Global Burden of Disease Study 2013. </w:t>
      </w:r>
      <w:r w:rsidR="00905CAE" w:rsidRPr="00C8286C">
        <w:rPr>
          <w:rFonts w:ascii="Palatino Linotype" w:hAnsi="Palatino Linotype"/>
          <w:i/>
          <w:iCs/>
        </w:rPr>
        <w:t>The Lancet</w:t>
      </w:r>
      <w:r w:rsidR="00905CAE" w:rsidRPr="00C8286C">
        <w:rPr>
          <w:rFonts w:ascii="Palatino Linotype" w:hAnsi="Palatino Linotype"/>
        </w:rPr>
        <w:t xml:space="preserve"> </w:t>
      </w:r>
      <w:r w:rsidR="00905CAE" w:rsidRPr="00C8286C">
        <w:rPr>
          <w:rFonts w:ascii="Palatino Linotype" w:hAnsi="Palatino Linotype"/>
          <w:b/>
          <w:bCs/>
        </w:rPr>
        <w:t>384</w:t>
      </w:r>
      <w:r w:rsidR="00905CAE" w:rsidRPr="00C8286C">
        <w:rPr>
          <w:rFonts w:ascii="Palatino Linotype" w:hAnsi="Palatino Linotype"/>
        </w:rPr>
        <w:t>, 957–979 (2014).</w:t>
      </w:r>
    </w:p>
    <w:p w14:paraId="6AC9CAE4" w14:textId="77777777" w:rsidR="00905CAE" w:rsidRPr="00C8286C" w:rsidRDefault="00905CAE" w:rsidP="00905CAE">
      <w:pPr>
        <w:pStyle w:val="Bibliography"/>
        <w:rPr>
          <w:rFonts w:ascii="Palatino Linotype" w:hAnsi="Palatino Linotype"/>
        </w:rPr>
      </w:pPr>
      <w:r w:rsidRPr="00C8286C">
        <w:rPr>
          <w:rFonts w:ascii="Palatino Linotype" w:hAnsi="Palatino Linotype"/>
        </w:rPr>
        <w:t>2.</w:t>
      </w:r>
      <w:r w:rsidRPr="00C8286C">
        <w:rPr>
          <w:rFonts w:ascii="Palatino Linotype" w:hAnsi="Palatino Linotype"/>
        </w:rPr>
        <w:tab/>
        <w:t xml:space="preserve">Stroebe, Schut, H. A. W. &amp; Stroebe, W. Health consequences of bereavement: A review. </w:t>
      </w:r>
      <w:r w:rsidRPr="00C8286C">
        <w:rPr>
          <w:rFonts w:ascii="Palatino Linotype" w:hAnsi="Palatino Linotype"/>
          <w:i/>
          <w:iCs/>
        </w:rPr>
        <w:t>The Lancet Infectious Diseases</w:t>
      </w:r>
      <w:r w:rsidRPr="00C8286C">
        <w:rPr>
          <w:rFonts w:ascii="Palatino Linotype" w:hAnsi="Palatino Linotype"/>
        </w:rPr>
        <w:t xml:space="preserve"> </w:t>
      </w:r>
      <w:r w:rsidRPr="00C8286C">
        <w:rPr>
          <w:rFonts w:ascii="Palatino Linotype" w:hAnsi="Palatino Linotype"/>
          <w:b/>
          <w:bCs/>
        </w:rPr>
        <w:t>370</w:t>
      </w:r>
      <w:r w:rsidRPr="00C8286C">
        <w:rPr>
          <w:rFonts w:ascii="Palatino Linotype" w:hAnsi="Palatino Linotype"/>
        </w:rPr>
        <w:t>, 1960–1973 (2007).</w:t>
      </w:r>
    </w:p>
    <w:p w14:paraId="5A79895C" w14:textId="77777777" w:rsidR="00905CAE" w:rsidRPr="00C8286C" w:rsidRDefault="00905CAE" w:rsidP="00905CAE">
      <w:pPr>
        <w:pStyle w:val="Bibliography"/>
        <w:rPr>
          <w:rFonts w:ascii="Palatino Linotype" w:hAnsi="Palatino Linotype"/>
        </w:rPr>
      </w:pPr>
      <w:r w:rsidRPr="00C8286C">
        <w:rPr>
          <w:rFonts w:ascii="Palatino Linotype" w:hAnsi="Palatino Linotype"/>
        </w:rPr>
        <w:t>3.</w:t>
      </w:r>
      <w:r w:rsidRPr="00C8286C">
        <w:rPr>
          <w:rFonts w:ascii="Palatino Linotype" w:hAnsi="Palatino Linotype"/>
        </w:rPr>
        <w:tab/>
        <w:t xml:space="preserve">Stroebe, M. &amp; Schut, H. To continue or relinquish bonds: A review of consequences for the bereaved. </w:t>
      </w:r>
      <w:r w:rsidRPr="00C8286C">
        <w:rPr>
          <w:rFonts w:ascii="Palatino Linotype" w:hAnsi="Palatino Linotype"/>
          <w:i/>
          <w:iCs/>
        </w:rPr>
        <w:t>Death studies</w:t>
      </w:r>
      <w:r w:rsidRPr="00C8286C">
        <w:rPr>
          <w:rFonts w:ascii="Palatino Linotype" w:hAnsi="Palatino Linotype"/>
        </w:rPr>
        <w:t xml:space="preserve"> </w:t>
      </w:r>
      <w:r w:rsidRPr="00C8286C">
        <w:rPr>
          <w:rFonts w:ascii="Palatino Linotype" w:hAnsi="Palatino Linotype"/>
          <w:b/>
          <w:bCs/>
        </w:rPr>
        <w:t>29</w:t>
      </w:r>
      <w:r w:rsidRPr="00C8286C">
        <w:rPr>
          <w:rFonts w:ascii="Palatino Linotype" w:hAnsi="Palatino Linotype"/>
        </w:rPr>
        <w:t>, 477–494 (2005).</w:t>
      </w:r>
    </w:p>
    <w:p w14:paraId="03976412" w14:textId="77777777" w:rsidR="00905CAE" w:rsidRPr="00C8286C" w:rsidRDefault="00905CAE" w:rsidP="00905CAE">
      <w:pPr>
        <w:pStyle w:val="Bibliography"/>
        <w:rPr>
          <w:rFonts w:ascii="Palatino Linotype" w:hAnsi="Palatino Linotype"/>
        </w:rPr>
      </w:pPr>
      <w:r w:rsidRPr="00C8286C">
        <w:rPr>
          <w:rFonts w:ascii="Palatino Linotype" w:hAnsi="Palatino Linotype"/>
        </w:rPr>
        <w:t>4.</w:t>
      </w:r>
      <w:r w:rsidRPr="00C8286C">
        <w:rPr>
          <w:rFonts w:ascii="Palatino Linotype" w:hAnsi="Palatino Linotype"/>
        </w:rPr>
        <w:tab/>
        <w:t xml:space="preserve">Rogers, C. H., Floyd, F. J., Seltzer, M. M., Greenberg, J. &amp; Hong, J. Long-term effects of the death of a child on parents’ adjustment in midlife. </w:t>
      </w:r>
      <w:r w:rsidRPr="00C8286C">
        <w:rPr>
          <w:rFonts w:ascii="Palatino Linotype" w:hAnsi="Palatino Linotype"/>
          <w:i/>
          <w:iCs/>
        </w:rPr>
        <w:t>Journal of family psychology</w:t>
      </w:r>
      <w:r w:rsidRPr="00C8286C">
        <w:rPr>
          <w:rFonts w:ascii="Palatino Linotype" w:hAnsi="Palatino Linotype"/>
        </w:rPr>
        <w:t xml:space="preserve"> </w:t>
      </w:r>
      <w:r w:rsidRPr="00C8286C">
        <w:rPr>
          <w:rFonts w:ascii="Palatino Linotype" w:hAnsi="Palatino Linotype"/>
          <w:b/>
          <w:bCs/>
        </w:rPr>
        <w:t>22</w:t>
      </w:r>
      <w:r w:rsidRPr="00C8286C">
        <w:rPr>
          <w:rFonts w:ascii="Palatino Linotype" w:hAnsi="Palatino Linotype"/>
        </w:rPr>
        <w:t>, 203 (2008).</w:t>
      </w:r>
    </w:p>
    <w:p w14:paraId="61E6AB41" w14:textId="77777777" w:rsidR="00905CAE" w:rsidRPr="00C8286C" w:rsidRDefault="00905CAE" w:rsidP="00905CAE">
      <w:pPr>
        <w:pStyle w:val="Bibliography"/>
        <w:rPr>
          <w:rFonts w:ascii="Palatino Linotype" w:hAnsi="Palatino Linotype"/>
        </w:rPr>
      </w:pPr>
      <w:r w:rsidRPr="00C8286C">
        <w:rPr>
          <w:rFonts w:ascii="Palatino Linotype" w:hAnsi="Palatino Linotype"/>
        </w:rPr>
        <w:t>5.</w:t>
      </w:r>
      <w:r w:rsidRPr="00C8286C">
        <w:rPr>
          <w:rFonts w:ascii="Palatino Linotype" w:hAnsi="Palatino Linotype"/>
        </w:rPr>
        <w:tab/>
        <w:t xml:space="preserve">Smith-Greenaway, E. &amp; Trinitapoli, J. Maternal cumulative prevalence measures of child mortality show heavy burden in sub-Saharan Africa. </w:t>
      </w:r>
      <w:r w:rsidRPr="00C8286C">
        <w:rPr>
          <w:rFonts w:ascii="Palatino Linotype" w:hAnsi="Palatino Linotype"/>
          <w:i/>
          <w:iCs/>
        </w:rPr>
        <w:t>Proceedings of the National Academy of Sciences</w:t>
      </w:r>
      <w:r w:rsidRPr="00C8286C">
        <w:rPr>
          <w:rFonts w:ascii="Palatino Linotype" w:hAnsi="Palatino Linotype"/>
        </w:rPr>
        <w:t xml:space="preserve"> </w:t>
      </w:r>
      <w:r w:rsidRPr="00C8286C">
        <w:rPr>
          <w:rFonts w:ascii="Palatino Linotype" w:hAnsi="Palatino Linotype"/>
          <w:b/>
          <w:bCs/>
        </w:rPr>
        <w:t>117</w:t>
      </w:r>
      <w:r w:rsidRPr="00C8286C">
        <w:rPr>
          <w:rFonts w:ascii="Palatino Linotype" w:hAnsi="Palatino Linotype"/>
        </w:rPr>
        <w:t>, 4027–4033 (2020).</w:t>
      </w:r>
    </w:p>
    <w:p w14:paraId="6944B69A" w14:textId="77777777" w:rsidR="00905CAE" w:rsidRPr="00C8286C" w:rsidRDefault="00905CAE" w:rsidP="00905CAE">
      <w:pPr>
        <w:pStyle w:val="Bibliography"/>
        <w:rPr>
          <w:rFonts w:ascii="Palatino Linotype" w:hAnsi="Palatino Linotype"/>
        </w:rPr>
      </w:pPr>
      <w:r w:rsidRPr="00C8286C">
        <w:rPr>
          <w:rFonts w:ascii="Palatino Linotype" w:hAnsi="Palatino Linotype"/>
        </w:rPr>
        <w:t>6.</w:t>
      </w:r>
      <w:r w:rsidRPr="00C8286C">
        <w:rPr>
          <w:rFonts w:ascii="Palatino Linotype" w:hAnsi="Palatino Linotype"/>
        </w:rPr>
        <w:tab/>
        <w:t>Alburez-Gutierrez, D., Kolk, M. &amp; Zagheni, E. Women’s experience of child death over the life course: A global demographic perspective. (2019).</w:t>
      </w:r>
    </w:p>
    <w:p w14:paraId="0C1E118F" w14:textId="77777777" w:rsidR="00905CAE" w:rsidRPr="00C8286C" w:rsidRDefault="00905CAE" w:rsidP="00905CAE">
      <w:pPr>
        <w:pStyle w:val="Bibliography"/>
        <w:rPr>
          <w:rFonts w:ascii="Palatino Linotype" w:hAnsi="Palatino Linotype"/>
        </w:rPr>
      </w:pPr>
      <w:r w:rsidRPr="00C8286C">
        <w:rPr>
          <w:rFonts w:ascii="Palatino Linotype" w:hAnsi="Palatino Linotype"/>
        </w:rPr>
        <w:t>7.</w:t>
      </w:r>
      <w:r w:rsidRPr="00C8286C">
        <w:rPr>
          <w:rFonts w:ascii="Palatino Linotype" w:hAnsi="Palatino Linotype"/>
        </w:rPr>
        <w:tab/>
        <w:t xml:space="preserve">Fletcher, J., Mailick, M., Song, J. &amp; Wolfe, B. A sibling death in the family: Common and consequential. </w:t>
      </w:r>
      <w:r w:rsidRPr="00C8286C">
        <w:rPr>
          <w:rFonts w:ascii="Palatino Linotype" w:hAnsi="Palatino Linotype"/>
          <w:i/>
          <w:iCs/>
        </w:rPr>
        <w:t>Demography</w:t>
      </w:r>
      <w:r w:rsidRPr="00C8286C">
        <w:rPr>
          <w:rFonts w:ascii="Palatino Linotype" w:hAnsi="Palatino Linotype"/>
        </w:rPr>
        <w:t xml:space="preserve"> </w:t>
      </w:r>
      <w:r w:rsidRPr="00C8286C">
        <w:rPr>
          <w:rFonts w:ascii="Palatino Linotype" w:hAnsi="Palatino Linotype"/>
          <w:b/>
          <w:bCs/>
        </w:rPr>
        <w:t>50</w:t>
      </w:r>
      <w:r w:rsidRPr="00C8286C">
        <w:rPr>
          <w:rFonts w:ascii="Palatino Linotype" w:hAnsi="Palatino Linotype"/>
        </w:rPr>
        <w:t>, 803–826 (2013).</w:t>
      </w:r>
    </w:p>
    <w:p w14:paraId="789445BB" w14:textId="77777777" w:rsidR="00905CAE" w:rsidRPr="00C8286C" w:rsidRDefault="00905CAE" w:rsidP="00905CAE">
      <w:pPr>
        <w:pStyle w:val="Bibliography"/>
        <w:rPr>
          <w:rFonts w:ascii="Palatino Linotype" w:hAnsi="Palatino Linotype"/>
        </w:rPr>
      </w:pPr>
      <w:r w:rsidRPr="00C8286C">
        <w:rPr>
          <w:rFonts w:ascii="Palatino Linotype" w:hAnsi="Palatino Linotype"/>
        </w:rPr>
        <w:t>8.</w:t>
      </w:r>
      <w:r w:rsidRPr="00C8286C">
        <w:rPr>
          <w:rFonts w:ascii="Palatino Linotype" w:hAnsi="Palatino Linotype"/>
        </w:rPr>
        <w:tab/>
        <w:t xml:space="preserve">Umberson, D. Black deaths matter: Race, relationship loss, and effects on survivors. </w:t>
      </w:r>
      <w:r w:rsidRPr="00C8286C">
        <w:rPr>
          <w:rFonts w:ascii="Palatino Linotype" w:hAnsi="Palatino Linotype"/>
          <w:i/>
          <w:iCs/>
        </w:rPr>
        <w:t>Journal of health and social behavior</w:t>
      </w:r>
      <w:r w:rsidRPr="00C8286C">
        <w:rPr>
          <w:rFonts w:ascii="Palatino Linotype" w:hAnsi="Palatino Linotype"/>
        </w:rPr>
        <w:t xml:space="preserve"> </w:t>
      </w:r>
      <w:r w:rsidRPr="00C8286C">
        <w:rPr>
          <w:rFonts w:ascii="Palatino Linotype" w:hAnsi="Palatino Linotype"/>
          <w:b/>
          <w:bCs/>
        </w:rPr>
        <w:t>58</w:t>
      </w:r>
      <w:r w:rsidRPr="00C8286C">
        <w:rPr>
          <w:rFonts w:ascii="Palatino Linotype" w:hAnsi="Palatino Linotype"/>
        </w:rPr>
        <w:t>, 405–420 (2017).</w:t>
      </w:r>
    </w:p>
    <w:p w14:paraId="6B440C45" w14:textId="77777777" w:rsidR="00905CAE" w:rsidRPr="00C8286C" w:rsidRDefault="00905CAE" w:rsidP="00905CAE">
      <w:pPr>
        <w:pStyle w:val="Bibliography"/>
        <w:rPr>
          <w:rFonts w:ascii="Palatino Linotype" w:hAnsi="Palatino Linotype"/>
        </w:rPr>
      </w:pPr>
      <w:r w:rsidRPr="00C8286C">
        <w:rPr>
          <w:rFonts w:ascii="Palatino Linotype" w:hAnsi="Palatino Linotype"/>
        </w:rPr>
        <w:t>9.</w:t>
      </w:r>
      <w:r w:rsidRPr="00C8286C">
        <w:rPr>
          <w:rFonts w:ascii="Palatino Linotype" w:hAnsi="Palatino Linotype"/>
        </w:rPr>
        <w:tab/>
        <w:t xml:space="preserve">Umberson, D. </w:t>
      </w:r>
      <w:r w:rsidRPr="00C8286C">
        <w:rPr>
          <w:rFonts w:ascii="Palatino Linotype" w:hAnsi="Palatino Linotype"/>
          <w:i/>
          <w:iCs/>
        </w:rPr>
        <w:t>et al.</w:t>
      </w:r>
      <w:r w:rsidRPr="00C8286C">
        <w:rPr>
          <w:rFonts w:ascii="Palatino Linotype" w:hAnsi="Palatino Linotype"/>
        </w:rPr>
        <w:t xml:space="preserve"> Death of family members as an overlooked source of racial disadvantage in the United States. </w:t>
      </w:r>
      <w:r w:rsidRPr="00C8286C">
        <w:rPr>
          <w:rFonts w:ascii="Palatino Linotype" w:hAnsi="Palatino Linotype"/>
          <w:i/>
          <w:iCs/>
        </w:rPr>
        <w:t>Proceedings of the National Academy of Sciences</w:t>
      </w:r>
      <w:r w:rsidRPr="00C8286C">
        <w:rPr>
          <w:rFonts w:ascii="Palatino Linotype" w:hAnsi="Palatino Linotype"/>
        </w:rPr>
        <w:t xml:space="preserve"> </w:t>
      </w:r>
      <w:r w:rsidRPr="00C8286C">
        <w:rPr>
          <w:rFonts w:ascii="Palatino Linotype" w:hAnsi="Palatino Linotype"/>
          <w:b/>
          <w:bCs/>
        </w:rPr>
        <w:t>114</w:t>
      </w:r>
      <w:r w:rsidRPr="00C8286C">
        <w:rPr>
          <w:rFonts w:ascii="Palatino Linotype" w:hAnsi="Palatino Linotype"/>
        </w:rPr>
        <w:t>, 915–920 (2017).</w:t>
      </w:r>
    </w:p>
    <w:p w14:paraId="2C979E4A" w14:textId="77777777" w:rsidR="00905CAE" w:rsidRPr="00C8286C" w:rsidRDefault="00905CAE" w:rsidP="00905CAE">
      <w:pPr>
        <w:pStyle w:val="Bibliography"/>
        <w:rPr>
          <w:rFonts w:ascii="Palatino Linotype" w:hAnsi="Palatino Linotype"/>
        </w:rPr>
      </w:pPr>
      <w:r w:rsidRPr="00C8286C">
        <w:rPr>
          <w:rFonts w:ascii="Palatino Linotype" w:hAnsi="Palatino Linotype"/>
        </w:rPr>
        <w:lastRenderedPageBreak/>
        <w:t>10.</w:t>
      </w:r>
      <w:r w:rsidRPr="00C8286C">
        <w:rPr>
          <w:rFonts w:ascii="Palatino Linotype" w:hAnsi="Palatino Linotype"/>
        </w:rPr>
        <w:tab/>
        <w:t xml:space="preserve">Martikainen, P. &amp; Valkonen, T. Mortality after the death of a spouse: rates and causes of death in a large Finnish cohort. </w:t>
      </w:r>
      <w:r w:rsidRPr="00C8286C">
        <w:rPr>
          <w:rFonts w:ascii="Palatino Linotype" w:hAnsi="Palatino Linotype"/>
          <w:i/>
          <w:iCs/>
        </w:rPr>
        <w:t>American journal of public health</w:t>
      </w:r>
      <w:r w:rsidRPr="00C8286C">
        <w:rPr>
          <w:rFonts w:ascii="Palatino Linotype" w:hAnsi="Palatino Linotype"/>
        </w:rPr>
        <w:t xml:space="preserve"> </w:t>
      </w:r>
      <w:r w:rsidRPr="00C8286C">
        <w:rPr>
          <w:rFonts w:ascii="Palatino Linotype" w:hAnsi="Palatino Linotype"/>
          <w:b/>
          <w:bCs/>
        </w:rPr>
        <w:t>86</w:t>
      </w:r>
      <w:r w:rsidRPr="00C8286C">
        <w:rPr>
          <w:rFonts w:ascii="Palatino Linotype" w:hAnsi="Palatino Linotype"/>
        </w:rPr>
        <w:t>, 1087–1093 (1996).</w:t>
      </w:r>
    </w:p>
    <w:p w14:paraId="4FA05406" w14:textId="77777777" w:rsidR="00905CAE" w:rsidRPr="00C8286C" w:rsidRDefault="00905CAE" w:rsidP="00905CAE">
      <w:pPr>
        <w:pStyle w:val="Bibliography"/>
        <w:rPr>
          <w:rFonts w:ascii="Palatino Linotype" w:hAnsi="Palatino Linotype"/>
        </w:rPr>
      </w:pPr>
      <w:r w:rsidRPr="00C8286C">
        <w:rPr>
          <w:rFonts w:ascii="Palatino Linotype" w:hAnsi="Palatino Linotype"/>
        </w:rPr>
        <w:t>11.</w:t>
      </w:r>
      <w:r w:rsidRPr="00C8286C">
        <w:rPr>
          <w:rFonts w:ascii="Palatino Linotype" w:hAnsi="Palatino Linotype"/>
        </w:rPr>
        <w:tab/>
        <w:t xml:space="preserve">Elwert, F. &amp; Christakis, N. A. The effect of widowhood on mortality by the causes of death of both spouses. </w:t>
      </w:r>
      <w:r w:rsidRPr="00C8286C">
        <w:rPr>
          <w:rFonts w:ascii="Palatino Linotype" w:hAnsi="Palatino Linotype"/>
          <w:i/>
          <w:iCs/>
        </w:rPr>
        <w:t>American journal of public health</w:t>
      </w:r>
      <w:r w:rsidRPr="00C8286C">
        <w:rPr>
          <w:rFonts w:ascii="Palatino Linotype" w:hAnsi="Palatino Linotype"/>
        </w:rPr>
        <w:t xml:space="preserve"> </w:t>
      </w:r>
      <w:r w:rsidRPr="00C8286C">
        <w:rPr>
          <w:rFonts w:ascii="Palatino Linotype" w:hAnsi="Palatino Linotype"/>
          <w:b/>
          <w:bCs/>
        </w:rPr>
        <w:t>98</w:t>
      </w:r>
      <w:r w:rsidRPr="00C8286C">
        <w:rPr>
          <w:rFonts w:ascii="Palatino Linotype" w:hAnsi="Palatino Linotype"/>
        </w:rPr>
        <w:t>, 2092–2098 (2008).</w:t>
      </w:r>
    </w:p>
    <w:p w14:paraId="54C44D89" w14:textId="77777777" w:rsidR="00905CAE" w:rsidRPr="00C8286C" w:rsidRDefault="00905CAE" w:rsidP="00905CAE">
      <w:pPr>
        <w:pStyle w:val="Bibliography"/>
        <w:rPr>
          <w:rFonts w:ascii="Palatino Linotype" w:hAnsi="Palatino Linotype"/>
        </w:rPr>
      </w:pPr>
      <w:r w:rsidRPr="00C8286C">
        <w:rPr>
          <w:rFonts w:ascii="Palatino Linotype" w:hAnsi="Palatino Linotype"/>
        </w:rPr>
        <w:t>12.</w:t>
      </w:r>
      <w:r w:rsidRPr="00C8286C">
        <w:rPr>
          <w:rFonts w:ascii="Palatino Linotype" w:hAnsi="Palatino Linotype"/>
        </w:rPr>
        <w:tab/>
        <w:t xml:space="preserve">Li, J., Precht, D. H., Mortensen, P. B. &amp; Olsen, J. Mortality in parents after death of a child in Denmark: a nationwide follow-up study. </w:t>
      </w:r>
      <w:r w:rsidRPr="00C8286C">
        <w:rPr>
          <w:rFonts w:ascii="Palatino Linotype" w:hAnsi="Palatino Linotype"/>
          <w:i/>
          <w:iCs/>
        </w:rPr>
        <w:t>The lancet</w:t>
      </w:r>
      <w:r w:rsidRPr="00C8286C">
        <w:rPr>
          <w:rFonts w:ascii="Palatino Linotype" w:hAnsi="Palatino Linotype"/>
        </w:rPr>
        <w:t xml:space="preserve"> </w:t>
      </w:r>
      <w:r w:rsidRPr="00C8286C">
        <w:rPr>
          <w:rFonts w:ascii="Palatino Linotype" w:hAnsi="Palatino Linotype"/>
          <w:b/>
          <w:bCs/>
        </w:rPr>
        <w:t>361</w:t>
      </w:r>
      <w:r w:rsidRPr="00C8286C">
        <w:rPr>
          <w:rFonts w:ascii="Palatino Linotype" w:hAnsi="Palatino Linotype"/>
        </w:rPr>
        <w:t>, 363–367 (2003).</w:t>
      </w:r>
    </w:p>
    <w:p w14:paraId="09DF5511" w14:textId="77777777" w:rsidR="00905CAE" w:rsidRPr="00C8286C" w:rsidRDefault="00905CAE" w:rsidP="00905CAE">
      <w:pPr>
        <w:pStyle w:val="Bibliography"/>
        <w:rPr>
          <w:rFonts w:ascii="Palatino Linotype" w:hAnsi="Palatino Linotype"/>
        </w:rPr>
      </w:pPr>
      <w:r w:rsidRPr="00C8286C">
        <w:rPr>
          <w:rFonts w:ascii="Palatino Linotype" w:hAnsi="Palatino Linotype"/>
        </w:rPr>
        <w:t>13.</w:t>
      </w:r>
      <w:r w:rsidRPr="00C8286C">
        <w:rPr>
          <w:rFonts w:ascii="Palatino Linotype" w:hAnsi="Palatino Linotype"/>
        </w:rPr>
        <w:tab/>
        <w:t xml:space="preserve">Song, J., Floyd, F. J., Seltzer, M. M., Greenberg, J. S. &amp; Hong, J. Long‐Term Effects of Child Death on Parents’ Health‐Related Quality of Life: A Dyadic Analysis. </w:t>
      </w:r>
      <w:r w:rsidRPr="00C8286C">
        <w:rPr>
          <w:rFonts w:ascii="Palatino Linotype" w:hAnsi="Palatino Linotype"/>
          <w:i/>
          <w:iCs/>
        </w:rPr>
        <w:t>Family relations</w:t>
      </w:r>
      <w:r w:rsidRPr="00C8286C">
        <w:rPr>
          <w:rFonts w:ascii="Palatino Linotype" w:hAnsi="Palatino Linotype"/>
        </w:rPr>
        <w:t xml:space="preserve"> </w:t>
      </w:r>
      <w:r w:rsidRPr="00C8286C">
        <w:rPr>
          <w:rFonts w:ascii="Palatino Linotype" w:hAnsi="Palatino Linotype"/>
          <w:b/>
          <w:bCs/>
        </w:rPr>
        <w:t>59</w:t>
      </w:r>
      <w:r w:rsidRPr="00C8286C">
        <w:rPr>
          <w:rFonts w:ascii="Palatino Linotype" w:hAnsi="Palatino Linotype"/>
        </w:rPr>
        <w:t>, 269–282 (2010).</w:t>
      </w:r>
    </w:p>
    <w:p w14:paraId="57CF2DEA" w14:textId="77777777" w:rsidR="00905CAE" w:rsidRPr="00C8286C" w:rsidRDefault="00905CAE" w:rsidP="00905CAE">
      <w:pPr>
        <w:pStyle w:val="Bibliography"/>
        <w:rPr>
          <w:rFonts w:ascii="Palatino Linotype" w:hAnsi="Palatino Linotype"/>
        </w:rPr>
      </w:pPr>
      <w:r w:rsidRPr="00C8286C">
        <w:rPr>
          <w:rFonts w:ascii="Palatino Linotype" w:hAnsi="Palatino Linotype"/>
        </w:rPr>
        <w:t>14.</w:t>
      </w:r>
      <w:r w:rsidRPr="00C8286C">
        <w:rPr>
          <w:rFonts w:ascii="Palatino Linotype" w:hAnsi="Palatino Linotype"/>
        </w:rPr>
        <w:tab/>
        <w:t xml:space="preserve">Li, J., Laursen, T. M., Precht, D. H., Olsen, J. &amp; Mortensen, P. B. Hospitalization for mental illness among parents after the death of a child. </w:t>
      </w:r>
      <w:r w:rsidRPr="00C8286C">
        <w:rPr>
          <w:rFonts w:ascii="Palatino Linotype" w:hAnsi="Palatino Linotype"/>
          <w:i/>
          <w:iCs/>
        </w:rPr>
        <w:t>New England Journal of Medicine</w:t>
      </w:r>
      <w:r w:rsidRPr="00C8286C">
        <w:rPr>
          <w:rFonts w:ascii="Palatino Linotype" w:hAnsi="Palatino Linotype"/>
        </w:rPr>
        <w:t xml:space="preserve"> </w:t>
      </w:r>
      <w:r w:rsidRPr="00C8286C">
        <w:rPr>
          <w:rFonts w:ascii="Palatino Linotype" w:hAnsi="Palatino Linotype"/>
          <w:b/>
          <w:bCs/>
        </w:rPr>
        <w:t>352</w:t>
      </w:r>
      <w:r w:rsidRPr="00C8286C">
        <w:rPr>
          <w:rFonts w:ascii="Palatino Linotype" w:hAnsi="Palatino Linotype"/>
        </w:rPr>
        <w:t>, 1190–1196 (2005).</w:t>
      </w:r>
    </w:p>
    <w:p w14:paraId="42214173" w14:textId="77777777" w:rsidR="00905CAE" w:rsidRPr="00C8286C" w:rsidRDefault="00905CAE" w:rsidP="00905CAE">
      <w:pPr>
        <w:pStyle w:val="Bibliography"/>
        <w:rPr>
          <w:rFonts w:ascii="Palatino Linotype" w:hAnsi="Palatino Linotype"/>
        </w:rPr>
      </w:pPr>
      <w:r w:rsidRPr="00C8286C">
        <w:rPr>
          <w:rFonts w:ascii="Palatino Linotype" w:hAnsi="Palatino Linotype"/>
        </w:rPr>
        <w:t>15.</w:t>
      </w:r>
      <w:r w:rsidRPr="00C8286C">
        <w:rPr>
          <w:rFonts w:ascii="Palatino Linotype" w:hAnsi="Palatino Linotype"/>
        </w:rPr>
        <w:tab/>
        <w:t xml:space="preserve">Stroebe, M., Stroebe, W. &amp; Abakoumkin, G. The broken heart: Suicidal ideation in bereavement. </w:t>
      </w:r>
      <w:r w:rsidRPr="00C8286C">
        <w:rPr>
          <w:rFonts w:ascii="Palatino Linotype" w:hAnsi="Palatino Linotype"/>
          <w:i/>
          <w:iCs/>
        </w:rPr>
        <w:t>American Journal of Psychiatry</w:t>
      </w:r>
      <w:r w:rsidRPr="00C8286C">
        <w:rPr>
          <w:rFonts w:ascii="Palatino Linotype" w:hAnsi="Palatino Linotype"/>
        </w:rPr>
        <w:t xml:space="preserve"> </w:t>
      </w:r>
      <w:r w:rsidRPr="00C8286C">
        <w:rPr>
          <w:rFonts w:ascii="Palatino Linotype" w:hAnsi="Palatino Linotype"/>
          <w:b/>
          <w:bCs/>
        </w:rPr>
        <w:t>162</w:t>
      </w:r>
      <w:r w:rsidRPr="00C8286C">
        <w:rPr>
          <w:rFonts w:ascii="Palatino Linotype" w:hAnsi="Palatino Linotype"/>
        </w:rPr>
        <w:t>, 2178–2180 (2005).</w:t>
      </w:r>
    </w:p>
    <w:p w14:paraId="10D8B1A5" w14:textId="77777777" w:rsidR="00905CAE" w:rsidRPr="00C8286C" w:rsidRDefault="00905CAE" w:rsidP="00905CAE">
      <w:pPr>
        <w:pStyle w:val="Bibliography"/>
        <w:rPr>
          <w:rFonts w:ascii="Palatino Linotype" w:hAnsi="Palatino Linotype"/>
        </w:rPr>
      </w:pPr>
      <w:r w:rsidRPr="00C8286C">
        <w:rPr>
          <w:rFonts w:ascii="Palatino Linotype" w:hAnsi="Palatino Linotype"/>
        </w:rPr>
        <w:t>16.</w:t>
      </w:r>
      <w:r w:rsidRPr="00C8286C">
        <w:rPr>
          <w:rFonts w:ascii="Palatino Linotype" w:hAnsi="Palatino Linotype"/>
        </w:rPr>
        <w:tab/>
        <w:t xml:space="preserve">Rostila, M., Saarela, J. &amp; Kawachi, I. Mortality in parents following the death of a child: a nationwide follow-up study from Sweden. </w:t>
      </w:r>
      <w:r w:rsidRPr="00C8286C">
        <w:rPr>
          <w:rFonts w:ascii="Palatino Linotype" w:hAnsi="Palatino Linotype"/>
          <w:i/>
          <w:iCs/>
        </w:rPr>
        <w:t>J Epidemiol Community Health</w:t>
      </w:r>
      <w:r w:rsidRPr="00C8286C">
        <w:rPr>
          <w:rFonts w:ascii="Palatino Linotype" w:hAnsi="Palatino Linotype"/>
        </w:rPr>
        <w:t xml:space="preserve"> </w:t>
      </w:r>
      <w:r w:rsidRPr="00C8286C">
        <w:rPr>
          <w:rFonts w:ascii="Palatino Linotype" w:hAnsi="Palatino Linotype"/>
          <w:b/>
          <w:bCs/>
        </w:rPr>
        <w:t>66</w:t>
      </w:r>
      <w:r w:rsidRPr="00C8286C">
        <w:rPr>
          <w:rFonts w:ascii="Palatino Linotype" w:hAnsi="Palatino Linotype"/>
        </w:rPr>
        <w:t>, 927–933 (2012).</w:t>
      </w:r>
    </w:p>
    <w:p w14:paraId="6423CAC0" w14:textId="77777777" w:rsidR="00905CAE" w:rsidRPr="00C8286C" w:rsidRDefault="00905CAE" w:rsidP="00905CAE">
      <w:pPr>
        <w:pStyle w:val="Bibliography"/>
        <w:rPr>
          <w:rFonts w:ascii="Palatino Linotype" w:hAnsi="Palatino Linotype"/>
        </w:rPr>
      </w:pPr>
      <w:r w:rsidRPr="00C8286C">
        <w:rPr>
          <w:rFonts w:ascii="Palatino Linotype" w:hAnsi="Palatino Linotype"/>
        </w:rPr>
        <w:t>17.</w:t>
      </w:r>
      <w:r w:rsidRPr="00C8286C">
        <w:rPr>
          <w:rFonts w:ascii="Palatino Linotype" w:hAnsi="Palatino Linotype"/>
        </w:rPr>
        <w:tab/>
        <w:t xml:space="preserve">Rostila, M., Mäki, N. &amp; Martikainen, P. Does the death of a child influence parental use of psychotropic medication? A follow-up register study from Finland. </w:t>
      </w:r>
      <w:r w:rsidRPr="00C8286C">
        <w:rPr>
          <w:rFonts w:ascii="Palatino Linotype" w:hAnsi="Palatino Linotype"/>
          <w:i/>
          <w:iCs/>
        </w:rPr>
        <w:t>PloS one</w:t>
      </w:r>
      <w:r w:rsidRPr="00C8286C">
        <w:rPr>
          <w:rFonts w:ascii="Palatino Linotype" w:hAnsi="Palatino Linotype"/>
        </w:rPr>
        <w:t xml:space="preserve"> </w:t>
      </w:r>
      <w:r w:rsidRPr="00C8286C">
        <w:rPr>
          <w:rFonts w:ascii="Palatino Linotype" w:hAnsi="Palatino Linotype"/>
          <w:b/>
          <w:bCs/>
        </w:rPr>
        <w:t>13</w:t>
      </w:r>
      <w:r w:rsidRPr="00C8286C">
        <w:rPr>
          <w:rFonts w:ascii="Palatino Linotype" w:hAnsi="Palatino Linotype"/>
        </w:rPr>
        <w:t>, e0195500 (2018).</w:t>
      </w:r>
    </w:p>
    <w:p w14:paraId="4C261059" w14:textId="77777777" w:rsidR="00905CAE" w:rsidRPr="00C8286C" w:rsidRDefault="00905CAE" w:rsidP="00905CAE">
      <w:pPr>
        <w:pStyle w:val="Bibliography"/>
        <w:rPr>
          <w:rFonts w:ascii="Palatino Linotype" w:hAnsi="Palatino Linotype"/>
        </w:rPr>
      </w:pPr>
      <w:r w:rsidRPr="00C8286C">
        <w:rPr>
          <w:rFonts w:ascii="Palatino Linotype" w:hAnsi="Palatino Linotype"/>
        </w:rPr>
        <w:t>18.</w:t>
      </w:r>
      <w:r w:rsidRPr="00C8286C">
        <w:rPr>
          <w:rFonts w:ascii="Palatino Linotype" w:hAnsi="Palatino Linotype"/>
        </w:rPr>
        <w:tab/>
        <w:t xml:space="preserve">Finnäs, F., Rostila, M. &amp; Saarela, J. Divorce and parity progression following the death of a child: A register-based study from Finland. </w:t>
      </w:r>
      <w:r w:rsidRPr="00C8286C">
        <w:rPr>
          <w:rFonts w:ascii="Palatino Linotype" w:hAnsi="Palatino Linotype"/>
          <w:i/>
          <w:iCs/>
        </w:rPr>
        <w:t>Population studies</w:t>
      </w:r>
      <w:r w:rsidRPr="00C8286C">
        <w:rPr>
          <w:rFonts w:ascii="Palatino Linotype" w:hAnsi="Palatino Linotype"/>
        </w:rPr>
        <w:t xml:space="preserve"> </w:t>
      </w:r>
      <w:r w:rsidRPr="00C8286C">
        <w:rPr>
          <w:rFonts w:ascii="Palatino Linotype" w:hAnsi="Palatino Linotype"/>
          <w:b/>
          <w:bCs/>
        </w:rPr>
        <w:t>72</w:t>
      </w:r>
      <w:r w:rsidRPr="00C8286C">
        <w:rPr>
          <w:rFonts w:ascii="Palatino Linotype" w:hAnsi="Palatino Linotype"/>
        </w:rPr>
        <w:t>, 41–51 (2018).</w:t>
      </w:r>
    </w:p>
    <w:p w14:paraId="6B4E160C" w14:textId="77777777" w:rsidR="00905CAE" w:rsidRPr="00C8286C" w:rsidRDefault="00905CAE" w:rsidP="00905CAE">
      <w:pPr>
        <w:pStyle w:val="Bibliography"/>
        <w:rPr>
          <w:rFonts w:ascii="Palatino Linotype" w:hAnsi="Palatino Linotype"/>
        </w:rPr>
      </w:pPr>
      <w:r w:rsidRPr="00C8286C">
        <w:rPr>
          <w:rFonts w:ascii="Palatino Linotype" w:hAnsi="Palatino Linotype"/>
        </w:rPr>
        <w:lastRenderedPageBreak/>
        <w:t>19.</w:t>
      </w:r>
      <w:r w:rsidRPr="00C8286C">
        <w:rPr>
          <w:rFonts w:ascii="Palatino Linotype" w:hAnsi="Palatino Linotype"/>
        </w:rPr>
        <w:tab/>
        <w:t xml:space="preserve">Levav, I. </w:t>
      </w:r>
      <w:r w:rsidRPr="00C8286C">
        <w:rPr>
          <w:rFonts w:ascii="Palatino Linotype" w:hAnsi="Palatino Linotype"/>
          <w:i/>
          <w:iCs/>
        </w:rPr>
        <w:t>et al.</w:t>
      </w:r>
      <w:r w:rsidRPr="00C8286C">
        <w:rPr>
          <w:rFonts w:ascii="Palatino Linotype" w:hAnsi="Palatino Linotype"/>
        </w:rPr>
        <w:t xml:space="preserve"> Cancer incidence and survival following bereavement. </w:t>
      </w:r>
      <w:r w:rsidRPr="00C8286C">
        <w:rPr>
          <w:rFonts w:ascii="Palatino Linotype" w:hAnsi="Palatino Linotype"/>
          <w:i/>
          <w:iCs/>
        </w:rPr>
        <w:t>American Journal of Public Health</w:t>
      </w:r>
      <w:r w:rsidRPr="00C8286C">
        <w:rPr>
          <w:rFonts w:ascii="Palatino Linotype" w:hAnsi="Palatino Linotype"/>
        </w:rPr>
        <w:t xml:space="preserve"> </w:t>
      </w:r>
      <w:r w:rsidRPr="00C8286C">
        <w:rPr>
          <w:rFonts w:ascii="Palatino Linotype" w:hAnsi="Palatino Linotype"/>
          <w:b/>
          <w:bCs/>
        </w:rPr>
        <w:t>90</w:t>
      </w:r>
      <w:r w:rsidRPr="00C8286C">
        <w:rPr>
          <w:rFonts w:ascii="Palatino Linotype" w:hAnsi="Palatino Linotype"/>
        </w:rPr>
        <w:t>, 1601 (2000).</w:t>
      </w:r>
    </w:p>
    <w:p w14:paraId="2DB0C3E5" w14:textId="77777777" w:rsidR="00905CAE" w:rsidRPr="00C8286C" w:rsidRDefault="00905CAE" w:rsidP="00905CAE">
      <w:pPr>
        <w:pStyle w:val="Bibliography"/>
        <w:rPr>
          <w:rFonts w:ascii="Palatino Linotype" w:hAnsi="Palatino Linotype"/>
        </w:rPr>
      </w:pPr>
      <w:r w:rsidRPr="00C8286C">
        <w:rPr>
          <w:rFonts w:ascii="Palatino Linotype" w:hAnsi="Palatino Linotype"/>
        </w:rPr>
        <w:t>20.</w:t>
      </w:r>
      <w:r w:rsidRPr="00C8286C">
        <w:rPr>
          <w:rFonts w:ascii="Palatino Linotype" w:hAnsi="Palatino Linotype"/>
        </w:rPr>
        <w:tab/>
        <w:t xml:space="preserve">Sanders, C. M. A comparison of adult bereavement in the death of a spouse, child, and parent. </w:t>
      </w:r>
      <w:r w:rsidRPr="00C8286C">
        <w:rPr>
          <w:rFonts w:ascii="Palatino Linotype" w:hAnsi="Palatino Linotype"/>
          <w:i/>
          <w:iCs/>
        </w:rPr>
        <w:t>OMEGA-Journal of Death and Dying</w:t>
      </w:r>
      <w:r w:rsidRPr="00C8286C">
        <w:rPr>
          <w:rFonts w:ascii="Palatino Linotype" w:hAnsi="Palatino Linotype"/>
        </w:rPr>
        <w:t xml:space="preserve"> </w:t>
      </w:r>
      <w:r w:rsidRPr="00C8286C">
        <w:rPr>
          <w:rFonts w:ascii="Palatino Linotype" w:hAnsi="Palatino Linotype"/>
          <w:b/>
          <w:bCs/>
        </w:rPr>
        <w:t>10</w:t>
      </w:r>
      <w:r w:rsidRPr="00C8286C">
        <w:rPr>
          <w:rFonts w:ascii="Palatino Linotype" w:hAnsi="Palatino Linotype"/>
        </w:rPr>
        <w:t>, 303–322 (1980).</w:t>
      </w:r>
    </w:p>
    <w:p w14:paraId="7157F3A4" w14:textId="77777777" w:rsidR="00905CAE" w:rsidRPr="00C8286C" w:rsidRDefault="00905CAE" w:rsidP="00905CAE">
      <w:pPr>
        <w:pStyle w:val="Bibliography"/>
        <w:rPr>
          <w:rFonts w:ascii="Palatino Linotype" w:hAnsi="Palatino Linotype"/>
        </w:rPr>
      </w:pPr>
      <w:r w:rsidRPr="00C8286C">
        <w:rPr>
          <w:rFonts w:ascii="Palatino Linotype" w:hAnsi="Palatino Linotype"/>
        </w:rPr>
        <w:t>21.</w:t>
      </w:r>
      <w:r w:rsidRPr="00C8286C">
        <w:rPr>
          <w:rFonts w:ascii="Palatino Linotype" w:hAnsi="Palatino Linotype"/>
        </w:rPr>
        <w:tab/>
        <w:t xml:space="preserve">Castle, S. E. The (re) negotiation of illness diagnoses and responsibility for child death in rural Mali. </w:t>
      </w:r>
      <w:r w:rsidRPr="00C8286C">
        <w:rPr>
          <w:rFonts w:ascii="Palatino Linotype" w:hAnsi="Palatino Linotype"/>
          <w:i/>
          <w:iCs/>
        </w:rPr>
        <w:t>Medical Anthropology Quarterly</w:t>
      </w:r>
      <w:r w:rsidRPr="00C8286C">
        <w:rPr>
          <w:rFonts w:ascii="Palatino Linotype" w:hAnsi="Palatino Linotype"/>
        </w:rPr>
        <w:t xml:space="preserve"> </w:t>
      </w:r>
      <w:r w:rsidRPr="00C8286C">
        <w:rPr>
          <w:rFonts w:ascii="Palatino Linotype" w:hAnsi="Palatino Linotype"/>
          <w:b/>
          <w:bCs/>
        </w:rPr>
        <w:t>8</w:t>
      </w:r>
      <w:r w:rsidRPr="00C8286C">
        <w:rPr>
          <w:rFonts w:ascii="Palatino Linotype" w:hAnsi="Palatino Linotype"/>
        </w:rPr>
        <w:t>, 314–335 (1994).</w:t>
      </w:r>
    </w:p>
    <w:p w14:paraId="562AD768" w14:textId="77777777" w:rsidR="00905CAE" w:rsidRPr="00C8286C" w:rsidRDefault="00905CAE" w:rsidP="00905CAE">
      <w:pPr>
        <w:pStyle w:val="Bibliography"/>
        <w:rPr>
          <w:rFonts w:ascii="Palatino Linotype" w:hAnsi="Palatino Linotype"/>
        </w:rPr>
      </w:pPr>
      <w:r w:rsidRPr="00C8286C">
        <w:rPr>
          <w:rFonts w:ascii="Palatino Linotype" w:hAnsi="Palatino Linotype"/>
        </w:rPr>
        <w:t>22.</w:t>
      </w:r>
      <w:r w:rsidRPr="00C8286C">
        <w:rPr>
          <w:rFonts w:ascii="Palatino Linotype" w:hAnsi="Palatino Linotype"/>
        </w:rPr>
        <w:tab/>
        <w:t xml:space="preserve">Dettwyler, K. A. </w:t>
      </w:r>
      <w:r w:rsidRPr="00C8286C">
        <w:rPr>
          <w:rFonts w:ascii="Palatino Linotype" w:hAnsi="Palatino Linotype"/>
          <w:i/>
          <w:iCs/>
        </w:rPr>
        <w:t>Dancing skeletons: Life and death in West Africa</w:t>
      </w:r>
      <w:r w:rsidRPr="00C8286C">
        <w:rPr>
          <w:rFonts w:ascii="Palatino Linotype" w:hAnsi="Palatino Linotype"/>
        </w:rPr>
        <w:t>. (Waveland Press, 2013).</w:t>
      </w:r>
    </w:p>
    <w:p w14:paraId="4496A24C" w14:textId="77777777" w:rsidR="00905CAE" w:rsidRPr="00C8286C" w:rsidRDefault="00905CAE" w:rsidP="00905CAE">
      <w:pPr>
        <w:pStyle w:val="Bibliography"/>
        <w:rPr>
          <w:rFonts w:ascii="Palatino Linotype" w:hAnsi="Palatino Linotype"/>
        </w:rPr>
      </w:pPr>
      <w:r w:rsidRPr="00C8286C">
        <w:rPr>
          <w:rFonts w:ascii="Palatino Linotype" w:hAnsi="Palatino Linotype"/>
        </w:rPr>
        <w:t>23.</w:t>
      </w:r>
      <w:r w:rsidRPr="00C8286C">
        <w:rPr>
          <w:rFonts w:ascii="Palatino Linotype" w:hAnsi="Palatino Linotype"/>
        </w:rPr>
        <w:tab/>
        <w:t xml:space="preserve">Einarsdóttir, J. </w:t>
      </w:r>
      <w:r w:rsidRPr="00C8286C">
        <w:rPr>
          <w:rFonts w:ascii="Palatino Linotype" w:hAnsi="Palatino Linotype"/>
          <w:i/>
          <w:iCs/>
        </w:rPr>
        <w:t>Tired of weeping: Mother love, child death, and poverty in Guinea-Bissau</w:t>
      </w:r>
      <w:r w:rsidRPr="00C8286C">
        <w:rPr>
          <w:rFonts w:ascii="Palatino Linotype" w:hAnsi="Palatino Linotype"/>
        </w:rPr>
        <w:t>. (Univ of Wisconsin Press, 2005).</w:t>
      </w:r>
    </w:p>
    <w:p w14:paraId="61DD1E91" w14:textId="77777777" w:rsidR="00905CAE" w:rsidRPr="00C8286C" w:rsidRDefault="00905CAE" w:rsidP="00905CAE">
      <w:pPr>
        <w:pStyle w:val="Bibliography"/>
        <w:rPr>
          <w:rFonts w:ascii="Palatino Linotype" w:hAnsi="Palatino Linotype"/>
        </w:rPr>
      </w:pPr>
      <w:r w:rsidRPr="00C8286C">
        <w:rPr>
          <w:rFonts w:ascii="Palatino Linotype" w:hAnsi="Palatino Linotype"/>
        </w:rPr>
        <w:t>24.</w:t>
      </w:r>
      <w:r w:rsidRPr="00C8286C">
        <w:rPr>
          <w:rFonts w:ascii="Palatino Linotype" w:hAnsi="Palatino Linotype"/>
        </w:rPr>
        <w:tab/>
        <w:t xml:space="preserve">Haws, R. A. </w:t>
      </w:r>
      <w:r w:rsidRPr="00C8286C">
        <w:rPr>
          <w:rFonts w:ascii="Palatino Linotype" w:hAnsi="Palatino Linotype"/>
          <w:i/>
          <w:iCs/>
        </w:rPr>
        <w:t>et al.</w:t>
      </w:r>
      <w:r w:rsidRPr="00C8286C">
        <w:rPr>
          <w:rFonts w:ascii="Palatino Linotype" w:hAnsi="Palatino Linotype"/>
        </w:rPr>
        <w:t xml:space="preserve"> “These are not good things for other people to know”: how rural Tanzanian women’s experiences of pregnancy loss and early neonatal death may impact survey data quality. </w:t>
      </w:r>
      <w:r w:rsidRPr="00C8286C">
        <w:rPr>
          <w:rFonts w:ascii="Palatino Linotype" w:hAnsi="Palatino Linotype"/>
          <w:i/>
          <w:iCs/>
        </w:rPr>
        <w:t>Social science &amp; medicine</w:t>
      </w:r>
      <w:r w:rsidRPr="00C8286C">
        <w:rPr>
          <w:rFonts w:ascii="Palatino Linotype" w:hAnsi="Palatino Linotype"/>
        </w:rPr>
        <w:t xml:space="preserve"> </w:t>
      </w:r>
      <w:r w:rsidRPr="00C8286C">
        <w:rPr>
          <w:rFonts w:ascii="Palatino Linotype" w:hAnsi="Palatino Linotype"/>
          <w:b/>
          <w:bCs/>
        </w:rPr>
        <w:t>71</w:t>
      </w:r>
      <w:r w:rsidRPr="00C8286C">
        <w:rPr>
          <w:rFonts w:ascii="Palatino Linotype" w:hAnsi="Palatino Linotype"/>
        </w:rPr>
        <w:t>, 1764–1772 (2010).</w:t>
      </w:r>
    </w:p>
    <w:p w14:paraId="7AEA7C29" w14:textId="77777777" w:rsidR="00905CAE" w:rsidRPr="00C8286C" w:rsidRDefault="00905CAE" w:rsidP="00905CAE">
      <w:pPr>
        <w:pStyle w:val="Bibliography"/>
        <w:rPr>
          <w:rFonts w:ascii="Palatino Linotype" w:hAnsi="Palatino Linotype"/>
        </w:rPr>
      </w:pPr>
      <w:r w:rsidRPr="00C8286C">
        <w:rPr>
          <w:rFonts w:ascii="Palatino Linotype" w:hAnsi="Palatino Linotype"/>
        </w:rPr>
        <w:t>25.</w:t>
      </w:r>
      <w:r w:rsidRPr="00C8286C">
        <w:rPr>
          <w:rFonts w:ascii="Palatino Linotype" w:hAnsi="Palatino Linotype"/>
        </w:rPr>
        <w:tab/>
        <w:t xml:space="preserve">Weitzman, A. &amp; Smith-Greenaway, E. The marital implications of bereavement: Child death and intimate partner violence in West and Central Africa. </w:t>
      </w:r>
      <w:r w:rsidRPr="00C8286C">
        <w:rPr>
          <w:rFonts w:ascii="Palatino Linotype" w:hAnsi="Palatino Linotype"/>
          <w:i/>
          <w:iCs/>
        </w:rPr>
        <w:t>Demography</w:t>
      </w:r>
      <w:r w:rsidRPr="00C8286C">
        <w:rPr>
          <w:rFonts w:ascii="Palatino Linotype" w:hAnsi="Palatino Linotype"/>
        </w:rPr>
        <w:t xml:space="preserve"> 1–25 (2020).</w:t>
      </w:r>
    </w:p>
    <w:p w14:paraId="10AA28C8" w14:textId="77777777" w:rsidR="00905CAE" w:rsidRPr="00C8286C" w:rsidRDefault="00905CAE" w:rsidP="00905CAE">
      <w:pPr>
        <w:pStyle w:val="Bibliography"/>
        <w:rPr>
          <w:rFonts w:ascii="Palatino Linotype" w:hAnsi="Palatino Linotype"/>
        </w:rPr>
      </w:pPr>
      <w:r w:rsidRPr="00C8286C">
        <w:rPr>
          <w:rFonts w:ascii="Palatino Linotype" w:hAnsi="Palatino Linotype"/>
        </w:rPr>
        <w:t>26.</w:t>
      </w:r>
      <w:r w:rsidRPr="00C8286C">
        <w:rPr>
          <w:rFonts w:ascii="Palatino Linotype" w:hAnsi="Palatino Linotype"/>
        </w:rPr>
        <w:tab/>
        <w:t xml:space="preserve">Knodel, J. &amp; Hermalin, A. I. Effects of birth rank, maternal age, birth interval, and sibship size on infant and child mortality: evidence from 18th and 19th century reproductive histories. </w:t>
      </w:r>
      <w:r w:rsidRPr="00C8286C">
        <w:rPr>
          <w:rFonts w:ascii="Palatino Linotype" w:hAnsi="Palatino Linotype"/>
          <w:i/>
          <w:iCs/>
        </w:rPr>
        <w:t>American Journal of Public Health</w:t>
      </w:r>
      <w:r w:rsidRPr="00C8286C">
        <w:rPr>
          <w:rFonts w:ascii="Palatino Linotype" w:hAnsi="Palatino Linotype"/>
        </w:rPr>
        <w:t xml:space="preserve"> </w:t>
      </w:r>
      <w:r w:rsidRPr="00C8286C">
        <w:rPr>
          <w:rFonts w:ascii="Palatino Linotype" w:hAnsi="Palatino Linotype"/>
          <w:b/>
          <w:bCs/>
        </w:rPr>
        <w:t>74</w:t>
      </w:r>
      <w:r w:rsidRPr="00C8286C">
        <w:rPr>
          <w:rFonts w:ascii="Palatino Linotype" w:hAnsi="Palatino Linotype"/>
        </w:rPr>
        <w:t>, 1098–1106 (1984).</w:t>
      </w:r>
    </w:p>
    <w:p w14:paraId="6AEB4C1B" w14:textId="77777777" w:rsidR="00905CAE" w:rsidRPr="00C8286C" w:rsidRDefault="00905CAE" w:rsidP="00905CAE">
      <w:pPr>
        <w:pStyle w:val="Bibliography"/>
        <w:rPr>
          <w:rFonts w:ascii="Palatino Linotype" w:hAnsi="Palatino Linotype"/>
        </w:rPr>
      </w:pPr>
      <w:r w:rsidRPr="00C8286C">
        <w:rPr>
          <w:rFonts w:ascii="Palatino Linotype" w:hAnsi="Palatino Linotype"/>
        </w:rPr>
        <w:t>27.</w:t>
      </w:r>
      <w:r w:rsidRPr="00C8286C">
        <w:rPr>
          <w:rFonts w:ascii="Palatino Linotype" w:hAnsi="Palatino Linotype"/>
        </w:rPr>
        <w:tab/>
      </w:r>
      <w:r w:rsidRPr="00C8286C">
        <w:rPr>
          <w:rFonts w:ascii="Palatino Linotype" w:hAnsi="Palatino Linotype"/>
          <w:i/>
          <w:iCs/>
        </w:rPr>
        <w:t>World Population Prospects 2019, Online Edition</w:t>
      </w:r>
      <w:r w:rsidRPr="00C8286C">
        <w:rPr>
          <w:rFonts w:ascii="Palatino Linotype" w:hAnsi="Palatino Linotype"/>
        </w:rPr>
        <w:t>. https://population.un.org/wpp/Download/Standard/Fertility/ (2019).</w:t>
      </w:r>
    </w:p>
    <w:p w14:paraId="5FD3A4A3" w14:textId="77777777" w:rsidR="00905CAE" w:rsidRPr="00C8286C" w:rsidRDefault="00905CAE" w:rsidP="00905CAE">
      <w:pPr>
        <w:pStyle w:val="Bibliography"/>
        <w:rPr>
          <w:rFonts w:ascii="Palatino Linotype" w:hAnsi="Palatino Linotype"/>
        </w:rPr>
      </w:pPr>
      <w:r w:rsidRPr="00C8286C">
        <w:rPr>
          <w:rFonts w:ascii="Palatino Linotype" w:hAnsi="Palatino Linotype"/>
        </w:rPr>
        <w:t>28.</w:t>
      </w:r>
      <w:r w:rsidRPr="00C8286C">
        <w:rPr>
          <w:rFonts w:ascii="Palatino Linotype" w:hAnsi="Palatino Linotype"/>
        </w:rPr>
        <w:tab/>
        <w:t xml:space="preserve">Keyfitz, N. </w:t>
      </w:r>
      <w:r w:rsidRPr="00C8286C">
        <w:rPr>
          <w:rFonts w:ascii="Palatino Linotype" w:hAnsi="Palatino Linotype"/>
          <w:i/>
          <w:iCs/>
        </w:rPr>
        <w:t>Applied mathematical demography</w:t>
      </w:r>
      <w:r w:rsidRPr="00C8286C">
        <w:rPr>
          <w:rFonts w:ascii="Palatino Linotype" w:hAnsi="Palatino Linotype"/>
        </w:rPr>
        <w:t>. (Springer, 1985).</w:t>
      </w:r>
    </w:p>
    <w:p w14:paraId="555FF2BB" w14:textId="77777777" w:rsidR="00905CAE" w:rsidRPr="00C8286C" w:rsidRDefault="00905CAE" w:rsidP="00905CAE">
      <w:pPr>
        <w:pStyle w:val="Bibliography"/>
        <w:rPr>
          <w:rFonts w:ascii="Palatino Linotype" w:hAnsi="Palatino Linotype"/>
        </w:rPr>
      </w:pPr>
      <w:r w:rsidRPr="00C8286C">
        <w:rPr>
          <w:rFonts w:ascii="Palatino Linotype" w:hAnsi="Palatino Linotype"/>
        </w:rPr>
        <w:t>29.</w:t>
      </w:r>
      <w:r w:rsidRPr="00C8286C">
        <w:rPr>
          <w:rFonts w:ascii="Palatino Linotype" w:hAnsi="Palatino Linotype"/>
        </w:rPr>
        <w:tab/>
        <w:t xml:space="preserve">Goodman, L. A., Keyfitz, N. &amp; Pullum, T. W. Family formation and the frequency of various kinship relationships. </w:t>
      </w:r>
      <w:r w:rsidRPr="00C8286C">
        <w:rPr>
          <w:rFonts w:ascii="Palatino Linotype" w:hAnsi="Palatino Linotype"/>
          <w:i/>
          <w:iCs/>
        </w:rPr>
        <w:t>Theoretical Population Biology</w:t>
      </w:r>
      <w:r w:rsidRPr="00C8286C">
        <w:rPr>
          <w:rFonts w:ascii="Palatino Linotype" w:hAnsi="Palatino Linotype"/>
        </w:rPr>
        <w:t xml:space="preserve"> </w:t>
      </w:r>
      <w:r w:rsidRPr="00C8286C">
        <w:rPr>
          <w:rFonts w:ascii="Palatino Linotype" w:hAnsi="Palatino Linotype"/>
          <w:b/>
          <w:bCs/>
        </w:rPr>
        <w:t>5</w:t>
      </w:r>
      <w:r w:rsidRPr="00C8286C">
        <w:rPr>
          <w:rFonts w:ascii="Palatino Linotype" w:hAnsi="Palatino Linotype"/>
        </w:rPr>
        <w:t>, 1–27 (1974).</w:t>
      </w:r>
    </w:p>
    <w:p w14:paraId="5CEFD0E4" w14:textId="77777777" w:rsidR="00905CAE" w:rsidRPr="00C8286C" w:rsidRDefault="00905CAE" w:rsidP="00905CAE">
      <w:pPr>
        <w:pStyle w:val="Bibliography"/>
        <w:rPr>
          <w:rFonts w:ascii="Palatino Linotype" w:hAnsi="Palatino Linotype"/>
        </w:rPr>
      </w:pPr>
      <w:r w:rsidRPr="00C8286C">
        <w:rPr>
          <w:rFonts w:ascii="Palatino Linotype" w:hAnsi="Palatino Linotype"/>
        </w:rPr>
        <w:lastRenderedPageBreak/>
        <w:t>30.</w:t>
      </w:r>
      <w:r w:rsidRPr="00C8286C">
        <w:rPr>
          <w:rFonts w:ascii="Palatino Linotype" w:hAnsi="Palatino Linotype"/>
        </w:rPr>
        <w:tab/>
        <w:t xml:space="preserve">Wachter, K. W. </w:t>
      </w:r>
      <w:r w:rsidRPr="00C8286C">
        <w:rPr>
          <w:rFonts w:ascii="Palatino Linotype" w:hAnsi="Palatino Linotype"/>
          <w:i/>
          <w:iCs/>
        </w:rPr>
        <w:t>Essential demographic methods</w:t>
      </w:r>
      <w:r w:rsidRPr="00C8286C">
        <w:rPr>
          <w:rFonts w:ascii="Palatino Linotype" w:hAnsi="Palatino Linotype"/>
        </w:rPr>
        <w:t>. (Harvard Univ. Press, 2014).</w:t>
      </w:r>
    </w:p>
    <w:p w14:paraId="772D9650" w14:textId="77777777" w:rsidR="00905CAE" w:rsidRPr="00C8286C" w:rsidRDefault="00905CAE" w:rsidP="00905CAE">
      <w:pPr>
        <w:pStyle w:val="Bibliography"/>
        <w:rPr>
          <w:rFonts w:ascii="Palatino Linotype" w:hAnsi="Palatino Linotype"/>
        </w:rPr>
      </w:pPr>
      <w:r w:rsidRPr="00C8286C">
        <w:rPr>
          <w:rFonts w:ascii="Palatino Linotype" w:hAnsi="Palatino Linotype"/>
        </w:rPr>
        <w:t>31.</w:t>
      </w:r>
      <w:r w:rsidRPr="00C8286C">
        <w:rPr>
          <w:rFonts w:ascii="Palatino Linotype" w:hAnsi="Palatino Linotype"/>
        </w:rPr>
        <w:tab/>
        <w:t xml:space="preserve">Preston, S. H., Heuveline, P. &amp; Guillot, M. </w:t>
      </w:r>
      <w:r w:rsidRPr="00C8286C">
        <w:rPr>
          <w:rFonts w:ascii="Palatino Linotype" w:hAnsi="Palatino Linotype"/>
          <w:i/>
          <w:iCs/>
        </w:rPr>
        <w:t>Demography: measuring and modeling population processes</w:t>
      </w:r>
      <w:r w:rsidRPr="00C8286C">
        <w:rPr>
          <w:rFonts w:ascii="Palatino Linotype" w:hAnsi="Palatino Linotype"/>
        </w:rPr>
        <w:t>. (Blackwell Publishers, 2001).</w:t>
      </w:r>
    </w:p>
    <w:p w14:paraId="2AEC72F3" w14:textId="77777777" w:rsidR="00905CAE" w:rsidRPr="00C8286C" w:rsidRDefault="00905CAE" w:rsidP="00905CAE">
      <w:pPr>
        <w:pStyle w:val="Bibliography"/>
        <w:rPr>
          <w:rFonts w:ascii="Palatino Linotype" w:hAnsi="Palatino Linotype"/>
        </w:rPr>
      </w:pPr>
      <w:r w:rsidRPr="00C8286C">
        <w:rPr>
          <w:rFonts w:ascii="Palatino Linotype" w:hAnsi="Palatino Linotype"/>
        </w:rPr>
        <w:t>32.</w:t>
      </w:r>
      <w:r w:rsidRPr="00C8286C">
        <w:rPr>
          <w:rFonts w:ascii="Palatino Linotype" w:hAnsi="Palatino Linotype"/>
        </w:rPr>
        <w:tab/>
        <w:t xml:space="preserve">Das Gupta, M. Death clustering, mothers’ education and the determinants of child mortality in rural Punjab, India. </w:t>
      </w:r>
      <w:r w:rsidRPr="00C8286C">
        <w:rPr>
          <w:rFonts w:ascii="Palatino Linotype" w:hAnsi="Palatino Linotype"/>
          <w:i/>
          <w:iCs/>
        </w:rPr>
        <w:t>Population studies</w:t>
      </w:r>
      <w:r w:rsidRPr="00C8286C">
        <w:rPr>
          <w:rFonts w:ascii="Palatino Linotype" w:hAnsi="Palatino Linotype"/>
        </w:rPr>
        <w:t xml:space="preserve"> </w:t>
      </w:r>
      <w:r w:rsidRPr="00C8286C">
        <w:rPr>
          <w:rFonts w:ascii="Palatino Linotype" w:hAnsi="Palatino Linotype"/>
          <w:b/>
          <w:bCs/>
        </w:rPr>
        <w:t>44</w:t>
      </w:r>
      <w:r w:rsidRPr="00C8286C">
        <w:rPr>
          <w:rFonts w:ascii="Palatino Linotype" w:hAnsi="Palatino Linotype"/>
        </w:rPr>
        <w:t>, 489–505 (1990).</w:t>
      </w:r>
    </w:p>
    <w:p w14:paraId="4C029FBB" w14:textId="77777777" w:rsidR="00905CAE" w:rsidRPr="00C8286C" w:rsidRDefault="00905CAE" w:rsidP="00905CAE">
      <w:pPr>
        <w:pStyle w:val="Bibliography"/>
        <w:rPr>
          <w:rFonts w:ascii="Palatino Linotype" w:hAnsi="Palatino Linotype"/>
        </w:rPr>
      </w:pPr>
      <w:r w:rsidRPr="00C8286C">
        <w:rPr>
          <w:rFonts w:ascii="Palatino Linotype" w:hAnsi="Palatino Linotype"/>
        </w:rPr>
        <w:t>33.</w:t>
      </w:r>
      <w:r w:rsidRPr="00C8286C">
        <w:rPr>
          <w:rFonts w:ascii="Palatino Linotype" w:hAnsi="Palatino Linotype"/>
        </w:rPr>
        <w:tab/>
        <w:t xml:space="preserve">Sastry, N. Family-level clustering of childhood mortality risk in Northeast Brazil. </w:t>
      </w:r>
      <w:r w:rsidRPr="00C8286C">
        <w:rPr>
          <w:rFonts w:ascii="Palatino Linotype" w:hAnsi="Palatino Linotype"/>
          <w:i/>
          <w:iCs/>
        </w:rPr>
        <w:t>Population Studies</w:t>
      </w:r>
      <w:r w:rsidRPr="00C8286C">
        <w:rPr>
          <w:rFonts w:ascii="Palatino Linotype" w:hAnsi="Palatino Linotype"/>
        </w:rPr>
        <w:t xml:space="preserve"> </w:t>
      </w:r>
      <w:r w:rsidRPr="00C8286C">
        <w:rPr>
          <w:rFonts w:ascii="Palatino Linotype" w:hAnsi="Palatino Linotype"/>
          <w:b/>
          <w:bCs/>
        </w:rPr>
        <w:t>51</w:t>
      </w:r>
      <w:r w:rsidRPr="00C8286C">
        <w:rPr>
          <w:rFonts w:ascii="Palatino Linotype" w:hAnsi="Palatino Linotype"/>
        </w:rPr>
        <w:t>, 245–261 (1997).</w:t>
      </w:r>
    </w:p>
    <w:p w14:paraId="1BB69F67" w14:textId="77777777" w:rsidR="00905CAE" w:rsidRPr="00C8286C" w:rsidRDefault="00905CAE" w:rsidP="00905CAE">
      <w:pPr>
        <w:pStyle w:val="Bibliography"/>
        <w:rPr>
          <w:rFonts w:ascii="Palatino Linotype" w:hAnsi="Palatino Linotype"/>
        </w:rPr>
      </w:pPr>
      <w:r w:rsidRPr="00C8286C">
        <w:rPr>
          <w:rFonts w:ascii="Palatino Linotype" w:hAnsi="Palatino Linotype"/>
        </w:rPr>
        <w:t>34.</w:t>
      </w:r>
      <w:r w:rsidRPr="00C8286C">
        <w:rPr>
          <w:rFonts w:ascii="Palatino Linotype" w:hAnsi="Palatino Linotype"/>
        </w:rPr>
        <w:tab/>
        <w:t xml:space="preserve">Wagner, Z. </w:t>
      </w:r>
      <w:r w:rsidRPr="00C8286C">
        <w:rPr>
          <w:rFonts w:ascii="Palatino Linotype" w:hAnsi="Palatino Linotype"/>
          <w:i/>
          <w:iCs/>
        </w:rPr>
        <w:t>et al.</w:t>
      </w:r>
      <w:r w:rsidRPr="00C8286C">
        <w:rPr>
          <w:rFonts w:ascii="Palatino Linotype" w:hAnsi="Palatino Linotype"/>
        </w:rPr>
        <w:t xml:space="preserve"> Women and children living in areas of armed conflict in Africa: a geospatial analysis of mortality and orphanhood. </w:t>
      </w:r>
      <w:r w:rsidRPr="00C8286C">
        <w:rPr>
          <w:rFonts w:ascii="Palatino Linotype" w:hAnsi="Palatino Linotype"/>
          <w:i/>
          <w:iCs/>
        </w:rPr>
        <w:t>The Lancet Global Health</w:t>
      </w:r>
      <w:r w:rsidRPr="00C8286C">
        <w:rPr>
          <w:rFonts w:ascii="Palatino Linotype" w:hAnsi="Palatino Linotype"/>
        </w:rPr>
        <w:t xml:space="preserve"> </w:t>
      </w:r>
      <w:r w:rsidRPr="00C8286C">
        <w:rPr>
          <w:rFonts w:ascii="Palatino Linotype" w:hAnsi="Palatino Linotype"/>
          <w:b/>
          <w:bCs/>
        </w:rPr>
        <w:t>7</w:t>
      </w:r>
      <w:r w:rsidRPr="00C8286C">
        <w:rPr>
          <w:rFonts w:ascii="Palatino Linotype" w:hAnsi="Palatino Linotype"/>
        </w:rPr>
        <w:t>, e1622–e1631 (2019).</w:t>
      </w:r>
    </w:p>
    <w:p w14:paraId="480DFD6C" w14:textId="77777777" w:rsidR="00905CAE" w:rsidRPr="00C8286C" w:rsidRDefault="00905CAE" w:rsidP="00905CAE">
      <w:pPr>
        <w:pStyle w:val="Bibliography"/>
        <w:rPr>
          <w:rFonts w:ascii="Palatino Linotype" w:hAnsi="Palatino Linotype"/>
        </w:rPr>
      </w:pPr>
      <w:r w:rsidRPr="00C8286C">
        <w:rPr>
          <w:rFonts w:ascii="Palatino Linotype" w:hAnsi="Palatino Linotype"/>
        </w:rPr>
        <w:t>35.</w:t>
      </w:r>
      <w:r w:rsidRPr="00C8286C">
        <w:rPr>
          <w:rFonts w:ascii="Palatino Linotype" w:hAnsi="Palatino Linotype"/>
        </w:rPr>
        <w:tab/>
        <w:t xml:space="preserve">Wagner, Z. </w:t>
      </w:r>
      <w:r w:rsidRPr="00C8286C">
        <w:rPr>
          <w:rFonts w:ascii="Palatino Linotype" w:hAnsi="Palatino Linotype"/>
          <w:i/>
          <w:iCs/>
        </w:rPr>
        <w:t>et al.</w:t>
      </w:r>
      <w:r w:rsidRPr="00C8286C">
        <w:rPr>
          <w:rFonts w:ascii="Palatino Linotype" w:hAnsi="Palatino Linotype"/>
        </w:rPr>
        <w:t xml:space="preserve"> Armed conflict and child mortality in Africa: a geospatial analysis. </w:t>
      </w:r>
      <w:r w:rsidRPr="00C8286C">
        <w:rPr>
          <w:rFonts w:ascii="Palatino Linotype" w:hAnsi="Palatino Linotype"/>
          <w:i/>
          <w:iCs/>
        </w:rPr>
        <w:t>The Lancet</w:t>
      </w:r>
      <w:r w:rsidRPr="00C8286C">
        <w:rPr>
          <w:rFonts w:ascii="Palatino Linotype" w:hAnsi="Palatino Linotype"/>
        </w:rPr>
        <w:t xml:space="preserve"> </w:t>
      </w:r>
      <w:r w:rsidRPr="00C8286C">
        <w:rPr>
          <w:rFonts w:ascii="Palatino Linotype" w:hAnsi="Palatino Linotype"/>
          <w:b/>
          <w:bCs/>
        </w:rPr>
        <w:t>392</w:t>
      </w:r>
      <w:r w:rsidRPr="00C8286C">
        <w:rPr>
          <w:rFonts w:ascii="Palatino Linotype" w:hAnsi="Palatino Linotype"/>
        </w:rPr>
        <w:t>, 857–865 (2018).</w:t>
      </w:r>
    </w:p>
    <w:p w14:paraId="5BBFEB41" w14:textId="77777777" w:rsidR="00905CAE" w:rsidRPr="00C8286C" w:rsidRDefault="00905CAE" w:rsidP="00905CAE">
      <w:pPr>
        <w:pStyle w:val="Bibliography"/>
        <w:rPr>
          <w:rFonts w:ascii="Palatino Linotype" w:hAnsi="Palatino Linotype"/>
        </w:rPr>
      </w:pPr>
      <w:r w:rsidRPr="00C8286C">
        <w:rPr>
          <w:rFonts w:ascii="Palatino Linotype" w:hAnsi="Palatino Linotype"/>
        </w:rPr>
        <w:t>36.</w:t>
      </w:r>
      <w:r w:rsidRPr="00C8286C">
        <w:rPr>
          <w:rFonts w:ascii="Palatino Linotype" w:hAnsi="Palatino Linotype"/>
        </w:rPr>
        <w:tab/>
        <w:t xml:space="preserve">Macassa, G., Ghilagaber, G., Bernhardt, E. &amp; Burström, B. Trends in infant and child mortality in Mozambique during and after a period of conflict. </w:t>
      </w:r>
      <w:r w:rsidRPr="00C8286C">
        <w:rPr>
          <w:rFonts w:ascii="Palatino Linotype" w:hAnsi="Palatino Linotype"/>
          <w:i/>
          <w:iCs/>
        </w:rPr>
        <w:t>Public Health</w:t>
      </w:r>
      <w:r w:rsidRPr="00C8286C">
        <w:rPr>
          <w:rFonts w:ascii="Palatino Linotype" w:hAnsi="Palatino Linotype"/>
        </w:rPr>
        <w:t xml:space="preserve"> </w:t>
      </w:r>
      <w:r w:rsidRPr="00C8286C">
        <w:rPr>
          <w:rFonts w:ascii="Palatino Linotype" w:hAnsi="Palatino Linotype"/>
          <w:b/>
          <w:bCs/>
        </w:rPr>
        <w:t>117</w:t>
      </w:r>
      <w:r w:rsidRPr="00C8286C">
        <w:rPr>
          <w:rFonts w:ascii="Palatino Linotype" w:hAnsi="Palatino Linotype"/>
        </w:rPr>
        <w:t>, 221–227 (2003).</w:t>
      </w:r>
    </w:p>
    <w:p w14:paraId="6CB10057" w14:textId="77777777" w:rsidR="00905CAE" w:rsidRPr="00C8286C" w:rsidRDefault="00905CAE" w:rsidP="00905CAE">
      <w:pPr>
        <w:pStyle w:val="Bibliography"/>
        <w:rPr>
          <w:rFonts w:ascii="Palatino Linotype" w:hAnsi="Palatino Linotype"/>
        </w:rPr>
      </w:pPr>
      <w:r w:rsidRPr="00C8286C">
        <w:rPr>
          <w:rFonts w:ascii="Palatino Linotype" w:hAnsi="Palatino Linotype"/>
        </w:rPr>
        <w:t>37.</w:t>
      </w:r>
      <w:r w:rsidRPr="00C8286C">
        <w:rPr>
          <w:rFonts w:ascii="Palatino Linotype" w:hAnsi="Palatino Linotype"/>
        </w:rPr>
        <w:tab/>
        <w:t>UN. World population prospects 2019: Highlights (st/esa/ser. A/423). (2019).</w:t>
      </w:r>
    </w:p>
    <w:p w14:paraId="5D6700BD" w14:textId="77777777" w:rsidR="00905CAE" w:rsidRPr="00C8286C" w:rsidRDefault="00905CAE" w:rsidP="00905CAE">
      <w:pPr>
        <w:pStyle w:val="Bibliography"/>
        <w:rPr>
          <w:rFonts w:ascii="Palatino Linotype" w:hAnsi="Palatino Linotype"/>
        </w:rPr>
      </w:pPr>
      <w:r w:rsidRPr="00C8286C">
        <w:rPr>
          <w:rFonts w:ascii="Palatino Linotype" w:hAnsi="Palatino Linotype"/>
        </w:rPr>
        <w:t>38.</w:t>
      </w:r>
      <w:r w:rsidRPr="00C8286C">
        <w:rPr>
          <w:rFonts w:ascii="Palatino Linotype" w:hAnsi="Palatino Linotype"/>
        </w:rPr>
        <w:tab/>
        <w:t xml:space="preserve">GA, U. Transforming our world: the 2030 Agenda for Sustainable Development. </w:t>
      </w:r>
      <w:r w:rsidRPr="00C8286C">
        <w:rPr>
          <w:rFonts w:ascii="Palatino Linotype" w:hAnsi="Palatino Linotype"/>
          <w:i/>
          <w:iCs/>
        </w:rPr>
        <w:t>Division for Sustainable Development Goals: New York, NY, USA</w:t>
      </w:r>
      <w:r w:rsidRPr="00C8286C">
        <w:rPr>
          <w:rFonts w:ascii="Palatino Linotype" w:hAnsi="Palatino Linotype"/>
        </w:rPr>
        <w:t xml:space="preserve"> (2015).</w:t>
      </w:r>
    </w:p>
    <w:p w14:paraId="53944BAB" w14:textId="77777777" w:rsidR="00905CAE" w:rsidRPr="00C8286C" w:rsidRDefault="00905CAE" w:rsidP="00905CAE">
      <w:pPr>
        <w:pStyle w:val="Bibliography"/>
        <w:rPr>
          <w:rFonts w:ascii="Palatino Linotype" w:hAnsi="Palatino Linotype"/>
        </w:rPr>
      </w:pPr>
      <w:r w:rsidRPr="00C8286C">
        <w:rPr>
          <w:rFonts w:ascii="Palatino Linotype" w:hAnsi="Palatino Linotype"/>
        </w:rPr>
        <w:t>39.</w:t>
      </w:r>
      <w:r w:rsidRPr="00C8286C">
        <w:rPr>
          <w:rFonts w:ascii="Palatino Linotype" w:hAnsi="Palatino Linotype"/>
        </w:rPr>
        <w:tab/>
        <w:t xml:space="preserve">McNeil, M. J., Namisango, E., Hunt, J., Powell, R. A. &amp; Baker, J. N. Grief and Bereavement in Parents After the Death of a Child in Low-and Middle-Income Countries. </w:t>
      </w:r>
      <w:r w:rsidRPr="00C8286C">
        <w:rPr>
          <w:rFonts w:ascii="Palatino Linotype" w:hAnsi="Palatino Linotype"/>
          <w:i/>
          <w:iCs/>
        </w:rPr>
        <w:t>Children</w:t>
      </w:r>
      <w:r w:rsidRPr="00C8286C">
        <w:rPr>
          <w:rFonts w:ascii="Palatino Linotype" w:hAnsi="Palatino Linotype"/>
        </w:rPr>
        <w:t xml:space="preserve"> </w:t>
      </w:r>
      <w:r w:rsidRPr="00C8286C">
        <w:rPr>
          <w:rFonts w:ascii="Palatino Linotype" w:hAnsi="Palatino Linotype"/>
          <w:b/>
          <w:bCs/>
        </w:rPr>
        <w:t>7</w:t>
      </w:r>
      <w:r w:rsidRPr="00C8286C">
        <w:rPr>
          <w:rFonts w:ascii="Palatino Linotype" w:hAnsi="Palatino Linotype"/>
        </w:rPr>
        <w:t>, 39 (2020).</w:t>
      </w:r>
    </w:p>
    <w:p w14:paraId="7B27C65E" w14:textId="77777777" w:rsidR="00905CAE" w:rsidRPr="00C8286C" w:rsidRDefault="00905CAE" w:rsidP="00905CAE">
      <w:pPr>
        <w:pStyle w:val="Bibliography"/>
        <w:rPr>
          <w:rFonts w:ascii="Palatino Linotype" w:hAnsi="Palatino Linotype"/>
        </w:rPr>
      </w:pPr>
      <w:r w:rsidRPr="00C8286C">
        <w:rPr>
          <w:rFonts w:ascii="Palatino Linotype" w:hAnsi="Palatino Linotype"/>
        </w:rPr>
        <w:lastRenderedPageBreak/>
        <w:t>40.</w:t>
      </w:r>
      <w:r w:rsidRPr="00C8286C">
        <w:rPr>
          <w:rFonts w:ascii="Palatino Linotype" w:hAnsi="Palatino Linotype"/>
        </w:rPr>
        <w:tab/>
        <w:t xml:space="preserve">Bolton, J. M. </w:t>
      </w:r>
      <w:r w:rsidRPr="00C8286C">
        <w:rPr>
          <w:rFonts w:ascii="Palatino Linotype" w:hAnsi="Palatino Linotype"/>
          <w:i/>
          <w:iCs/>
        </w:rPr>
        <w:t>et al.</w:t>
      </w:r>
      <w:r w:rsidRPr="00C8286C">
        <w:rPr>
          <w:rFonts w:ascii="Palatino Linotype" w:hAnsi="Palatino Linotype"/>
        </w:rPr>
        <w:t xml:space="preserve"> Bereavement after sibling death: a population‐based longitudinal case‐control study. </w:t>
      </w:r>
      <w:r w:rsidRPr="00C8286C">
        <w:rPr>
          <w:rFonts w:ascii="Palatino Linotype" w:hAnsi="Palatino Linotype"/>
          <w:i/>
          <w:iCs/>
        </w:rPr>
        <w:t>World Psychiatry</w:t>
      </w:r>
      <w:r w:rsidRPr="00C8286C">
        <w:rPr>
          <w:rFonts w:ascii="Palatino Linotype" w:hAnsi="Palatino Linotype"/>
        </w:rPr>
        <w:t xml:space="preserve"> </w:t>
      </w:r>
      <w:r w:rsidRPr="00C8286C">
        <w:rPr>
          <w:rFonts w:ascii="Palatino Linotype" w:hAnsi="Palatino Linotype"/>
          <w:b/>
          <w:bCs/>
        </w:rPr>
        <w:t>15</w:t>
      </w:r>
      <w:r w:rsidRPr="00C8286C">
        <w:rPr>
          <w:rFonts w:ascii="Palatino Linotype" w:hAnsi="Palatino Linotype"/>
        </w:rPr>
        <w:t>, 59–66 (2016).</w:t>
      </w:r>
    </w:p>
    <w:p w14:paraId="3FF20FE4" w14:textId="77777777" w:rsidR="00905CAE" w:rsidRPr="00C8286C" w:rsidRDefault="00905CAE" w:rsidP="00905CAE">
      <w:pPr>
        <w:pStyle w:val="Bibliography"/>
        <w:rPr>
          <w:rFonts w:ascii="Palatino Linotype" w:hAnsi="Palatino Linotype"/>
        </w:rPr>
      </w:pPr>
      <w:r w:rsidRPr="00C8286C">
        <w:rPr>
          <w:rFonts w:ascii="Palatino Linotype" w:hAnsi="Palatino Linotype"/>
        </w:rPr>
        <w:t>41.</w:t>
      </w:r>
      <w:r w:rsidRPr="00C8286C">
        <w:rPr>
          <w:rFonts w:ascii="Palatino Linotype" w:hAnsi="Palatino Linotype"/>
        </w:rPr>
        <w:tab/>
        <w:t xml:space="preserve">Fletcher, J., Mailick, M., Song, J. &amp; Wolfe, B. A sibling death in the family: Common and consequential. </w:t>
      </w:r>
      <w:r w:rsidRPr="00C8286C">
        <w:rPr>
          <w:rFonts w:ascii="Palatino Linotype" w:hAnsi="Palatino Linotype"/>
          <w:i/>
          <w:iCs/>
        </w:rPr>
        <w:t>Demography</w:t>
      </w:r>
      <w:r w:rsidRPr="00C8286C">
        <w:rPr>
          <w:rFonts w:ascii="Palatino Linotype" w:hAnsi="Palatino Linotype"/>
        </w:rPr>
        <w:t xml:space="preserve"> </w:t>
      </w:r>
      <w:r w:rsidRPr="00C8286C">
        <w:rPr>
          <w:rFonts w:ascii="Palatino Linotype" w:hAnsi="Palatino Linotype"/>
          <w:b/>
          <w:bCs/>
        </w:rPr>
        <w:t>50</w:t>
      </w:r>
      <w:r w:rsidRPr="00C8286C">
        <w:rPr>
          <w:rFonts w:ascii="Palatino Linotype" w:hAnsi="Palatino Linotype"/>
        </w:rPr>
        <w:t>, 803–826 (2013).</w:t>
      </w:r>
    </w:p>
    <w:p w14:paraId="44586E87" w14:textId="77777777" w:rsidR="00905CAE" w:rsidRPr="00C8286C" w:rsidRDefault="00905CAE" w:rsidP="00905CAE">
      <w:pPr>
        <w:pStyle w:val="Bibliography"/>
        <w:rPr>
          <w:rFonts w:ascii="Palatino Linotype" w:hAnsi="Palatino Linotype"/>
        </w:rPr>
      </w:pPr>
      <w:r w:rsidRPr="00C8286C">
        <w:rPr>
          <w:rFonts w:ascii="Palatino Linotype" w:hAnsi="Palatino Linotype"/>
        </w:rPr>
        <w:t>42.</w:t>
      </w:r>
      <w:r w:rsidRPr="00C8286C">
        <w:rPr>
          <w:rFonts w:ascii="Palatino Linotype" w:hAnsi="Palatino Linotype"/>
        </w:rPr>
        <w:tab/>
        <w:t xml:space="preserve">Fletcher, J., Vidal-Fernandez, M. &amp; Wolfe, B. Dynamic and heterogeneous effects of sibling death on children’s outcomes. </w:t>
      </w:r>
      <w:r w:rsidRPr="00C8286C">
        <w:rPr>
          <w:rFonts w:ascii="Palatino Linotype" w:hAnsi="Palatino Linotype"/>
          <w:i/>
          <w:iCs/>
        </w:rPr>
        <w:t>Proceedings of the National Academy of Sciences</w:t>
      </w:r>
      <w:r w:rsidRPr="00C8286C">
        <w:rPr>
          <w:rFonts w:ascii="Palatino Linotype" w:hAnsi="Palatino Linotype"/>
        </w:rPr>
        <w:t xml:space="preserve"> </w:t>
      </w:r>
      <w:r w:rsidRPr="00C8286C">
        <w:rPr>
          <w:rFonts w:ascii="Palatino Linotype" w:hAnsi="Palatino Linotype"/>
          <w:b/>
          <w:bCs/>
        </w:rPr>
        <w:t>115</w:t>
      </w:r>
      <w:r w:rsidRPr="00C8286C">
        <w:rPr>
          <w:rFonts w:ascii="Palatino Linotype" w:hAnsi="Palatino Linotype"/>
        </w:rPr>
        <w:t>, 115–120 (2018).</w:t>
      </w:r>
    </w:p>
    <w:p w14:paraId="0F94FC93" w14:textId="77777777" w:rsidR="00905CAE" w:rsidRPr="00C8286C" w:rsidRDefault="00905CAE" w:rsidP="00905CAE">
      <w:pPr>
        <w:pStyle w:val="Bibliography"/>
        <w:rPr>
          <w:rFonts w:ascii="Palatino Linotype" w:hAnsi="Palatino Linotype"/>
        </w:rPr>
      </w:pPr>
      <w:r w:rsidRPr="00C8286C">
        <w:rPr>
          <w:rFonts w:ascii="Palatino Linotype" w:hAnsi="Palatino Linotype"/>
        </w:rPr>
        <w:t>43.</w:t>
      </w:r>
      <w:r w:rsidRPr="00C8286C">
        <w:rPr>
          <w:rFonts w:ascii="Palatino Linotype" w:hAnsi="Palatino Linotype"/>
        </w:rPr>
        <w:tab/>
        <w:t xml:space="preserve">Organization, W. H. Adverse childhood experiences international questionnaire: Pilot study review and finalization meeting. </w:t>
      </w:r>
      <w:r w:rsidRPr="00C8286C">
        <w:rPr>
          <w:rFonts w:ascii="Palatino Linotype" w:hAnsi="Palatino Linotype"/>
          <w:i/>
          <w:iCs/>
        </w:rPr>
        <w:t>Geneva, Swtizerland: World Health Organization</w:t>
      </w:r>
      <w:r w:rsidRPr="00C8286C">
        <w:rPr>
          <w:rFonts w:ascii="Palatino Linotype" w:hAnsi="Palatino Linotype"/>
        </w:rPr>
        <w:t xml:space="preserve"> (2011).</w:t>
      </w:r>
    </w:p>
    <w:p w14:paraId="61AA4A79" w14:textId="77777777" w:rsidR="00905CAE" w:rsidRPr="00C8286C" w:rsidRDefault="00905CAE" w:rsidP="00905CAE">
      <w:pPr>
        <w:pStyle w:val="Bibliography"/>
        <w:rPr>
          <w:rFonts w:ascii="Palatino Linotype" w:hAnsi="Palatino Linotype"/>
        </w:rPr>
      </w:pPr>
      <w:r w:rsidRPr="00C8286C">
        <w:rPr>
          <w:rFonts w:ascii="Palatino Linotype" w:hAnsi="Palatino Linotype"/>
        </w:rPr>
        <w:t>44.</w:t>
      </w:r>
      <w:r w:rsidRPr="00C8286C">
        <w:rPr>
          <w:rFonts w:ascii="Palatino Linotype" w:hAnsi="Palatino Linotype"/>
        </w:rPr>
        <w:tab/>
        <w:t xml:space="preserve">Willcox, M. L. </w:t>
      </w:r>
      <w:r w:rsidRPr="00C8286C">
        <w:rPr>
          <w:rFonts w:ascii="Palatino Linotype" w:hAnsi="Palatino Linotype"/>
          <w:i/>
          <w:iCs/>
        </w:rPr>
        <w:t>et al.</w:t>
      </w:r>
      <w:r w:rsidRPr="00C8286C">
        <w:rPr>
          <w:rFonts w:ascii="Palatino Linotype" w:hAnsi="Palatino Linotype"/>
        </w:rPr>
        <w:t xml:space="preserve"> Human resources for primary health care in sub-Saharan Africa: progress or stagnation? </w:t>
      </w:r>
      <w:r w:rsidRPr="00C8286C">
        <w:rPr>
          <w:rFonts w:ascii="Palatino Linotype" w:hAnsi="Palatino Linotype"/>
          <w:i/>
          <w:iCs/>
        </w:rPr>
        <w:t>Human resources for health</w:t>
      </w:r>
      <w:r w:rsidRPr="00C8286C">
        <w:rPr>
          <w:rFonts w:ascii="Palatino Linotype" w:hAnsi="Palatino Linotype"/>
        </w:rPr>
        <w:t xml:space="preserve"> </w:t>
      </w:r>
      <w:r w:rsidRPr="00C8286C">
        <w:rPr>
          <w:rFonts w:ascii="Palatino Linotype" w:hAnsi="Palatino Linotype"/>
          <w:b/>
          <w:bCs/>
        </w:rPr>
        <w:t>13</w:t>
      </w:r>
      <w:r w:rsidRPr="00C8286C">
        <w:rPr>
          <w:rFonts w:ascii="Palatino Linotype" w:hAnsi="Palatino Linotype"/>
        </w:rPr>
        <w:t>, 76 (2015).</w:t>
      </w:r>
    </w:p>
    <w:p w14:paraId="5CF7F133" w14:textId="77777777" w:rsidR="00905CAE" w:rsidRPr="00C8286C" w:rsidRDefault="00905CAE" w:rsidP="00905CAE">
      <w:pPr>
        <w:pStyle w:val="Bibliography"/>
        <w:rPr>
          <w:rFonts w:ascii="Palatino Linotype" w:hAnsi="Palatino Linotype"/>
        </w:rPr>
      </w:pPr>
      <w:r w:rsidRPr="00C8286C">
        <w:rPr>
          <w:rFonts w:ascii="Palatino Linotype" w:hAnsi="Palatino Linotype"/>
        </w:rPr>
        <w:t>45.</w:t>
      </w:r>
      <w:r w:rsidRPr="00C8286C">
        <w:rPr>
          <w:rFonts w:ascii="Palatino Linotype" w:hAnsi="Palatino Linotype"/>
        </w:rPr>
        <w:tab/>
        <w:t xml:space="preserve">Tesema, A. </w:t>
      </w:r>
      <w:r w:rsidRPr="00C8286C">
        <w:rPr>
          <w:rFonts w:ascii="Palatino Linotype" w:hAnsi="Palatino Linotype"/>
          <w:i/>
          <w:iCs/>
        </w:rPr>
        <w:t>et al.</w:t>
      </w:r>
      <w:r w:rsidRPr="00C8286C">
        <w:rPr>
          <w:rFonts w:ascii="Palatino Linotype" w:hAnsi="Palatino Linotype"/>
        </w:rPr>
        <w:t xml:space="preserve"> Addressing barriers to primary health-care services for noncommunicable diseases in the African Region. </w:t>
      </w:r>
      <w:r w:rsidRPr="00C8286C">
        <w:rPr>
          <w:rFonts w:ascii="Palatino Linotype" w:hAnsi="Palatino Linotype"/>
          <w:i/>
          <w:iCs/>
        </w:rPr>
        <w:t>Bulletin of the World Health Organization</w:t>
      </w:r>
      <w:r w:rsidRPr="00C8286C">
        <w:rPr>
          <w:rFonts w:ascii="Palatino Linotype" w:hAnsi="Palatino Linotype"/>
        </w:rPr>
        <w:t xml:space="preserve"> </w:t>
      </w:r>
      <w:r w:rsidRPr="00C8286C">
        <w:rPr>
          <w:rFonts w:ascii="Palatino Linotype" w:hAnsi="Palatino Linotype"/>
          <w:b/>
          <w:bCs/>
        </w:rPr>
        <w:t>98</w:t>
      </w:r>
      <w:r w:rsidRPr="00C8286C">
        <w:rPr>
          <w:rFonts w:ascii="Palatino Linotype" w:hAnsi="Palatino Linotype"/>
        </w:rPr>
        <w:t>, 906 (2020).</w:t>
      </w:r>
    </w:p>
    <w:p w14:paraId="2EED2B4A" w14:textId="77777777" w:rsidR="00905CAE" w:rsidRPr="00C8286C" w:rsidRDefault="00905CAE" w:rsidP="00905CAE">
      <w:pPr>
        <w:pStyle w:val="Bibliography"/>
        <w:rPr>
          <w:rFonts w:ascii="Palatino Linotype" w:hAnsi="Palatino Linotype"/>
        </w:rPr>
      </w:pPr>
      <w:r w:rsidRPr="00C8286C">
        <w:rPr>
          <w:rFonts w:ascii="Palatino Linotype" w:hAnsi="Palatino Linotype"/>
        </w:rPr>
        <w:t>46.</w:t>
      </w:r>
      <w:r w:rsidRPr="00C8286C">
        <w:rPr>
          <w:rFonts w:ascii="Palatino Linotype" w:hAnsi="Palatino Linotype"/>
        </w:rPr>
        <w:tab/>
        <w:t xml:space="preserve">Shakespeare, C. </w:t>
      </w:r>
      <w:r w:rsidRPr="00C8286C">
        <w:rPr>
          <w:rFonts w:ascii="Palatino Linotype" w:hAnsi="Palatino Linotype"/>
          <w:i/>
          <w:iCs/>
        </w:rPr>
        <w:t>et al.</w:t>
      </w:r>
      <w:r w:rsidRPr="00C8286C">
        <w:rPr>
          <w:rFonts w:ascii="Palatino Linotype" w:hAnsi="Palatino Linotype"/>
        </w:rPr>
        <w:t xml:space="preserve"> Parents’ and healthcare professionals’ experiences of care after stillbirth in low‐and middle‐income countries: a systematic review and meta‐summary. </w:t>
      </w:r>
      <w:r w:rsidRPr="00C8286C">
        <w:rPr>
          <w:rFonts w:ascii="Palatino Linotype" w:hAnsi="Palatino Linotype"/>
          <w:i/>
          <w:iCs/>
        </w:rPr>
        <w:t>BJOG: An International Journal of Obstetrics &amp; Gynaecology</w:t>
      </w:r>
      <w:r w:rsidRPr="00C8286C">
        <w:rPr>
          <w:rFonts w:ascii="Palatino Linotype" w:hAnsi="Palatino Linotype"/>
        </w:rPr>
        <w:t xml:space="preserve"> </w:t>
      </w:r>
      <w:r w:rsidRPr="00C8286C">
        <w:rPr>
          <w:rFonts w:ascii="Palatino Linotype" w:hAnsi="Palatino Linotype"/>
          <w:b/>
          <w:bCs/>
        </w:rPr>
        <w:t>126</w:t>
      </w:r>
      <w:r w:rsidRPr="00C8286C">
        <w:rPr>
          <w:rFonts w:ascii="Palatino Linotype" w:hAnsi="Palatino Linotype"/>
        </w:rPr>
        <w:t>, 12–21 (2019).</w:t>
      </w:r>
    </w:p>
    <w:p w14:paraId="5BA26FBA" w14:textId="77777777" w:rsidR="00905CAE" w:rsidRPr="00C8286C" w:rsidRDefault="00905CAE" w:rsidP="00905CAE">
      <w:pPr>
        <w:pStyle w:val="Bibliography"/>
        <w:rPr>
          <w:rFonts w:ascii="Palatino Linotype" w:hAnsi="Palatino Linotype"/>
        </w:rPr>
      </w:pPr>
      <w:r w:rsidRPr="00C8286C">
        <w:rPr>
          <w:rFonts w:ascii="Palatino Linotype" w:hAnsi="Palatino Linotype"/>
        </w:rPr>
        <w:t>47.</w:t>
      </w:r>
      <w:r w:rsidRPr="00C8286C">
        <w:rPr>
          <w:rFonts w:ascii="Palatino Linotype" w:hAnsi="Palatino Linotype"/>
        </w:rPr>
        <w:tab/>
        <w:t xml:space="preserve">Meyer, A. C., Opoku, C. &amp; Gold, K. J. “They Say I Should not Think About It:”: A Qualitative Study Exploring the Experience of Infant Loss for Bereaved Mothers in Kumasi, Ghana. </w:t>
      </w:r>
      <w:r w:rsidRPr="00C8286C">
        <w:rPr>
          <w:rFonts w:ascii="Palatino Linotype" w:hAnsi="Palatino Linotype"/>
          <w:i/>
          <w:iCs/>
        </w:rPr>
        <w:t>OMEGA-Journal of Death and Dying</w:t>
      </w:r>
      <w:r w:rsidRPr="00C8286C">
        <w:rPr>
          <w:rFonts w:ascii="Palatino Linotype" w:hAnsi="Palatino Linotype"/>
        </w:rPr>
        <w:t xml:space="preserve"> </w:t>
      </w:r>
      <w:r w:rsidRPr="00C8286C">
        <w:rPr>
          <w:rFonts w:ascii="Palatino Linotype" w:hAnsi="Palatino Linotype"/>
          <w:b/>
          <w:bCs/>
        </w:rPr>
        <w:t>77</w:t>
      </w:r>
      <w:r w:rsidRPr="00C8286C">
        <w:rPr>
          <w:rFonts w:ascii="Palatino Linotype" w:hAnsi="Palatino Linotype"/>
        </w:rPr>
        <w:t>, 267–279 (2018).</w:t>
      </w:r>
    </w:p>
    <w:p w14:paraId="01A5151B" w14:textId="77777777" w:rsidR="00905CAE" w:rsidRPr="00C8286C" w:rsidRDefault="00905CAE" w:rsidP="00905CAE">
      <w:pPr>
        <w:pStyle w:val="Bibliography"/>
        <w:rPr>
          <w:rFonts w:ascii="Palatino Linotype" w:hAnsi="Palatino Linotype"/>
        </w:rPr>
      </w:pPr>
      <w:r w:rsidRPr="00C8286C">
        <w:rPr>
          <w:rFonts w:ascii="Palatino Linotype" w:hAnsi="Palatino Linotype"/>
        </w:rPr>
        <w:t>48.</w:t>
      </w:r>
      <w:r w:rsidRPr="00C8286C">
        <w:rPr>
          <w:rFonts w:ascii="Palatino Linotype" w:hAnsi="Palatino Linotype"/>
        </w:rPr>
        <w:tab/>
        <w:t xml:space="preserve">Goldstein, R. D. </w:t>
      </w:r>
      <w:r w:rsidRPr="00C8286C">
        <w:rPr>
          <w:rFonts w:ascii="Palatino Linotype" w:hAnsi="Palatino Linotype"/>
          <w:i/>
          <w:iCs/>
        </w:rPr>
        <w:t>et al.</w:t>
      </w:r>
      <w:r w:rsidRPr="00C8286C">
        <w:rPr>
          <w:rFonts w:ascii="Palatino Linotype" w:hAnsi="Palatino Linotype"/>
        </w:rPr>
        <w:t xml:space="preserve"> The grief of mothers after the sudden unexpected death of their infants. </w:t>
      </w:r>
      <w:r w:rsidRPr="00C8286C">
        <w:rPr>
          <w:rFonts w:ascii="Palatino Linotype" w:hAnsi="Palatino Linotype"/>
          <w:i/>
          <w:iCs/>
        </w:rPr>
        <w:t>Pediatrics</w:t>
      </w:r>
      <w:r w:rsidRPr="00C8286C">
        <w:rPr>
          <w:rFonts w:ascii="Palatino Linotype" w:hAnsi="Palatino Linotype"/>
        </w:rPr>
        <w:t xml:space="preserve"> </w:t>
      </w:r>
      <w:r w:rsidRPr="00C8286C">
        <w:rPr>
          <w:rFonts w:ascii="Palatino Linotype" w:hAnsi="Palatino Linotype"/>
          <w:b/>
          <w:bCs/>
        </w:rPr>
        <w:t>141</w:t>
      </w:r>
      <w:r w:rsidRPr="00C8286C">
        <w:rPr>
          <w:rFonts w:ascii="Palatino Linotype" w:hAnsi="Palatino Linotype"/>
        </w:rPr>
        <w:t>, e20173651 (2018).</w:t>
      </w:r>
    </w:p>
    <w:p w14:paraId="35275AD1" w14:textId="77777777" w:rsidR="00905CAE" w:rsidRPr="00C8286C" w:rsidRDefault="00905CAE" w:rsidP="00905CAE">
      <w:pPr>
        <w:pStyle w:val="Bibliography"/>
        <w:rPr>
          <w:rFonts w:ascii="Palatino Linotype" w:hAnsi="Palatino Linotype"/>
        </w:rPr>
      </w:pPr>
      <w:r w:rsidRPr="00C8286C">
        <w:rPr>
          <w:rFonts w:ascii="Palatino Linotype" w:hAnsi="Palatino Linotype"/>
        </w:rPr>
        <w:lastRenderedPageBreak/>
        <w:t>49.</w:t>
      </w:r>
      <w:r w:rsidRPr="00C8286C">
        <w:rPr>
          <w:rFonts w:ascii="Palatino Linotype" w:hAnsi="Palatino Linotype"/>
        </w:rPr>
        <w:tab/>
        <w:t xml:space="preserve">Büyüm, A. M., Kenney, C., Koris, A., Mkumba, L. &amp; Raveendran, Y. Decolonising global health: if not now, when? </w:t>
      </w:r>
      <w:r w:rsidRPr="00C8286C">
        <w:rPr>
          <w:rFonts w:ascii="Palatino Linotype" w:hAnsi="Palatino Linotype"/>
          <w:i/>
          <w:iCs/>
        </w:rPr>
        <w:t>BMJ Global Health</w:t>
      </w:r>
      <w:r w:rsidRPr="00C8286C">
        <w:rPr>
          <w:rFonts w:ascii="Palatino Linotype" w:hAnsi="Palatino Linotype"/>
        </w:rPr>
        <w:t xml:space="preserve"> </w:t>
      </w:r>
      <w:r w:rsidRPr="00C8286C">
        <w:rPr>
          <w:rFonts w:ascii="Palatino Linotype" w:hAnsi="Palatino Linotype"/>
          <w:b/>
          <w:bCs/>
        </w:rPr>
        <w:t>5</w:t>
      </w:r>
      <w:r w:rsidRPr="00C8286C">
        <w:rPr>
          <w:rFonts w:ascii="Palatino Linotype" w:hAnsi="Palatino Linotype"/>
        </w:rPr>
        <w:t>, e003394 (2020).</w:t>
      </w:r>
    </w:p>
    <w:p w14:paraId="41D3CBA2" w14:textId="77777777" w:rsidR="00905CAE" w:rsidRPr="00C8286C" w:rsidRDefault="00905CAE" w:rsidP="00905CAE">
      <w:pPr>
        <w:pStyle w:val="Bibliography"/>
        <w:rPr>
          <w:rFonts w:ascii="Palatino Linotype" w:hAnsi="Palatino Linotype"/>
        </w:rPr>
      </w:pPr>
      <w:r w:rsidRPr="00C8286C">
        <w:rPr>
          <w:rFonts w:ascii="Palatino Linotype" w:hAnsi="Palatino Linotype"/>
        </w:rPr>
        <w:t>50.</w:t>
      </w:r>
      <w:r w:rsidRPr="00C8286C">
        <w:rPr>
          <w:rFonts w:ascii="Palatino Linotype" w:hAnsi="Palatino Linotype"/>
        </w:rPr>
        <w:tab/>
        <w:t xml:space="preserve">Montgomery, L. &amp; Owen-Pugh, V. Bereavement counselling in Uganda and Northern Ireland: a comparison. </w:t>
      </w:r>
      <w:r w:rsidRPr="00C8286C">
        <w:rPr>
          <w:rFonts w:ascii="Palatino Linotype" w:hAnsi="Palatino Linotype"/>
          <w:i/>
          <w:iCs/>
        </w:rPr>
        <w:t>British Journal of Guidance &amp; Counselling</w:t>
      </w:r>
      <w:r w:rsidRPr="00C8286C">
        <w:rPr>
          <w:rFonts w:ascii="Palatino Linotype" w:hAnsi="Palatino Linotype"/>
        </w:rPr>
        <w:t xml:space="preserve"> </w:t>
      </w:r>
      <w:r w:rsidRPr="00C8286C">
        <w:rPr>
          <w:rFonts w:ascii="Palatino Linotype" w:hAnsi="Palatino Linotype"/>
          <w:b/>
          <w:bCs/>
        </w:rPr>
        <w:t>46</w:t>
      </w:r>
      <w:r w:rsidRPr="00C8286C">
        <w:rPr>
          <w:rFonts w:ascii="Palatino Linotype" w:hAnsi="Palatino Linotype"/>
        </w:rPr>
        <w:t>, 91–103 (2018).</w:t>
      </w:r>
    </w:p>
    <w:p w14:paraId="7537E4AC" w14:textId="77777777" w:rsidR="00905CAE" w:rsidRPr="00C8286C" w:rsidRDefault="00905CAE" w:rsidP="00905CAE">
      <w:pPr>
        <w:pStyle w:val="Bibliography"/>
        <w:rPr>
          <w:rFonts w:ascii="Palatino Linotype" w:hAnsi="Palatino Linotype"/>
        </w:rPr>
      </w:pPr>
      <w:r w:rsidRPr="00C8286C">
        <w:rPr>
          <w:rFonts w:ascii="Palatino Linotype" w:hAnsi="Palatino Linotype"/>
        </w:rPr>
        <w:t>51.</w:t>
      </w:r>
      <w:r w:rsidRPr="00C8286C">
        <w:rPr>
          <w:rFonts w:ascii="Palatino Linotype" w:hAnsi="Palatino Linotype"/>
        </w:rPr>
        <w:tab/>
        <w:t xml:space="preserve">Alkema, L. </w:t>
      </w:r>
      <w:r w:rsidRPr="00C8286C">
        <w:rPr>
          <w:rFonts w:ascii="Palatino Linotype" w:hAnsi="Palatino Linotype"/>
          <w:i/>
          <w:iCs/>
        </w:rPr>
        <w:t>et al.</w:t>
      </w:r>
      <w:r w:rsidRPr="00C8286C">
        <w:rPr>
          <w:rFonts w:ascii="Palatino Linotype" w:hAnsi="Palatino Linotype"/>
        </w:rPr>
        <w:t xml:space="preserve"> Global, regional, and national levels and trends in maternal mortality between 1990 and 2015, with scenario-based projections to 2030: a systematic analysis by the UN Maternal Mortality Estimation Inter-Agency Group. </w:t>
      </w:r>
      <w:r w:rsidRPr="00C8286C">
        <w:rPr>
          <w:rFonts w:ascii="Palatino Linotype" w:hAnsi="Palatino Linotype"/>
          <w:i/>
          <w:iCs/>
        </w:rPr>
        <w:t>The Lancet</w:t>
      </w:r>
      <w:r w:rsidRPr="00C8286C">
        <w:rPr>
          <w:rFonts w:ascii="Palatino Linotype" w:hAnsi="Palatino Linotype"/>
        </w:rPr>
        <w:t xml:space="preserve"> </w:t>
      </w:r>
      <w:r w:rsidRPr="00C8286C">
        <w:rPr>
          <w:rFonts w:ascii="Palatino Linotype" w:hAnsi="Palatino Linotype"/>
          <w:b/>
          <w:bCs/>
        </w:rPr>
        <w:t>387</w:t>
      </w:r>
      <w:r w:rsidRPr="00C8286C">
        <w:rPr>
          <w:rFonts w:ascii="Palatino Linotype" w:hAnsi="Palatino Linotype"/>
        </w:rPr>
        <w:t>, 462–474 (2016).</w:t>
      </w:r>
    </w:p>
    <w:p w14:paraId="7C4C8255" w14:textId="77777777" w:rsidR="00905CAE" w:rsidRPr="00C8286C" w:rsidRDefault="00905CAE" w:rsidP="00905CAE">
      <w:pPr>
        <w:pStyle w:val="Bibliography"/>
        <w:rPr>
          <w:rFonts w:ascii="Palatino Linotype" w:hAnsi="Palatino Linotype"/>
        </w:rPr>
      </w:pPr>
      <w:r w:rsidRPr="00C8286C">
        <w:rPr>
          <w:rFonts w:ascii="Palatino Linotype" w:hAnsi="Palatino Linotype"/>
        </w:rPr>
        <w:t>52.</w:t>
      </w:r>
      <w:r w:rsidRPr="00C8286C">
        <w:rPr>
          <w:rFonts w:ascii="Palatino Linotype" w:hAnsi="Palatino Linotype"/>
        </w:rPr>
        <w:tab/>
        <w:t xml:space="preserve">Hogan, M. C. </w:t>
      </w:r>
      <w:r w:rsidRPr="00C8286C">
        <w:rPr>
          <w:rFonts w:ascii="Palatino Linotype" w:hAnsi="Palatino Linotype"/>
          <w:i/>
          <w:iCs/>
        </w:rPr>
        <w:t>et al.</w:t>
      </w:r>
      <w:r w:rsidRPr="00C8286C">
        <w:rPr>
          <w:rFonts w:ascii="Palatino Linotype" w:hAnsi="Palatino Linotype"/>
        </w:rPr>
        <w:t xml:space="preserve"> Maternal mortality for 181 countries, 1980–2008: a systematic analysis of progress towards Millennium Development Goal 5. </w:t>
      </w:r>
      <w:r w:rsidRPr="00C8286C">
        <w:rPr>
          <w:rFonts w:ascii="Palatino Linotype" w:hAnsi="Palatino Linotype"/>
          <w:i/>
          <w:iCs/>
        </w:rPr>
        <w:t>The lancet</w:t>
      </w:r>
      <w:r w:rsidRPr="00C8286C">
        <w:rPr>
          <w:rFonts w:ascii="Palatino Linotype" w:hAnsi="Palatino Linotype"/>
        </w:rPr>
        <w:t xml:space="preserve"> </w:t>
      </w:r>
      <w:r w:rsidRPr="00C8286C">
        <w:rPr>
          <w:rFonts w:ascii="Palatino Linotype" w:hAnsi="Palatino Linotype"/>
          <w:b/>
          <w:bCs/>
        </w:rPr>
        <w:t>375</w:t>
      </w:r>
      <w:r w:rsidRPr="00C8286C">
        <w:rPr>
          <w:rFonts w:ascii="Palatino Linotype" w:hAnsi="Palatino Linotype"/>
        </w:rPr>
        <w:t>, 1609–1623 (2010).</w:t>
      </w:r>
    </w:p>
    <w:p w14:paraId="1E30EDCB" w14:textId="77777777" w:rsidR="00905CAE" w:rsidRPr="00C8286C" w:rsidRDefault="00905CAE" w:rsidP="00905CAE">
      <w:pPr>
        <w:pStyle w:val="Bibliography"/>
        <w:rPr>
          <w:rFonts w:ascii="Palatino Linotype" w:hAnsi="Palatino Linotype"/>
        </w:rPr>
      </w:pPr>
      <w:r w:rsidRPr="00C8286C">
        <w:rPr>
          <w:rFonts w:ascii="Palatino Linotype" w:hAnsi="Palatino Linotype"/>
        </w:rPr>
        <w:t>53.</w:t>
      </w:r>
      <w:r w:rsidRPr="00C8286C">
        <w:rPr>
          <w:rFonts w:ascii="Palatino Linotype" w:hAnsi="Palatino Linotype"/>
        </w:rPr>
        <w:tab/>
        <w:t xml:space="preserve">Bongaarts, J. Global trends in AIDS mortality. </w:t>
      </w:r>
      <w:r w:rsidRPr="00C8286C">
        <w:rPr>
          <w:rFonts w:ascii="Palatino Linotype" w:hAnsi="Palatino Linotype"/>
          <w:i/>
          <w:iCs/>
        </w:rPr>
        <w:t>Population and Development Review</w:t>
      </w:r>
      <w:r w:rsidRPr="00C8286C">
        <w:rPr>
          <w:rFonts w:ascii="Palatino Linotype" w:hAnsi="Palatino Linotype"/>
        </w:rPr>
        <w:t xml:space="preserve"> 21–45 (1996).</w:t>
      </w:r>
    </w:p>
    <w:p w14:paraId="561F4269" w14:textId="77777777" w:rsidR="00905CAE" w:rsidRPr="00C8286C" w:rsidRDefault="00905CAE" w:rsidP="00905CAE">
      <w:pPr>
        <w:pStyle w:val="Bibliography"/>
        <w:rPr>
          <w:rFonts w:ascii="Palatino Linotype" w:hAnsi="Palatino Linotype"/>
        </w:rPr>
      </w:pPr>
      <w:r w:rsidRPr="00C8286C">
        <w:rPr>
          <w:rFonts w:ascii="Palatino Linotype" w:hAnsi="Palatino Linotype"/>
        </w:rPr>
        <w:t>54.</w:t>
      </w:r>
      <w:r w:rsidRPr="00C8286C">
        <w:rPr>
          <w:rFonts w:ascii="Palatino Linotype" w:hAnsi="Palatino Linotype"/>
        </w:rPr>
        <w:tab/>
        <w:t xml:space="preserve">Pabón, L. del M. L., Fergusson, M. E. M. &amp; Palacios, A. M. Experience of Perinatal Death from the Father’s Perspective. </w:t>
      </w:r>
      <w:r w:rsidRPr="00C8286C">
        <w:rPr>
          <w:rFonts w:ascii="Palatino Linotype" w:hAnsi="Palatino Linotype"/>
          <w:i/>
          <w:iCs/>
        </w:rPr>
        <w:t>Nursing research</w:t>
      </w:r>
      <w:r w:rsidRPr="00C8286C">
        <w:rPr>
          <w:rFonts w:ascii="Palatino Linotype" w:hAnsi="Palatino Linotype"/>
        </w:rPr>
        <w:t xml:space="preserve"> </w:t>
      </w:r>
      <w:r w:rsidRPr="00C8286C">
        <w:rPr>
          <w:rFonts w:ascii="Palatino Linotype" w:hAnsi="Palatino Linotype"/>
          <w:b/>
          <w:bCs/>
        </w:rPr>
        <w:t>68</w:t>
      </w:r>
      <w:r w:rsidRPr="00C8286C">
        <w:rPr>
          <w:rFonts w:ascii="Palatino Linotype" w:hAnsi="Palatino Linotype"/>
        </w:rPr>
        <w:t>, E1–E9 (2019).</w:t>
      </w:r>
    </w:p>
    <w:p w14:paraId="0843A2CB" w14:textId="77777777" w:rsidR="00905CAE" w:rsidRPr="00C8286C" w:rsidRDefault="00905CAE" w:rsidP="00905CAE">
      <w:pPr>
        <w:pStyle w:val="Bibliography"/>
        <w:rPr>
          <w:rFonts w:ascii="Palatino Linotype" w:hAnsi="Palatino Linotype"/>
        </w:rPr>
      </w:pPr>
      <w:r w:rsidRPr="00C8286C">
        <w:rPr>
          <w:rFonts w:ascii="Palatino Linotype" w:hAnsi="Palatino Linotype"/>
        </w:rPr>
        <w:t>55.</w:t>
      </w:r>
      <w:r w:rsidRPr="00C8286C">
        <w:rPr>
          <w:rFonts w:ascii="Palatino Linotype" w:hAnsi="Palatino Linotype"/>
        </w:rPr>
        <w:tab/>
        <w:t xml:space="preserve">Roberts, L., Montgomery, S., Ganesh, G., Kaur, H. P. &amp; Singh, R. Addressing stillbirth in India must include men. </w:t>
      </w:r>
      <w:r w:rsidRPr="00C8286C">
        <w:rPr>
          <w:rFonts w:ascii="Palatino Linotype" w:hAnsi="Palatino Linotype"/>
          <w:i/>
          <w:iCs/>
        </w:rPr>
        <w:t>Issues in mental health nursing</w:t>
      </w:r>
      <w:r w:rsidRPr="00C8286C">
        <w:rPr>
          <w:rFonts w:ascii="Palatino Linotype" w:hAnsi="Palatino Linotype"/>
        </w:rPr>
        <w:t xml:space="preserve"> </w:t>
      </w:r>
      <w:r w:rsidRPr="00C8286C">
        <w:rPr>
          <w:rFonts w:ascii="Palatino Linotype" w:hAnsi="Palatino Linotype"/>
          <w:b/>
          <w:bCs/>
        </w:rPr>
        <w:t>38</w:t>
      </w:r>
      <w:r w:rsidRPr="00C8286C">
        <w:rPr>
          <w:rFonts w:ascii="Palatino Linotype" w:hAnsi="Palatino Linotype"/>
        </w:rPr>
        <w:t>, 590–599 (2017).</w:t>
      </w:r>
    </w:p>
    <w:p w14:paraId="25C907C3" w14:textId="77777777" w:rsidR="00905CAE" w:rsidRPr="00C8286C" w:rsidRDefault="00905CAE" w:rsidP="00905CAE">
      <w:pPr>
        <w:pStyle w:val="Bibliography"/>
        <w:rPr>
          <w:rFonts w:ascii="Palatino Linotype" w:hAnsi="Palatino Linotype"/>
        </w:rPr>
      </w:pPr>
      <w:r w:rsidRPr="00C8286C">
        <w:rPr>
          <w:rFonts w:ascii="Palatino Linotype" w:hAnsi="Palatino Linotype"/>
        </w:rPr>
        <w:t>56.</w:t>
      </w:r>
      <w:r w:rsidRPr="00C8286C">
        <w:rPr>
          <w:rFonts w:ascii="Palatino Linotype" w:hAnsi="Palatino Linotype"/>
        </w:rPr>
        <w:tab/>
        <w:t xml:space="preserve">Pradhan, M., Sahn, D. E. &amp; Younger, S. D. Decomposing world health inequality. </w:t>
      </w:r>
      <w:r w:rsidRPr="00C8286C">
        <w:rPr>
          <w:rFonts w:ascii="Palatino Linotype" w:hAnsi="Palatino Linotype"/>
          <w:i/>
          <w:iCs/>
        </w:rPr>
        <w:t>Journal of health economics</w:t>
      </w:r>
      <w:r w:rsidRPr="00C8286C">
        <w:rPr>
          <w:rFonts w:ascii="Palatino Linotype" w:hAnsi="Palatino Linotype"/>
        </w:rPr>
        <w:t xml:space="preserve"> </w:t>
      </w:r>
      <w:r w:rsidRPr="00C8286C">
        <w:rPr>
          <w:rFonts w:ascii="Palatino Linotype" w:hAnsi="Palatino Linotype"/>
          <w:b/>
          <w:bCs/>
        </w:rPr>
        <w:t>22</w:t>
      </w:r>
      <w:r w:rsidRPr="00C8286C">
        <w:rPr>
          <w:rFonts w:ascii="Palatino Linotype" w:hAnsi="Palatino Linotype"/>
        </w:rPr>
        <w:t>, 271–293 (2003).</w:t>
      </w:r>
    </w:p>
    <w:p w14:paraId="1D432693" w14:textId="00828E6C" w:rsidR="003228C4" w:rsidRPr="00C8286C" w:rsidRDefault="00824348" w:rsidP="000E5217">
      <w:pPr>
        <w:spacing w:line="240" w:lineRule="auto"/>
        <w:rPr>
          <w:rFonts w:ascii="Palatino Linotype" w:hAnsi="Palatino Linotype"/>
          <w:sz w:val="22"/>
          <w:szCs w:val="22"/>
        </w:rPr>
        <w:sectPr w:rsidR="003228C4" w:rsidRPr="00C8286C" w:rsidSect="00733058">
          <w:footnotePr>
            <w:numFmt w:val="lowerRoman"/>
          </w:footnotePr>
          <w:pgSz w:w="12240" w:h="15840"/>
          <w:pgMar w:top="1440" w:right="1440" w:bottom="1440" w:left="1440" w:header="720" w:footer="720" w:gutter="0"/>
          <w:cols w:space="720"/>
          <w:docGrid w:linePitch="360"/>
        </w:sectPr>
      </w:pPr>
      <w:r w:rsidRPr="00C8286C">
        <w:rPr>
          <w:rFonts w:ascii="Palatino Linotype" w:hAnsi="Palatino Linotype"/>
          <w:sz w:val="22"/>
          <w:szCs w:val="22"/>
        </w:rPr>
        <w:fldChar w:fldCharType="end"/>
      </w:r>
    </w:p>
    <w:p w14:paraId="4FD494E6" w14:textId="26C48D41" w:rsidR="009C2F1A" w:rsidRPr="00C8286C" w:rsidRDefault="00077E6E" w:rsidP="00723F5C">
      <w:pPr>
        <w:pBdr>
          <w:bottom w:val="single" w:sz="4" w:space="1" w:color="auto"/>
        </w:pBdr>
        <w:rPr>
          <w:rFonts w:ascii="Palatino Linotype" w:hAnsi="Palatino Linotype"/>
          <w:b/>
          <w:bCs/>
          <w:sz w:val="22"/>
          <w:szCs w:val="22"/>
        </w:rPr>
      </w:pPr>
      <w:bookmarkStart w:id="9" w:name="_Hlk44061782"/>
      <w:r w:rsidRPr="00C8286C">
        <w:rPr>
          <w:rFonts w:ascii="Palatino Linotype" w:hAnsi="Palatino Linotype"/>
          <w:b/>
          <w:bCs/>
          <w:sz w:val="22"/>
          <w:szCs w:val="22"/>
        </w:rPr>
        <w:lastRenderedPageBreak/>
        <w:t>Fig</w:t>
      </w:r>
      <w:r w:rsidR="00596CC7" w:rsidRPr="00C8286C">
        <w:rPr>
          <w:rFonts w:ascii="Palatino Linotype" w:hAnsi="Palatino Linotype"/>
          <w:b/>
          <w:bCs/>
          <w:sz w:val="22"/>
          <w:szCs w:val="22"/>
        </w:rPr>
        <w:t>ure</w:t>
      </w:r>
      <w:r w:rsidRPr="00C8286C">
        <w:rPr>
          <w:rFonts w:ascii="Palatino Linotype" w:hAnsi="Palatino Linotype"/>
          <w:b/>
          <w:bCs/>
          <w:sz w:val="22"/>
          <w:szCs w:val="22"/>
        </w:rPr>
        <w:t xml:space="preserve"> </w:t>
      </w:r>
      <w:r w:rsidR="005263CE" w:rsidRPr="00C8286C">
        <w:rPr>
          <w:rFonts w:ascii="Palatino Linotype" w:hAnsi="Palatino Linotype"/>
          <w:b/>
          <w:bCs/>
          <w:sz w:val="22"/>
          <w:szCs w:val="22"/>
        </w:rPr>
        <w:t xml:space="preserve">1. </w:t>
      </w:r>
      <w:r w:rsidR="00D46945" w:rsidRPr="00C8286C">
        <w:rPr>
          <w:rFonts w:ascii="Palatino Linotype" w:hAnsi="Palatino Linotype"/>
          <w:b/>
          <w:bCs/>
          <w:sz w:val="22"/>
          <w:szCs w:val="22"/>
        </w:rPr>
        <w:t xml:space="preserve">Maternal cumulative prevalence of infant mortality (mIM) for mothers age </w:t>
      </w:r>
      <w:r w:rsidR="00C01278" w:rsidRPr="00C8286C">
        <w:rPr>
          <w:rFonts w:ascii="Palatino Linotype" w:hAnsi="Palatino Linotype"/>
          <w:b/>
          <w:bCs/>
          <w:sz w:val="22"/>
          <w:szCs w:val="22"/>
        </w:rPr>
        <w:t>20</w:t>
      </w:r>
      <w:r w:rsidR="00D46945" w:rsidRPr="00C8286C">
        <w:rPr>
          <w:rFonts w:ascii="Palatino Linotype" w:hAnsi="Palatino Linotype"/>
          <w:b/>
          <w:bCs/>
          <w:sz w:val="22"/>
          <w:szCs w:val="22"/>
        </w:rPr>
        <w:t xml:space="preserve"> to </w:t>
      </w:r>
      <w:r w:rsidR="00596CC7" w:rsidRPr="00C8286C">
        <w:rPr>
          <w:rFonts w:ascii="Palatino Linotype" w:hAnsi="Palatino Linotype"/>
          <w:b/>
          <w:bCs/>
          <w:sz w:val="22"/>
          <w:szCs w:val="22"/>
        </w:rPr>
        <w:t>44</w:t>
      </w:r>
      <w:r w:rsidR="00A46129" w:rsidRPr="00C8286C">
        <w:rPr>
          <w:rFonts w:ascii="Palatino Linotype" w:hAnsi="Palatino Linotype"/>
          <w:b/>
          <w:bCs/>
          <w:sz w:val="22"/>
          <w:szCs w:val="22"/>
        </w:rPr>
        <w:t xml:space="preserve"> </w:t>
      </w:r>
    </w:p>
    <w:p w14:paraId="39EF3045" w14:textId="3C84C45B" w:rsidR="00721065" w:rsidRPr="00C8286C" w:rsidRDefault="00723F5C" w:rsidP="00832A7D">
      <w:pPr>
        <w:rPr>
          <w:rFonts w:ascii="Palatino Linotype" w:hAnsi="Palatino Linotype"/>
          <w:sz w:val="22"/>
          <w:szCs w:val="22"/>
        </w:rPr>
      </w:pPr>
      <w:r w:rsidRPr="00C8286C">
        <w:rPr>
          <w:rFonts w:ascii="Palatino Linotype" w:hAnsi="Palatino Linotype"/>
          <w:noProof/>
          <w:sz w:val="22"/>
          <w:szCs w:val="22"/>
        </w:rPr>
        <w:drawing>
          <wp:inline distT="0" distB="0" distL="0" distR="0" wp14:anchorId="6B122C58" wp14:editId="48FF949A">
            <wp:extent cx="8179510" cy="428539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41" t="21986" r="15323" b="17684"/>
                    <a:stretch/>
                  </pic:blipFill>
                  <pic:spPr bwMode="auto">
                    <a:xfrm>
                      <a:off x="0" y="0"/>
                      <a:ext cx="8226921" cy="4310236"/>
                    </a:xfrm>
                    <a:prstGeom prst="rect">
                      <a:avLst/>
                    </a:prstGeom>
                    <a:ln>
                      <a:noFill/>
                    </a:ln>
                    <a:extLst>
                      <a:ext uri="{53640926-AAD7-44D8-BBD7-CCE9431645EC}">
                        <a14:shadowObscured xmlns:a14="http://schemas.microsoft.com/office/drawing/2010/main"/>
                      </a:ext>
                    </a:extLst>
                  </pic:spPr>
                </pic:pic>
              </a:graphicData>
            </a:graphic>
          </wp:inline>
        </w:drawing>
      </w:r>
    </w:p>
    <w:p w14:paraId="75F19C34" w14:textId="08ED5162" w:rsidR="00596CC7" w:rsidRPr="00C8286C" w:rsidRDefault="00596CC7" w:rsidP="00596CC7">
      <w:pPr>
        <w:pBdr>
          <w:top w:val="single" w:sz="4" w:space="1" w:color="auto"/>
        </w:pBdr>
        <w:rPr>
          <w:rFonts w:ascii="Palatino Linotype" w:hAnsi="Palatino Linotype"/>
          <w:b/>
          <w:bCs/>
          <w:sz w:val="22"/>
          <w:szCs w:val="22"/>
        </w:rPr>
      </w:pPr>
      <w:r w:rsidRPr="00C8286C">
        <w:rPr>
          <w:rFonts w:ascii="Palatino Linotype" w:hAnsi="Palatino Linotype"/>
          <w:sz w:val="22"/>
          <w:szCs w:val="22"/>
        </w:rPr>
        <w:t xml:space="preserve">Note: See supplementary </w:t>
      </w:r>
      <w:r w:rsidR="00E64E49" w:rsidRPr="00C8286C">
        <w:rPr>
          <w:rFonts w:ascii="Palatino Linotype" w:hAnsi="Palatino Linotype"/>
          <w:sz w:val="22"/>
          <w:szCs w:val="22"/>
        </w:rPr>
        <w:t>t</w:t>
      </w:r>
      <w:r w:rsidRPr="00C8286C">
        <w:rPr>
          <w:rFonts w:ascii="Palatino Linotype" w:hAnsi="Palatino Linotype"/>
          <w:sz w:val="22"/>
          <w:szCs w:val="22"/>
        </w:rPr>
        <w:t>able S1 for list of estimates and data sources</w:t>
      </w:r>
    </w:p>
    <w:p w14:paraId="3849E9B8" w14:textId="77777777" w:rsidR="00596CC7" w:rsidRPr="00C8286C" w:rsidRDefault="00596CC7" w:rsidP="00832A7D">
      <w:pPr>
        <w:rPr>
          <w:rFonts w:ascii="Palatino Linotype" w:hAnsi="Palatino Linotype"/>
          <w:sz w:val="22"/>
          <w:szCs w:val="22"/>
        </w:rPr>
        <w:sectPr w:rsidR="00596CC7" w:rsidRPr="00C8286C" w:rsidSect="00596CC7">
          <w:pgSz w:w="15840" w:h="12240" w:orient="landscape"/>
          <w:pgMar w:top="1440" w:right="1440" w:bottom="1440" w:left="1440" w:header="720" w:footer="720" w:gutter="0"/>
          <w:cols w:space="720"/>
          <w:docGrid w:linePitch="360"/>
        </w:sectPr>
      </w:pPr>
    </w:p>
    <w:p w14:paraId="5A211C09" w14:textId="5D6BD120" w:rsidR="00596CC7" w:rsidRPr="00C8286C" w:rsidRDefault="00596CC7" w:rsidP="00596CC7">
      <w:pPr>
        <w:pBdr>
          <w:bottom w:val="single" w:sz="4" w:space="1" w:color="auto"/>
        </w:pBdr>
        <w:rPr>
          <w:rFonts w:ascii="Palatino Linotype" w:hAnsi="Palatino Linotype"/>
          <w:b/>
          <w:bCs/>
          <w:sz w:val="22"/>
          <w:szCs w:val="22"/>
        </w:rPr>
      </w:pPr>
      <w:r w:rsidRPr="00C8286C">
        <w:rPr>
          <w:rFonts w:ascii="Palatino Linotype" w:hAnsi="Palatino Linotype"/>
          <w:b/>
          <w:bCs/>
          <w:sz w:val="22"/>
          <w:szCs w:val="22"/>
        </w:rPr>
        <w:lastRenderedPageBreak/>
        <w:t xml:space="preserve">Figure 2. Maternal cumulative prevalence of infant mortality (mIM) for mothers age 45-49 </w:t>
      </w:r>
    </w:p>
    <w:p w14:paraId="2FA7F9A6" w14:textId="77777777" w:rsidR="00596CC7" w:rsidRPr="00C8286C" w:rsidRDefault="00596CC7" w:rsidP="00832A7D">
      <w:pPr>
        <w:rPr>
          <w:rFonts w:ascii="Palatino Linotype" w:hAnsi="Palatino Linotype"/>
          <w:sz w:val="22"/>
          <w:szCs w:val="22"/>
        </w:rPr>
      </w:pPr>
    </w:p>
    <w:p w14:paraId="463FA86C" w14:textId="132D1CB1" w:rsidR="00A46129" w:rsidRPr="00C8286C" w:rsidRDefault="00A46129" w:rsidP="00832A7D">
      <w:pPr>
        <w:rPr>
          <w:rFonts w:ascii="Palatino Linotype" w:hAnsi="Palatino Linotype"/>
          <w:sz w:val="22"/>
          <w:szCs w:val="22"/>
        </w:rPr>
      </w:pPr>
      <w:r w:rsidRPr="00C8286C">
        <w:rPr>
          <w:rFonts w:ascii="Palatino Linotype" w:hAnsi="Palatino Linotype"/>
          <w:noProof/>
          <w:sz w:val="22"/>
          <w:szCs w:val="22"/>
        </w:rPr>
        <w:drawing>
          <wp:inline distT="0" distB="0" distL="0" distR="0" wp14:anchorId="44B26387" wp14:editId="7964E2FC">
            <wp:extent cx="8229377" cy="440822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278" t="21855" r="15918" b="12581"/>
                    <a:stretch/>
                  </pic:blipFill>
                  <pic:spPr bwMode="auto">
                    <a:xfrm>
                      <a:off x="0" y="0"/>
                      <a:ext cx="8247716" cy="4418051"/>
                    </a:xfrm>
                    <a:prstGeom prst="rect">
                      <a:avLst/>
                    </a:prstGeom>
                    <a:ln>
                      <a:noFill/>
                    </a:ln>
                    <a:extLst>
                      <a:ext uri="{53640926-AAD7-44D8-BBD7-CCE9431645EC}">
                        <a14:shadowObscured xmlns:a14="http://schemas.microsoft.com/office/drawing/2010/main"/>
                      </a:ext>
                    </a:extLst>
                  </pic:spPr>
                </pic:pic>
              </a:graphicData>
            </a:graphic>
          </wp:inline>
        </w:drawing>
      </w:r>
    </w:p>
    <w:p w14:paraId="3585F3F4" w14:textId="1357C298" w:rsidR="00832A7D" w:rsidRPr="00C8286C" w:rsidRDefault="00D93057" w:rsidP="00D93057">
      <w:pPr>
        <w:pBdr>
          <w:top w:val="single" w:sz="4" w:space="1" w:color="auto"/>
        </w:pBdr>
        <w:rPr>
          <w:rFonts w:ascii="Palatino Linotype" w:hAnsi="Palatino Linotype"/>
          <w:b/>
          <w:bCs/>
          <w:sz w:val="22"/>
          <w:szCs w:val="22"/>
        </w:rPr>
      </w:pPr>
      <w:r w:rsidRPr="00C8286C">
        <w:rPr>
          <w:rFonts w:ascii="Palatino Linotype" w:hAnsi="Palatino Linotype"/>
          <w:sz w:val="22"/>
          <w:szCs w:val="22"/>
        </w:rPr>
        <w:t xml:space="preserve">Note: </w:t>
      </w:r>
      <w:r w:rsidR="00D958A8" w:rsidRPr="00C8286C">
        <w:rPr>
          <w:rFonts w:ascii="Palatino Linotype" w:hAnsi="Palatino Linotype"/>
          <w:sz w:val="22"/>
          <w:szCs w:val="22"/>
        </w:rPr>
        <w:t>S</w:t>
      </w:r>
      <w:r w:rsidRPr="00C8286C">
        <w:rPr>
          <w:rFonts w:ascii="Palatino Linotype" w:hAnsi="Palatino Linotype"/>
          <w:sz w:val="22"/>
          <w:szCs w:val="22"/>
        </w:rPr>
        <w:t xml:space="preserve">ee </w:t>
      </w:r>
      <w:r w:rsidR="00D958A8" w:rsidRPr="00C8286C">
        <w:rPr>
          <w:rFonts w:ascii="Palatino Linotype" w:hAnsi="Palatino Linotype"/>
          <w:sz w:val="22"/>
          <w:szCs w:val="22"/>
        </w:rPr>
        <w:t>s</w:t>
      </w:r>
      <w:r w:rsidR="00F35274" w:rsidRPr="00C8286C">
        <w:rPr>
          <w:rFonts w:ascii="Palatino Linotype" w:hAnsi="Palatino Linotype"/>
          <w:sz w:val="22"/>
          <w:szCs w:val="22"/>
        </w:rPr>
        <w:t xml:space="preserve">upplementary </w:t>
      </w:r>
      <w:r w:rsidR="00E64E49" w:rsidRPr="00C8286C">
        <w:rPr>
          <w:rFonts w:ascii="Palatino Linotype" w:hAnsi="Palatino Linotype"/>
          <w:sz w:val="22"/>
          <w:szCs w:val="22"/>
        </w:rPr>
        <w:t>t</w:t>
      </w:r>
      <w:r w:rsidR="00F35274" w:rsidRPr="00C8286C">
        <w:rPr>
          <w:rFonts w:ascii="Palatino Linotype" w:hAnsi="Palatino Linotype"/>
          <w:sz w:val="22"/>
          <w:szCs w:val="22"/>
        </w:rPr>
        <w:t>able S1</w:t>
      </w:r>
      <w:r w:rsidRPr="00C8286C">
        <w:rPr>
          <w:rFonts w:ascii="Palatino Linotype" w:hAnsi="Palatino Linotype"/>
          <w:sz w:val="22"/>
          <w:szCs w:val="22"/>
        </w:rPr>
        <w:t xml:space="preserve"> for list of estimates and data sources</w:t>
      </w:r>
    </w:p>
    <w:p w14:paraId="6BD5E05D" w14:textId="77777777" w:rsidR="0084296D" w:rsidRPr="00C8286C" w:rsidRDefault="0084296D" w:rsidP="00077E6E">
      <w:pPr>
        <w:rPr>
          <w:rFonts w:ascii="Palatino Linotype" w:hAnsi="Palatino Linotype"/>
          <w:b/>
          <w:bCs/>
          <w:sz w:val="22"/>
          <w:szCs w:val="22"/>
        </w:rPr>
      </w:pPr>
    </w:p>
    <w:p w14:paraId="22022E6B" w14:textId="77777777" w:rsidR="00596CC7" w:rsidRPr="00C8286C" w:rsidRDefault="00596CC7" w:rsidP="00077E6E">
      <w:pPr>
        <w:rPr>
          <w:rFonts w:ascii="Palatino Linotype" w:hAnsi="Palatino Linotype"/>
          <w:b/>
          <w:bCs/>
          <w:sz w:val="22"/>
          <w:szCs w:val="22"/>
        </w:rPr>
        <w:sectPr w:rsidR="00596CC7" w:rsidRPr="00C8286C" w:rsidSect="00596CC7">
          <w:pgSz w:w="15840" w:h="12240" w:orient="landscape"/>
          <w:pgMar w:top="1440" w:right="1440" w:bottom="1440" w:left="1440" w:header="720" w:footer="720" w:gutter="0"/>
          <w:cols w:space="720"/>
          <w:docGrid w:linePitch="360"/>
        </w:sectPr>
      </w:pPr>
    </w:p>
    <w:p w14:paraId="4B04C4ED" w14:textId="416DBFB1" w:rsidR="006F21A8" w:rsidRPr="00C8286C" w:rsidRDefault="00077E6E" w:rsidP="00A46129">
      <w:pPr>
        <w:pBdr>
          <w:bottom w:val="single" w:sz="4" w:space="1" w:color="auto"/>
        </w:pBdr>
        <w:rPr>
          <w:rFonts w:ascii="Palatino Linotype" w:hAnsi="Palatino Linotype"/>
          <w:b/>
          <w:bCs/>
          <w:sz w:val="22"/>
          <w:szCs w:val="22"/>
        </w:rPr>
      </w:pPr>
      <w:r w:rsidRPr="00C8286C">
        <w:rPr>
          <w:rFonts w:ascii="Palatino Linotype" w:hAnsi="Palatino Linotype"/>
          <w:b/>
          <w:bCs/>
          <w:sz w:val="22"/>
          <w:szCs w:val="22"/>
        </w:rPr>
        <w:lastRenderedPageBreak/>
        <w:t>Fig</w:t>
      </w:r>
      <w:r w:rsidR="00596CC7" w:rsidRPr="00C8286C">
        <w:rPr>
          <w:rFonts w:ascii="Palatino Linotype" w:hAnsi="Palatino Linotype"/>
          <w:b/>
          <w:bCs/>
          <w:sz w:val="22"/>
          <w:szCs w:val="22"/>
        </w:rPr>
        <w:t>ure 3</w:t>
      </w:r>
      <w:r w:rsidR="005263CE" w:rsidRPr="00C8286C">
        <w:rPr>
          <w:rFonts w:ascii="Palatino Linotype" w:hAnsi="Palatino Linotype"/>
          <w:b/>
          <w:bCs/>
          <w:sz w:val="22"/>
          <w:szCs w:val="22"/>
        </w:rPr>
        <w:t xml:space="preserve">. </w:t>
      </w:r>
      <w:r w:rsidR="00E734FF" w:rsidRPr="00C8286C">
        <w:rPr>
          <w:rFonts w:ascii="Palatino Linotype" w:hAnsi="Palatino Linotype"/>
          <w:b/>
          <w:bCs/>
          <w:sz w:val="22"/>
          <w:szCs w:val="22"/>
        </w:rPr>
        <w:t xml:space="preserve">Maternal </w:t>
      </w:r>
      <w:r w:rsidR="00636BD7" w:rsidRPr="00C8286C">
        <w:rPr>
          <w:rFonts w:ascii="Palatino Linotype" w:hAnsi="Palatino Linotype"/>
          <w:b/>
          <w:bCs/>
          <w:sz w:val="22"/>
          <w:szCs w:val="22"/>
        </w:rPr>
        <w:t xml:space="preserve">cumulative prevalence of </w:t>
      </w:r>
      <w:r w:rsidR="00E1314A" w:rsidRPr="00C8286C">
        <w:rPr>
          <w:rFonts w:ascii="Palatino Linotype" w:hAnsi="Palatino Linotype"/>
          <w:b/>
          <w:bCs/>
          <w:sz w:val="22"/>
          <w:szCs w:val="22"/>
        </w:rPr>
        <w:t>u</w:t>
      </w:r>
      <w:r w:rsidR="00E734FF" w:rsidRPr="00C8286C">
        <w:rPr>
          <w:rFonts w:ascii="Palatino Linotype" w:hAnsi="Palatino Linotype"/>
          <w:b/>
          <w:bCs/>
          <w:sz w:val="22"/>
          <w:szCs w:val="22"/>
        </w:rPr>
        <w:t>nder</w:t>
      </w:r>
      <w:r w:rsidR="00636BD7" w:rsidRPr="00C8286C">
        <w:rPr>
          <w:rFonts w:ascii="Palatino Linotype" w:hAnsi="Palatino Linotype"/>
          <w:b/>
          <w:bCs/>
          <w:sz w:val="22"/>
          <w:szCs w:val="22"/>
        </w:rPr>
        <w:t xml:space="preserve"> 5</w:t>
      </w:r>
      <w:r w:rsidR="00E734FF" w:rsidRPr="00C8286C">
        <w:rPr>
          <w:rFonts w:ascii="Palatino Linotype" w:hAnsi="Palatino Linotype"/>
          <w:b/>
          <w:bCs/>
          <w:sz w:val="22"/>
          <w:szCs w:val="22"/>
        </w:rPr>
        <w:t xml:space="preserve"> </w:t>
      </w:r>
      <w:r w:rsidR="00E1314A" w:rsidRPr="00C8286C">
        <w:rPr>
          <w:rFonts w:ascii="Palatino Linotype" w:hAnsi="Palatino Linotype"/>
          <w:b/>
          <w:bCs/>
          <w:sz w:val="22"/>
          <w:szCs w:val="22"/>
        </w:rPr>
        <w:t>m</w:t>
      </w:r>
      <w:r w:rsidR="00E734FF" w:rsidRPr="00C8286C">
        <w:rPr>
          <w:rFonts w:ascii="Palatino Linotype" w:hAnsi="Palatino Linotype"/>
          <w:b/>
          <w:bCs/>
          <w:sz w:val="22"/>
          <w:szCs w:val="22"/>
        </w:rPr>
        <w:t>ortality (m</w:t>
      </w:r>
      <w:r w:rsidR="005F6D0A" w:rsidRPr="00C8286C">
        <w:rPr>
          <w:rFonts w:ascii="Palatino Linotype" w:hAnsi="Palatino Linotype"/>
          <w:b/>
          <w:bCs/>
          <w:sz w:val="22"/>
          <w:szCs w:val="22"/>
        </w:rPr>
        <w:t>U5</w:t>
      </w:r>
      <w:r w:rsidR="00E734FF" w:rsidRPr="00C8286C">
        <w:rPr>
          <w:rFonts w:ascii="Palatino Linotype" w:hAnsi="Palatino Linotype"/>
          <w:b/>
          <w:bCs/>
          <w:sz w:val="22"/>
          <w:szCs w:val="22"/>
        </w:rPr>
        <w:t xml:space="preserve">M) </w:t>
      </w:r>
      <w:r w:rsidR="00636BD7" w:rsidRPr="00C8286C">
        <w:rPr>
          <w:rFonts w:ascii="Palatino Linotype" w:hAnsi="Palatino Linotype"/>
          <w:b/>
          <w:bCs/>
          <w:sz w:val="22"/>
          <w:szCs w:val="22"/>
        </w:rPr>
        <w:t>for</w:t>
      </w:r>
      <w:r w:rsidR="00E734FF" w:rsidRPr="00C8286C">
        <w:rPr>
          <w:rFonts w:ascii="Palatino Linotype" w:hAnsi="Palatino Linotype"/>
          <w:b/>
          <w:bCs/>
          <w:sz w:val="22"/>
          <w:szCs w:val="22"/>
        </w:rPr>
        <w:t xml:space="preserve"> mothers age </w:t>
      </w:r>
      <w:r w:rsidRPr="00C8286C">
        <w:rPr>
          <w:rFonts w:ascii="Palatino Linotype" w:hAnsi="Palatino Linotype"/>
          <w:b/>
          <w:bCs/>
          <w:sz w:val="22"/>
          <w:szCs w:val="22"/>
        </w:rPr>
        <w:t>20</w:t>
      </w:r>
      <w:r w:rsidR="00636BD7" w:rsidRPr="00C8286C">
        <w:rPr>
          <w:rFonts w:ascii="Palatino Linotype" w:hAnsi="Palatino Linotype"/>
          <w:b/>
          <w:bCs/>
          <w:sz w:val="22"/>
          <w:szCs w:val="22"/>
        </w:rPr>
        <w:t xml:space="preserve"> to </w:t>
      </w:r>
      <w:r w:rsidR="00E734FF" w:rsidRPr="00C8286C">
        <w:rPr>
          <w:rFonts w:ascii="Palatino Linotype" w:hAnsi="Palatino Linotype"/>
          <w:b/>
          <w:bCs/>
          <w:sz w:val="22"/>
          <w:szCs w:val="22"/>
        </w:rPr>
        <w:t>44</w:t>
      </w:r>
      <w:r w:rsidR="00A46129" w:rsidRPr="00C8286C">
        <w:rPr>
          <w:rFonts w:ascii="Palatino Linotype" w:hAnsi="Palatino Linotype"/>
          <w:b/>
          <w:bCs/>
          <w:sz w:val="22"/>
          <w:szCs w:val="22"/>
        </w:rPr>
        <w:t xml:space="preserve"> </w:t>
      </w:r>
    </w:p>
    <w:p w14:paraId="284BDD50" w14:textId="445E6E6F" w:rsidR="00721065" w:rsidRPr="00C8286C" w:rsidRDefault="00B66C16" w:rsidP="00077E6E">
      <w:pPr>
        <w:rPr>
          <w:rFonts w:ascii="Palatino Linotype" w:hAnsi="Palatino Linotype"/>
          <w:sz w:val="22"/>
          <w:szCs w:val="22"/>
        </w:rPr>
      </w:pPr>
      <w:r w:rsidRPr="00C8286C">
        <w:rPr>
          <w:rFonts w:ascii="Palatino Linotype" w:hAnsi="Palatino Linotype"/>
          <w:noProof/>
          <w:sz w:val="22"/>
          <w:szCs w:val="22"/>
        </w:rPr>
        <w:drawing>
          <wp:inline distT="0" distB="0" distL="0" distR="0" wp14:anchorId="1D62D2C1" wp14:editId="31606207">
            <wp:extent cx="8123948" cy="418986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423" t="22045" r="14316" b="12580"/>
                    <a:stretch/>
                  </pic:blipFill>
                  <pic:spPr bwMode="auto">
                    <a:xfrm>
                      <a:off x="0" y="0"/>
                      <a:ext cx="8179226" cy="4218372"/>
                    </a:xfrm>
                    <a:prstGeom prst="rect">
                      <a:avLst/>
                    </a:prstGeom>
                    <a:ln>
                      <a:noFill/>
                    </a:ln>
                    <a:extLst>
                      <a:ext uri="{53640926-AAD7-44D8-BBD7-CCE9431645EC}">
                        <a14:shadowObscured xmlns:a14="http://schemas.microsoft.com/office/drawing/2010/main"/>
                      </a:ext>
                    </a:extLst>
                  </pic:spPr>
                </pic:pic>
              </a:graphicData>
            </a:graphic>
          </wp:inline>
        </w:drawing>
      </w:r>
    </w:p>
    <w:p w14:paraId="131B1B39" w14:textId="28D0F838" w:rsidR="00596CC7" w:rsidRPr="00C8286C" w:rsidRDefault="00596CC7" w:rsidP="00596CC7">
      <w:pPr>
        <w:pBdr>
          <w:top w:val="single" w:sz="4" w:space="1" w:color="auto"/>
        </w:pBdr>
        <w:rPr>
          <w:rFonts w:ascii="Palatino Linotype" w:hAnsi="Palatino Linotype"/>
          <w:b/>
          <w:bCs/>
          <w:sz w:val="22"/>
          <w:szCs w:val="22"/>
        </w:rPr>
      </w:pPr>
      <w:r w:rsidRPr="00C8286C">
        <w:rPr>
          <w:rFonts w:ascii="Palatino Linotype" w:hAnsi="Palatino Linotype"/>
          <w:sz w:val="22"/>
          <w:szCs w:val="22"/>
        </w:rPr>
        <w:t xml:space="preserve">Note: See supplementary </w:t>
      </w:r>
      <w:r w:rsidR="00E64E49" w:rsidRPr="00C8286C">
        <w:rPr>
          <w:rFonts w:ascii="Palatino Linotype" w:hAnsi="Palatino Linotype"/>
          <w:sz w:val="22"/>
          <w:szCs w:val="22"/>
        </w:rPr>
        <w:t>t</w:t>
      </w:r>
      <w:r w:rsidRPr="00C8286C">
        <w:rPr>
          <w:rFonts w:ascii="Palatino Linotype" w:hAnsi="Palatino Linotype"/>
          <w:sz w:val="22"/>
          <w:szCs w:val="22"/>
        </w:rPr>
        <w:t>able S1 for list of estimates and data sources</w:t>
      </w:r>
    </w:p>
    <w:p w14:paraId="75BF7874" w14:textId="599D876D" w:rsidR="00596CC7" w:rsidRPr="00C8286C" w:rsidRDefault="00596CC7" w:rsidP="00077E6E">
      <w:pPr>
        <w:rPr>
          <w:rFonts w:ascii="Palatino Linotype" w:hAnsi="Palatino Linotype"/>
          <w:sz w:val="22"/>
          <w:szCs w:val="22"/>
        </w:rPr>
      </w:pPr>
    </w:p>
    <w:p w14:paraId="4158C093" w14:textId="77777777" w:rsidR="00596CC7" w:rsidRPr="00C8286C" w:rsidRDefault="00596CC7" w:rsidP="00077E6E">
      <w:pPr>
        <w:rPr>
          <w:rFonts w:ascii="Palatino Linotype" w:hAnsi="Palatino Linotype"/>
          <w:sz w:val="22"/>
          <w:szCs w:val="22"/>
        </w:rPr>
        <w:sectPr w:rsidR="00596CC7" w:rsidRPr="00C8286C" w:rsidSect="00596CC7">
          <w:pgSz w:w="15840" w:h="12240" w:orient="landscape"/>
          <w:pgMar w:top="1440" w:right="1440" w:bottom="1440" w:left="1440" w:header="720" w:footer="720" w:gutter="0"/>
          <w:cols w:space="720"/>
          <w:docGrid w:linePitch="360"/>
        </w:sectPr>
      </w:pPr>
    </w:p>
    <w:p w14:paraId="59C95731" w14:textId="6E1ED1F8" w:rsidR="00596CC7" w:rsidRPr="00C8286C" w:rsidRDefault="00596CC7" w:rsidP="00596CC7">
      <w:pPr>
        <w:pBdr>
          <w:bottom w:val="single" w:sz="4" w:space="1" w:color="auto"/>
        </w:pBdr>
        <w:rPr>
          <w:rFonts w:ascii="Palatino Linotype" w:hAnsi="Palatino Linotype"/>
          <w:b/>
          <w:bCs/>
          <w:sz w:val="22"/>
          <w:szCs w:val="22"/>
        </w:rPr>
      </w:pPr>
      <w:r w:rsidRPr="00C8286C">
        <w:rPr>
          <w:rFonts w:ascii="Palatino Linotype" w:hAnsi="Palatino Linotype"/>
          <w:b/>
          <w:bCs/>
          <w:sz w:val="22"/>
          <w:szCs w:val="22"/>
        </w:rPr>
        <w:lastRenderedPageBreak/>
        <w:t xml:space="preserve">Figure 4. Maternal cumulative prevalence of under 5 mortality (mU5M) for mothers age 45-49 </w:t>
      </w:r>
    </w:p>
    <w:p w14:paraId="4EDEF0D1" w14:textId="77777777" w:rsidR="00596CC7" w:rsidRPr="00C8286C" w:rsidRDefault="00596CC7" w:rsidP="00077E6E">
      <w:pPr>
        <w:rPr>
          <w:rFonts w:ascii="Palatino Linotype" w:hAnsi="Palatino Linotype"/>
          <w:sz w:val="22"/>
          <w:szCs w:val="22"/>
        </w:rPr>
      </w:pPr>
    </w:p>
    <w:p w14:paraId="1BAFAF9F" w14:textId="3DDBBE40" w:rsidR="005F6D0A" w:rsidRPr="00C8286C" w:rsidRDefault="005F6D0A" w:rsidP="00E734FF">
      <w:pPr>
        <w:rPr>
          <w:rFonts w:ascii="Palatino Linotype" w:hAnsi="Palatino Linotype"/>
          <w:sz w:val="22"/>
          <w:szCs w:val="22"/>
        </w:rPr>
      </w:pPr>
      <w:r w:rsidRPr="00C8286C">
        <w:rPr>
          <w:rFonts w:ascii="Palatino Linotype" w:hAnsi="Palatino Linotype"/>
          <w:noProof/>
          <w:sz w:val="22"/>
          <w:szCs w:val="22"/>
        </w:rPr>
        <w:drawing>
          <wp:inline distT="0" distB="0" distL="0" distR="0" wp14:anchorId="3135722B" wp14:editId="3FA095E5">
            <wp:extent cx="8441325" cy="453105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078" t="21893" r="13723" b="13945"/>
                    <a:stretch/>
                  </pic:blipFill>
                  <pic:spPr bwMode="auto">
                    <a:xfrm>
                      <a:off x="0" y="0"/>
                      <a:ext cx="8513037" cy="4569550"/>
                    </a:xfrm>
                    <a:prstGeom prst="rect">
                      <a:avLst/>
                    </a:prstGeom>
                    <a:ln>
                      <a:noFill/>
                    </a:ln>
                    <a:extLst>
                      <a:ext uri="{53640926-AAD7-44D8-BBD7-CCE9431645EC}">
                        <a14:shadowObscured xmlns:a14="http://schemas.microsoft.com/office/drawing/2010/main"/>
                      </a:ext>
                    </a:extLst>
                  </pic:spPr>
                </pic:pic>
              </a:graphicData>
            </a:graphic>
          </wp:inline>
        </w:drawing>
      </w:r>
    </w:p>
    <w:p w14:paraId="0C46FF2B" w14:textId="73CF3C41" w:rsidR="00DB7502" w:rsidRPr="00C8286C" w:rsidRDefault="00D93057" w:rsidP="00D93057">
      <w:pPr>
        <w:pBdr>
          <w:top w:val="single" w:sz="4" w:space="1" w:color="auto"/>
        </w:pBdr>
        <w:rPr>
          <w:rFonts w:ascii="Palatino Linotype" w:hAnsi="Palatino Linotype"/>
          <w:sz w:val="22"/>
          <w:szCs w:val="22"/>
        </w:rPr>
      </w:pPr>
      <w:r w:rsidRPr="00C8286C">
        <w:rPr>
          <w:rFonts w:ascii="Palatino Linotype" w:hAnsi="Palatino Linotype"/>
          <w:sz w:val="22"/>
          <w:szCs w:val="22"/>
        </w:rPr>
        <w:t xml:space="preserve">Note: </w:t>
      </w:r>
      <w:r w:rsidR="00D958A8" w:rsidRPr="00C8286C">
        <w:rPr>
          <w:rFonts w:ascii="Palatino Linotype" w:hAnsi="Palatino Linotype"/>
          <w:sz w:val="22"/>
          <w:szCs w:val="22"/>
        </w:rPr>
        <w:t>S</w:t>
      </w:r>
      <w:r w:rsidRPr="00C8286C">
        <w:rPr>
          <w:rFonts w:ascii="Palatino Linotype" w:hAnsi="Palatino Linotype"/>
          <w:sz w:val="22"/>
          <w:szCs w:val="22"/>
        </w:rPr>
        <w:t xml:space="preserve">ee </w:t>
      </w:r>
      <w:r w:rsidR="00D958A8" w:rsidRPr="00C8286C">
        <w:rPr>
          <w:rFonts w:ascii="Palatino Linotype" w:hAnsi="Palatino Linotype"/>
          <w:sz w:val="22"/>
          <w:szCs w:val="22"/>
        </w:rPr>
        <w:t>s</w:t>
      </w:r>
      <w:r w:rsidR="00F35274" w:rsidRPr="00C8286C">
        <w:rPr>
          <w:rFonts w:ascii="Palatino Linotype" w:hAnsi="Palatino Linotype"/>
          <w:sz w:val="22"/>
          <w:szCs w:val="22"/>
        </w:rPr>
        <w:t xml:space="preserve">upplementary </w:t>
      </w:r>
      <w:r w:rsidR="00E64E49" w:rsidRPr="00C8286C">
        <w:rPr>
          <w:rFonts w:ascii="Palatino Linotype" w:hAnsi="Palatino Linotype"/>
          <w:sz w:val="22"/>
          <w:szCs w:val="22"/>
        </w:rPr>
        <w:t>t</w:t>
      </w:r>
      <w:r w:rsidR="00F35274" w:rsidRPr="00C8286C">
        <w:rPr>
          <w:rFonts w:ascii="Palatino Linotype" w:hAnsi="Palatino Linotype"/>
          <w:sz w:val="22"/>
          <w:szCs w:val="22"/>
        </w:rPr>
        <w:t xml:space="preserve">able S1 </w:t>
      </w:r>
      <w:r w:rsidRPr="00C8286C">
        <w:rPr>
          <w:rFonts w:ascii="Palatino Linotype" w:hAnsi="Palatino Linotype"/>
          <w:sz w:val="22"/>
          <w:szCs w:val="22"/>
        </w:rPr>
        <w:t>for list of estimates and data sources</w:t>
      </w:r>
    </w:p>
    <w:p w14:paraId="04AA6C68" w14:textId="77777777" w:rsidR="00596CC7" w:rsidRPr="00C8286C" w:rsidRDefault="00596CC7" w:rsidP="00D93057">
      <w:pPr>
        <w:pBdr>
          <w:top w:val="single" w:sz="4" w:space="1" w:color="auto"/>
        </w:pBdr>
        <w:rPr>
          <w:rFonts w:ascii="Palatino Linotype" w:hAnsi="Palatino Linotype"/>
          <w:b/>
          <w:bCs/>
          <w:sz w:val="22"/>
          <w:szCs w:val="22"/>
        </w:rPr>
      </w:pPr>
    </w:p>
    <w:p w14:paraId="431A26EF" w14:textId="2689B73A" w:rsidR="0084296D" w:rsidRPr="00C8286C" w:rsidRDefault="0084296D" w:rsidP="00E734FF">
      <w:pPr>
        <w:rPr>
          <w:rFonts w:ascii="Palatino Linotype" w:hAnsi="Palatino Linotype"/>
          <w:b/>
          <w:bCs/>
          <w:sz w:val="22"/>
          <w:szCs w:val="22"/>
        </w:rPr>
        <w:sectPr w:rsidR="0084296D" w:rsidRPr="00C8286C" w:rsidSect="008547E1">
          <w:pgSz w:w="15840" w:h="12240" w:orient="landscape"/>
          <w:pgMar w:top="1440" w:right="1440" w:bottom="1440" w:left="1440" w:header="720" w:footer="720" w:gutter="0"/>
          <w:cols w:space="720"/>
          <w:docGrid w:linePitch="360"/>
        </w:sectPr>
      </w:pPr>
    </w:p>
    <w:p w14:paraId="0BDF5014" w14:textId="35B45A6D" w:rsidR="005263CE" w:rsidRPr="00C8286C" w:rsidRDefault="00077E6E" w:rsidP="00D93057">
      <w:pPr>
        <w:pBdr>
          <w:bottom w:val="single" w:sz="4" w:space="1" w:color="auto"/>
        </w:pBdr>
        <w:rPr>
          <w:rFonts w:ascii="Palatino Linotype" w:hAnsi="Palatino Linotype"/>
          <w:b/>
          <w:bCs/>
          <w:sz w:val="22"/>
          <w:szCs w:val="22"/>
        </w:rPr>
      </w:pPr>
      <w:r w:rsidRPr="00C8286C">
        <w:rPr>
          <w:rFonts w:ascii="Palatino Linotype" w:hAnsi="Palatino Linotype"/>
          <w:b/>
          <w:bCs/>
          <w:sz w:val="22"/>
          <w:szCs w:val="22"/>
        </w:rPr>
        <w:lastRenderedPageBreak/>
        <w:t>Fig</w:t>
      </w:r>
      <w:r w:rsidR="00596CC7" w:rsidRPr="00C8286C">
        <w:rPr>
          <w:rFonts w:ascii="Palatino Linotype" w:hAnsi="Palatino Linotype"/>
          <w:b/>
          <w:bCs/>
          <w:sz w:val="22"/>
          <w:szCs w:val="22"/>
        </w:rPr>
        <w:t>ure 5</w:t>
      </w:r>
      <w:r w:rsidR="005263CE" w:rsidRPr="00C8286C">
        <w:rPr>
          <w:rFonts w:ascii="Palatino Linotype" w:hAnsi="Palatino Linotype"/>
          <w:b/>
          <w:bCs/>
          <w:sz w:val="22"/>
          <w:szCs w:val="22"/>
        </w:rPr>
        <w:t xml:space="preserve">. </w:t>
      </w:r>
      <w:r w:rsidR="00E734FF" w:rsidRPr="00C8286C">
        <w:rPr>
          <w:rFonts w:ascii="Palatino Linotype" w:hAnsi="Palatino Linotype"/>
          <w:b/>
          <w:bCs/>
          <w:sz w:val="22"/>
          <w:szCs w:val="22"/>
        </w:rPr>
        <w:t>Maternal</w:t>
      </w:r>
      <w:r w:rsidR="009736A6" w:rsidRPr="00C8286C">
        <w:rPr>
          <w:rFonts w:ascii="Palatino Linotype" w:hAnsi="Palatino Linotype"/>
          <w:b/>
          <w:bCs/>
          <w:sz w:val="22"/>
          <w:szCs w:val="22"/>
        </w:rPr>
        <w:t xml:space="preserve"> cumulative prevalence of</w:t>
      </w:r>
      <w:r w:rsidR="00E734FF" w:rsidRPr="00C8286C">
        <w:rPr>
          <w:rFonts w:ascii="Palatino Linotype" w:hAnsi="Palatino Linotype"/>
          <w:b/>
          <w:bCs/>
          <w:sz w:val="22"/>
          <w:szCs w:val="22"/>
        </w:rPr>
        <w:t xml:space="preserve"> </w:t>
      </w:r>
      <w:r w:rsidR="00E1314A" w:rsidRPr="00C8286C">
        <w:rPr>
          <w:rFonts w:ascii="Palatino Linotype" w:hAnsi="Palatino Linotype"/>
          <w:b/>
          <w:bCs/>
          <w:sz w:val="22"/>
          <w:szCs w:val="22"/>
        </w:rPr>
        <w:t>o</w:t>
      </w:r>
      <w:r w:rsidR="00E734FF" w:rsidRPr="00C8286C">
        <w:rPr>
          <w:rFonts w:ascii="Palatino Linotype" w:hAnsi="Palatino Linotype"/>
          <w:b/>
          <w:bCs/>
          <w:sz w:val="22"/>
          <w:szCs w:val="22"/>
        </w:rPr>
        <w:t xml:space="preserve">ffspring </w:t>
      </w:r>
      <w:r w:rsidR="00E1314A" w:rsidRPr="00C8286C">
        <w:rPr>
          <w:rFonts w:ascii="Palatino Linotype" w:hAnsi="Palatino Linotype"/>
          <w:b/>
          <w:bCs/>
          <w:sz w:val="22"/>
          <w:szCs w:val="22"/>
        </w:rPr>
        <w:t>m</w:t>
      </w:r>
      <w:r w:rsidR="00E734FF" w:rsidRPr="00C8286C">
        <w:rPr>
          <w:rFonts w:ascii="Palatino Linotype" w:hAnsi="Palatino Linotype"/>
          <w:b/>
          <w:bCs/>
          <w:sz w:val="22"/>
          <w:szCs w:val="22"/>
        </w:rPr>
        <w:t>ortality (</w:t>
      </w:r>
      <w:proofErr w:type="spellStart"/>
      <w:r w:rsidR="00E734FF" w:rsidRPr="00C8286C">
        <w:rPr>
          <w:rFonts w:ascii="Palatino Linotype" w:hAnsi="Palatino Linotype"/>
          <w:b/>
          <w:bCs/>
          <w:sz w:val="22"/>
          <w:szCs w:val="22"/>
        </w:rPr>
        <w:t>mOM</w:t>
      </w:r>
      <w:proofErr w:type="spellEnd"/>
      <w:r w:rsidR="00E734FF" w:rsidRPr="00C8286C">
        <w:rPr>
          <w:rFonts w:ascii="Palatino Linotype" w:hAnsi="Palatino Linotype"/>
          <w:b/>
          <w:bCs/>
          <w:sz w:val="22"/>
          <w:szCs w:val="22"/>
        </w:rPr>
        <w:t>) for mothers age</w:t>
      </w:r>
      <w:r w:rsidR="009736A6" w:rsidRPr="00C8286C">
        <w:rPr>
          <w:rFonts w:ascii="Palatino Linotype" w:hAnsi="Palatino Linotype"/>
          <w:b/>
          <w:bCs/>
          <w:sz w:val="22"/>
          <w:szCs w:val="22"/>
        </w:rPr>
        <w:t xml:space="preserve"> </w:t>
      </w:r>
      <w:r w:rsidR="00E734FF" w:rsidRPr="00C8286C">
        <w:rPr>
          <w:rFonts w:ascii="Palatino Linotype" w:hAnsi="Palatino Linotype"/>
          <w:b/>
          <w:bCs/>
          <w:sz w:val="22"/>
          <w:szCs w:val="22"/>
        </w:rPr>
        <w:t>45</w:t>
      </w:r>
      <w:r w:rsidR="009736A6" w:rsidRPr="00C8286C">
        <w:rPr>
          <w:rFonts w:ascii="Palatino Linotype" w:hAnsi="Palatino Linotype"/>
          <w:b/>
          <w:bCs/>
          <w:sz w:val="22"/>
          <w:szCs w:val="22"/>
        </w:rPr>
        <w:t xml:space="preserve"> to </w:t>
      </w:r>
      <w:r w:rsidR="00E734FF" w:rsidRPr="00C8286C">
        <w:rPr>
          <w:rFonts w:ascii="Palatino Linotype" w:hAnsi="Palatino Linotype"/>
          <w:b/>
          <w:bCs/>
          <w:sz w:val="22"/>
          <w:szCs w:val="22"/>
        </w:rPr>
        <w:t xml:space="preserve">49 </w:t>
      </w:r>
    </w:p>
    <w:p w14:paraId="5333E6E3" w14:textId="21C9285C" w:rsidR="00D93057" w:rsidRPr="00C8286C" w:rsidRDefault="008658B9" w:rsidP="00A60CE6">
      <w:pPr>
        <w:rPr>
          <w:rFonts w:ascii="Palatino Linotype" w:hAnsi="Palatino Linotype"/>
          <w:sz w:val="22"/>
          <w:szCs w:val="22"/>
        </w:rPr>
      </w:pPr>
      <w:r w:rsidRPr="00C8286C">
        <w:rPr>
          <w:rFonts w:ascii="Palatino Linotype" w:hAnsi="Palatino Linotype"/>
          <w:noProof/>
          <w:sz w:val="22"/>
          <w:szCs w:val="22"/>
        </w:rPr>
        <w:drawing>
          <wp:inline distT="0" distB="0" distL="0" distR="0" wp14:anchorId="56B2E782" wp14:editId="7E731DBC">
            <wp:extent cx="8294620" cy="43126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133" t="23376" r="14209" b="12201"/>
                    <a:stretch/>
                  </pic:blipFill>
                  <pic:spPr bwMode="auto">
                    <a:xfrm>
                      <a:off x="0" y="0"/>
                      <a:ext cx="8306821" cy="4319037"/>
                    </a:xfrm>
                    <a:prstGeom prst="rect">
                      <a:avLst/>
                    </a:prstGeom>
                    <a:ln>
                      <a:noFill/>
                    </a:ln>
                    <a:extLst>
                      <a:ext uri="{53640926-AAD7-44D8-BBD7-CCE9431645EC}">
                        <a14:shadowObscured xmlns:a14="http://schemas.microsoft.com/office/drawing/2010/main"/>
                      </a:ext>
                    </a:extLst>
                  </pic:spPr>
                </pic:pic>
              </a:graphicData>
            </a:graphic>
          </wp:inline>
        </w:drawing>
      </w:r>
      <w:bookmarkEnd w:id="9"/>
    </w:p>
    <w:p w14:paraId="5DB2F591" w14:textId="5836B5E4" w:rsidR="006F21A8" w:rsidRPr="00C8286C" w:rsidRDefault="00D93057" w:rsidP="00D93057">
      <w:pPr>
        <w:pBdr>
          <w:top w:val="single" w:sz="4" w:space="1" w:color="auto"/>
        </w:pBdr>
        <w:rPr>
          <w:rFonts w:ascii="Palatino Linotype" w:hAnsi="Palatino Linotype"/>
          <w:sz w:val="22"/>
          <w:szCs w:val="22"/>
        </w:rPr>
      </w:pPr>
      <w:r w:rsidRPr="00C8286C">
        <w:rPr>
          <w:rFonts w:ascii="Palatino Linotype" w:hAnsi="Palatino Linotype"/>
          <w:sz w:val="22"/>
          <w:szCs w:val="22"/>
        </w:rPr>
        <w:t xml:space="preserve">Note: </w:t>
      </w:r>
      <w:r w:rsidR="00D958A8" w:rsidRPr="00C8286C">
        <w:rPr>
          <w:rFonts w:ascii="Palatino Linotype" w:hAnsi="Palatino Linotype"/>
          <w:sz w:val="22"/>
          <w:szCs w:val="22"/>
        </w:rPr>
        <w:t>S</w:t>
      </w:r>
      <w:r w:rsidRPr="00C8286C">
        <w:rPr>
          <w:rFonts w:ascii="Palatino Linotype" w:hAnsi="Palatino Linotype"/>
          <w:sz w:val="22"/>
          <w:szCs w:val="22"/>
        </w:rPr>
        <w:t xml:space="preserve">ee </w:t>
      </w:r>
      <w:r w:rsidR="00D958A8" w:rsidRPr="00C8286C">
        <w:rPr>
          <w:rFonts w:ascii="Palatino Linotype" w:hAnsi="Palatino Linotype"/>
          <w:sz w:val="22"/>
          <w:szCs w:val="22"/>
        </w:rPr>
        <w:t>s</w:t>
      </w:r>
      <w:r w:rsidR="00F35274" w:rsidRPr="00C8286C">
        <w:rPr>
          <w:rFonts w:ascii="Palatino Linotype" w:hAnsi="Palatino Linotype"/>
          <w:sz w:val="22"/>
          <w:szCs w:val="22"/>
        </w:rPr>
        <w:t xml:space="preserve">upplementary </w:t>
      </w:r>
      <w:r w:rsidR="00E64E49" w:rsidRPr="00C8286C">
        <w:rPr>
          <w:rFonts w:ascii="Palatino Linotype" w:hAnsi="Palatino Linotype"/>
          <w:sz w:val="22"/>
          <w:szCs w:val="22"/>
        </w:rPr>
        <w:t>t</w:t>
      </w:r>
      <w:r w:rsidR="00F35274" w:rsidRPr="00C8286C">
        <w:rPr>
          <w:rFonts w:ascii="Palatino Linotype" w:hAnsi="Palatino Linotype"/>
          <w:sz w:val="22"/>
          <w:szCs w:val="22"/>
        </w:rPr>
        <w:t xml:space="preserve">able S1 </w:t>
      </w:r>
      <w:r w:rsidRPr="00C8286C">
        <w:rPr>
          <w:rFonts w:ascii="Palatino Linotype" w:hAnsi="Palatino Linotype"/>
          <w:sz w:val="22"/>
          <w:szCs w:val="22"/>
        </w:rPr>
        <w:t>for list of estimates and data sources</w:t>
      </w:r>
    </w:p>
    <w:sectPr w:rsidR="006F21A8" w:rsidRPr="00C8286C" w:rsidSect="008547E1">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MPIDR_D\alburezgutierrez" w:date="2020-12-22T09:07:00Z" w:initials="M">
    <w:p w14:paraId="63017A70" w14:textId="77777777" w:rsidR="00422EBD" w:rsidRDefault="00422EBD">
      <w:pPr>
        <w:pStyle w:val="CommentText"/>
      </w:pPr>
      <w:r>
        <w:rPr>
          <w:rStyle w:val="CommentReference"/>
        </w:rPr>
        <w:annotationRef/>
      </w:r>
      <w:r>
        <w:t>Sorry for not catching this earlier, but I actually use spline interpolation and interpolate very young and old ages separately for mortality to avoid over-smoothing. Given space constraints, I suggest something like: “</w:t>
      </w:r>
      <w:r w:rsidRPr="00422EBD">
        <w:t>We</w:t>
      </w:r>
      <w:r w:rsidR="00A1739E">
        <w:t xml:space="preserve"> obtain </w:t>
      </w:r>
      <w:r w:rsidRPr="00422EBD">
        <w:t>single-calendar-year estimates</w:t>
      </w:r>
      <w:r w:rsidR="00A1739E">
        <w:t xml:space="preserve"> using appropriate interpolation techniques.</w:t>
      </w:r>
      <w:r>
        <w:t>”</w:t>
      </w:r>
    </w:p>
    <w:p w14:paraId="31A69214" w14:textId="3BA641E7" w:rsidR="004D53E9" w:rsidRDefault="004D53E9">
      <w:pPr>
        <w:pStyle w:val="CommentText"/>
      </w:pPr>
      <w:r>
        <w:t>Another thing that is missing (but maybe</w:t>
      </w:r>
      <w:r w:rsidR="00701C52">
        <w:t xml:space="preserve"> </w:t>
      </w:r>
      <w:r>
        <w:t>not essential) is that we approximate cohort rates from the UNWPP period rates.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FB17A9" w14:textId="77777777" w:rsidR="00DD497E" w:rsidRDefault="00DD497E" w:rsidP="00261D63">
      <w:r>
        <w:separator/>
      </w:r>
    </w:p>
  </w:endnote>
  <w:endnote w:type="continuationSeparator" w:id="0">
    <w:p w14:paraId="3F863134" w14:textId="77777777" w:rsidR="00DD497E" w:rsidRDefault="00DD497E" w:rsidP="0026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arajita">
    <w:panose1 w:val="020B0604020202020204"/>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341E9" w14:textId="3D9DE070" w:rsidR="005E0363" w:rsidRPr="00C334BD" w:rsidRDefault="005E0363">
    <w:pPr>
      <w:pStyle w:val="Footer"/>
      <w:jc w:val="right"/>
      <w:rPr>
        <w:rFonts w:ascii="Palatino Linotype" w:hAnsi="Palatino Linotype" w:cs="Times New Roman"/>
      </w:rPr>
    </w:pPr>
  </w:p>
  <w:p w14:paraId="2BD3037A" w14:textId="77777777" w:rsidR="005E0363" w:rsidRPr="00C334BD" w:rsidRDefault="005E0363">
    <w:pPr>
      <w:pStyle w:val="Footer"/>
      <w:rPr>
        <w:rFonts w:ascii="Palatino Linotype" w:hAnsi="Palatino Linotype"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Palatino Linotype" w:hAnsi="Palatino Linotype" w:cs="Times New Roman"/>
      </w:rPr>
      <w:id w:val="306908685"/>
      <w:docPartObj>
        <w:docPartGallery w:val="Page Numbers (Bottom of Page)"/>
        <w:docPartUnique/>
      </w:docPartObj>
    </w:sdtPr>
    <w:sdtEndPr>
      <w:rPr>
        <w:noProof/>
      </w:rPr>
    </w:sdtEndPr>
    <w:sdtContent>
      <w:p w14:paraId="22DF277F" w14:textId="77777777" w:rsidR="00C334BD" w:rsidRPr="00C334BD" w:rsidRDefault="00C334BD">
        <w:pPr>
          <w:pStyle w:val="Footer"/>
          <w:jc w:val="right"/>
          <w:rPr>
            <w:rFonts w:ascii="Palatino Linotype" w:hAnsi="Palatino Linotype" w:cs="Times New Roman"/>
          </w:rPr>
        </w:pPr>
        <w:r w:rsidRPr="00C334BD">
          <w:rPr>
            <w:rFonts w:ascii="Palatino Linotype" w:hAnsi="Palatino Linotype" w:cs="Times New Roman"/>
          </w:rPr>
          <w:fldChar w:fldCharType="begin"/>
        </w:r>
        <w:r w:rsidRPr="00C334BD">
          <w:rPr>
            <w:rFonts w:ascii="Palatino Linotype" w:hAnsi="Palatino Linotype" w:cs="Times New Roman"/>
          </w:rPr>
          <w:instrText xml:space="preserve"> PAGE   \* MERGEFORMAT </w:instrText>
        </w:r>
        <w:r w:rsidRPr="00C334BD">
          <w:rPr>
            <w:rFonts w:ascii="Palatino Linotype" w:hAnsi="Palatino Linotype" w:cs="Times New Roman"/>
          </w:rPr>
          <w:fldChar w:fldCharType="separate"/>
        </w:r>
        <w:r w:rsidR="006B3E8A">
          <w:rPr>
            <w:rFonts w:ascii="Palatino Linotype" w:hAnsi="Palatino Linotype" w:cs="Times New Roman"/>
            <w:noProof/>
          </w:rPr>
          <w:t>4</w:t>
        </w:r>
        <w:r w:rsidRPr="00C334BD">
          <w:rPr>
            <w:rFonts w:ascii="Palatino Linotype" w:hAnsi="Palatino Linotype" w:cs="Times New Roman"/>
            <w:noProof/>
          </w:rPr>
          <w:fldChar w:fldCharType="end"/>
        </w:r>
      </w:p>
    </w:sdtContent>
  </w:sdt>
  <w:p w14:paraId="65FAFA51" w14:textId="77777777" w:rsidR="00C334BD" w:rsidRPr="00C334BD" w:rsidRDefault="00C334BD">
    <w:pPr>
      <w:pStyle w:val="Footer"/>
      <w:rPr>
        <w:rFonts w:ascii="Palatino Linotype" w:hAnsi="Palatino Linotype"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6F14FC" w14:textId="77777777" w:rsidR="00DD497E" w:rsidRDefault="00DD497E" w:rsidP="00261D63">
      <w:r>
        <w:separator/>
      </w:r>
    </w:p>
  </w:footnote>
  <w:footnote w:type="continuationSeparator" w:id="0">
    <w:p w14:paraId="714CA3BF" w14:textId="77777777" w:rsidR="00DD497E" w:rsidRDefault="00DD497E" w:rsidP="00261D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1045C"/>
    <w:multiLevelType w:val="hybridMultilevel"/>
    <w:tmpl w:val="D7F6B78C"/>
    <w:lvl w:ilvl="0" w:tplc="1D129D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D9024A"/>
    <w:multiLevelType w:val="hybridMultilevel"/>
    <w:tmpl w:val="458ED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FB0E7B"/>
    <w:multiLevelType w:val="hybridMultilevel"/>
    <w:tmpl w:val="9A6EE298"/>
    <w:lvl w:ilvl="0" w:tplc="0BE6E5C6">
      <w:start w:val="2"/>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DB64C9"/>
    <w:multiLevelType w:val="hybridMultilevel"/>
    <w:tmpl w:val="89D6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DE4F16"/>
    <w:multiLevelType w:val="multilevel"/>
    <w:tmpl w:val="7F62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3A33279"/>
    <w:multiLevelType w:val="hybridMultilevel"/>
    <w:tmpl w:val="95C4E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441A39"/>
    <w:multiLevelType w:val="multilevel"/>
    <w:tmpl w:val="79A4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6A572BF"/>
    <w:multiLevelType w:val="hybridMultilevel"/>
    <w:tmpl w:val="956E3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2"/>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42E"/>
    <w:rsid w:val="000007A6"/>
    <w:rsid w:val="00000AB8"/>
    <w:rsid w:val="00000B89"/>
    <w:rsid w:val="00001BB3"/>
    <w:rsid w:val="00001D89"/>
    <w:rsid w:val="00007438"/>
    <w:rsid w:val="00010611"/>
    <w:rsid w:val="00011943"/>
    <w:rsid w:val="00012B68"/>
    <w:rsid w:val="00012C20"/>
    <w:rsid w:val="00012D74"/>
    <w:rsid w:val="00012E7B"/>
    <w:rsid w:val="00013861"/>
    <w:rsid w:val="00013AE6"/>
    <w:rsid w:val="00013BBF"/>
    <w:rsid w:val="000142D1"/>
    <w:rsid w:val="00014B37"/>
    <w:rsid w:val="00014ECD"/>
    <w:rsid w:val="0001576E"/>
    <w:rsid w:val="00016179"/>
    <w:rsid w:val="00016858"/>
    <w:rsid w:val="000207B0"/>
    <w:rsid w:val="000222DA"/>
    <w:rsid w:val="000230CC"/>
    <w:rsid w:val="00024072"/>
    <w:rsid w:val="000246F0"/>
    <w:rsid w:val="00024745"/>
    <w:rsid w:val="0002599D"/>
    <w:rsid w:val="000273F3"/>
    <w:rsid w:val="00027E59"/>
    <w:rsid w:val="00030215"/>
    <w:rsid w:val="00032368"/>
    <w:rsid w:val="00032E22"/>
    <w:rsid w:val="0003329B"/>
    <w:rsid w:val="000379EF"/>
    <w:rsid w:val="00040668"/>
    <w:rsid w:val="00040A58"/>
    <w:rsid w:val="000450DB"/>
    <w:rsid w:val="000455DB"/>
    <w:rsid w:val="000468B1"/>
    <w:rsid w:val="000524F2"/>
    <w:rsid w:val="00052AD6"/>
    <w:rsid w:val="00054BFC"/>
    <w:rsid w:val="00055738"/>
    <w:rsid w:val="00055A2D"/>
    <w:rsid w:val="0006255F"/>
    <w:rsid w:val="000628C9"/>
    <w:rsid w:val="00063B0B"/>
    <w:rsid w:val="0006435B"/>
    <w:rsid w:val="00064694"/>
    <w:rsid w:val="00066E28"/>
    <w:rsid w:val="000715A2"/>
    <w:rsid w:val="0007165F"/>
    <w:rsid w:val="000739AA"/>
    <w:rsid w:val="000757E4"/>
    <w:rsid w:val="000763CC"/>
    <w:rsid w:val="00077E6E"/>
    <w:rsid w:val="0008060A"/>
    <w:rsid w:val="000806EC"/>
    <w:rsid w:val="000816F6"/>
    <w:rsid w:val="0008324E"/>
    <w:rsid w:val="00083B85"/>
    <w:rsid w:val="00085786"/>
    <w:rsid w:val="000878CD"/>
    <w:rsid w:val="000913DE"/>
    <w:rsid w:val="000933AA"/>
    <w:rsid w:val="00095A2B"/>
    <w:rsid w:val="00096046"/>
    <w:rsid w:val="00096827"/>
    <w:rsid w:val="000A123F"/>
    <w:rsid w:val="000A1AF1"/>
    <w:rsid w:val="000A2857"/>
    <w:rsid w:val="000A3508"/>
    <w:rsid w:val="000A4200"/>
    <w:rsid w:val="000A635A"/>
    <w:rsid w:val="000B012D"/>
    <w:rsid w:val="000B0133"/>
    <w:rsid w:val="000B03A3"/>
    <w:rsid w:val="000B0E7F"/>
    <w:rsid w:val="000B21E7"/>
    <w:rsid w:val="000B2F67"/>
    <w:rsid w:val="000B3654"/>
    <w:rsid w:val="000B3B7B"/>
    <w:rsid w:val="000B5C26"/>
    <w:rsid w:val="000C06A8"/>
    <w:rsid w:val="000C4BA5"/>
    <w:rsid w:val="000C55D6"/>
    <w:rsid w:val="000C6EE6"/>
    <w:rsid w:val="000D27C0"/>
    <w:rsid w:val="000D377F"/>
    <w:rsid w:val="000D392E"/>
    <w:rsid w:val="000D4321"/>
    <w:rsid w:val="000D4C18"/>
    <w:rsid w:val="000D6198"/>
    <w:rsid w:val="000D6476"/>
    <w:rsid w:val="000D7268"/>
    <w:rsid w:val="000D7980"/>
    <w:rsid w:val="000E0A17"/>
    <w:rsid w:val="000E14B4"/>
    <w:rsid w:val="000E2663"/>
    <w:rsid w:val="000E5217"/>
    <w:rsid w:val="000E59BE"/>
    <w:rsid w:val="000E756E"/>
    <w:rsid w:val="000F0D4A"/>
    <w:rsid w:val="000F2428"/>
    <w:rsid w:val="000F2BCF"/>
    <w:rsid w:val="000F4010"/>
    <w:rsid w:val="000F5DDF"/>
    <w:rsid w:val="000F6A1A"/>
    <w:rsid w:val="000F6D24"/>
    <w:rsid w:val="000F6FBE"/>
    <w:rsid w:val="0010203F"/>
    <w:rsid w:val="001032D0"/>
    <w:rsid w:val="001077F2"/>
    <w:rsid w:val="00110AE4"/>
    <w:rsid w:val="001126CC"/>
    <w:rsid w:val="00113129"/>
    <w:rsid w:val="00113779"/>
    <w:rsid w:val="0011433E"/>
    <w:rsid w:val="00114E0C"/>
    <w:rsid w:val="0011611C"/>
    <w:rsid w:val="0011686B"/>
    <w:rsid w:val="001171B2"/>
    <w:rsid w:val="001179FC"/>
    <w:rsid w:val="00122DB5"/>
    <w:rsid w:val="00123784"/>
    <w:rsid w:val="00124E07"/>
    <w:rsid w:val="001261E7"/>
    <w:rsid w:val="001273A9"/>
    <w:rsid w:val="001275EB"/>
    <w:rsid w:val="00127991"/>
    <w:rsid w:val="001305A9"/>
    <w:rsid w:val="0013480E"/>
    <w:rsid w:val="00135469"/>
    <w:rsid w:val="00135506"/>
    <w:rsid w:val="0013675E"/>
    <w:rsid w:val="00136DB1"/>
    <w:rsid w:val="001378D6"/>
    <w:rsid w:val="00141E25"/>
    <w:rsid w:val="00141EBE"/>
    <w:rsid w:val="001444A0"/>
    <w:rsid w:val="00144E76"/>
    <w:rsid w:val="00145B06"/>
    <w:rsid w:val="00147379"/>
    <w:rsid w:val="001477F8"/>
    <w:rsid w:val="001513B2"/>
    <w:rsid w:val="00160F16"/>
    <w:rsid w:val="00160F75"/>
    <w:rsid w:val="0016128E"/>
    <w:rsid w:val="001626EA"/>
    <w:rsid w:val="001657AA"/>
    <w:rsid w:val="0016636A"/>
    <w:rsid w:val="001675DC"/>
    <w:rsid w:val="00167825"/>
    <w:rsid w:val="00170259"/>
    <w:rsid w:val="001713D9"/>
    <w:rsid w:val="00173621"/>
    <w:rsid w:val="001739DF"/>
    <w:rsid w:val="00174127"/>
    <w:rsid w:val="00174205"/>
    <w:rsid w:val="00174FEA"/>
    <w:rsid w:val="00175F0A"/>
    <w:rsid w:val="00177BBC"/>
    <w:rsid w:val="00177E18"/>
    <w:rsid w:val="0018206F"/>
    <w:rsid w:val="001869CE"/>
    <w:rsid w:val="001873BA"/>
    <w:rsid w:val="00187F33"/>
    <w:rsid w:val="00190B34"/>
    <w:rsid w:val="00190B37"/>
    <w:rsid w:val="00191FD1"/>
    <w:rsid w:val="00193B6E"/>
    <w:rsid w:val="00194174"/>
    <w:rsid w:val="00194988"/>
    <w:rsid w:val="00194BE7"/>
    <w:rsid w:val="001952D2"/>
    <w:rsid w:val="0019540C"/>
    <w:rsid w:val="00195BE7"/>
    <w:rsid w:val="0019643C"/>
    <w:rsid w:val="001972D9"/>
    <w:rsid w:val="0019731D"/>
    <w:rsid w:val="00197349"/>
    <w:rsid w:val="001A42F0"/>
    <w:rsid w:val="001B037E"/>
    <w:rsid w:val="001B2215"/>
    <w:rsid w:val="001B2FCC"/>
    <w:rsid w:val="001B3AD3"/>
    <w:rsid w:val="001B3B19"/>
    <w:rsid w:val="001B40F7"/>
    <w:rsid w:val="001B5219"/>
    <w:rsid w:val="001B6047"/>
    <w:rsid w:val="001B6A07"/>
    <w:rsid w:val="001B6A70"/>
    <w:rsid w:val="001B6E9E"/>
    <w:rsid w:val="001B7CBF"/>
    <w:rsid w:val="001C0CE8"/>
    <w:rsid w:val="001C10DA"/>
    <w:rsid w:val="001C18F8"/>
    <w:rsid w:val="001C229A"/>
    <w:rsid w:val="001C24EE"/>
    <w:rsid w:val="001C46FB"/>
    <w:rsid w:val="001C4F58"/>
    <w:rsid w:val="001C63BB"/>
    <w:rsid w:val="001C6F34"/>
    <w:rsid w:val="001C7798"/>
    <w:rsid w:val="001C7F00"/>
    <w:rsid w:val="001D118B"/>
    <w:rsid w:val="001D1DE4"/>
    <w:rsid w:val="001D387E"/>
    <w:rsid w:val="001D4B0F"/>
    <w:rsid w:val="001E0753"/>
    <w:rsid w:val="001E2FEC"/>
    <w:rsid w:val="001E31D9"/>
    <w:rsid w:val="001E5959"/>
    <w:rsid w:val="001E7313"/>
    <w:rsid w:val="001F08EC"/>
    <w:rsid w:val="001F0CC6"/>
    <w:rsid w:val="001F14C1"/>
    <w:rsid w:val="001F1527"/>
    <w:rsid w:val="001F1CF6"/>
    <w:rsid w:val="001F470A"/>
    <w:rsid w:val="00202619"/>
    <w:rsid w:val="00202EA7"/>
    <w:rsid w:val="002037DD"/>
    <w:rsid w:val="00204436"/>
    <w:rsid w:val="00205623"/>
    <w:rsid w:val="0021036D"/>
    <w:rsid w:val="00211F85"/>
    <w:rsid w:val="002124D7"/>
    <w:rsid w:val="002134E4"/>
    <w:rsid w:val="00213729"/>
    <w:rsid w:val="00214033"/>
    <w:rsid w:val="002143FC"/>
    <w:rsid w:val="0021474B"/>
    <w:rsid w:val="00214D90"/>
    <w:rsid w:val="0021561B"/>
    <w:rsid w:val="00215C89"/>
    <w:rsid w:val="0021632D"/>
    <w:rsid w:val="002205A1"/>
    <w:rsid w:val="002221D2"/>
    <w:rsid w:val="00223757"/>
    <w:rsid w:val="002246B3"/>
    <w:rsid w:val="0022560C"/>
    <w:rsid w:val="00227963"/>
    <w:rsid w:val="00230D9F"/>
    <w:rsid w:val="00233126"/>
    <w:rsid w:val="002366E8"/>
    <w:rsid w:val="0024085F"/>
    <w:rsid w:val="00242068"/>
    <w:rsid w:val="0024223D"/>
    <w:rsid w:val="00243C6A"/>
    <w:rsid w:val="002447C5"/>
    <w:rsid w:val="00245201"/>
    <w:rsid w:val="00245C9E"/>
    <w:rsid w:val="00247F1C"/>
    <w:rsid w:val="0025054E"/>
    <w:rsid w:val="00250644"/>
    <w:rsid w:val="0025266A"/>
    <w:rsid w:val="0025384C"/>
    <w:rsid w:val="002542F3"/>
    <w:rsid w:val="00257C97"/>
    <w:rsid w:val="002607EF"/>
    <w:rsid w:val="00260BA8"/>
    <w:rsid w:val="00260DD6"/>
    <w:rsid w:val="0026199B"/>
    <w:rsid w:val="00261D63"/>
    <w:rsid w:val="00263F01"/>
    <w:rsid w:val="00266175"/>
    <w:rsid w:val="00266BE4"/>
    <w:rsid w:val="00267BCF"/>
    <w:rsid w:val="00272270"/>
    <w:rsid w:val="002727B5"/>
    <w:rsid w:val="00272F3E"/>
    <w:rsid w:val="00273040"/>
    <w:rsid w:val="00275081"/>
    <w:rsid w:val="00276483"/>
    <w:rsid w:val="0027796A"/>
    <w:rsid w:val="00280AAB"/>
    <w:rsid w:val="00282701"/>
    <w:rsid w:val="00283BAB"/>
    <w:rsid w:val="00284F4D"/>
    <w:rsid w:val="002857D0"/>
    <w:rsid w:val="00286B23"/>
    <w:rsid w:val="00292011"/>
    <w:rsid w:val="00293769"/>
    <w:rsid w:val="002941AE"/>
    <w:rsid w:val="002942C6"/>
    <w:rsid w:val="0029439D"/>
    <w:rsid w:val="00294584"/>
    <w:rsid w:val="00297ED5"/>
    <w:rsid w:val="002A000D"/>
    <w:rsid w:val="002A009B"/>
    <w:rsid w:val="002A10D1"/>
    <w:rsid w:val="002A2F75"/>
    <w:rsid w:val="002A39C0"/>
    <w:rsid w:val="002A3F3B"/>
    <w:rsid w:val="002A4864"/>
    <w:rsid w:val="002A4E0A"/>
    <w:rsid w:val="002A7D41"/>
    <w:rsid w:val="002B06B0"/>
    <w:rsid w:val="002B0CAB"/>
    <w:rsid w:val="002B1B5B"/>
    <w:rsid w:val="002B27F1"/>
    <w:rsid w:val="002B3CD7"/>
    <w:rsid w:val="002B5D80"/>
    <w:rsid w:val="002B5E4D"/>
    <w:rsid w:val="002B7385"/>
    <w:rsid w:val="002B7398"/>
    <w:rsid w:val="002B7FC5"/>
    <w:rsid w:val="002C0039"/>
    <w:rsid w:val="002C03EE"/>
    <w:rsid w:val="002C05A1"/>
    <w:rsid w:val="002C19B2"/>
    <w:rsid w:val="002C21F9"/>
    <w:rsid w:val="002D018F"/>
    <w:rsid w:val="002D061A"/>
    <w:rsid w:val="002D22D1"/>
    <w:rsid w:val="002D3BFE"/>
    <w:rsid w:val="002D54C7"/>
    <w:rsid w:val="002D6593"/>
    <w:rsid w:val="002E0573"/>
    <w:rsid w:val="002E0BA1"/>
    <w:rsid w:val="002E2874"/>
    <w:rsid w:val="002E2875"/>
    <w:rsid w:val="002E4130"/>
    <w:rsid w:val="002E4F09"/>
    <w:rsid w:val="002E607F"/>
    <w:rsid w:val="002F1022"/>
    <w:rsid w:val="002F4BC1"/>
    <w:rsid w:val="00301145"/>
    <w:rsid w:val="003028BC"/>
    <w:rsid w:val="00302B97"/>
    <w:rsid w:val="00302C65"/>
    <w:rsid w:val="003031E2"/>
    <w:rsid w:val="00304110"/>
    <w:rsid w:val="00304997"/>
    <w:rsid w:val="00305828"/>
    <w:rsid w:val="003068B2"/>
    <w:rsid w:val="00307296"/>
    <w:rsid w:val="003075DA"/>
    <w:rsid w:val="003106F3"/>
    <w:rsid w:val="00310E87"/>
    <w:rsid w:val="00311012"/>
    <w:rsid w:val="003116C1"/>
    <w:rsid w:val="0031425A"/>
    <w:rsid w:val="00315F97"/>
    <w:rsid w:val="003178C7"/>
    <w:rsid w:val="003178D0"/>
    <w:rsid w:val="003213A2"/>
    <w:rsid w:val="003228C4"/>
    <w:rsid w:val="00323329"/>
    <w:rsid w:val="00323AC5"/>
    <w:rsid w:val="00325A0E"/>
    <w:rsid w:val="00325D80"/>
    <w:rsid w:val="0032629A"/>
    <w:rsid w:val="0032696B"/>
    <w:rsid w:val="00330B82"/>
    <w:rsid w:val="00332979"/>
    <w:rsid w:val="00332AA1"/>
    <w:rsid w:val="003348A0"/>
    <w:rsid w:val="003360EF"/>
    <w:rsid w:val="00340079"/>
    <w:rsid w:val="00340193"/>
    <w:rsid w:val="003463C6"/>
    <w:rsid w:val="00350116"/>
    <w:rsid w:val="00352764"/>
    <w:rsid w:val="0035518B"/>
    <w:rsid w:val="003566CD"/>
    <w:rsid w:val="00360A91"/>
    <w:rsid w:val="00361587"/>
    <w:rsid w:val="0036291B"/>
    <w:rsid w:val="003633C3"/>
    <w:rsid w:val="003662CE"/>
    <w:rsid w:val="003663C4"/>
    <w:rsid w:val="0037017C"/>
    <w:rsid w:val="00371195"/>
    <w:rsid w:val="003731B5"/>
    <w:rsid w:val="003760D3"/>
    <w:rsid w:val="00380F11"/>
    <w:rsid w:val="0038150C"/>
    <w:rsid w:val="00382BD0"/>
    <w:rsid w:val="00383D17"/>
    <w:rsid w:val="00383D60"/>
    <w:rsid w:val="00385E91"/>
    <w:rsid w:val="003909B2"/>
    <w:rsid w:val="00390DEA"/>
    <w:rsid w:val="00394622"/>
    <w:rsid w:val="0039712A"/>
    <w:rsid w:val="00397141"/>
    <w:rsid w:val="00397530"/>
    <w:rsid w:val="003A07AF"/>
    <w:rsid w:val="003A27D2"/>
    <w:rsid w:val="003A397A"/>
    <w:rsid w:val="003A4B20"/>
    <w:rsid w:val="003A54BB"/>
    <w:rsid w:val="003B178E"/>
    <w:rsid w:val="003B1E14"/>
    <w:rsid w:val="003B2452"/>
    <w:rsid w:val="003B2FD8"/>
    <w:rsid w:val="003B404B"/>
    <w:rsid w:val="003B4F6B"/>
    <w:rsid w:val="003B5FA9"/>
    <w:rsid w:val="003B673F"/>
    <w:rsid w:val="003B7892"/>
    <w:rsid w:val="003B7C29"/>
    <w:rsid w:val="003C014B"/>
    <w:rsid w:val="003C0EB4"/>
    <w:rsid w:val="003C1011"/>
    <w:rsid w:val="003C2DE0"/>
    <w:rsid w:val="003C6238"/>
    <w:rsid w:val="003C63A1"/>
    <w:rsid w:val="003C6524"/>
    <w:rsid w:val="003C6647"/>
    <w:rsid w:val="003C6CEF"/>
    <w:rsid w:val="003C70AD"/>
    <w:rsid w:val="003C729A"/>
    <w:rsid w:val="003C7C43"/>
    <w:rsid w:val="003D1872"/>
    <w:rsid w:val="003D287E"/>
    <w:rsid w:val="003D39C5"/>
    <w:rsid w:val="003D3C1C"/>
    <w:rsid w:val="003D4C26"/>
    <w:rsid w:val="003D69EB"/>
    <w:rsid w:val="003D7776"/>
    <w:rsid w:val="003D77A1"/>
    <w:rsid w:val="003E0D61"/>
    <w:rsid w:val="003E11E7"/>
    <w:rsid w:val="003E3366"/>
    <w:rsid w:val="003E34B8"/>
    <w:rsid w:val="003E3E76"/>
    <w:rsid w:val="003E52A1"/>
    <w:rsid w:val="003E58F2"/>
    <w:rsid w:val="003E5D41"/>
    <w:rsid w:val="003E6DC0"/>
    <w:rsid w:val="003E6EB7"/>
    <w:rsid w:val="003F12BE"/>
    <w:rsid w:val="003F1626"/>
    <w:rsid w:val="003F208D"/>
    <w:rsid w:val="003F27DD"/>
    <w:rsid w:val="003F2BED"/>
    <w:rsid w:val="003F4F5E"/>
    <w:rsid w:val="003F6C30"/>
    <w:rsid w:val="003F781E"/>
    <w:rsid w:val="00400823"/>
    <w:rsid w:val="00400FFF"/>
    <w:rsid w:val="0040187D"/>
    <w:rsid w:val="00401E7C"/>
    <w:rsid w:val="00403B82"/>
    <w:rsid w:val="00404BC4"/>
    <w:rsid w:val="004053D5"/>
    <w:rsid w:val="0040666F"/>
    <w:rsid w:val="0040698D"/>
    <w:rsid w:val="00410A26"/>
    <w:rsid w:val="00410AB1"/>
    <w:rsid w:val="00410C38"/>
    <w:rsid w:val="00411C1F"/>
    <w:rsid w:val="00413DA8"/>
    <w:rsid w:val="00414309"/>
    <w:rsid w:val="0041455C"/>
    <w:rsid w:val="00415730"/>
    <w:rsid w:val="00416277"/>
    <w:rsid w:val="00422EBD"/>
    <w:rsid w:val="004241F1"/>
    <w:rsid w:val="0042441B"/>
    <w:rsid w:val="004257D1"/>
    <w:rsid w:val="00426773"/>
    <w:rsid w:val="004267ED"/>
    <w:rsid w:val="00426A22"/>
    <w:rsid w:val="00427BBB"/>
    <w:rsid w:val="004307D7"/>
    <w:rsid w:val="00431960"/>
    <w:rsid w:val="00431A17"/>
    <w:rsid w:val="00433BEE"/>
    <w:rsid w:val="004348E4"/>
    <w:rsid w:val="0043547B"/>
    <w:rsid w:val="0043670A"/>
    <w:rsid w:val="004402CE"/>
    <w:rsid w:val="00441796"/>
    <w:rsid w:val="00442083"/>
    <w:rsid w:val="00442B2D"/>
    <w:rsid w:val="00445DD1"/>
    <w:rsid w:val="00445F8A"/>
    <w:rsid w:val="00446DFC"/>
    <w:rsid w:val="00447C59"/>
    <w:rsid w:val="00447F5A"/>
    <w:rsid w:val="00450725"/>
    <w:rsid w:val="0045097D"/>
    <w:rsid w:val="00452244"/>
    <w:rsid w:val="00453222"/>
    <w:rsid w:val="004539A4"/>
    <w:rsid w:val="00453D27"/>
    <w:rsid w:val="00454117"/>
    <w:rsid w:val="0045423A"/>
    <w:rsid w:val="00454D42"/>
    <w:rsid w:val="0045593A"/>
    <w:rsid w:val="00461CBE"/>
    <w:rsid w:val="00462324"/>
    <w:rsid w:val="0046478A"/>
    <w:rsid w:val="00467A36"/>
    <w:rsid w:val="00470735"/>
    <w:rsid w:val="004712D8"/>
    <w:rsid w:val="004715D7"/>
    <w:rsid w:val="004731AD"/>
    <w:rsid w:val="004741A7"/>
    <w:rsid w:val="00477120"/>
    <w:rsid w:val="00477260"/>
    <w:rsid w:val="00477BAD"/>
    <w:rsid w:val="00477CBF"/>
    <w:rsid w:val="00477F2F"/>
    <w:rsid w:val="00481EFB"/>
    <w:rsid w:val="004827E3"/>
    <w:rsid w:val="00485A10"/>
    <w:rsid w:val="00485D7B"/>
    <w:rsid w:val="00486625"/>
    <w:rsid w:val="00486C2D"/>
    <w:rsid w:val="00487A62"/>
    <w:rsid w:val="00487A65"/>
    <w:rsid w:val="00490804"/>
    <w:rsid w:val="00497126"/>
    <w:rsid w:val="004A1CBA"/>
    <w:rsid w:val="004A24B4"/>
    <w:rsid w:val="004A42CA"/>
    <w:rsid w:val="004B03F3"/>
    <w:rsid w:val="004B6A10"/>
    <w:rsid w:val="004C09DE"/>
    <w:rsid w:val="004C31B4"/>
    <w:rsid w:val="004C597B"/>
    <w:rsid w:val="004C6CC7"/>
    <w:rsid w:val="004C7667"/>
    <w:rsid w:val="004D032E"/>
    <w:rsid w:val="004D2458"/>
    <w:rsid w:val="004D2E3F"/>
    <w:rsid w:val="004D343B"/>
    <w:rsid w:val="004D4D03"/>
    <w:rsid w:val="004D53E9"/>
    <w:rsid w:val="004D55F7"/>
    <w:rsid w:val="004D7734"/>
    <w:rsid w:val="004E053E"/>
    <w:rsid w:val="004E16CC"/>
    <w:rsid w:val="004E29D4"/>
    <w:rsid w:val="004E2C9D"/>
    <w:rsid w:val="004E2DAD"/>
    <w:rsid w:val="004E47BE"/>
    <w:rsid w:val="004E5698"/>
    <w:rsid w:val="004E570E"/>
    <w:rsid w:val="004E5B83"/>
    <w:rsid w:val="004E624F"/>
    <w:rsid w:val="004F0679"/>
    <w:rsid w:val="004F15EC"/>
    <w:rsid w:val="004F1751"/>
    <w:rsid w:val="004F494A"/>
    <w:rsid w:val="004F4EC8"/>
    <w:rsid w:val="004F513A"/>
    <w:rsid w:val="004F6A28"/>
    <w:rsid w:val="00500F6C"/>
    <w:rsid w:val="0050243A"/>
    <w:rsid w:val="005026C9"/>
    <w:rsid w:val="005028C9"/>
    <w:rsid w:val="00502ED9"/>
    <w:rsid w:val="00505B05"/>
    <w:rsid w:val="005066CC"/>
    <w:rsid w:val="00506DFC"/>
    <w:rsid w:val="005077C9"/>
    <w:rsid w:val="00511BB6"/>
    <w:rsid w:val="00512798"/>
    <w:rsid w:val="00513932"/>
    <w:rsid w:val="00516D7E"/>
    <w:rsid w:val="0051741E"/>
    <w:rsid w:val="0052003B"/>
    <w:rsid w:val="00520386"/>
    <w:rsid w:val="0052129C"/>
    <w:rsid w:val="00522A6A"/>
    <w:rsid w:val="00522DD4"/>
    <w:rsid w:val="005245A1"/>
    <w:rsid w:val="00524E60"/>
    <w:rsid w:val="005263CE"/>
    <w:rsid w:val="00526D84"/>
    <w:rsid w:val="00527339"/>
    <w:rsid w:val="005319C0"/>
    <w:rsid w:val="00533515"/>
    <w:rsid w:val="00534138"/>
    <w:rsid w:val="00535736"/>
    <w:rsid w:val="00540E97"/>
    <w:rsid w:val="00542000"/>
    <w:rsid w:val="005427FA"/>
    <w:rsid w:val="00543310"/>
    <w:rsid w:val="005446AF"/>
    <w:rsid w:val="00545338"/>
    <w:rsid w:val="00545F07"/>
    <w:rsid w:val="00546064"/>
    <w:rsid w:val="00546079"/>
    <w:rsid w:val="00550A67"/>
    <w:rsid w:val="0055141E"/>
    <w:rsid w:val="00553803"/>
    <w:rsid w:val="005553A9"/>
    <w:rsid w:val="00556A5A"/>
    <w:rsid w:val="005571D8"/>
    <w:rsid w:val="00562191"/>
    <w:rsid w:val="0056296F"/>
    <w:rsid w:val="00562E17"/>
    <w:rsid w:val="005637B6"/>
    <w:rsid w:val="00564989"/>
    <w:rsid w:val="00565369"/>
    <w:rsid w:val="00565F98"/>
    <w:rsid w:val="00565FC4"/>
    <w:rsid w:val="00567950"/>
    <w:rsid w:val="00571486"/>
    <w:rsid w:val="00573D92"/>
    <w:rsid w:val="00576DE2"/>
    <w:rsid w:val="00577D1A"/>
    <w:rsid w:val="005802AE"/>
    <w:rsid w:val="00581BE4"/>
    <w:rsid w:val="00582340"/>
    <w:rsid w:val="00586EEA"/>
    <w:rsid w:val="00587AEF"/>
    <w:rsid w:val="00592271"/>
    <w:rsid w:val="005922C8"/>
    <w:rsid w:val="005942B0"/>
    <w:rsid w:val="00594BC9"/>
    <w:rsid w:val="0059599E"/>
    <w:rsid w:val="00595F2A"/>
    <w:rsid w:val="005965A2"/>
    <w:rsid w:val="00596CC7"/>
    <w:rsid w:val="005973C3"/>
    <w:rsid w:val="005A1C13"/>
    <w:rsid w:val="005A306A"/>
    <w:rsid w:val="005A4AA4"/>
    <w:rsid w:val="005A7E44"/>
    <w:rsid w:val="005B26C3"/>
    <w:rsid w:val="005B2C91"/>
    <w:rsid w:val="005B3769"/>
    <w:rsid w:val="005B3B71"/>
    <w:rsid w:val="005B48C9"/>
    <w:rsid w:val="005B5227"/>
    <w:rsid w:val="005B5E4B"/>
    <w:rsid w:val="005B5F13"/>
    <w:rsid w:val="005B6083"/>
    <w:rsid w:val="005B6FBB"/>
    <w:rsid w:val="005B731E"/>
    <w:rsid w:val="005C2DD2"/>
    <w:rsid w:val="005C3E9E"/>
    <w:rsid w:val="005C4413"/>
    <w:rsid w:val="005C4D07"/>
    <w:rsid w:val="005C5CF1"/>
    <w:rsid w:val="005C6294"/>
    <w:rsid w:val="005C73D5"/>
    <w:rsid w:val="005C7D46"/>
    <w:rsid w:val="005C7F18"/>
    <w:rsid w:val="005D03AA"/>
    <w:rsid w:val="005D0EFD"/>
    <w:rsid w:val="005D121F"/>
    <w:rsid w:val="005D12AB"/>
    <w:rsid w:val="005D1464"/>
    <w:rsid w:val="005D156D"/>
    <w:rsid w:val="005D2524"/>
    <w:rsid w:val="005D33E4"/>
    <w:rsid w:val="005D3445"/>
    <w:rsid w:val="005D3947"/>
    <w:rsid w:val="005D72B4"/>
    <w:rsid w:val="005E0363"/>
    <w:rsid w:val="005E1F84"/>
    <w:rsid w:val="005E1FE4"/>
    <w:rsid w:val="005E2C4C"/>
    <w:rsid w:val="005E3231"/>
    <w:rsid w:val="005E3322"/>
    <w:rsid w:val="005E5075"/>
    <w:rsid w:val="005E510B"/>
    <w:rsid w:val="005F01C7"/>
    <w:rsid w:val="005F14E0"/>
    <w:rsid w:val="005F176B"/>
    <w:rsid w:val="005F2596"/>
    <w:rsid w:val="005F6280"/>
    <w:rsid w:val="005F6D0A"/>
    <w:rsid w:val="00600012"/>
    <w:rsid w:val="00604834"/>
    <w:rsid w:val="00604A85"/>
    <w:rsid w:val="00604C00"/>
    <w:rsid w:val="00605D9C"/>
    <w:rsid w:val="00611390"/>
    <w:rsid w:val="0061287E"/>
    <w:rsid w:val="00614637"/>
    <w:rsid w:val="00615238"/>
    <w:rsid w:val="00621868"/>
    <w:rsid w:val="00623750"/>
    <w:rsid w:val="0062561C"/>
    <w:rsid w:val="00626139"/>
    <w:rsid w:val="00626517"/>
    <w:rsid w:val="00626F84"/>
    <w:rsid w:val="00631C87"/>
    <w:rsid w:val="00632182"/>
    <w:rsid w:val="00634511"/>
    <w:rsid w:val="00636BD7"/>
    <w:rsid w:val="006378A8"/>
    <w:rsid w:val="0064062C"/>
    <w:rsid w:val="0064108D"/>
    <w:rsid w:val="00641F38"/>
    <w:rsid w:val="006427DA"/>
    <w:rsid w:val="0064282D"/>
    <w:rsid w:val="0064428B"/>
    <w:rsid w:val="0064493A"/>
    <w:rsid w:val="00644E3F"/>
    <w:rsid w:val="006467AD"/>
    <w:rsid w:val="006508A5"/>
    <w:rsid w:val="00650A13"/>
    <w:rsid w:val="00650BBA"/>
    <w:rsid w:val="0065260A"/>
    <w:rsid w:val="00653C04"/>
    <w:rsid w:val="00654E23"/>
    <w:rsid w:val="00654E86"/>
    <w:rsid w:val="006560D4"/>
    <w:rsid w:val="006569E8"/>
    <w:rsid w:val="00656FC2"/>
    <w:rsid w:val="00657AF9"/>
    <w:rsid w:val="00657E3E"/>
    <w:rsid w:val="006632B9"/>
    <w:rsid w:val="006663D7"/>
    <w:rsid w:val="00666C71"/>
    <w:rsid w:val="0066737E"/>
    <w:rsid w:val="00670B31"/>
    <w:rsid w:val="006737ED"/>
    <w:rsid w:val="0067532D"/>
    <w:rsid w:val="00677402"/>
    <w:rsid w:val="00680473"/>
    <w:rsid w:val="00680642"/>
    <w:rsid w:val="00680687"/>
    <w:rsid w:val="006831FC"/>
    <w:rsid w:val="00683666"/>
    <w:rsid w:val="006852F7"/>
    <w:rsid w:val="006853D2"/>
    <w:rsid w:val="00686AD1"/>
    <w:rsid w:val="00690020"/>
    <w:rsid w:val="00690A2C"/>
    <w:rsid w:val="00692E93"/>
    <w:rsid w:val="00694DBF"/>
    <w:rsid w:val="00697299"/>
    <w:rsid w:val="006A2310"/>
    <w:rsid w:val="006A23D1"/>
    <w:rsid w:val="006A292F"/>
    <w:rsid w:val="006A391E"/>
    <w:rsid w:val="006A5285"/>
    <w:rsid w:val="006A5F7C"/>
    <w:rsid w:val="006A62F9"/>
    <w:rsid w:val="006A6549"/>
    <w:rsid w:val="006A6C54"/>
    <w:rsid w:val="006A6E54"/>
    <w:rsid w:val="006A75B3"/>
    <w:rsid w:val="006B092D"/>
    <w:rsid w:val="006B1849"/>
    <w:rsid w:val="006B1A95"/>
    <w:rsid w:val="006B2C1C"/>
    <w:rsid w:val="006B3163"/>
    <w:rsid w:val="006B32B2"/>
    <w:rsid w:val="006B3473"/>
    <w:rsid w:val="006B3E8A"/>
    <w:rsid w:val="006B4CBA"/>
    <w:rsid w:val="006B4F1E"/>
    <w:rsid w:val="006B5D01"/>
    <w:rsid w:val="006B754D"/>
    <w:rsid w:val="006C1E9E"/>
    <w:rsid w:val="006C3391"/>
    <w:rsid w:val="006C34FC"/>
    <w:rsid w:val="006C3AA7"/>
    <w:rsid w:val="006C6016"/>
    <w:rsid w:val="006D083C"/>
    <w:rsid w:val="006D09C7"/>
    <w:rsid w:val="006D0A8D"/>
    <w:rsid w:val="006D2A1D"/>
    <w:rsid w:val="006D2A78"/>
    <w:rsid w:val="006D57CB"/>
    <w:rsid w:val="006D6174"/>
    <w:rsid w:val="006D7288"/>
    <w:rsid w:val="006E099E"/>
    <w:rsid w:val="006E3218"/>
    <w:rsid w:val="006E3675"/>
    <w:rsid w:val="006E4B15"/>
    <w:rsid w:val="006E4D7F"/>
    <w:rsid w:val="006F1D91"/>
    <w:rsid w:val="006F21A8"/>
    <w:rsid w:val="006F2327"/>
    <w:rsid w:val="006F2B43"/>
    <w:rsid w:val="006F2BA8"/>
    <w:rsid w:val="006F3493"/>
    <w:rsid w:val="006F4FD7"/>
    <w:rsid w:val="00701BC0"/>
    <w:rsid w:val="00701C52"/>
    <w:rsid w:val="007031BB"/>
    <w:rsid w:val="007049C9"/>
    <w:rsid w:val="00714831"/>
    <w:rsid w:val="007152C1"/>
    <w:rsid w:val="00715507"/>
    <w:rsid w:val="007161CA"/>
    <w:rsid w:val="007201F2"/>
    <w:rsid w:val="00720497"/>
    <w:rsid w:val="0072064D"/>
    <w:rsid w:val="00721065"/>
    <w:rsid w:val="00721EA6"/>
    <w:rsid w:val="00723F5C"/>
    <w:rsid w:val="00723FEF"/>
    <w:rsid w:val="0072446C"/>
    <w:rsid w:val="00732AF5"/>
    <w:rsid w:val="00733058"/>
    <w:rsid w:val="00733CA4"/>
    <w:rsid w:val="00736F27"/>
    <w:rsid w:val="00737092"/>
    <w:rsid w:val="00740D5B"/>
    <w:rsid w:val="007434A6"/>
    <w:rsid w:val="00744569"/>
    <w:rsid w:val="0074565B"/>
    <w:rsid w:val="00747667"/>
    <w:rsid w:val="00747ACE"/>
    <w:rsid w:val="00752C1D"/>
    <w:rsid w:val="00752D50"/>
    <w:rsid w:val="007534E4"/>
    <w:rsid w:val="00754643"/>
    <w:rsid w:val="00755824"/>
    <w:rsid w:val="00755C4D"/>
    <w:rsid w:val="00757844"/>
    <w:rsid w:val="007633E4"/>
    <w:rsid w:val="00764291"/>
    <w:rsid w:val="00765C5B"/>
    <w:rsid w:val="00765EEC"/>
    <w:rsid w:val="00765F13"/>
    <w:rsid w:val="00770E5B"/>
    <w:rsid w:val="007711BA"/>
    <w:rsid w:val="00771924"/>
    <w:rsid w:val="00772BF5"/>
    <w:rsid w:val="00780E5A"/>
    <w:rsid w:val="007828B2"/>
    <w:rsid w:val="00782E57"/>
    <w:rsid w:val="007848BA"/>
    <w:rsid w:val="0078711D"/>
    <w:rsid w:val="007905F1"/>
    <w:rsid w:val="00790B45"/>
    <w:rsid w:val="00790D86"/>
    <w:rsid w:val="0079225D"/>
    <w:rsid w:val="00792B2D"/>
    <w:rsid w:val="00793334"/>
    <w:rsid w:val="007948B6"/>
    <w:rsid w:val="00795036"/>
    <w:rsid w:val="007965EB"/>
    <w:rsid w:val="007A018E"/>
    <w:rsid w:val="007A27BD"/>
    <w:rsid w:val="007A63C1"/>
    <w:rsid w:val="007A645C"/>
    <w:rsid w:val="007A79C7"/>
    <w:rsid w:val="007B04CC"/>
    <w:rsid w:val="007B42A0"/>
    <w:rsid w:val="007B4610"/>
    <w:rsid w:val="007C070A"/>
    <w:rsid w:val="007C1100"/>
    <w:rsid w:val="007C14D1"/>
    <w:rsid w:val="007C1D94"/>
    <w:rsid w:val="007C268A"/>
    <w:rsid w:val="007C4707"/>
    <w:rsid w:val="007C4C50"/>
    <w:rsid w:val="007C69D0"/>
    <w:rsid w:val="007C7E67"/>
    <w:rsid w:val="007D0FCF"/>
    <w:rsid w:val="007D1593"/>
    <w:rsid w:val="007D2FD2"/>
    <w:rsid w:val="007D3D69"/>
    <w:rsid w:val="007D458F"/>
    <w:rsid w:val="007D570D"/>
    <w:rsid w:val="007D7EAF"/>
    <w:rsid w:val="007E03AE"/>
    <w:rsid w:val="007E0D6F"/>
    <w:rsid w:val="007E1C46"/>
    <w:rsid w:val="007E36C9"/>
    <w:rsid w:val="007E3815"/>
    <w:rsid w:val="007E39A0"/>
    <w:rsid w:val="007E3C04"/>
    <w:rsid w:val="007E3CFD"/>
    <w:rsid w:val="007E44B2"/>
    <w:rsid w:val="007E4B5D"/>
    <w:rsid w:val="007E564F"/>
    <w:rsid w:val="007E786B"/>
    <w:rsid w:val="007F06DD"/>
    <w:rsid w:val="007F37B6"/>
    <w:rsid w:val="007F448E"/>
    <w:rsid w:val="007F4DE9"/>
    <w:rsid w:val="007F6C5E"/>
    <w:rsid w:val="007F71FD"/>
    <w:rsid w:val="00800E45"/>
    <w:rsid w:val="00800F57"/>
    <w:rsid w:val="00803F52"/>
    <w:rsid w:val="00805048"/>
    <w:rsid w:val="0081142E"/>
    <w:rsid w:val="00813B77"/>
    <w:rsid w:val="00814EC9"/>
    <w:rsid w:val="008161ED"/>
    <w:rsid w:val="008171D1"/>
    <w:rsid w:val="00817B98"/>
    <w:rsid w:val="008224C0"/>
    <w:rsid w:val="00824348"/>
    <w:rsid w:val="0082473D"/>
    <w:rsid w:val="00826AB6"/>
    <w:rsid w:val="00830BB7"/>
    <w:rsid w:val="008310B7"/>
    <w:rsid w:val="00831E05"/>
    <w:rsid w:val="00832A7D"/>
    <w:rsid w:val="0084025D"/>
    <w:rsid w:val="00841281"/>
    <w:rsid w:val="008414C0"/>
    <w:rsid w:val="0084296D"/>
    <w:rsid w:val="00842EA8"/>
    <w:rsid w:val="00842EFE"/>
    <w:rsid w:val="0084304C"/>
    <w:rsid w:val="00845001"/>
    <w:rsid w:val="00846B1D"/>
    <w:rsid w:val="008474C9"/>
    <w:rsid w:val="0085184E"/>
    <w:rsid w:val="008520E3"/>
    <w:rsid w:val="00852379"/>
    <w:rsid w:val="00852F9A"/>
    <w:rsid w:val="00853D4F"/>
    <w:rsid w:val="008547E1"/>
    <w:rsid w:val="00854E0B"/>
    <w:rsid w:val="008553DD"/>
    <w:rsid w:val="008608A9"/>
    <w:rsid w:val="00860F0F"/>
    <w:rsid w:val="00861531"/>
    <w:rsid w:val="008616D4"/>
    <w:rsid w:val="0086279B"/>
    <w:rsid w:val="008630F5"/>
    <w:rsid w:val="00863D53"/>
    <w:rsid w:val="008649AB"/>
    <w:rsid w:val="008658B9"/>
    <w:rsid w:val="00866D30"/>
    <w:rsid w:val="00866D87"/>
    <w:rsid w:val="00867191"/>
    <w:rsid w:val="00872BD4"/>
    <w:rsid w:val="008736EF"/>
    <w:rsid w:val="008737E8"/>
    <w:rsid w:val="00874D62"/>
    <w:rsid w:val="008763D2"/>
    <w:rsid w:val="00877586"/>
    <w:rsid w:val="00883301"/>
    <w:rsid w:val="00884956"/>
    <w:rsid w:val="008857AC"/>
    <w:rsid w:val="00886234"/>
    <w:rsid w:val="00887076"/>
    <w:rsid w:val="00887E0C"/>
    <w:rsid w:val="0089052F"/>
    <w:rsid w:val="00890900"/>
    <w:rsid w:val="00890FF1"/>
    <w:rsid w:val="0089289D"/>
    <w:rsid w:val="008940B0"/>
    <w:rsid w:val="00894C8C"/>
    <w:rsid w:val="008974D3"/>
    <w:rsid w:val="008A025D"/>
    <w:rsid w:val="008A0317"/>
    <w:rsid w:val="008A0B55"/>
    <w:rsid w:val="008A0FA5"/>
    <w:rsid w:val="008A11E2"/>
    <w:rsid w:val="008A1325"/>
    <w:rsid w:val="008A50C6"/>
    <w:rsid w:val="008B0052"/>
    <w:rsid w:val="008B15EE"/>
    <w:rsid w:val="008B1C6E"/>
    <w:rsid w:val="008B3271"/>
    <w:rsid w:val="008B5A24"/>
    <w:rsid w:val="008B63C7"/>
    <w:rsid w:val="008B6728"/>
    <w:rsid w:val="008B7078"/>
    <w:rsid w:val="008C0953"/>
    <w:rsid w:val="008C15C8"/>
    <w:rsid w:val="008C235C"/>
    <w:rsid w:val="008C4B4C"/>
    <w:rsid w:val="008C61D2"/>
    <w:rsid w:val="008C740B"/>
    <w:rsid w:val="008C78CF"/>
    <w:rsid w:val="008D063A"/>
    <w:rsid w:val="008D230A"/>
    <w:rsid w:val="008D275F"/>
    <w:rsid w:val="008D6019"/>
    <w:rsid w:val="008D6802"/>
    <w:rsid w:val="008D6B83"/>
    <w:rsid w:val="008D6E39"/>
    <w:rsid w:val="008E0B71"/>
    <w:rsid w:val="008E0D76"/>
    <w:rsid w:val="008E270B"/>
    <w:rsid w:val="008E4B61"/>
    <w:rsid w:val="008E510A"/>
    <w:rsid w:val="008E677F"/>
    <w:rsid w:val="008E6E74"/>
    <w:rsid w:val="008E7F02"/>
    <w:rsid w:val="008F0A3C"/>
    <w:rsid w:val="008F1442"/>
    <w:rsid w:val="008F2189"/>
    <w:rsid w:val="008F2A97"/>
    <w:rsid w:val="008F34EC"/>
    <w:rsid w:val="008F4BFD"/>
    <w:rsid w:val="008F51D3"/>
    <w:rsid w:val="008F6512"/>
    <w:rsid w:val="008F6C9C"/>
    <w:rsid w:val="008F6E31"/>
    <w:rsid w:val="008F7064"/>
    <w:rsid w:val="008F7B21"/>
    <w:rsid w:val="009025DE"/>
    <w:rsid w:val="00903DED"/>
    <w:rsid w:val="009051CC"/>
    <w:rsid w:val="00905CAE"/>
    <w:rsid w:val="00910540"/>
    <w:rsid w:val="0091201E"/>
    <w:rsid w:val="00912956"/>
    <w:rsid w:val="0092133C"/>
    <w:rsid w:val="009231F0"/>
    <w:rsid w:val="00924D2D"/>
    <w:rsid w:val="009255A9"/>
    <w:rsid w:val="009256D5"/>
    <w:rsid w:val="0093063D"/>
    <w:rsid w:val="0093508D"/>
    <w:rsid w:val="00935BA5"/>
    <w:rsid w:val="009369CB"/>
    <w:rsid w:val="00936BF8"/>
    <w:rsid w:val="00937826"/>
    <w:rsid w:val="00940C2D"/>
    <w:rsid w:val="0094124C"/>
    <w:rsid w:val="0094206D"/>
    <w:rsid w:val="00942E10"/>
    <w:rsid w:val="009432FA"/>
    <w:rsid w:val="0094471F"/>
    <w:rsid w:val="00944C50"/>
    <w:rsid w:val="00945663"/>
    <w:rsid w:val="0094598E"/>
    <w:rsid w:val="009467EA"/>
    <w:rsid w:val="0095037A"/>
    <w:rsid w:val="00950412"/>
    <w:rsid w:val="009528D3"/>
    <w:rsid w:val="0095476C"/>
    <w:rsid w:val="00954849"/>
    <w:rsid w:val="0095485C"/>
    <w:rsid w:val="00955555"/>
    <w:rsid w:val="00955D7F"/>
    <w:rsid w:val="00960702"/>
    <w:rsid w:val="00960D8B"/>
    <w:rsid w:val="00961110"/>
    <w:rsid w:val="009625F1"/>
    <w:rsid w:val="00964F02"/>
    <w:rsid w:val="00967165"/>
    <w:rsid w:val="009736A6"/>
    <w:rsid w:val="00974BF8"/>
    <w:rsid w:val="00975626"/>
    <w:rsid w:val="00977863"/>
    <w:rsid w:val="00981AC5"/>
    <w:rsid w:val="009825BA"/>
    <w:rsid w:val="00983C04"/>
    <w:rsid w:val="00986FDC"/>
    <w:rsid w:val="00990333"/>
    <w:rsid w:val="00990E7F"/>
    <w:rsid w:val="009914B9"/>
    <w:rsid w:val="00991F10"/>
    <w:rsid w:val="009923A3"/>
    <w:rsid w:val="00992BC1"/>
    <w:rsid w:val="009939F3"/>
    <w:rsid w:val="00996AB6"/>
    <w:rsid w:val="009A04A5"/>
    <w:rsid w:val="009A05B2"/>
    <w:rsid w:val="009A1A09"/>
    <w:rsid w:val="009A252F"/>
    <w:rsid w:val="009A3160"/>
    <w:rsid w:val="009A38BC"/>
    <w:rsid w:val="009A4BC8"/>
    <w:rsid w:val="009A57FD"/>
    <w:rsid w:val="009B0007"/>
    <w:rsid w:val="009B032A"/>
    <w:rsid w:val="009B072C"/>
    <w:rsid w:val="009B1983"/>
    <w:rsid w:val="009B1E20"/>
    <w:rsid w:val="009B3C81"/>
    <w:rsid w:val="009B442F"/>
    <w:rsid w:val="009C2A9F"/>
    <w:rsid w:val="009C2F1A"/>
    <w:rsid w:val="009C383D"/>
    <w:rsid w:val="009C5AA2"/>
    <w:rsid w:val="009C5DEE"/>
    <w:rsid w:val="009D01D6"/>
    <w:rsid w:val="009D42EE"/>
    <w:rsid w:val="009D4FAF"/>
    <w:rsid w:val="009D4FE5"/>
    <w:rsid w:val="009D5380"/>
    <w:rsid w:val="009D547B"/>
    <w:rsid w:val="009D6456"/>
    <w:rsid w:val="009D7738"/>
    <w:rsid w:val="009E4D1B"/>
    <w:rsid w:val="009E53A3"/>
    <w:rsid w:val="009E774A"/>
    <w:rsid w:val="009F0038"/>
    <w:rsid w:val="009F05D9"/>
    <w:rsid w:val="009F2D6A"/>
    <w:rsid w:val="009F3FC1"/>
    <w:rsid w:val="009F57E0"/>
    <w:rsid w:val="00A02369"/>
    <w:rsid w:val="00A02870"/>
    <w:rsid w:val="00A05205"/>
    <w:rsid w:val="00A06EAE"/>
    <w:rsid w:val="00A07FE5"/>
    <w:rsid w:val="00A128E9"/>
    <w:rsid w:val="00A1739E"/>
    <w:rsid w:val="00A20AA5"/>
    <w:rsid w:val="00A21B1A"/>
    <w:rsid w:val="00A23118"/>
    <w:rsid w:val="00A23A57"/>
    <w:rsid w:val="00A23C95"/>
    <w:rsid w:val="00A25189"/>
    <w:rsid w:val="00A25B0A"/>
    <w:rsid w:val="00A26A7E"/>
    <w:rsid w:val="00A26C45"/>
    <w:rsid w:val="00A27776"/>
    <w:rsid w:val="00A27AD6"/>
    <w:rsid w:val="00A30663"/>
    <w:rsid w:val="00A31A78"/>
    <w:rsid w:val="00A335E2"/>
    <w:rsid w:val="00A35049"/>
    <w:rsid w:val="00A3698E"/>
    <w:rsid w:val="00A36998"/>
    <w:rsid w:val="00A373F4"/>
    <w:rsid w:val="00A40685"/>
    <w:rsid w:val="00A40C6D"/>
    <w:rsid w:val="00A41F30"/>
    <w:rsid w:val="00A420CE"/>
    <w:rsid w:val="00A42DE1"/>
    <w:rsid w:val="00A4545A"/>
    <w:rsid w:val="00A46129"/>
    <w:rsid w:val="00A51549"/>
    <w:rsid w:val="00A51FFD"/>
    <w:rsid w:val="00A5271F"/>
    <w:rsid w:val="00A54CB7"/>
    <w:rsid w:val="00A55502"/>
    <w:rsid w:val="00A60CE6"/>
    <w:rsid w:val="00A615F0"/>
    <w:rsid w:val="00A61A25"/>
    <w:rsid w:val="00A6548D"/>
    <w:rsid w:val="00A66174"/>
    <w:rsid w:val="00A67263"/>
    <w:rsid w:val="00A702BB"/>
    <w:rsid w:val="00A73033"/>
    <w:rsid w:val="00A732E6"/>
    <w:rsid w:val="00A76AD9"/>
    <w:rsid w:val="00A77C30"/>
    <w:rsid w:val="00A80D86"/>
    <w:rsid w:val="00A821D0"/>
    <w:rsid w:val="00A82EF1"/>
    <w:rsid w:val="00A83ED3"/>
    <w:rsid w:val="00A84C9F"/>
    <w:rsid w:val="00A863F6"/>
    <w:rsid w:val="00A9211B"/>
    <w:rsid w:val="00A94935"/>
    <w:rsid w:val="00A953D2"/>
    <w:rsid w:val="00A9674A"/>
    <w:rsid w:val="00AA0162"/>
    <w:rsid w:val="00AA077C"/>
    <w:rsid w:val="00AA079C"/>
    <w:rsid w:val="00AA180B"/>
    <w:rsid w:val="00AA4A2A"/>
    <w:rsid w:val="00AA534C"/>
    <w:rsid w:val="00AA5AB2"/>
    <w:rsid w:val="00AA673D"/>
    <w:rsid w:val="00AB0566"/>
    <w:rsid w:val="00AB4077"/>
    <w:rsid w:val="00AB53CE"/>
    <w:rsid w:val="00AB67E1"/>
    <w:rsid w:val="00AC179F"/>
    <w:rsid w:val="00AC19E5"/>
    <w:rsid w:val="00AC2044"/>
    <w:rsid w:val="00AC4267"/>
    <w:rsid w:val="00AC4580"/>
    <w:rsid w:val="00AC555B"/>
    <w:rsid w:val="00AC70DA"/>
    <w:rsid w:val="00AC7772"/>
    <w:rsid w:val="00AD1AE7"/>
    <w:rsid w:val="00AD38E5"/>
    <w:rsid w:val="00AD796E"/>
    <w:rsid w:val="00AE2DF2"/>
    <w:rsid w:val="00AE32C4"/>
    <w:rsid w:val="00AE3E8D"/>
    <w:rsid w:val="00AE57DA"/>
    <w:rsid w:val="00AE61AA"/>
    <w:rsid w:val="00AE7E51"/>
    <w:rsid w:val="00AF1277"/>
    <w:rsid w:val="00AF16FD"/>
    <w:rsid w:val="00AF1B29"/>
    <w:rsid w:val="00AF5706"/>
    <w:rsid w:val="00AF60A7"/>
    <w:rsid w:val="00AF7540"/>
    <w:rsid w:val="00B00A7F"/>
    <w:rsid w:val="00B01CAB"/>
    <w:rsid w:val="00B02706"/>
    <w:rsid w:val="00B033A8"/>
    <w:rsid w:val="00B03F77"/>
    <w:rsid w:val="00B042E3"/>
    <w:rsid w:val="00B05C04"/>
    <w:rsid w:val="00B0671A"/>
    <w:rsid w:val="00B101F3"/>
    <w:rsid w:val="00B13CC9"/>
    <w:rsid w:val="00B13F32"/>
    <w:rsid w:val="00B14230"/>
    <w:rsid w:val="00B21185"/>
    <w:rsid w:val="00B23618"/>
    <w:rsid w:val="00B23ABE"/>
    <w:rsid w:val="00B23B11"/>
    <w:rsid w:val="00B32C78"/>
    <w:rsid w:val="00B336AC"/>
    <w:rsid w:val="00B344D9"/>
    <w:rsid w:val="00B40D20"/>
    <w:rsid w:val="00B415BF"/>
    <w:rsid w:val="00B42097"/>
    <w:rsid w:val="00B42487"/>
    <w:rsid w:val="00B429A8"/>
    <w:rsid w:val="00B429E5"/>
    <w:rsid w:val="00B436A3"/>
    <w:rsid w:val="00B47336"/>
    <w:rsid w:val="00B47475"/>
    <w:rsid w:val="00B50C78"/>
    <w:rsid w:val="00B50EB7"/>
    <w:rsid w:val="00B511BC"/>
    <w:rsid w:val="00B52646"/>
    <w:rsid w:val="00B52C0C"/>
    <w:rsid w:val="00B54862"/>
    <w:rsid w:val="00B553DD"/>
    <w:rsid w:val="00B55E47"/>
    <w:rsid w:val="00B60BB6"/>
    <w:rsid w:val="00B60BDF"/>
    <w:rsid w:val="00B61FC7"/>
    <w:rsid w:val="00B6335C"/>
    <w:rsid w:val="00B653FF"/>
    <w:rsid w:val="00B66813"/>
    <w:rsid w:val="00B66C16"/>
    <w:rsid w:val="00B70661"/>
    <w:rsid w:val="00B7281F"/>
    <w:rsid w:val="00B73AB2"/>
    <w:rsid w:val="00B75F64"/>
    <w:rsid w:val="00B76DCC"/>
    <w:rsid w:val="00B773C6"/>
    <w:rsid w:val="00B80892"/>
    <w:rsid w:val="00B8107A"/>
    <w:rsid w:val="00B8121C"/>
    <w:rsid w:val="00B82C51"/>
    <w:rsid w:val="00B843AA"/>
    <w:rsid w:val="00B85E23"/>
    <w:rsid w:val="00B87591"/>
    <w:rsid w:val="00B87C66"/>
    <w:rsid w:val="00B93C37"/>
    <w:rsid w:val="00B94258"/>
    <w:rsid w:val="00B94889"/>
    <w:rsid w:val="00B95713"/>
    <w:rsid w:val="00B975B5"/>
    <w:rsid w:val="00B97F50"/>
    <w:rsid w:val="00BA01A6"/>
    <w:rsid w:val="00BA330E"/>
    <w:rsid w:val="00BA38D1"/>
    <w:rsid w:val="00BA51B3"/>
    <w:rsid w:val="00BA579B"/>
    <w:rsid w:val="00BB17B7"/>
    <w:rsid w:val="00BB5A30"/>
    <w:rsid w:val="00BB5C7B"/>
    <w:rsid w:val="00BB63C0"/>
    <w:rsid w:val="00BB7296"/>
    <w:rsid w:val="00BB762D"/>
    <w:rsid w:val="00BC0ADF"/>
    <w:rsid w:val="00BC1A36"/>
    <w:rsid w:val="00BC202C"/>
    <w:rsid w:val="00BC24DB"/>
    <w:rsid w:val="00BC46E2"/>
    <w:rsid w:val="00BC50CA"/>
    <w:rsid w:val="00BC7750"/>
    <w:rsid w:val="00BD1F6E"/>
    <w:rsid w:val="00BD6137"/>
    <w:rsid w:val="00BD7228"/>
    <w:rsid w:val="00BE0FFA"/>
    <w:rsid w:val="00BE44DA"/>
    <w:rsid w:val="00BE62B5"/>
    <w:rsid w:val="00BF0125"/>
    <w:rsid w:val="00BF12A1"/>
    <w:rsid w:val="00BF33FB"/>
    <w:rsid w:val="00BF4504"/>
    <w:rsid w:val="00BF511E"/>
    <w:rsid w:val="00BF5E34"/>
    <w:rsid w:val="00BF6257"/>
    <w:rsid w:val="00BF7547"/>
    <w:rsid w:val="00C003BA"/>
    <w:rsid w:val="00C00B4C"/>
    <w:rsid w:val="00C01278"/>
    <w:rsid w:val="00C0229B"/>
    <w:rsid w:val="00C03A2A"/>
    <w:rsid w:val="00C056AF"/>
    <w:rsid w:val="00C10BE3"/>
    <w:rsid w:val="00C10C21"/>
    <w:rsid w:val="00C11939"/>
    <w:rsid w:val="00C14944"/>
    <w:rsid w:val="00C150E7"/>
    <w:rsid w:val="00C15964"/>
    <w:rsid w:val="00C15F6D"/>
    <w:rsid w:val="00C16C80"/>
    <w:rsid w:val="00C170DF"/>
    <w:rsid w:val="00C17FAD"/>
    <w:rsid w:val="00C2087E"/>
    <w:rsid w:val="00C24D12"/>
    <w:rsid w:val="00C25629"/>
    <w:rsid w:val="00C25E50"/>
    <w:rsid w:val="00C26939"/>
    <w:rsid w:val="00C30626"/>
    <w:rsid w:val="00C322A0"/>
    <w:rsid w:val="00C32813"/>
    <w:rsid w:val="00C33197"/>
    <w:rsid w:val="00C334BD"/>
    <w:rsid w:val="00C337AE"/>
    <w:rsid w:val="00C33EF7"/>
    <w:rsid w:val="00C372BD"/>
    <w:rsid w:val="00C37361"/>
    <w:rsid w:val="00C377A9"/>
    <w:rsid w:val="00C37A15"/>
    <w:rsid w:val="00C37E32"/>
    <w:rsid w:val="00C40A8A"/>
    <w:rsid w:val="00C4212C"/>
    <w:rsid w:val="00C42B98"/>
    <w:rsid w:val="00C430FF"/>
    <w:rsid w:val="00C44A56"/>
    <w:rsid w:val="00C46FD7"/>
    <w:rsid w:val="00C50BE6"/>
    <w:rsid w:val="00C50F50"/>
    <w:rsid w:val="00C519B8"/>
    <w:rsid w:val="00C51F34"/>
    <w:rsid w:val="00C52D78"/>
    <w:rsid w:val="00C53522"/>
    <w:rsid w:val="00C53D8C"/>
    <w:rsid w:val="00C54A27"/>
    <w:rsid w:val="00C5565A"/>
    <w:rsid w:val="00C5710E"/>
    <w:rsid w:val="00C57BA8"/>
    <w:rsid w:val="00C6119C"/>
    <w:rsid w:val="00C63105"/>
    <w:rsid w:val="00C65650"/>
    <w:rsid w:val="00C6724A"/>
    <w:rsid w:val="00C67F4A"/>
    <w:rsid w:val="00C70CB5"/>
    <w:rsid w:val="00C719A8"/>
    <w:rsid w:val="00C74104"/>
    <w:rsid w:val="00C745A0"/>
    <w:rsid w:val="00C745BD"/>
    <w:rsid w:val="00C74991"/>
    <w:rsid w:val="00C75ECD"/>
    <w:rsid w:val="00C77AD5"/>
    <w:rsid w:val="00C82422"/>
    <w:rsid w:val="00C8286C"/>
    <w:rsid w:val="00C8336C"/>
    <w:rsid w:val="00C84A82"/>
    <w:rsid w:val="00C85E40"/>
    <w:rsid w:val="00C86990"/>
    <w:rsid w:val="00C875BC"/>
    <w:rsid w:val="00C90EB9"/>
    <w:rsid w:val="00C91093"/>
    <w:rsid w:val="00C91287"/>
    <w:rsid w:val="00C91ECB"/>
    <w:rsid w:val="00C921A2"/>
    <w:rsid w:val="00C9297B"/>
    <w:rsid w:val="00C945E1"/>
    <w:rsid w:val="00C94B18"/>
    <w:rsid w:val="00C94C0B"/>
    <w:rsid w:val="00C95A28"/>
    <w:rsid w:val="00C96835"/>
    <w:rsid w:val="00C97526"/>
    <w:rsid w:val="00C97DB8"/>
    <w:rsid w:val="00CA50EA"/>
    <w:rsid w:val="00CA5876"/>
    <w:rsid w:val="00CA6B00"/>
    <w:rsid w:val="00CB08B5"/>
    <w:rsid w:val="00CB115D"/>
    <w:rsid w:val="00CB2650"/>
    <w:rsid w:val="00CB40A7"/>
    <w:rsid w:val="00CB483C"/>
    <w:rsid w:val="00CB4D03"/>
    <w:rsid w:val="00CB57FC"/>
    <w:rsid w:val="00CB5D5D"/>
    <w:rsid w:val="00CB61A3"/>
    <w:rsid w:val="00CB7AD5"/>
    <w:rsid w:val="00CC01BF"/>
    <w:rsid w:val="00CC0C2A"/>
    <w:rsid w:val="00CC1740"/>
    <w:rsid w:val="00CC1C41"/>
    <w:rsid w:val="00CC3757"/>
    <w:rsid w:val="00CC3995"/>
    <w:rsid w:val="00CC5BA1"/>
    <w:rsid w:val="00CD3371"/>
    <w:rsid w:val="00CD34DA"/>
    <w:rsid w:val="00CD4939"/>
    <w:rsid w:val="00CD4F76"/>
    <w:rsid w:val="00CD7899"/>
    <w:rsid w:val="00CE0545"/>
    <w:rsid w:val="00CE1851"/>
    <w:rsid w:val="00CE1FAA"/>
    <w:rsid w:val="00CE21A2"/>
    <w:rsid w:val="00CE5B1B"/>
    <w:rsid w:val="00CE5B1C"/>
    <w:rsid w:val="00CE7B84"/>
    <w:rsid w:val="00CF18B1"/>
    <w:rsid w:val="00CF2FA8"/>
    <w:rsid w:val="00CF4114"/>
    <w:rsid w:val="00D00187"/>
    <w:rsid w:val="00D00FC4"/>
    <w:rsid w:val="00D0315A"/>
    <w:rsid w:val="00D03EE4"/>
    <w:rsid w:val="00D050D4"/>
    <w:rsid w:val="00D0546D"/>
    <w:rsid w:val="00D058F1"/>
    <w:rsid w:val="00D07015"/>
    <w:rsid w:val="00D14DB9"/>
    <w:rsid w:val="00D16B54"/>
    <w:rsid w:val="00D17F0C"/>
    <w:rsid w:val="00D245FE"/>
    <w:rsid w:val="00D246CD"/>
    <w:rsid w:val="00D26849"/>
    <w:rsid w:val="00D26B5A"/>
    <w:rsid w:val="00D345F7"/>
    <w:rsid w:val="00D34753"/>
    <w:rsid w:val="00D36303"/>
    <w:rsid w:val="00D37804"/>
    <w:rsid w:val="00D40AAA"/>
    <w:rsid w:val="00D424AC"/>
    <w:rsid w:val="00D442CC"/>
    <w:rsid w:val="00D46479"/>
    <w:rsid w:val="00D46945"/>
    <w:rsid w:val="00D477FB"/>
    <w:rsid w:val="00D50407"/>
    <w:rsid w:val="00D52893"/>
    <w:rsid w:val="00D52D37"/>
    <w:rsid w:val="00D53820"/>
    <w:rsid w:val="00D5545D"/>
    <w:rsid w:val="00D57199"/>
    <w:rsid w:val="00D5759B"/>
    <w:rsid w:val="00D5776B"/>
    <w:rsid w:val="00D61D0E"/>
    <w:rsid w:val="00D61E95"/>
    <w:rsid w:val="00D622A9"/>
    <w:rsid w:val="00D62D8D"/>
    <w:rsid w:val="00D63086"/>
    <w:rsid w:val="00D63462"/>
    <w:rsid w:val="00D63736"/>
    <w:rsid w:val="00D6528A"/>
    <w:rsid w:val="00D6563D"/>
    <w:rsid w:val="00D65788"/>
    <w:rsid w:val="00D66CD6"/>
    <w:rsid w:val="00D73ED1"/>
    <w:rsid w:val="00D758E2"/>
    <w:rsid w:val="00D76607"/>
    <w:rsid w:val="00D76AD2"/>
    <w:rsid w:val="00D76CFE"/>
    <w:rsid w:val="00D76F90"/>
    <w:rsid w:val="00D7757E"/>
    <w:rsid w:val="00D77923"/>
    <w:rsid w:val="00D80557"/>
    <w:rsid w:val="00D80AA7"/>
    <w:rsid w:val="00D81742"/>
    <w:rsid w:val="00D84898"/>
    <w:rsid w:val="00D84AE6"/>
    <w:rsid w:val="00D85224"/>
    <w:rsid w:val="00D85B5B"/>
    <w:rsid w:val="00D85C54"/>
    <w:rsid w:val="00D85EB6"/>
    <w:rsid w:val="00D8639B"/>
    <w:rsid w:val="00D916B3"/>
    <w:rsid w:val="00D92D07"/>
    <w:rsid w:val="00D93057"/>
    <w:rsid w:val="00D93F34"/>
    <w:rsid w:val="00D94243"/>
    <w:rsid w:val="00D958A8"/>
    <w:rsid w:val="00D97B97"/>
    <w:rsid w:val="00DA3C41"/>
    <w:rsid w:val="00DA55E1"/>
    <w:rsid w:val="00DA68C1"/>
    <w:rsid w:val="00DA697F"/>
    <w:rsid w:val="00DA7E87"/>
    <w:rsid w:val="00DB14E4"/>
    <w:rsid w:val="00DB2752"/>
    <w:rsid w:val="00DB3F95"/>
    <w:rsid w:val="00DB5695"/>
    <w:rsid w:val="00DB59F8"/>
    <w:rsid w:val="00DB5E50"/>
    <w:rsid w:val="00DB7502"/>
    <w:rsid w:val="00DC0D12"/>
    <w:rsid w:val="00DC1A4D"/>
    <w:rsid w:val="00DC1B59"/>
    <w:rsid w:val="00DC4EC0"/>
    <w:rsid w:val="00DC4F2B"/>
    <w:rsid w:val="00DC6268"/>
    <w:rsid w:val="00DC71B9"/>
    <w:rsid w:val="00DD0A76"/>
    <w:rsid w:val="00DD2BB9"/>
    <w:rsid w:val="00DD33DB"/>
    <w:rsid w:val="00DD497E"/>
    <w:rsid w:val="00DD4E52"/>
    <w:rsid w:val="00DD5162"/>
    <w:rsid w:val="00DD58DD"/>
    <w:rsid w:val="00DD5A72"/>
    <w:rsid w:val="00DE216E"/>
    <w:rsid w:val="00DE30E5"/>
    <w:rsid w:val="00DE41EA"/>
    <w:rsid w:val="00DE5C46"/>
    <w:rsid w:val="00DE6930"/>
    <w:rsid w:val="00DE6BA3"/>
    <w:rsid w:val="00DE7325"/>
    <w:rsid w:val="00DF05F6"/>
    <w:rsid w:val="00DF1A39"/>
    <w:rsid w:val="00E006D3"/>
    <w:rsid w:val="00E01B1C"/>
    <w:rsid w:val="00E0240F"/>
    <w:rsid w:val="00E02672"/>
    <w:rsid w:val="00E026C9"/>
    <w:rsid w:val="00E03E87"/>
    <w:rsid w:val="00E07B84"/>
    <w:rsid w:val="00E07CD3"/>
    <w:rsid w:val="00E10CA5"/>
    <w:rsid w:val="00E1314A"/>
    <w:rsid w:val="00E13394"/>
    <w:rsid w:val="00E13A87"/>
    <w:rsid w:val="00E148FB"/>
    <w:rsid w:val="00E169D2"/>
    <w:rsid w:val="00E16E41"/>
    <w:rsid w:val="00E22E5A"/>
    <w:rsid w:val="00E2314B"/>
    <w:rsid w:val="00E25945"/>
    <w:rsid w:val="00E26107"/>
    <w:rsid w:val="00E26EDC"/>
    <w:rsid w:val="00E2789E"/>
    <w:rsid w:val="00E27C6F"/>
    <w:rsid w:val="00E300BA"/>
    <w:rsid w:val="00E30AAE"/>
    <w:rsid w:val="00E3187D"/>
    <w:rsid w:val="00E31AEA"/>
    <w:rsid w:val="00E33766"/>
    <w:rsid w:val="00E33EAD"/>
    <w:rsid w:val="00E351B4"/>
    <w:rsid w:val="00E35349"/>
    <w:rsid w:val="00E36D35"/>
    <w:rsid w:val="00E40A00"/>
    <w:rsid w:val="00E41BF9"/>
    <w:rsid w:val="00E442B5"/>
    <w:rsid w:val="00E44DED"/>
    <w:rsid w:val="00E45644"/>
    <w:rsid w:val="00E47041"/>
    <w:rsid w:val="00E50E67"/>
    <w:rsid w:val="00E516EF"/>
    <w:rsid w:val="00E517D0"/>
    <w:rsid w:val="00E534B4"/>
    <w:rsid w:val="00E535BA"/>
    <w:rsid w:val="00E55FBA"/>
    <w:rsid w:val="00E60850"/>
    <w:rsid w:val="00E6458F"/>
    <w:rsid w:val="00E64B88"/>
    <w:rsid w:val="00E64E49"/>
    <w:rsid w:val="00E65156"/>
    <w:rsid w:val="00E6557F"/>
    <w:rsid w:val="00E66E90"/>
    <w:rsid w:val="00E670C3"/>
    <w:rsid w:val="00E671B0"/>
    <w:rsid w:val="00E71065"/>
    <w:rsid w:val="00E71F15"/>
    <w:rsid w:val="00E72150"/>
    <w:rsid w:val="00E734FF"/>
    <w:rsid w:val="00E73CDB"/>
    <w:rsid w:val="00E7525E"/>
    <w:rsid w:val="00E7529B"/>
    <w:rsid w:val="00E7564E"/>
    <w:rsid w:val="00E807E3"/>
    <w:rsid w:val="00E8082C"/>
    <w:rsid w:val="00E81732"/>
    <w:rsid w:val="00E83176"/>
    <w:rsid w:val="00E83983"/>
    <w:rsid w:val="00E83E06"/>
    <w:rsid w:val="00E864FC"/>
    <w:rsid w:val="00E86D86"/>
    <w:rsid w:val="00E87BDF"/>
    <w:rsid w:val="00E91E13"/>
    <w:rsid w:val="00E94742"/>
    <w:rsid w:val="00E9797D"/>
    <w:rsid w:val="00E97C9D"/>
    <w:rsid w:val="00EA25E1"/>
    <w:rsid w:val="00EA2D54"/>
    <w:rsid w:val="00EA3150"/>
    <w:rsid w:val="00EA40AD"/>
    <w:rsid w:val="00EA491B"/>
    <w:rsid w:val="00EA4AFD"/>
    <w:rsid w:val="00EA5834"/>
    <w:rsid w:val="00EA5C3B"/>
    <w:rsid w:val="00EB098F"/>
    <w:rsid w:val="00EB0BBC"/>
    <w:rsid w:val="00EB0C8C"/>
    <w:rsid w:val="00EB4436"/>
    <w:rsid w:val="00EB460A"/>
    <w:rsid w:val="00EB493D"/>
    <w:rsid w:val="00EB4B39"/>
    <w:rsid w:val="00EB52F7"/>
    <w:rsid w:val="00EB6123"/>
    <w:rsid w:val="00EB7072"/>
    <w:rsid w:val="00EB790C"/>
    <w:rsid w:val="00EC0A5E"/>
    <w:rsid w:val="00EC6296"/>
    <w:rsid w:val="00EC674B"/>
    <w:rsid w:val="00EC7A7F"/>
    <w:rsid w:val="00ED1178"/>
    <w:rsid w:val="00ED274B"/>
    <w:rsid w:val="00ED341A"/>
    <w:rsid w:val="00ED4673"/>
    <w:rsid w:val="00ED51A4"/>
    <w:rsid w:val="00ED5B11"/>
    <w:rsid w:val="00EE1CFC"/>
    <w:rsid w:val="00EE1EEC"/>
    <w:rsid w:val="00EE22B7"/>
    <w:rsid w:val="00EE35AD"/>
    <w:rsid w:val="00EE4F56"/>
    <w:rsid w:val="00EE56B4"/>
    <w:rsid w:val="00EE5A21"/>
    <w:rsid w:val="00EE6DE7"/>
    <w:rsid w:val="00EF0D3C"/>
    <w:rsid w:val="00EF4391"/>
    <w:rsid w:val="00F02934"/>
    <w:rsid w:val="00F03819"/>
    <w:rsid w:val="00F04C4A"/>
    <w:rsid w:val="00F05AF9"/>
    <w:rsid w:val="00F06567"/>
    <w:rsid w:val="00F07E82"/>
    <w:rsid w:val="00F10A8B"/>
    <w:rsid w:val="00F1235A"/>
    <w:rsid w:val="00F13518"/>
    <w:rsid w:val="00F13C9E"/>
    <w:rsid w:val="00F1590A"/>
    <w:rsid w:val="00F16FB3"/>
    <w:rsid w:val="00F21715"/>
    <w:rsid w:val="00F22184"/>
    <w:rsid w:val="00F23A15"/>
    <w:rsid w:val="00F24CBB"/>
    <w:rsid w:val="00F304C0"/>
    <w:rsid w:val="00F30A59"/>
    <w:rsid w:val="00F35274"/>
    <w:rsid w:val="00F35D25"/>
    <w:rsid w:val="00F374F5"/>
    <w:rsid w:val="00F377B3"/>
    <w:rsid w:val="00F4101F"/>
    <w:rsid w:val="00F43EB7"/>
    <w:rsid w:val="00F43F38"/>
    <w:rsid w:val="00F446DF"/>
    <w:rsid w:val="00F458A5"/>
    <w:rsid w:val="00F46FBD"/>
    <w:rsid w:val="00F4747D"/>
    <w:rsid w:val="00F50621"/>
    <w:rsid w:val="00F50ADB"/>
    <w:rsid w:val="00F516E1"/>
    <w:rsid w:val="00F52516"/>
    <w:rsid w:val="00F52592"/>
    <w:rsid w:val="00F52867"/>
    <w:rsid w:val="00F53315"/>
    <w:rsid w:val="00F535FA"/>
    <w:rsid w:val="00F53E52"/>
    <w:rsid w:val="00F55413"/>
    <w:rsid w:val="00F56063"/>
    <w:rsid w:val="00F60FA3"/>
    <w:rsid w:val="00F6138D"/>
    <w:rsid w:val="00F624CD"/>
    <w:rsid w:val="00F62EAD"/>
    <w:rsid w:val="00F6560F"/>
    <w:rsid w:val="00F65EFF"/>
    <w:rsid w:val="00F6676E"/>
    <w:rsid w:val="00F676AA"/>
    <w:rsid w:val="00F71177"/>
    <w:rsid w:val="00F713F0"/>
    <w:rsid w:val="00F7169A"/>
    <w:rsid w:val="00F72743"/>
    <w:rsid w:val="00F7494D"/>
    <w:rsid w:val="00F74C25"/>
    <w:rsid w:val="00F758F7"/>
    <w:rsid w:val="00F83660"/>
    <w:rsid w:val="00F8621F"/>
    <w:rsid w:val="00F8644E"/>
    <w:rsid w:val="00F908BD"/>
    <w:rsid w:val="00F9150B"/>
    <w:rsid w:val="00F938EA"/>
    <w:rsid w:val="00F94389"/>
    <w:rsid w:val="00F94EF0"/>
    <w:rsid w:val="00F96A69"/>
    <w:rsid w:val="00FA0EBA"/>
    <w:rsid w:val="00FA2647"/>
    <w:rsid w:val="00FA2676"/>
    <w:rsid w:val="00FA51BD"/>
    <w:rsid w:val="00FA5267"/>
    <w:rsid w:val="00FA6B5E"/>
    <w:rsid w:val="00FB13B3"/>
    <w:rsid w:val="00FB1441"/>
    <w:rsid w:val="00FB1D52"/>
    <w:rsid w:val="00FB2B30"/>
    <w:rsid w:val="00FB3F59"/>
    <w:rsid w:val="00FB7D00"/>
    <w:rsid w:val="00FC1561"/>
    <w:rsid w:val="00FC1DA8"/>
    <w:rsid w:val="00FC2450"/>
    <w:rsid w:val="00FC2FE6"/>
    <w:rsid w:val="00FC3C7E"/>
    <w:rsid w:val="00FC50BF"/>
    <w:rsid w:val="00FC5629"/>
    <w:rsid w:val="00FC6445"/>
    <w:rsid w:val="00FC7C60"/>
    <w:rsid w:val="00FD053A"/>
    <w:rsid w:val="00FD2512"/>
    <w:rsid w:val="00FD5DCB"/>
    <w:rsid w:val="00FD6AAD"/>
    <w:rsid w:val="00FD7066"/>
    <w:rsid w:val="00FE0D0A"/>
    <w:rsid w:val="00FE0D45"/>
    <w:rsid w:val="00FE18FC"/>
    <w:rsid w:val="00FE2148"/>
    <w:rsid w:val="00FE267A"/>
    <w:rsid w:val="00FE4D8D"/>
    <w:rsid w:val="00FE50F8"/>
    <w:rsid w:val="00FE58D4"/>
    <w:rsid w:val="00FF6198"/>
    <w:rsid w:val="00FF6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0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CB"/>
    <w:rPr>
      <w:rFonts w:ascii="Times New Roman" w:eastAsia="Times New Roman" w:hAnsi="Times New Roman" w:cs="Times New Roman"/>
      <w:sz w:val="24"/>
      <w:szCs w:val="24"/>
    </w:rPr>
  </w:style>
  <w:style w:type="paragraph" w:styleId="Heading3">
    <w:name w:val="heading 3"/>
    <w:basedOn w:val="Normal"/>
    <w:link w:val="Heading3Char"/>
    <w:uiPriority w:val="9"/>
    <w:qFormat/>
    <w:rsid w:val="006E099E"/>
    <w:pPr>
      <w:spacing w:before="100" w:beforeAutospacing="1" w:after="100" w:afterAutospacing="1" w:line="240" w:lineRule="auto"/>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 w:type="character" w:customStyle="1" w:styleId="Heading3Char">
    <w:name w:val="Heading 3 Char"/>
    <w:basedOn w:val="DefaultParagraphFont"/>
    <w:link w:val="Heading3"/>
    <w:uiPriority w:val="9"/>
    <w:rsid w:val="006E099E"/>
    <w:rPr>
      <w:rFonts w:ascii="Times New Roman" w:eastAsia="Times New Roman" w:hAnsi="Times New Roman" w:cs="Times New Roman"/>
      <w:b/>
      <w:bCs/>
      <w:sz w:val="27"/>
      <w:szCs w:val="27"/>
    </w:rPr>
  </w:style>
  <w:style w:type="character" w:styleId="LineNumber">
    <w:name w:val="line number"/>
    <w:basedOn w:val="DefaultParagraphFont"/>
    <w:uiPriority w:val="99"/>
    <w:semiHidden/>
    <w:unhideWhenUsed/>
    <w:rsid w:val="00EE1EEC"/>
  </w:style>
  <w:style w:type="character" w:customStyle="1" w:styleId="UnresolvedMention3">
    <w:name w:val="Unresolved Mention3"/>
    <w:basedOn w:val="DefaultParagraphFont"/>
    <w:uiPriority w:val="99"/>
    <w:semiHidden/>
    <w:unhideWhenUsed/>
    <w:rsid w:val="00634511"/>
    <w:rPr>
      <w:color w:val="605E5C"/>
      <w:shd w:val="clear" w:color="auto" w:fill="E1DFDD"/>
    </w:rPr>
  </w:style>
  <w:style w:type="character" w:styleId="PlaceholderText">
    <w:name w:val="Placeholder Text"/>
    <w:basedOn w:val="DefaultParagraphFont"/>
    <w:uiPriority w:val="99"/>
    <w:semiHidden/>
    <w:rsid w:val="00A07FE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CB"/>
    <w:rPr>
      <w:rFonts w:ascii="Times New Roman" w:eastAsia="Times New Roman" w:hAnsi="Times New Roman" w:cs="Times New Roman"/>
      <w:sz w:val="24"/>
      <w:szCs w:val="24"/>
    </w:rPr>
  </w:style>
  <w:style w:type="paragraph" w:styleId="Heading3">
    <w:name w:val="heading 3"/>
    <w:basedOn w:val="Normal"/>
    <w:link w:val="Heading3Char"/>
    <w:uiPriority w:val="9"/>
    <w:qFormat/>
    <w:rsid w:val="006E099E"/>
    <w:pPr>
      <w:spacing w:before="100" w:beforeAutospacing="1" w:after="100" w:afterAutospacing="1" w:line="240" w:lineRule="auto"/>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 w:type="character" w:customStyle="1" w:styleId="Heading3Char">
    <w:name w:val="Heading 3 Char"/>
    <w:basedOn w:val="DefaultParagraphFont"/>
    <w:link w:val="Heading3"/>
    <w:uiPriority w:val="9"/>
    <w:rsid w:val="006E099E"/>
    <w:rPr>
      <w:rFonts w:ascii="Times New Roman" w:eastAsia="Times New Roman" w:hAnsi="Times New Roman" w:cs="Times New Roman"/>
      <w:b/>
      <w:bCs/>
      <w:sz w:val="27"/>
      <w:szCs w:val="27"/>
    </w:rPr>
  </w:style>
  <w:style w:type="character" w:styleId="LineNumber">
    <w:name w:val="line number"/>
    <w:basedOn w:val="DefaultParagraphFont"/>
    <w:uiPriority w:val="99"/>
    <w:semiHidden/>
    <w:unhideWhenUsed/>
    <w:rsid w:val="00EE1EEC"/>
  </w:style>
  <w:style w:type="character" w:customStyle="1" w:styleId="UnresolvedMention3">
    <w:name w:val="Unresolved Mention3"/>
    <w:basedOn w:val="DefaultParagraphFont"/>
    <w:uiPriority w:val="99"/>
    <w:semiHidden/>
    <w:unhideWhenUsed/>
    <w:rsid w:val="00634511"/>
    <w:rPr>
      <w:color w:val="605E5C"/>
      <w:shd w:val="clear" w:color="auto" w:fill="E1DFDD"/>
    </w:rPr>
  </w:style>
  <w:style w:type="character" w:styleId="PlaceholderText">
    <w:name w:val="Placeholder Text"/>
    <w:basedOn w:val="DefaultParagraphFont"/>
    <w:uiPriority w:val="99"/>
    <w:semiHidden/>
    <w:rsid w:val="00A07F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576654">
      <w:bodyDiv w:val="1"/>
      <w:marLeft w:val="0"/>
      <w:marRight w:val="0"/>
      <w:marTop w:val="0"/>
      <w:marBottom w:val="0"/>
      <w:divBdr>
        <w:top w:val="none" w:sz="0" w:space="0" w:color="auto"/>
        <w:left w:val="none" w:sz="0" w:space="0" w:color="auto"/>
        <w:bottom w:val="none" w:sz="0" w:space="0" w:color="auto"/>
        <w:right w:val="none" w:sz="0" w:space="0" w:color="auto"/>
      </w:divBdr>
    </w:div>
    <w:div w:id="337388415">
      <w:bodyDiv w:val="1"/>
      <w:marLeft w:val="0"/>
      <w:marRight w:val="0"/>
      <w:marTop w:val="0"/>
      <w:marBottom w:val="0"/>
      <w:divBdr>
        <w:top w:val="none" w:sz="0" w:space="0" w:color="auto"/>
        <w:left w:val="none" w:sz="0" w:space="0" w:color="auto"/>
        <w:bottom w:val="none" w:sz="0" w:space="0" w:color="auto"/>
        <w:right w:val="none" w:sz="0" w:space="0" w:color="auto"/>
      </w:divBdr>
    </w:div>
    <w:div w:id="413010774">
      <w:bodyDiv w:val="1"/>
      <w:marLeft w:val="0"/>
      <w:marRight w:val="0"/>
      <w:marTop w:val="0"/>
      <w:marBottom w:val="0"/>
      <w:divBdr>
        <w:top w:val="none" w:sz="0" w:space="0" w:color="auto"/>
        <w:left w:val="none" w:sz="0" w:space="0" w:color="auto"/>
        <w:bottom w:val="none" w:sz="0" w:space="0" w:color="auto"/>
        <w:right w:val="none" w:sz="0" w:space="0" w:color="auto"/>
      </w:divBdr>
    </w:div>
    <w:div w:id="478229565">
      <w:bodyDiv w:val="1"/>
      <w:marLeft w:val="0"/>
      <w:marRight w:val="0"/>
      <w:marTop w:val="0"/>
      <w:marBottom w:val="0"/>
      <w:divBdr>
        <w:top w:val="none" w:sz="0" w:space="0" w:color="auto"/>
        <w:left w:val="none" w:sz="0" w:space="0" w:color="auto"/>
        <w:bottom w:val="none" w:sz="0" w:space="0" w:color="auto"/>
        <w:right w:val="none" w:sz="0" w:space="0" w:color="auto"/>
      </w:divBdr>
      <w:divsChild>
        <w:div w:id="390541056">
          <w:marLeft w:val="0"/>
          <w:marRight w:val="0"/>
          <w:marTop w:val="0"/>
          <w:marBottom w:val="0"/>
          <w:divBdr>
            <w:top w:val="none" w:sz="0" w:space="0" w:color="auto"/>
            <w:left w:val="none" w:sz="0" w:space="0" w:color="auto"/>
            <w:bottom w:val="none" w:sz="0" w:space="0" w:color="auto"/>
            <w:right w:val="none" w:sz="0" w:space="0" w:color="auto"/>
          </w:divBdr>
        </w:div>
        <w:div w:id="462315477">
          <w:marLeft w:val="0"/>
          <w:marRight w:val="0"/>
          <w:marTop w:val="0"/>
          <w:marBottom w:val="0"/>
          <w:divBdr>
            <w:top w:val="none" w:sz="0" w:space="0" w:color="auto"/>
            <w:left w:val="none" w:sz="0" w:space="0" w:color="auto"/>
            <w:bottom w:val="none" w:sz="0" w:space="0" w:color="auto"/>
            <w:right w:val="none" w:sz="0" w:space="0" w:color="auto"/>
          </w:divBdr>
        </w:div>
        <w:div w:id="815337748">
          <w:marLeft w:val="0"/>
          <w:marRight w:val="0"/>
          <w:marTop w:val="0"/>
          <w:marBottom w:val="0"/>
          <w:divBdr>
            <w:top w:val="none" w:sz="0" w:space="0" w:color="auto"/>
            <w:left w:val="none" w:sz="0" w:space="0" w:color="auto"/>
            <w:bottom w:val="none" w:sz="0" w:space="0" w:color="auto"/>
            <w:right w:val="none" w:sz="0" w:space="0" w:color="auto"/>
          </w:divBdr>
        </w:div>
        <w:div w:id="1028335873">
          <w:marLeft w:val="0"/>
          <w:marRight w:val="0"/>
          <w:marTop w:val="0"/>
          <w:marBottom w:val="0"/>
          <w:divBdr>
            <w:top w:val="none" w:sz="0" w:space="0" w:color="auto"/>
            <w:left w:val="none" w:sz="0" w:space="0" w:color="auto"/>
            <w:bottom w:val="none" w:sz="0" w:space="0" w:color="auto"/>
            <w:right w:val="none" w:sz="0" w:space="0" w:color="auto"/>
          </w:divBdr>
        </w:div>
      </w:divsChild>
    </w:div>
    <w:div w:id="515922868">
      <w:bodyDiv w:val="1"/>
      <w:marLeft w:val="0"/>
      <w:marRight w:val="0"/>
      <w:marTop w:val="0"/>
      <w:marBottom w:val="0"/>
      <w:divBdr>
        <w:top w:val="none" w:sz="0" w:space="0" w:color="auto"/>
        <w:left w:val="none" w:sz="0" w:space="0" w:color="auto"/>
        <w:bottom w:val="none" w:sz="0" w:space="0" w:color="auto"/>
        <w:right w:val="none" w:sz="0" w:space="0" w:color="auto"/>
      </w:divBdr>
    </w:div>
    <w:div w:id="556939588">
      <w:bodyDiv w:val="1"/>
      <w:marLeft w:val="0"/>
      <w:marRight w:val="0"/>
      <w:marTop w:val="0"/>
      <w:marBottom w:val="0"/>
      <w:divBdr>
        <w:top w:val="none" w:sz="0" w:space="0" w:color="auto"/>
        <w:left w:val="none" w:sz="0" w:space="0" w:color="auto"/>
        <w:bottom w:val="none" w:sz="0" w:space="0" w:color="auto"/>
        <w:right w:val="none" w:sz="0" w:space="0" w:color="auto"/>
      </w:divBdr>
    </w:div>
    <w:div w:id="676228438">
      <w:bodyDiv w:val="1"/>
      <w:marLeft w:val="0"/>
      <w:marRight w:val="0"/>
      <w:marTop w:val="0"/>
      <w:marBottom w:val="0"/>
      <w:divBdr>
        <w:top w:val="none" w:sz="0" w:space="0" w:color="auto"/>
        <w:left w:val="none" w:sz="0" w:space="0" w:color="auto"/>
        <w:bottom w:val="none" w:sz="0" w:space="0" w:color="auto"/>
        <w:right w:val="none" w:sz="0" w:space="0" w:color="auto"/>
      </w:divBdr>
    </w:div>
    <w:div w:id="764806429">
      <w:bodyDiv w:val="1"/>
      <w:marLeft w:val="0"/>
      <w:marRight w:val="0"/>
      <w:marTop w:val="0"/>
      <w:marBottom w:val="0"/>
      <w:divBdr>
        <w:top w:val="none" w:sz="0" w:space="0" w:color="auto"/>
        <w:left w:val="none" w:sz="0" w:space="0" w:color="auto"/>
        <w:bottom w:val="none" w:sz="0" w:space="0" w:color="auto"/>
        <w:right w:val="none" w:sz="0" w:space="0" w:color="auto"/>
      </w:divBdr>
    </w:div>
    <w:div w:id="772821293">
      <w:bodyDiv w:val="1"/>
      <w:marLeft w:val="0"/>
      <w:marRight w:val="0"/>
      <w:marTop w:val="0"/>
      <w:marBottom w:val="0"/>
      <w:divBdr>
        <w:top w:val="none" w:sz="0" w:space="0" w:color="auto"/>
        <w:left w:val="none" w:sz="0" w:space="0" w:color="auto"/>
        <w:bottom w:val="none" w:sz="0" w:space="0" w:color="auto"/>
        <w:right w:val="none" w:sz="0" w:space="0" w:color="auto"/>
      </w:divBdr>
    </w:div>
    <w:div w:id="800342643">
      <w:bodyDiv w:val="1"/>
      <w:marLeft w:val="0"/>
      <w:marRight w:val="0"/>
      <w:marTop w:val="0"/>
      <w:marBottom w:val="0"/>
      <w:divBdr>
        <w:top w:val="none" w:sz="0" w:space="0" w:color="auto"/>
        <w:left w:val="none" w:sz="0" w:space="0" w:color="auto"/>
        <w:bottom w:val="none" w:sz="0" w:space="0" w:color="auto"/>
        <w:right w:val="none" w:sz="0" w:space="0" w:color="auto"/>
      </w:divBdr>
      <w:divsChild>
        <w:div w:id="1006714622">
          <w:marLeft w:val="0"/>
          <w:marRight w:val="0"/>
          <w:marTop w:val="0"/>
          <w:marBottom w:val="0"/>
          <w:divBdr>
            <w:top w:val="none" w:sz="0" w:space="0" w:color="auto"/>
            <w:left w:val="none" w:sz="0" w:space="0" w:color="auto"/>
            <w:bottom w:val="none" w:sz="0" w:space="0" w:color="auto"/>
            <w:right w:val="none" w:sz="0" w:space="0" w:color="auto"/>
          </w:divBdr>
        </w:div>
        <w:div w:id="1109810517">
          <w:marLeft w:val="0"/>
          <w:marRight w:val="0"/>
          <w:marTop w:val="0"/>
          <w:marBottom w:val="0"/>
          <w:divBdr>
            <w:top w:val="none" w:sz="0" w:space="0" w:color="auto"/>
            <w:left w:val="none" w:sz="0" w:space="0" w:color="auto"/>
            <w:bottom w:val="none" w:sz="0" w:space="0" w:color="auto"/>
            <w:right w:val="none" w:sz="0" w:space="0" w:color="auto"/>
          </w:divBdr>
        </w:div>
        <w:div w:id="1146044101">
          <w:marLeft w:val="0"/>
          <w:marRight w:val="0"/>
          <w:marTop w:val="0"/>
          <w:marBottom w:val="0"/>
          <w:divBdr>
            <w:top w:val="none" w:sz="0" w:space="0" w:color="auto"/>
            <w:left w:val="none" w:sz="0" w:space="0" w:color="auto"/>
            <w:bottom w:val="none" w:sz="0" w:space="0" w:color="auto"/>
            <w:right w:val="none" w:sz="0" w:space="0" w:color="auto"/>
          </w:divBdr>
          <w:divsChild>
            <w:div w:id="9480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856">
      <w:bodyDiv w:val="1"/>
      <w:marLeft w:val="0"/>
      <w:marRight w:val="0"/>
      <w:marTop w:val="0"/>
      <w:marBottom w:val="0"/>
      <w:divBdr>
        <w:top w:val="none" w:sz="0" w:space="0" w:color="auto"/>
        <w:left w:val="none" w:sz="0" w:space="0" w:color="auto"/>
        <w:bottom w:val="none" w:sz="0" w:space="0" w:color="auto"/>
        <w:right w:val="none" w:sz="0" w:space="0" w:color="auto"/>
      </w:divBdr>
    </w:div>
    <w:div w:id="1146430179">
      <w:bodyDiv w:val="1"/>
      <w:marLeft w:val="0"/>
      <w:marRight w:val="0"/>
      <w:marTop w:val="0"/>
      <w:marBottom w:val="0"/>
      <w:divBdr>
        <w:top w:val="none" w:sz="0" w:space="0" w:color="auto"/>
        <w:left w:val="none" w:sz="0" w:space="0" w:color="auto"/>
        <w:bottom w:val="none" w:sz="0" w:space="0" w:color="auto"/>
        <w:right w:val="none" w:sz="0" w:space="0" w:color="auto"/>
      </w:divBdr>
    </w:div>
    <w:div w:id="1445926850">
      <w:bodyDiv w:val="1"/>
      <w:marLeft w:val="0"/>
      <w:marRight w:val="0"/>
      <w:marTop w:val="0"/>
      <w:marBottom w:val="0"/>
      <w:divBdr>
        <w:top w:val="none" w:sz="0" w:space="0" w:color="auto"/>
        <w:left w:val="none" w:sz="0" w:space="0" w:color="auto"/>
        <w:bottom w:val="none" w:sz="0" w:space="0" w:color="auto"/>
        <w:right w:val="none" w:sz="0" w:space="0" w:color="auto"/>
      </w:divBdr>
    </w:div>
    <w:div w:id="1453280532">
      <w:bodyDiv w:val="1"/>
      <w:marLeft w:val="0"/>
      <w:marRight w:val="0"/>
      <w:marTop w:val="0"/>
      <w:marBottom w:val="0"/>
      <w:divBdr>
        <w:top w:val="none" w:sz="0" w:space="0" w:color="auto"/>
        <w:left w:val="none" w:sz="0" w:space="0" w:color="auto"/>
        <w:bottom w:val="none" w:sz="0" w:space="0" w:color="auto"/>
        <w:right w:val="none" w:sz="0" w:space="0" w:color="auto"/>
      </w:divBdr>
    </w:div>
    <w:div w:id="1459641832">
      <w:bodyDiv w:val="1"/>
      <w:marLeft w:val="0"/>
      <w:marRight w:val="0"/>
      <w:marTop w:val="0"/>
      <w:marBottom w:val="0"/>
      <w:divBdr>
        <w:top w:val="none" w:sz="0" w:space="0" w:color="auto"/>
        <w:left w:val="none" w:sz="0" w:space="0" w:color="auto"/>
        <w:bottom w:val="none" w:sz="0" w:space="0" w:color="auto"/>
        <w:right w:val="none" w:sz="0" w:space="0" w:color="auto"/>
      </w:divBdr>
    </w:div>
    <w:div w:id="1657221845">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cdc.gov/nchs/nsfg/index.ht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s.unicef.org/" TargetMode="Externa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https://dhsprogram.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F67C3-DFD2-4C2D-A658-8850F41A0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4F6F6087.dotm</Template>
  <TotalTime>0</TotalTime>
  <Pages>26</Pages>
  <Words>14920</Words>
  <Characters>85044</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MPI for Demographic Research</Company>
  <LinksUpToDate>false</LinksUpToDate>
  <CharactersWithSpaces>99765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Smith-Greenaway</dc:creator>
  <cp:lastModifiedBy>MPIDR_D\alburezgutierrez</cp:lastModifiedBy>
  <cp:revision>10</cp:revision>
  <dcterms:created xsi:type="dcterms:W3CDTF">2020-12-21T17:34:00Z</dcterms:created>
  <dcterms:modified xsi:type="dcterms:W3CDTF">2020-12-22T19:48:00Z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id="f9QvnSrP"/&gt;&lt;style id="http://www.zotero.org/styles/nature" hasBibliography="1" bibliographyStyleHasBeenSet="1"/&gt;&lt;prefs&gt;&lt;pref name="fieldType" value="Field"/&gt;&lt;/prefs&gt;&lt;/data&gt;</vt:lpwstr>
  </property>
</Properties>
</file>