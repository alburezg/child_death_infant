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60831B" w14:textId="5C78E921" w:rsidR="00573D92" w:rsidRPr="00266175" w:rsidRDefault="005F176B" w:rsidP="00EA2D54">
      <w:pPr>
        <w:rPr>
          <w:rFonts w:ascii="Aparajita" w:hAnsi="Aparajita" w:cs="Aparajita"/>
          <w:b/>
          <w:bCs/>
        </w:rPr>
      </w:pPr>
      <w:bookmarkStart w:id="0" w:name="_Hlk31806642"/>
      <w:r>
        <w:rPr>
          <w:rFonts w:ascii="Aparajita" w:hAnsi="Aparajita" w:cs="Aparajita"/>
          <w:b/>
          <w:bCs/>
        </w:rPr>
        <w:t>Global Inequality</w:t>
      </w:r>
      <w:r w:rsidR="00FB3F59" w:rsidRPr="00266175">
        <w:rPr>
          <w:rFonts w:ascii="Aparajita" w:hAnsi="Aparajita" w:cs="Aparajita"/>
          <w:b/>
          <w:bCs/>
        </w:rPr>
        <w:t xml:space="preserve"> </w:t>
      </w:r>
      <w:r>
        <w:rPr>
          <w:rFonts w:ascii="Aparajita" w:hAnsi="Aparajita" w:cs="Aparajita"/>
          <w:b/>
          <w:bCs/>
        </w:rPr>
        <w:t>in</w:t>
      </w:r>
      <w:r w:rsidR="00FB3F59" w:rsidRPr="00266175">
        <w:rPr>
          <w:rFonts w:ascii="Aparajita" w:hAnsi="Aparajita" w:cs="Aparajita"/>
          <w:b/>
          <w:bCs/>
        </w:rPr>
        <w:t xml:space="preserve"> Maternal </w:t>
      </w:r>
      <w:r>
        <w:rPr>
          <w:rFonts w:ascii="Aparajita" w:hAnsi="Aparajita" w:cs="Aparajita"/>
          <w:b/>
          <w:bCs/>
        </w:rPr>
        <w:t>Experiences</w:t>
      </w:r>
      <w:r w:rsidR="00FB3F59" w:rsidRPr="00266175">
        <w:rPr>
          <w:rFonts w:ascii="Aparajita" w:hAnsi="Aparajita" w:cs="Aparajita"/>
          <w:b/>
          <w:bCs/>
        </w:rPr>
        <w:t xml:space="preserve"> of </w:t>
      </w:r>
      <w:r w:rsidR="00BD1F6E" w:rsidRPr="00266175">
        <w:rPr>
          <w:rFonts w:ascii="Aparajita" w:hAnsi="Aparajita" w:cs="Aparajita"/>
          <w:b/>
          <w:bCs/>
        </w:rPr>
        <w:t>Child</w:t>
      </w:r>
      <w:r w:rsidR="00FB3F59" w:rsidRPr="00266175">
        <w:rPr>
          <w:rFonts w:ascii="Aparajita" w:hAnsi="Aparajita" w:cs="Aparajita"/>
          <w:b/>
          <w:bCs/>
        </w:rPr>
        <w:t xml:space="preserve"> Mortality</w:t>
      </w:r>
      <w:bookmarkEnd w:id="0"/>
    </w:p>
    <w:p w14:paraId="0E5C7BB5" w14:textId="77777777" w:rsidR="007E3C04" w:rsidRPr="00266175" w:rsidRDefault="007E3C04" w:rsidP="00690020">
      <w:pPr>
        <w:rPr>
          <w:rFonts w:ascii="Aparajita" w:hAnsi="Aparajita" w:cs="Aparajita"/>
          <w:b/>
          <w:bCs/>
        </w:rPr>
      </w:pPr>
    </w:p>
    <w:p w14:paraId="124BE2A7" w14:textId="77777777" w:rsidR="00332979" w:rsidRPr="00266175" w:rsidRDefault="00332979" w:rsidP="00690020">
      <w:pPr>
        <w:rPr>
          <w:rFonts w:ascii="Aparajita" w:hAnsi="Aparajita" w:cs="Aparajita"/>
          <w:b/>
          <w:bCs/>
        </w:rPr>
      </w:pPr>
    </w:p>
    <w:p w14:paraId="75157A39" w14:textId="55AB6000" w:rsidR="00E66E90" w:rsidRPr="00266175" w:rsidRDefault="00BB5A30" w:rsidP="00690020">
      <w:pPr>
        <w:rPr>
          <w:rFonts w:ascii="Aparajita" w:hAnsi="Aparajita" w:cs="Aparajita"/>
          <w:b/>
          <w:bCs/>
        </w:rPr>
      </w:pPr>
      <w:commentRangeStart w:id="1"/>
      <w:r w:rsidRPr="00266175">
        <w:rPr>
          <w:rFonts w:ascii="Aparajita" w:hAnsi="Aparajita" w:cs="Aparajita"/>
          <w:b/>
          <w:bCs/>
        </w:rPr>
        <w:t>Abstract</w:t>
      </w:r>
      <w:commentRangeEnd w:id="1"/>
      <w:r w:rsidR="00F56063">
        <w:rPr>
          <w:rStyle w:val="CommentReference"/>
          <w:rFonts w:asciiTheme="minorHAnsi" w:eastAsiaTheme="minorHAnsi" w:hAnsiTheme="minorHAnsi" w:cstheme="minorBidi"/>
        </w:rPr>
        <w:commentReference w:id="1"/>
      </w:r>
    </w:p>
    <w:p w14:paraId="1C4457A2" w14:textId="2EB0AF1C" w:rsidR="00F516E1" w:rsidRPr="00266175" w:rsidRDefault="000222DA" w:rsidP="00C84A82">
      <w:pPr>
        <w:rPr>
          <w:rFonts w:ascii="Aparajita" w:hAnsi="Aparajita" w:cs="Aparajita"/>
        </w:rPr>
      </w:pPr>
      <w:r>
        <w:rPr>
          <w:rFonts w:ascii="Aparajita" w:hAnsi="Aparajita" w:cs="Aparajita"/>
        </w:rPr>
        <w:t xml:space="preserve">As part of broader patterns of demographic convergence, </w:t>
      </w:r>
      <w:r w:rsidR="00562E17">
        <w:rPr>
          <w:rFonts w:ascii="Aparajita" w:hAnsi="Aparajita" w:cs="Aparajita"/>
        </w:rPr>
        <w:t xml:space="preserve">fertility and </w:t>
      </w:r>
      <w:r>
        <w:rPr>
          <w:rFonts w:ascii="Aparajita" w:hAnsi="Aparajita" w:cs="Aparajita"/>
        </w:rPr>
        <w:t>c</w:t>
      </w:r>
      <w:r w:rsidR="007152C1" w:rsidRPr="00266175">
        <w:rPr>
          <w:rFonts w:ascii="Aparajita" w:hAnsi="Aparajita" w:cs="Aparajita"/>
        </w:rPr>
        <w:t xml:space="preserve">hild mortality </w:t>
      </w:r>
      <w:r w:rsidR="006D2A1D" w:rsidRPr="00266175">
        <w:rPr>
          <w:rFonts w:ascii="Aparajita" w:hAnsi="Aparajita" w:cs="Aparajita"/>
        </w:rPr>
        <w:t xml:space="preserve">rates have declined </w:t>
      </w:r>
      <w:r w:rsidR="009E53A3" w:rsidRPr="00266175">
        <w:rPr>
          <w:rFonts w:ascii="Aparajita" w:hAnsi="Aparajita" w:cs="Aparajita"/>
        </w:rPr>
        <w:t xml:space="preserve">worldwide over </w:t>
      </w:r>
      <w:r w:rsidR="007152C1" w:rsidRPr="00266175">
        <w:rPr>
          <w:rFonts w:ascii="Aparajita" w:hAnsi="Aparajita" w:cs="Aparajita"/>
        </w:rPr>
        <w:t xml:space="preserve">the past several decades. </w:t>
      </w:r>
      <w:r w:rsidR="006D083C">
        <w:rPr>
          <w:rFonts w:ascii="Aparajita" w:hAnsi="Aparajita" w:cs="Aparajita"/>
        </w:rPr>
        <w:t>Demographic</w:t>
      </w:r>
      <w:r w:rsidR="008D6E39">
        <w:rPr>
          <w:rFonts w:ascii="Aparajita" w:hAnsi="Aparajita" w:cs="Aparajita"/>
        </w:rPr>
        <w:t xml:space="preserve"> </w:t>
      </w:r>
      <w:r w:rsidR="001444A0">
        <w:rPr>
          <w:rFonts w:ascii="Aparajita" w:hAnsi="Aparajita" w:cs="Aparajita"/>
        </w:rPr>
        <w:t xml:space="preserve">convergence </w:t>
      </w:r>
      <w:r w:rsidR="008D6E39">
        <w:rPr>
          <w:rFonts w:ascii="Aparajita" w:hAnsi="Aparajita" w:cs="Aparajita"/>
        </w:rPr>
        <w:t>is intrinsically tied to the</w:t>
      </w:r>
      <w:r w:rsidR="001444A0">
        <w:rPr>
          <w:rFonts w:ascii="Aparajita" w:hAnsi="Aparajita" w:cs="Aparajita"/>
        </w:rPr>
        <w:t xml:space="preserve"> increasing similarity in women’s reproductive experiences, </w:t>
      </w:r>
      <w:r w:rsidR="006D083C">
        <w:rPr>
          <w:rFonts w:ascii="Aparajita" w:hAnsi="Aparajita" w:cs="Aparajita"/>
        </w:rPr>
        <w:t>yet persistent differences</w:t>
      </w:r>
      <w:r w:rsidR="001444A0">
        <w:rPr>
          <w:rFonts w:ascii="Aparajita" w:hAnsi="Aparajita" w:cs="Aparajita"/>
        </w:rPr>
        <w:t xml:space="preserve"> in fertility and mortality</w:t>
      </w:r>
      <w:r w:rsidR="006D083C">
        <w:rPr>
          <w:rFonts w:ascii="Aparajita" w:hAnsi="Aparajita" w:cs="Aparajita"/>
        </w:rPr>
        <w:t xml:space="preserve"> across the globe</w:t>
      </w:r>
      <w:r w:rsidR="001444A0">
        <w:rPr>
          <w:rFonts w:ascii="Aparajita" w:hAnsi="Aparajita" w:cs="Aparajita"/>
        </w:rPr>
        <w:t xml:space="preserve"> yield inequalities in key aspects of motherhood</w:t>
      </w:r>
      <w:r w:rsidR="001739DF">
        <w:rPr>
          <w:rFonts w:ascii="Aparajita" w:hAnsi="Aparajita" w:cs="Aparajita"/>
        </w:rPr>
        <w:t xml:space="preserve">, </w:t>
      </w:r>
      <w:r w:rsidR="001444A0">
        <w:rPr>
          <w:rFonts w:ascii="Aparajita" w:hAnsi="Aparajita" w:cs="Aparajita"/>
        </w:rPr>
        <w:t xml:space="preserve">including one of the most life altering experiences: </w:t>
      </w:r>
      <w:r w:rsidR="008D6E39">
        <w:rPr>
          <w:rFonts w:ascii="Aparajita" w:hAnsi="Aparajita" w:cs="Aparajita"/>
        </w:rPr>
        <w:t xml:space="preserve">having </w:t>
      </w:r>
      <w:r w:rsidR="001444A0">
        <w:rPr>
          <w:rFonts w:ascii="Aparajita" w:hAnsi="Aparajita" w:cs="Aparajita"/>
        </w:rPr>
        <w:t xml:space="preserve">a child die. </w:t>
      </w:r>
      <w:r w:rsidR="006A6C54">
        <w:rPr>
          <w:rFonts w:ascii="Aparajita" w:hAnsi="Aparajita" w:cs="Aparajita"/>
        </w:rPr>
        <w:t>M</w:t>
      </w:r>
      <w:r w:rsidR="001444A0">
        <w:rPr>
          <w:rFonts w:ascii="Aparajita" w:hAnsi="Aparajita" w:cs="Aparajita"/>
        </w:rPr>
        <w:t xml:space="preserve">aternal bereavement is known to have </w:t>
      </w:r>
      <w:r w:rsidR="008D6E39">
        <w:rPr>
          <w:rFonts w:ascii="Aparajita" w:hAnsi="Aparajita" w:cs="Aparajita"/>
        </w:rPr>
        <w:t xml:space="preserve">severe and long-lasting </w:t>
      </w:r>
      <w:r w:rsidR="00441796" w:rsidRPr="00266175">
        <w:rPr>
          <w:rFonts w:ascii="Aparajita" w:hAnsi="Aparajita" w:cs="Aparajita"/>
        </w:rPr>
        <w:t xml:space="preserve">health, relational, and social </w:t>
      </w:r>
      <w:r w:rsidR="006663D7" w:rsidRPr="00266175">
        <w:rPr>
          <w:rFonts w:ascii="Aparajita" w:hAnsi="Aparajita" w:cs="Aparajita"/>
        </w:rPr>
        <w:t>consequences</w:t>
      </w:r>
      <w:r w:rsidR="001444A0">
        <w:rPr>
          <w:rFonts w:ascii="Aparajita" w:hAnsi="Aparajita" w:cs="Aparajita"/>
        </w:rPr>
        <w:t xml:space="preserve">, </w:t>
      </w:r>
      <w:r w:rsidR="006A6C54">
        <w:rPr>
          <w:rFonts w:ascii="Aparajita" w:hAnsi="Aparajita" w:cs="Aparajita"/>
        </w:rPr>
        <w:t>thus making it relevant to global inequality; however, we</w:t>
      </w:r>
      <w:r w:rsidR="001444A0">
        <w:rPr>
          <w:rFonts w:ascii="Aparajita" w:hAnsi="Aparajita" w:cs="Aparajita"/>
        </w:rPr>
        <w:t xml:space="preserve"> lack </w:t>
      </w:r>
      <w:r w:rsidR="006A6C54">
        <w:rPr>
          <w:rFonts w:ascii="Aparajita" w:hAnsi="Aparajita" w:cs="Aparajita"/>
        </w:rPr>
        <w:t>research on</w:t>
      </w:r>
      <w:r w:rsidR="00E66E90" w:rsidRPr="00266175">
        <w:rPr>
          <w:rFonts w:ascii="Aparajita" w:hAnsi="Aparajita" w:cs="Aparajita"/>
        </w:rPr>
        <w:t xml:space="preserve"> </w:t>
      </w:r>
      <w:r w:rsidR="008D6E39">
        <w:rPr>
          <w:rFonts w:ascii="Aparajita" w:hAnsi="Aparajita" w:cs="Aparajita"/>
        </w:rPr>
        <w:t xml:space="preserve">global </w:t>
      </w:r>
      <w:r w:rsidR="001444A0">
        <w:rPr>
          <w:rFonts w:ascii="Aparajita" w:hAnsi="Aparajita" w:cs="Aparajita"/>
        </w:rPr>
        <w:t xml:space="preserve">patterns of </w:t>
      </w:r>
      <w:r w:rsidR="008D6E39">
        <w:rPr>
          <w:rFonts w:ascii="Aparajita" w:hAnsi="Aparajita" w:cs="Aparajita"/>
        </w:rPr>
        <w:t xml:space="preserve">maternal bereavement. </w:t>
      </w:r>
      <w:r w:rsidR="00FD5DCB" w:rsidRPr="00266175">
        <w:rPr>
          <w:rFonts w:ascii="Aparajita" w:hAnsi="Aparajita" w:cs="Aparajita"/>
        </w:rPr>
        <w:t>In this research brief, w</w:t>
      </w:r>
      <w:r w:rsidR="00E66E90" w:rsidRPr="00266175">
        <w:rPr>
          <w:rFonts w:ascii="Aparajita" w:hAnsi="Aparajita" w:cs="Aparajita"/>
        </w:rPr>
        <w:t xml:space="preserve">e </w:t>
      </w:r>
      <w:r w:rsidR="00FD5DCB" w:rsidRPr="00266175">
        <w:rPr>
          <w:rFonts w:ascii="Aparajita" w:hAnsi="Aparajita" w:cs="Aparajita"/>
        </w:rPr>
        <w:t xml:space="preserve">present </w:t>
      </w:r>
      <w:r w:rsidR="00E66E90" w:rsidRPr="00266175">
        <w:rPr>
          <w:rFonts w:ascii="Aparajita" w:hAnsi="Aparajita" w:cs="Aparajita"/>
        </w:rPr>
        <w:t>estimates of the</w:t>
      </w:r>
      <w:r w:rsidR="006508A5" w:rsidRPr="00266175">
        <w:rPr>
          <w:rFonts w:ascii="Aparajita" w:hAnsi="Aparajita" w:cs="Aparajita"/>
        </w:rPr>
        <w:t xml:space="preserve"> cumulative</w:t>
      </w:r>
      <w:r w:rsidR="00E66E90" w:rsidRPr="00266175">
        <w:rPr>
          <w:rFonts w:ascii="Aparajita" w:hAnsi="Aparajita" w:cs="Aparajita"/>
        </w:rPr>
        <w:t xml:space="preserve"> prevalence of bereaved mothers for </w:t>
      </w:r>
      <w:r w:rsidR="00C51F34" w:rsidRPr="00266175">
        <w:rPr>
          <w:rFonts w:ascii="Aparajita" w:hAnsi="Aparajita" w:cs="Aparajita"/>
        </w:rPr>
        <w:t xml:space="preserve">168 </w:t>
      </w:r>
      <w:commentRangeStart w:id="2"/>
      <w:r w:rsidR="00E66E90" w:rsidRPr="00266175">
        <w:rPr>
          <w:rFonts w:ascii="Aparajita" w:hAnsi="Aparajita" w:cs="Aparajita"/>
        </w:rPr>
        <w:t>countries</w:t>
      </w:r>
      <w:commentRangeEnd w:id="2"/>
      <w:r w:rsidR="00D0315A">
        <w:rPr>
          <w:rStyle w:val="CommentReference"/>
          <w:rFonts w:asciiTheme="minorHAnsi" w:eastAsiaTheme="minorHAnsi" w:hAnsiTheme="minorHAnsi" w:cstheme="minorBidi"/>
        </w:rPr>
        <w:commentReference w:id="2"/>
      </w:r>
      <w:r w:rsidR="00E66E90" w:rsidRPr="00266175">
        <w:rPr>
          <w:rFonts w:ascii="Aparajita" w:hAnsi="Aparajita" w:cs="Aparajita"/>
        </w:rPr>
        <w:t xml:space="preserve">. </w:t>
      </w:r>
      <w:r w:rsidR="00C51F34" w:rsidRPr="00266175">
        <w:rPr>
          <w:rFonts w:ascii="Aparajita" w:hAnsi="Aparajita" w:cs="Aparajita"/>
        </w:rPr>
        <w:t>W</w:t>
      </w:r>
      <w:r w:rsidR="00E66E90" w:rsidRPr="00266175">
        <w:rPr>
          <w:rFonts w:ascii="Aparajita" w:hAnsi="Aparajita" w:cs="Aparajita"/>
        </w:rPr>
        <w:t xml:space="preserve">e </w:t>
      </w:r>
      <w:r w:rsidR="00C51F34" w:rsidRPr="00266175">
        <w:rPr>
          <w:rFonts w:ascii="Aparajita" w:hAnsi="Aparajita" w:cs="Aparajita"/>
        </w:rPr>
        <w:t xml:space="preserve">present </w:t>
      </w:r>
      <w:r w:rsidR="00E66E90" w:rsidRPr="00266175">
        <w:rPr>
          <w:rFonts w:ascii="Aparajita" w:hAnsi="Aparajita" w:cs="Aparajita"/>
        </w:rPr>
        <w:t xml:space="preserve">three metrics that capture the maternal cumulative prevalence of infant mortality, under-five mortality, and offspring mortality. We generate these estimates using </w:t>
      </w:r>
      <w:r w:rsidR="006663D7" w:rsidRPr="00266175">
        <w:rPr>
          <w:rFonts w:ascii="Aparajita" w:hAnsi="Aparajita" w:cs="Aparajita"/>
        </w:rPr>
        <w:t xml:space="preserve">a </w:t>
      </w:r>
      <w:r w:rsidR="006508A5" w:rsidRPr="00266175">
        <w:rPr>
          <w:rFonts w:ascii="Aparajita" w:hAnsi="Aparajita" w:cs="Aparajita"/>
        </w:rPr>
        <w:t xml:space="preserve">direct estimation </w:t>
      </w:r>
      <w:r w:rsidR="006663D7" w:rsidRPr="00266175">
        <w:rPr>
          <w:rFonts w:ascii="Aparajita" w:hAnsi="Aparajita" w:cs="Aparajita"/>
        </w:rPr>
        <w:t xml:space="preserve">approach </w:t>
      </w:r>
      <w:r w:rsidR="006508A5" w:rsidRPr="00266175">
        <w:rPr>
          <w:rFonts w:ascii="Aparajita" w:hAnsi="Aparajita" w:cs="Aparajita"/>
        </w:rPr>
        <w:t xml:space="preserve">from </w:t>
      </w:r>
      <w:r w:rsidR="00CB40A7" w:rsidRPr="00266175">
        <w:rPr>
          <w:rFonts w:ascii="Aparajita" w:hAnsi="Aparajita" w:cs="Aparajita"/>
        </w:rPr>
        <w:t>nationally representative</w:t>
      </w:r>
      <w:r w:rsidR="006508A5" w:rsidRPr="00266175">
        <w:rPr>
          <w:rFonts w:ascii="Aparajita" w:hAnsi="Aparajita" w:cs="Aparajita"/>
        </w:rPr>
        <w:t xml:space="preserve"> surveys</w:t>
      </w:r>
      <w:r w:rsidR="006663D7" w:rsidRPr="00266175">
        <w:rPr>
          <w:rFonts w:ascii="Aparajita" w:hAnsi="Aparajita" w:cs="Aparajita"/>
        </w:rPr>
        <w:t>, and an indirect approach based on kinship models</w:t>
      </w:r>
      <w:r w:rsidR="006508A5" w:rsidRPr="00266175">
        <w:rPr>
          <w:rFonts w:ascii="Aparajita" w:hAnsi="Aparajita" w:cs="Aparajita"/>
        </w:rPr>
        <w:t xml:space="preserve">. </w:t>
      </w:r>
      <w:r w:rsidR="00E66E90" w:rsidRPr="00266175">
        <w:rPr>
          <w:rFonts w:ascii="Aparajita" w:hAnsi="Aparajita" w:cs="Aparajita"/>
        </w:rPr>
        <w:t>The</w:t>
      </w:r>
      <w:r w:rsidR="006663D7" w:rsidRPr="00266175">
        <w:rPr>
          <w:rFonts w:ascii="Aparajita" w:hAnsi="Aparajita" w:cs="Aparajita"/>
        </w:rPr>
        <w:t xml:space="preserve"> study demonstrates </w:t>
      </w:r>
      <w:r w:rsidR="006D083C">
        <w:rPr>
          <w:rFonts w:ascii="Aparajita" w:hAnsi="Aparajita" w:cs="Aparajita"/>
        </w:rPr>
        <w:t xml:space="preserve">an </w:t>
      </w:r>
      <w:r w:rsidR="006663D7" w:rsidRPr="00266175">
        <w:rPr>
          <w:rFonts w:ascii="Aparajita" w:hAnsi="Aparajita" w:cs="Aparajita"/>
        </w:rPr>
        <w:t xml:space="preserve">exceptionally high prevalence of bereaved </w:t>
      </w:r>
      <w:r w:rsidR="008D6E39">
        <w:rPr>
          <w:rFonts w:ascii="Aparajita" w:hAnsi="Aparajita" w:cs="Aparajita"/>
        </w:rPr>
        <w:t>mothers in the global south</w:t>
      </w:r>
      <w:r w:rsidR="006D083C">
        <w:rPr>
          <w:rFonts w:ascii="Aparajita" w:hAnsi="Aparajita" w:cs="Aparajita"/>
        </w:rPr>
        <w:t>:</w:t>
      </w:r>
      <w:r w:rsidR="006D083C" w:rsidRPr="006D083C">
        <w:rPr>
          <w:rFonts w:ascii="Aparajita" w:hAnsi="Aparajita" w:cs="Aparajita"/>
        </w:rPr>
        <w:t xml:space="preserve"> </w:t>
      </w:r>
      <w:r w:rsidR="006D083C" w:rsidRPr="00266175">
        <w:rPr>
          <w:rFonts w:ascii="Aparajita" w:hAnsi="Aparajita" w:cs="Aparajita"/>
        </w:rPr>
        <w:t>in several African and Asian countries where upwards of one-third to one-half of living mothers have lost a child</w:t>
      </w:r>
      <w:r w:rsidR="006D083C">
        <w:rPr>
          <w:rFonts w:ascii="Aparajita" w:hAnsi="Aparajita" w:cs="Aparajita"/>
        </w:rPr>
        <w:t xml:space="preserve">. </w:t>
      </w:r>
      <w:r w:rsidR="006663D7" w:rsidRPr="00266175">
        <w:rPr>
          <w:rFonts w:ascii="Aparajita" w:hAnsi="Aparajita" w:cs="Aparajita"/>
        </w:rPr>
        <w:t xml:space="preserve"> and </w:t>
      </w:r>
      <w:r w:rsidR="00E66E90" w:rsidRPr="00266175">
        <w:rPr>
          <w:rFonts w:ascii="Aparajita" w:hAnsi="Aparajita" w:cs="Aparajita"/>
        </w:rPr>
        <w:t xml:space="preserve">startling inequality in the burden of </w:t>
      </w:r>
      <w:r w:rsidR="008D6E39">
        <w:rPr>
          <w:rFonts w:ascii="Aparajita" w:hAnsi="Aparajita" w:cs="Aparajita"/>
        </w:rPr>
        <w:t xml:space="preserve">maternal </w:t>
      </w:r>
      <w:r w:rsidR="00E66E90" w:rsidRPr="00266175">
        <w:rPr>
          <w:rFonts w:ascii="Aparajita" w:hAnsi="Aparajita" w:cs="Aparajita"/>
        </w:rPr>
        <w:t xml:space="preserve">bereavement across </w:t>
      </w:r>
      <w:r w:rsidR="00E9797D" w:rsidRPr="00266175">
        <w:rPr>
          <w:rFonts w:ascii="Aparajita" w:hAnsi="Aparajita" w:cs="Aparajita"/>
        </w:rPr>
        <w:t>countries</w:t>
      </w:r>
      <w:r w:rsidR="006663D7" w:rsidRPr="00266175">
        <w:rPr>
          <w:rFonts w:ascii="Aparajita" w:hAnsi="Aparajita" w:cs="Aparajita"/>
        </w:rPr>
        <w:t>.</w:t>
      </w:r>
      <w:r w:rsidR="00E9797D" w:rsidRPr="00266175">
        <w:rPr>
          <w:rFonts w:ascii="Aparajita" w:hAnsi="Aparajita" w:cs="Aparajita"/>
        </w:rPr>
        <w:t xml:space="preserve"> </w:t>
      </w:r>
      <w:r w:rsidR="006663D7" w:rsidRPr="00266175">
        <w:rPr>
          <w:rFonts w:ascii="Aparajita" w:hAnsi="Aparajita" w:cs="Aparajita"/>
        </w:rPr>
        <w:t xml:space="preserve">There is </w:t>
      </w:r>
      <w:r w:rsidR="00E9797D" w:rsidRPr="00266175">
        <w:rPr>
          <w:rFonts w:ascii="Aparajita" w:hAnsi="Aparajita" w:cs="Aparajita"/>
        </w:rPr>
        <w:t xml:space="preserve">an exceptionally high burden in several </w:t>
      </w:r>
      <w:r w:rsidR="00C51F34" w:rsidRPr="00266175">
        <w:rPr>
          <w:rFonts w:ascii="Aparajita" w:hAnsi="Aparajita" w:cs="Aparajita"/>
        </w:rPr>
        <w:t>African and Asian countries</w:t>
      </w:r>
      <w:r w:rsidR="006508A5" w:rsidRPr="00266175">
        <w:rPr>
          <w:rFonts w:ascii="Aparajita" w:hAnsi="Aparajita" w:cs="Aparajita"/>
        </w:rPr>
        <w:t xml:space="preserve"> where upwards of one-third to one-half of </w:t>
      </w:r>
      <w:r w:rsidR="006663D7" w:rsidRPr="00266175">
        <w:rPr>
          <w:rFonts w:ascii="Aparajita" w:hAnsi="Aparajita" w:cs="Aparajita"/>
        </w:rPr>
        <w:t xml:space="preserve">living </w:t>
      </w:r>
      <w:r w:rsidR="006508A5" w:rsidRPr="00266175">
        <w:rPr>
          <w:rFonts w:ascii="Aparajita" w:hAnsi="Aparajita" w:cs="Aparajita"/>
        </w:rPr>
        <w:t xml:space="preserve">mothers have lost a child. </w:t>
      </w:r>
      <w:r w:rsidR="00F05AF9" w:rsidRPr="00266175">
        <w:rPr>
          <w:rFonts w:ascii="Aparajita" w:hAnsi="Aparajita" w:cs="Aparajita"/>
        </w:rPr>
        <w:t>Although it is well known that i</w:t>
      </w:r>
      <w:r w:rsidR="00F516E1" w:rsidRPr="00266175">
        <w:rPr>
          <w:rFonts w:ascii="Aparajita" w:hAnsi="Aparajita" w:cs="Aparajita"/>
        </w:rPr>
        <w:t xml:space="preserve">nfants and children face strikingly different risk of mortality depending on where they are born, </w:t>
      </w:r>
      <w:r w:rsidR="00F05AF9" w:rsidRPr="00266175">
        <w:rPr>
          <w:rFonts w:ascii="Aparajita" w:hAnsi="Aparajita" w:cs="Aparajita"/>
        </w:rPr>
        <w:t xml:space="preserve">this study shows that the differential risk of child loss that mothers face is even </w:t>
      </w:r>
      <w:r w:rsidR="006D083C">
        <w:rPr>
          <w:rFonts w:ascii="Aparajita" w:hAnsi="Aparajita" w:cs="Aparajita"/>
        </w:rPr>
        <w:t xml:space="preserve">far </w:t>
      </w:r>
      <w:r w:rsidR="00F05AF9" w:rsidRPr="00266175">
        <w:rPr>
          <w:rFonts w:ascii="Aparajita" w:hAnsi="Aparajita" w:cs="Aparajita"/>
        </w:rPr>
        <w:t>greater</w:t>
      </w:r>
      <w:r w:rsidR="006D083C">
        <w:rPr>
          <w:rFonts w:ascii="Aparajita" w:hAnsi="Aparajita" w:cs="Aparajita"/>
        </w:rPr>
        <w:t xml:space="preserve">, and distinctly patterned </w:t>
      </w:r>
      <w:r w:rsidR="006508A5" w:rsidRPr="00266175">
        <w:rPr>
          <w:rFonts w:ascii="Aparajita" w:hAnsi="Aparajita" w:cs="Aparajita"/>
        </w:rPr>
        <w:t xml:space="preserve">due to confluence of </w:t>
      </w:r>
      <w:r w:rsidR="00CB40A7" w:rsidRPr="00266175">
        <w:rPr>
          <w:rFonts w:ascii="Aparajita" w:hAnsi="Aparajita" w:cs="Aparajita"/>
        </w:rPr>
        <w:t xml:space="preserve">mortality and fertility </w:t>
      </w:r>
      <w:r w:rsidR="008D6E39">
        <w:rPr>
          <w:rFonts w:ascii="Aparajita" w:hAnsi="Aparajita" w:cs="Aparajita"/>
        </w:rPr>
        <w:t>patterns</w:t>
      </w:r>
      <w:r w:rsidR="00F05AF9" w:rsidRPr="00266175">
        <w:rPr>
          <w:rFonts w:ascii="Aparajita" w:hAnsi="Aparajita" w:cs="Aparajita"/>
        </w:rPr>
        <w:t xml:space="preserve">. </w:t>
      </w:r>
    </w:p>
    <w:p w14:paraId="408A5833" w14:textId="16666283" w:rsidR="00E671B0" w:rsidRPr="00266175" w:rsidRDefault="00E671B0" w:rsidP="00690020">
      <w:pPr>
        <w:rPr>
          <w:rFonts w:ascii="Aparajita" w:hAnsi="Aparajita" w:cs="Aparajita"/>
        </w:rPr>
      </w:pPr>
    </w:p>
    <w:p w14:paraId="6021F5B4" w14:textId="77777777" w:rsidR="00FC6445" w:rsidRPr="00266175" w:rsidRDefault="00FC6445" w:rsidP="00A60CE6">
      <w:pPr>
        <w:rPr>
          <w:rFonts w:ascii="Aparajita" w:hAnsi="Aparajita" w:cs="Aparajita"/>
        </w:rPr>
        <w:sectPr w:rsidR="00FC6445" w:rsidRPr="00266175" w:rsidSect="00C01278">
          <w:footerReference w:type="default" r:id="rId10"/>
          <w:pgSz w:w="12240" w:h="15840"/>
          <w:pgMar w:top="1440" w:right="1440" w:bottom="1440" w:left="1440" w:header="720" w:footer="720" w:gutter="0"/>
          <w:cols w:space="720"/>
          <w:docGrid w:linePitch="360"/>
        </w:sectPr>
      </w:pPr>
    </w:p>
    <w:p w14:paraId="608D0A09" w14:textId="01EDC592" w:rsidR="009A252F" w:rsidRPr="00B97F50" w:rsidRDefault="0061287E" w:rsidP="009A252F">
      <w:pPr>
        <w:rPr>
          <w:rFonts w:ascii="Aparajita" w:hAnsi="Aparajita" w:cs="Aparajita"/>
          <w:strike/>
          <w:rPrChange w:id="3" w:author="Jenny Trinitapoli" w:date="2020-07-10T17:25:00Z">
            <w:rPr>
              <w:rFonts w:ascii="Aparajita" w:hAnsi="Aparajita" w:cs="Aparajita"/>
            </w:rPr>
          </w:rPrChange>
        </w:rPr>
      </w:pPr>
      <w:r w:rsidRPr="00B97F50">
        <w:rPr>
          <w:rFonts w:ascii="Aparajita" w:hAnsi="Aparajita" w:cs="Aparajita"/>
          <w:strike/>
          <w:rPrChange w:id="4" w:author="Jenny Trinitapoli" w:date="2020-07-10T17:25:00Z">
            <w:rPr>
              <w:rFonts w:ascii="Aparajita" w:hAnsi="Aparajita" w:cs="Aparajita"/>
            </w:rPr>
          </w:rPrChange>
        </w:rPr>
        <w:lastRenderedPageBreak/>
        <w:t xml:space="preserve">Global convergence in demographic </w:t>
      </w:r>
      <w:commentRangeStart w:id="5"/>
      <w:commentRangeStart w:id="6"/>
      <w:r w:rsidRPr="00B97F50">
        <w:rPr>
          <w:rFonts w:ascii="Aparajita" w:hAnsi="Aparajita" w:cs="Aparajita"/>
          <w:strike/>
          <w:rPrChange w:id="7" w:author="Jenny Trinitapoli" w:date="2020-07-10T17:25:00Z">
            <w:rPr>
              <w:rFonts w:ascii="Aparajita" w:hAnsi="Aparajita" w:cs="Aparajita"/>
            </w:rPr>
          </w:rPrChange>
        </w:rPr>
        <w:t xml:space="preserve">trends has </w:t>
      </w:r>
      <w:r w:rsidR="00052AD6" w:rsidRPr="00B97F50">
        <w:rPr>
          <w:rFonts w:ascii="Aparajita" w:hAnsi="Aparajita" w:cs="Aparajita"/>
          <w:strike/>
          <w:rPrChange w:id="8" w:author="Jenny Trinitapoli" w:date="2020-07-10T17:25:00Z">
            <w:rPr>
              <w:rFonts w:ascii="Aparajita" w:hAnsi="Aparajita" w:cs="Aparajita"/>
            </w:rPr>
          </w:rPrChange>
        </w:rPr>
        <w:t>occurred at a remarkable pass over the second half of the twentieth century</w:t>
      </w:r>
      <w:r w:rsidR="00F6560F" w:rsidRPr="00B97F50">
        <w:rPr>
          <w:rFonts w:ascii="Aparajita" w:hAnsi="Aparajita" w:cs="Aparajita"/>
          <w:strike/>
          <w:rPrChange w:id="9" w:author="Jenny Trinitapoli" w:date="2020-07-10T17:25:00Z">
            <w:rPr>
              <w:rFonts w:ascii="Aparajita" w:hAnsi="Aparajita" w:cs="Aparajita"/>
            </w:rPr>
          </w:rPrChange>
        </w:rPr>
        <w:t xml:space="preserve">: </w:t>
      </w:r>
      <w:r w:rsidR="00955555" w:rsidRPr="00B97F50">
        <w:rPr>
          <w:rFonts w:ascii="Aparajita" w:hAnsi="Aparajita" w:cs="Aparajita"/>
          <w:strike/>
          <w:rPrChange w:id="10" w:author="Jenny Trinitapoli" w:date="2020-07-10T17:25:00Z">
            <w:rPr>
              <w:rFonts w:ascii="Aparajita" w:hAnsi="Aparajita" w:cs="Aparajita"/>
            </w:rPr>
          </w:rPrChange>
        </w:rPr>
        <w:t>a</w:t>
      </w:r>
      <w:r w:rsidR="00D17F0C" w:rsidRPr="00B97F50">
        <w:rPr>
          <w:rFonts w:ascii="Aparajita" w:hAnsi="Aparajita" w:cs="Aparajita"/>
          <w:strike/>
          <w:rPrChange w:id="11" w:author="Jenny Trinitapoli" w:date="2020-07-10T17:25:00Z">
            <w:rPr>
              <w:rFonts w:ascii="Aparajita" w:hAnsi="Aparajita" w:cs="Aparajita"/>
            </w:rPr>
          </w:rPrChange>
        </w:rPr>
        <w:t xml:space="preserve">cross the </w:t>
      </w:r>
      <w:r w:rsidR="009369CB" w:rsidRPr="00B97F50">
        <w:rPr>
          <w:rFonts w:ascii="Aparajita" w:hAnsi="Aparajita" w:cs="Aparajita"/>
          <w:strike/>
          <w:rPrChange w:id="12" w:author="Jenny Trinitapoli" w:date="2020-07-10T17:25:00Z">
            <w:rPr>
              <w:rFonts w:ascii="Aparajita" w:hAnsi="Aparajita" w:cs="Aparajita"/>
            </w:rPr>
          </w:rPrChange>
        </w:rPr>
        <w:t xml:space="preserve">globe, </w:t>
      </w:r>
      <w:r w:rsidR="00FB1441" w:rsidRPr="00B97F50">
        <w:rPr>
          <w:rFonts w:ascii="Aparajita" w:hAnsi="Aparajita" w:cs="Aparajita"/>
          <w:strike/>
          <w:rPrChange w:id="13" w:author="Jenny Trinitapoli" w:date="2020-07-10T17:25:00Z">
            <w:rPr>
              <w:rFonts w:ascii="Aparajita" w:hAnsi="Aparajita" w:cs="Aparajita"/>
            </w:rPr>
          </w:rPrChange>
        </w:rPr>
        <w:t xml:space="preserve">mortality and fertility </w:t>
      </w:r>
      <w:r w:rsidR="00F6560F" w:rsidRPr="00B97F50">
        <w:rPr>
          <w:rFonts w:ascii="Aparajita" w:hAnsi="Aparajita" w:cs="Aparajita"/>
          <w:strike/>
          <w:rPrChange w:id="14" w:author="Jenny Trinitapoli" w:date="2020-07-10T17:25:00Z">
            <w:rPr>
              <w:rFonts w:ascii="Aparajita" w:hAnsi="Aparajita" w:cs="Aparajita"/>
            </w:rPr>
          </w:rPrChange>
        </w:rPr>
        <w:t xml:space="preserve">patterns </w:t>
      </w:r>
      <w:r w:rsidR="00FB1441" w:rsidRPr="00B97F50">
        <w:rPr>
          <w:rFonts w:ascii="Aparajita" w:hAnsi="Aparajita" w:cs="Aparajita"/>
          <w:strike/>
          <w:rPrChange w:id="15" w:author="Jenny Trinitapoli" w:date="2020-07-10T17:25:00Z">
            <w:rPr>
              <w:rFonts w:ascii="Aparajita" w:hAnsi="Aparajita" w:cs="Aparajita"/>
            </w:rPr>
          </w:rPrChange>
        </w:rPr>
        <w:t xml:space="preserve">are </w:t>
      </w:r>
      <w:r w:rsidR="0007165F" w:rsidRPr="00B97F50">
        <w:rPr>
          <w:rFonts w:ascii="Aparajita" w:hAnsi="Aparajita" w:cs="Aparajita"/>
          <w:strike/>
          <w:rPrChange w:id="16" w:author="Jenny Trinitapoli" w:date="2020-07-10T17:25:00Z">
            <w:rPr>
              <w:rFonts w:ascii="Aparajita" w:hAnsi="Aparajita" w:cs="Aparajita"/>
            </w:rPr>
          </w:rPrChange>
        </w:rPr>
        <w:t>increasingly</w:t>
      </w:r>
      <w:r w:rsidR="00FB1441" w:rsidRPr="00B97F50">
        <w:rPr>
          <w:rFonts w:ascii="Aparajita" w:hAnsi="Aparajita" w:cs="Aparajita"/>
          <w:strike/>
          <w:rPrChange w:id="17" w:author="Jenny Trinitapoli" w:date="2020-07-10T17:25:00Z">
            <w:rPr>
              <w:rFonts w:ascii="Aparajita" w:hAnsi="Aparajita" w:cs="Aparajita"/>
            </w:rPr>
          </w:rPrChange>
        </w:rPr>
        <w:t xml:space="preserve"> </w:t>
      </w:r>
      <w:r w:rsidR="0011686B" w:rsidRPr="00B97F50">
        <w:rPr>
          <w:rFonts w:ascii="Aparajita" w:hAnsi="Aparajita" w:cs="Aparajita"/>
          <w:strike/>
          <w:rPrChange w:id="18" w:author="Jenny Trinitapoli" w:date="2020-07-10T17:25:00Z">
            <w:rPr>
              <w:rFonts w:ascii="Aparajita" w:hAnsi="Aparajita" w:cs="Aparajita"/>
            </w:rPr>
          </w:rPrChange>
        </w:rPr>
        <w:t>similar</w:t>
      </w:r>
      <w:r w:rsidR="00052AD6" w:rsidRPr="00B97F50">
        <w:rPr>
          <w:rFonts w:ascii="Aparajita" w:hAnsi="Aparajita" w:cs="Aparajita"/>
          <w:strike/>
          <w:rPrChange w:id="19" w:author="Jenny Trinitapoli" w:date="2020-07-10T17:25:00Z">
            <w:rPr>
              <w:rFonts w:ascii="Aparajita" w:hAnsi="Aparajita" w:cs="Aparajita"/>
            </w:rPr>
          </w:rPrChange>
        </w:rPr>
        <w:t xml:space="preserve"> </w:t>
      </w:r>
      <w:r w:rsidR="00052AD6" w:rsidRPr="00B97F50">
        <w:rPr>
          <w:rFonts w:ascii="Aparajita" w:hAnsi="Aparajita" w:cs="Aparajita"/>
          <w:strike/>
          <w:rPrChange w:id="20" w:author="Jenny Trinitapoli" w:date="2020-07-10T17:25:00Z">
            <w:rPr>
              <w:rFonts w:ascii="Aparajita" w:hAnsi="Aparajita" w:cs="Aparajita"/>
            </w:rPr>
          </w:rPrChange>
        </w:rPr>
        <w:fldChar w:fldCharType="begin"/>
      </w:r>
      <w:r w:rsidR="00052AD6" w:rsidRPr="00B97F50">
        <w:rPr>
          <w:rFonts w:ascii="Aparajita" w:hAnsi="Aparajita" w:cs="Aparajita"/>
          <w:strike/>
          <w:rPrChange w:id="21" w:author="Jenny Trinitapoli" w:date="2020-07-10T17:25:00Z">
            <w:rPr>
              <w:rFonts w:ascii="Aparajita" w:hAnsi="Aparajita" w:cs="Aparajita"/>
            </w:rPr>
          </w:rPrChange>
        </w:rPr>
        <w:instrText xml:space="preserve"> ADDIN ZOTERO_ITEM CSL_CITATION {"citationID":"zNLWfwKq","properties":{"formattedCitation":"(Wilson, 2001)","plainCitation":"(Wilson, 2001)","noteIndex":0},"citationItems":[{"id":302,"uris":["http://zotero.org/users/local/6aiRCPll/items/9GGSVJPN"],"uri":["http://zotero.org/users/local/6aiRCPll/items/9GGSVJPN"],"itemData":{"id":302,"type":"article-journal","container-title":"Population and Development Review","issue":"1","note":"ISBN: 0098-7921\npublisher: Wiley Online Library","page":"155-171","title":"On the scale of global demographic convergence 1950–2000","volume":"27","author":[{"family":"Wilson","given":"Chris"}],"issued":{"date-parts":[["2001"]]}}}],"schema":"https://github.com/citation-style-language/schema/raw/master/csl-citation.json"} </w:instrText>
      </w:r>
      <w:r w:rsidR="00052AD6" w:rsidRPr="00B97F50">
        <w:rPr>
          <w:rFonts w:ascii="Aparajita" w:hAnsi="Aparajita" w:cs="Aparajita"/>
          <w:strike/>
          <w:rPrChange w:id="22" w:author="Jenny Trinitapoli" w:date="2020-07-10T17:25:00Z">
            <w:rPr>
              <w:rFonts w:ascii="Aparajita" w:hAnsi="Aparajita" w:cs="Aparajita"/>
            </w:rPr>
          </w:rPrChange>
        </w:rPr>
        <w:fldChar w:fldCharType="separate"/>
      </w:r>
      <w:r w:rsidR="00052AD6" w:rsidRPr="00B97F50">
        <w:rPr>
          <w:rFonts w:ascii="Aparajita" w:hAnsi="Aparajita" w:cs="Aparajita"/>
          <w:strike/>
          <w:rPrChange w:id="23" w:author="Jenny Trinitapoli" w:date="2020-07-10T17:25:00Z">
            <w:rPr>
              <w:rFonts w:ascii="Aparajita" w:hAnsi="Aparajita" w:cs="Aparajita"/>
            </w:rPr>
          </w:rPrChange>
        </w:rPr>
        <w:t>(Wilson, 2001)</w:t>
      </w:r>
      <w:r w:rsidR="00052AD6" w:rsidRPr="00B97F50">
        <w:rPr>
          <w:rFonts w:ascii="Aparajita" w:hAnsi="Aparajita" w:cs="Aparajita"/>
          <w:strike/>
          <w:rPrChange w:id="24" w:author="Jenny Trinitapoli" w:date="2020-07-10T17:25:00Z">
            <w:rPr>
              <w:rFonts w:ascii="Aparajita" w:hAnsi="Aparajita" w:cs="Aparajita"/>
            </w:rPr>
          </w:rPrChange>
        </w:rPr>
        <w:fldChar w:fldCharType="end"/>
      </w:r>
      <w:r w:rsidR="00FB1441" w:rsidRPr="00B97F50">
        <w:rPr>
          <w:rFonts w:ascii="Aparajita" w:hAnsi="Aparajita" w:cs="Aparajita"/>
          <w:strike/>
          <w:rPrChange w:id="25" w:author="Jenny Trinitapoli" w:date="2020-07-10T17:25:00Z">
            <w:rPr>
              <w:rFonts w:ascii="Aparajita" w:hAnsi="Aparajita" w:cs="Aparajita"/>
            </w:rPr>
          </w:rPrChange>
        </w:rPr>
        <w:t xml:space="preserve">. </w:t>
      </w:r>
      <w:r w:rsidR="00F6560F" w:rsidRPr="00B97F50">
        <w:rPr>
          <w:rFonts w:ascii="Aparajita" w:hAnsi="Aparajita" w:cs="Aparajita"/>
          <w:strike/>
          <w:rPrChange w:id="26" w:author="Jenny Trinitapoli" w:date="2020-07-10T17:25:00Z">
            <w:rPr>
              <w:rFonts w:ascii="Aparajita" w:hAnsi="Aparajita" w:cs="Aparajita"/>
            </w:rPr>
          </w:rPrChange>
        </w:rPr>
        <w:t>T</w:t>
      </w:r>
      <w:r w:rsidRPr="00B97F50">
        <w:rPr>
          <w:rFonts w:ascii="Aparajita" w:hAnsi="Aparajita" w:cs="Aparajita"/>
          <w:strike/>
          <w:rPrChange w:id="27" w:author="Jenny Trinitapoli" w:date="2020-07-10T17:25:00Z">
            <w:rPr>
              <w:rFonts w:ascii="Aparajita" w:hAnsi="Aparajita" w:cs="Aparajita"/>
            </w:rPr>
          </w:rPrChange>
        </w:rPr>
        <w:t>his</w:t>
      </w:r>
      <w:r w:rsidR="0019540C" w:rsidRPr="00B97F50">
        <w:rPr>
          <w:rFonts w:ascii="Aparajita" w:hAnsi="Aparajita" w:cs="Aparajita"/>
          <w:strike/>
          <w:rPrChange w:id="28" w:author="Jenny Trinitapoli" w:date="2020-07-10T17:25:00Z">
            <w:rPr>
              <w:rFonts w:ascii="Aparajita" w:hAnsi="Aparajita" w:cs="Aparajita"/>
            </w:rPr>
          </w:rPrChange>
        </w:rPr>
        <w:t xml:space="preserve"> demographic convergence is </w:t>
      </w:r>
      <w:r w:rsidR="00FE267A" w:rsidRPr="00B97F50">
        <w:rPr>
          <w:rFonts w:ascii="Aparajita" w:hAnsi="Aparajita" w:cs="Aparajita"/>
          <w:strike/>
          <w:rPrChange w:id="29" w:author="Jenny Trinitapoli" w:date="2020-07-10T17:25:00Z">
            <w:rPr>
              <w:rFonts w:ascii="Aparajita" w:hAnsi="Aparajita" w:cs="Aparajita"/>
            </w:rPr>
          </w:rPrChange>
        </w:rPr>
        <w:t>part and parcel of the</w:t>
      </w:r>
      <w:r w:rsidR="0019540C" w:rsidRPr="00B97F50">
        <w:rPr>
          <w:rFonts w:ascii="Aparajita" w:hAnsi="Aparajita" w:cs="Aparajita"/>
          <w:strike/>
          <w:rPrChange w:id="30" w:author="Jenny Trinitapoli" w:date="2020-07-10T17:25:00Z">
            <w:rPr>
              <w:rFonts w:ascii="Aparajita" w:hAnsi="Aparajita" w:cs="Aparajita"/>
            </w:rPr>
          </w:rPrChange>
        </w:rPr>
        <w:t xml:space="preserve"> increasing similarity in </w:t>
      </w:r>
      <w:r w:rsidRPr="00B97F50">
        <w:rPr>
          <w:rFonts w:ascii="Aparajita" w:hAnsi="Aparajita" w:cs="Aparajita"/>
          <w:strike/>
          <w:rPrChange w:id="31" w:author="Jenny Trinitapoli" w:date="2020-07-10T17:25:00Z">
            <w:rPr>
              <w:rFonts w:ascii="Aparajita" w:hAnsi="Aparajita" w:cs="Aparajita"/>
            </w:rPr>
          </w:rPrChange>
        </w:rPr>
        <w:t>women’s</w:t>
      </w:r>
      <w:r w:rsidR="0019540C" w:rsidRPr="00B97F50">
        <w:rPr>
          <w:rFonts w:ascii="Aparajita" w:hAnsi="Aparajita" w:cs="Aparajita"/>
          <w:strike/>
          <w:rPrChange w:id="32" w:author="Jenny Trinitapoli" w:date="2020-07-10T17:25:00Z">
            <w:rPr>
              <w:rFonts w:ascii="Aparajita" w:hAnsi="Aparajita" w:cs="Aparajita"/>
            </w:rPr>
          </w:rPrChange>
        </w:rPr>
        <w:t xml:space="preserve"> reproductive experiences worldwide</w:t>
      </w:r>
      <w:r w:rsidR="00052AD6" w:rsidRPr="00B97F50">
        <w:rPr>
          <w:rFonts w:ascii="Aparajita" w:hAnsi="Aparajita" w:cs="Aparajita"/>
          <w:strike/>
          <w:rPrChange w:id="33" w:author="Jenny Trinitapoli" w:date="2020-07-10T17:25:00Z">
            <w:rPr>
              <w:rFonts w:ascii="Aparajita" w:hAnsi="Aparajita" w:cs="Aparajita"/>
            </w:rPr>
          </w:rPrChange>
        </w:rPr>
        <w:t xml:space="preserve">, including in the number of children they bear and those </w:t>
      </w:r>
      <w:r w:rsidR="00445F8A" w:rsidRPr="00B97F50">
        <w:rPr>
          <w:rFonts w:ascii="Aparajita" w:hAnsi="Aparajita" w:cs="Aparajita"/>
          <w:strike/>
          <w:rPrChange w:id="34" w:author="Jenny Trinitapoli" w:date="2020-07-10T17:25:00Z">
            <w:rPr>
              <w:rFonts w:ascii="Aparajita" w:hAnsi="Aparajita" w:cs="Aparajita"/>
            </w:rPr>
          </w:rPrChange>
        </w:rPr>
        <w:t xml:space="preserve">individual children’s </w:t>
      </w:r>
      <w:r w:rsidR="00052AD6" w:rsidRPr="00B97F50">
        <w:rPr>
          <w:rFonts w:ascii="Aparajita" w:hAnsi="Aparajita" w:cs="Aparajita"/>
          <w:strike/>
          <w:rPrChange w:id="35" w:author="Jenny Trinitapoli" w:date="2020-07-10T17:25:00Z">
            <w:rPr>
              <w:rFonts w:ascii="Aparajita" w:hAnsi="Aparajita" w:cs="Aparajita"/>
            </w:rPr>
          </w:rPrChange>
        </w:rPr>
        <w:t>risk of premature death</w:t>
      </w:r>
      <w:r w:rsidR="00445F8A" w:rsidRPr="00B97F50">
        <w:rPr>
          <w:rFonts w:ascii="Aparajita" w:hAnsi="Aparajita" w:cs="Aparajita"/>
          <w:strike/>
          <w:rPrChange w:id="36" w:author="Jenny Trinitapoli" w:date="2020-07-10T17:25:00Z">
            <w:rPr>
              <w:rFonts w:ascii="Aparajita" w:hAnsi="Aparajita" w:cs="Aparajita"/>
            </w:rPr>
          </w:rPrChange>
        </w:rPr>
        <w:t>.</w:t>
      </w:r>
    </w:p>
    <w:p w14:paraId="48C392F7" w14:textId="77777777" w:rsidR="00680642" w:rsidRPr="00B97F50" w:rsidRDefault="009A252F" w:rsidP="00CF2FA8">
      <w:pPr>
        <w:ind w:firstLine="720"/>
        <w:rPr>
          <w:ins w:id="37" w:author="Jenny Trinitapoli" w:date="2020-07-10T15:40:00Z"/>
          <w:rFonts w:ascii="Aparajita" w:hAnsi="Aparajita" w:cs="Aparajita"/>
          <w:strike/>
          <w:rPrChange w:id="38" w:author="Jenny Trinitapoli" w:date="2020-07-10T17:25:00Z">
            <w:rPr>
              <w:ins w:id="39" w:author="Jenny Trinitapoli" w:date="2020-07-10T15:40:00Z"/>
              <w:rFonts w:ascii="Aparajita" w:hAnsi="Aparajita" w:cs="Aparajita"/>
            </w:rPr>
          </w:rPrChange>
        </w:rPr>
      </w:pPr>
      <w:r w:rsidRPr="00B97F50">
        <w:rPr>
          <w:rFonts w:ascii="Aparajita" w:hAnsi="Aparajita" w:cs="Aparajita"/>
          <w:strike/>
          <w:rPrChange w:id="40" w:author="Jenny Trinitapoli" w:date="2020-07-10T17:25:00Z">
            <w:rPr>
              <w:rFonts w:ascii="Aparajita" w:hAnsi="Aparajita" w:cs="Aparajita"/>
            </w:rPr>
          </w:rPrChange>
        </w:rPr>
        <w:t xml:space="preserve">Even with </w:t>
      </w:r>
      <w:r w:rsidR="00FE267A" w:rsidRPr="00B97F50">
        <w:rPr>
          <w:rFonts w:ascii="Aparajita" w:hAnsi="Aparajita" w:cs="Aparajita"/>
          <w:strike/>
          <w:rPrChange w:id="41" w:author="Jenny Trinitapoli" w:date="2020-07-10T17:25:00Z">
            <w:rPr>
              <w:rFonts w:ascii="Aparajita" w:hAnsi="Aparajita" w:cs="Aparajita"/>
            </w:rPr>
          </w:rPrChange>
        </w:rPr>
        <w:t xml:space="preserve">global </w:t>
      </w:r>
      <w:r w:rsidRPr="00B97F50">
        <w:rPr>
          <w:rFonts w:ascii="Aparajita" w:hAnsi="Aparajita" w:cs="Aparajita"/>
          <w:strike/>
          <w:rPrChange w:id="42" w:author="Jenny Trinitapoli" w:date="2020-07-10T17:25:00Z">
            <w:rPr>
              <w:rFonts w:ascii="Aparajita" w:hAnsi="Aparajita" w:cs="Aparajita"/>
            </w:rPr>
          </w:rPrChange>
        </w:rPr>
        <w:t>demographic convergence,</w:t>
      </w:r>
      <w:r w:rsidR="00FB2B30" w:rsidRPr="00B97F50">
        <w:rPr>
          <w:rFonts w:ascii="Aparajita" w:hAnsi="Aparajita" w:cs="Aparajita"/>
          <w:strike/>
          <w:rPrChange w:id="43" w:author="Jenny Trinitapoli" w:date="2020-07-10T17:25:00Z">
            <w:rPr>
              <w:rFonts w:ascii="Aparajita" w:hAnsi="Aparajita" w:cs="Aparajita"/>
            </w:rPr>
          </w:rPrChange>
        </w:rPr>
        <w:t xml:space="preserve"> </w:t>
      </w:r>
      <w:r w:rsidR="00FE267A" w:rsidRPr="00B97F50">
        <w:rPr>
          <w:rFonts w:ascii="Aparajita" w:hAnsi="Aparajita" w:cs="Aparajita"/>
          <w:strike/>
          <w:rPrChange w:id="44" w:author="Jenny Trinitapoli" w:date="2020-07-10T17:25:00Z">
            <w:rPr>
              <w:rFonts w:ascii="Aparajita" w:hAnsi="Aparajita" w:cs="Aparajita"/>
            </w:rPr>
          </w:rPrChange>
        </w:rPr>
        <w:t>stubborn</w:t>
      </w:r>
      <w:r w:rsidR="00FB2B30" w:rsidRPr="00B97F50">
        <w:rPr>
          <w:rFonts w:ascii="Aparajita" w:hAnsi="Aparajita" w:cs="Aparajita"/>
          <w:strike/>
          <w:rPrChange w:id="45" w:author="Jenny Trinitapoli" w:date="2020-07-10T17:25:00Z">
            <w:rPr>
              <w:rFonts w:ascii="Aparajita" w:hAnsi="Aparajita" w:cs="Aparajita"/>
            </w:rPr>
          </w:rPrChange>
        </w:rPr>
        <w:t xml:space="preserve"> differences in mortality and fertility </w:t>
      </w:r>
      <w:r w:rsidR="00FE267A" w:rsidRPr="00B97F50">
        <w:rPr>
          <w:rFonts w:ascii="Aparajita" w:hAnsi="Aparajita" w:cs="Aparajita"/>
          <w:strike/>
          <w:rPrChange w:id="46" w:author="Jenny Trinitapoli" w:date="2020-07-10T17:25:00Z">
            <w:rPr>
              <w:rFonts w:ascii="Aparajita" w:hAnsi="Aparajita" w:cs="Aparajita"/>
            </w:rPr>
          </w:rPrChange>
        </w:rPr>
        <w:t>patterns persist</w:t>
      </w:r>
      <w:r w:rsidR="006D083C" w:rsidRPr="00B97F50">
        <w:rPr>
          <w:rFonts w:ascii="Aparajita" w:hAnsi="Aparajita" w:cs="Aparajita"/>
          <w:strike/>
          <w:rPrChange w:id="47" w:author="Jenny Trinitapoli" w:date="2020-07-10T17:25:00Z">
            <w:rPr>
              <w:rFonts w:ascii="Aparajita" w:hAnsi="Aparajita" w:cs="Aparajita"/>
            </w:rPr>
          </w:rPrChange>
        </w:rPr>
        <w:t xml:space="preserve"> and produce </w:t>
      </w:r>
      <w:r w:rsidR="008C78CF" w:rsidRPr="00B97F50">
        <w:rPr>
          <w:rFonts w:ascii="Aparajita" w:hAnsi="Aparajita" w:cs="Aparajita"/>
          <w:strike/>
          <w:rPrChange w:id="48" w:author="Jenny Trinitapoli" w:date="2020-07-10T17:25:00Z">
            <w:rPr>
              <w:rFonts w:ascii="Aparajita" w:hAnsi="Aparajita" w:cs="Aparajita"/>
            </w:rPr>
          </w:rPrChange>
        </w:rPr>
        <w:t>global</w:t>
      </w:r>
      <w:r w:rsidR="00FE267A" w:rsidRPr="00B97F50">
        <w:rPr>
          <w:rFonts w:ascii="Aparajita" w:hAnsi="Aparajita" w:cs="Aparajita"/>
          <w:strike/>
          <w:rPrChange w:id="49" w:author="Jenny Trinitapoli" w:date="2020-07-10T17:25:00Z">
            <w:rPr>
              <w:rFonts w:ascii="Aparajita" w:hAnsi="Aparajita" w:cs="Aparajita"/>
            </w:rPr>
          </w:rPrChange>
        </w:rPr>
        <w:t xml:space="preserve"> inequalities in maternal experiences</w:t>
      </w:r>
      <w:r w:rsidR="007F6C5E" w:rsidRPr="00B97F50">
        <w:rPr>
          <w:rFonts w:ascii="Aparajita" w:hAnsi="Aparajita" w:cs="Aparajita"/>
          <w:strike/>
          <w:rPrChange w:id="50" w:author="Jenny Trinitapoli" w:date="2020-07-10T17:25:00Z">
            <w:rPr>
              <w:rFonts w:ascii="Aparajita" w:hAnsi="Aparajita" w:cs="Aparajita"/>
            </w:rPr>
          </w:rPrChange>
        </w:rPr>
        <w:t xml:space="preserve"> that deserve attention</w:t>
      </w:r>
      <w:commentRangeEnd w:id="5"/>
      <w:r w:rsidR="001739DF" w:rsidRPr="00B97F50">
        <w:rPr>
          <w:rStyle w:val="CommentReference"/>
          <w:rFonts w:asciiTheme="minorHAnsi" w:eastAsiaTheme="minorHAnsi" w:hAnsiTheme="minorHAnsi" w:cstheme="minorBidi"/>
          <w:strike/>
          <w:rPrChange w:id="51" w:author="Jenny Trinitapoli" w:date="2020-07-10T17:25:00Z">
            <w:rPr>
              <w:rStyle w:val="CommentReference"/>
              <w:rFonts w:asciiTheme="minorHAnsi" w:eastAsiaTheme="minorHAnsi" w:hAnsiTheme="minorHAnsi" w:cstheme="minorBidi"/>
            </w:rPr>
          </w:rPrChange>
        </w:rPr>
        <w:commentReference w:id="5"/>
      </w:r>
      <w:commentRangeEnd w:id="6"/>
      <w:r w:rsidR="008D6019">
        <w:rPr>
          <w:rStyle w:val="CommentReference"/>
          <w:rFonts w:asciiTheme="minorHAnsi" w:eastAsiaTheme="minorHAnsi" w:hAnsiTheme="minorHAnsi" w:cstheme="minorBidi"/>
        </w:rPr>
        <w:commentReference w:id="6"/>
      </w:r>
      <w:r w:rsidR="00FE267A" w:rsidRPr="00B97F50">
        <w:rPr>
          <w:rFonts w:ascii="Aparajita" w:hAnsi="Aparajita" w:cs="Aparajita"/>
          <w:strike/>
          <w:rPrChange w:id="52" w:author="Jenny Trinitapoli" w:date="2020-07-10T17:25:00Z">
            <w:rPr>
              <w:rFonts w:ascii="Aparajita" w:hAnsi="Aparajita" w:cs="Aparajita"/>
            </w:rPr>
          </w:rPrChange>
        </w:rPr>
        <w:t xml:space="preserve">. </w:t>
      </w:r>
    </w:p>
    <w:p w14:paraId="54BA9669" w14:textId="77777777" w:rsidR="00B97F50" w:rsidRPr="00B97F50" w:rsidRDefault="009A1A09" w:rsidP="00CF2FA8">
      <w:pPr>
        <w:ind w:firstLine="720"/>
        <w:rPr>
          <w:ins w:id="53" w:author="Jenny Trinitapoli" w:date="2020-07-10T17:25:00Z"/>
          <w:rFonts w:ascii="Aparajita" w:hAnsi="Aparajita" w:cs="Aparajita"/>
          <w:strike/>
          <w:rPrChange w:id="54" w:author="Jenny Trinitapoli" w:date="2020-07-10T17:25:00Z">
            <w:rPr>
              <w:ins w:id="55" w:author="Jenny Trinitapoli" w:date="2020-07-10T17:25:00Z"/>
              <w:rFonts w:ascii="Aparajita" w:hAnsi="Aparajita" w:cs="Aparajita"/>
            </w:rPr>
          </w:rPrChange>
        </w:rPr>
      </w:pPr>
      <w:r w:rsidRPr="00B97F50">
        <w:rPr>
          <w:rFonts w:ascii="Aparajita" w:hAnsi="Aparajita" w:cs="Aparajita"/>
          <w:strike/>
          <w:rPrChange w:id="56" w:author="Jenny Trinitapoli" w:date="2020-07-10T17:25:00Z">
            <w:rPr>
              <w:rFonts w:ascii="Aparajita" w:hAnsi="Aparajita" w:cs="Aparajita"/>
            </w:rPr>
          </w:rPrChange>
        </w:rPr>
        <w:t xml:space="preserve">One maternal experience that has not been well-studied is </w:t>
      </w:r>
      <w:r w:rsidR="007F6C5E" w:rsidRPr="00B97F50">
        <w:rPr>
          <w:rFonts w:ascii="Aparajita" w:hAnsi="Aparajita" w:cs="Aparajita"/>
          <w:strike/>
          <w:rPrChange w:id="57" w:author="Jenny Trinitapoli" w:date="2020-07-10T17:25:00Z">
            <w:rPr>
              <w:rFonts w:ascii="Aparajita" w:hAnsi="Aparajita" w:cs="Aparajita"/>
            </w:rPr>
          </w:rPrChange>
        </w:rPr>
        <w:t>arguably among the most dreaded</w:t>
      </w:r>
      <w:r w:rsidR="003F27DD" w:rsidRPr="00B97F50">
        <w:rPr>
          <w:rFonts w:ascii="Aparajita" w:hAnsi="Aparajita" w:cs="Aparajita"/>
          <w:strike/>
          <w:rPrChange w:id="58" w:author="Jenny Trinitapoli" w:date="2020-07-10T17:25:00Z">
            <w:rPr>
              <w:rFonts w:ascii="Aparajita" w:hAnsi="Aparajita" w:cs="Aparajita"/>
            </w:rPr>
          </w:rPrChange>
        </w:rPr>
        <w:t xml:space="preserve"> by mothers</w:t>
      </w:r>
      <w:r w:rsidR="007F6C5E" w:rsidRPr="00B97F50">
        <w:rPr>
          <w:rFonts w:ascii="Aparajita" w:hAnsi="Aparajita" w:cs="Aparajita"/>
          <w:strike/>
          <w:rPrChange w:id="59" w:author="Jenny Trinitapoli" w:date="2020-07-10T17:25:00Z">
            <w:rPr>
              <w:rFonts w:ascii="Aparajita" w:hAnsi="Aparajita" w:cs="Aparajita"/>
            </w:rPr>
          </w:rPrChange>
        </w:rPr>
        <w:t xml:space="preserve">: </w:t>
      </w:r>
      <w:r w:rsidR="009B032A" w:rsidRPr="00B97F50">
        <w:rPr>
          <w:rFonts w:ascii="Aparajita" w:hAnsi="Aparajita" w:cs="Aparajita"/>
          <w:strike/>
          <w:rPrChange w:id="60" w:author="Jenny Trinitapoli" w:date="2020-07-10T17:25:00Z">
            <w:rPr>
              <w:rFonts w:ascii="Aparajita" w:hAnsi="Aparajita" w:cs="Aparajita"/>
            </w:rPr>
          </w:rPrChange>
        </w:rPr>
        <w:t xml:space="preserve">the death of a child. </w:t>
      </w:r>
    </w:p>
    <w:p w14:paraId="678AF24D" w14:textId="09F810F1" w:rsidR="00595F2A" w:rsidRDefault="00E169D2" w:rsidP="00E169D2">
      <w:pPr>
        <w:ind w:firstLine="720"/>
        <w:rPr>
          <w:rFonts w:ascii="Aparajita" w:hAnsi="Aparajita" w:cs="Aparajita"/>
        </w:rPr>
      </w:pPr>
      <w:ins w:id="61" w:author="Jenny Trinitapoli" w:date="2020-07-10T17:51:00Z">
        <w:r>
          <w:rPr>
            <w:rFonts w:ascii="Aparajita" w:hAnsi="Aparajita" w:cs="Aparajita"/>
          </w:rPr>
          <w:t>Infant and c</w:t>
        </w:r>
      </w:ins>
      <w:ins w:id="62" w:author="Jenny Trinitapoli" w:date="2020-07-10T17:50:00Z">
        <w:r w:rsidRPr="00266175">
          <w:rPr>
            <w:rFonts w:ascii="Aparajita" w:hAnsi="Aparajita" w:cs="Aparajita"/>
          </w:rPr>
          <w:t>hild mortality rates have</w:t>
        </w:r>
        <w:r>
          <w:rPr>
            <w:rFonts w:ascii="Aparajita" w:hAnsi="Aparajita" w:cs="Aparajita"/>
          </w:rPr>
          <w:t xml:space="preserve"> been steadily</w:t>
        </w:r>
        <w:r w:rsidRPr="00266175">
          <w:rPr>
            <w:rFonts w:ascii="Aparajita" w:hAnsi="Aparajita" w:cs="Aparajita"/>
          </w:rPr>
          <w:t xml:space="preserve"> declin</w:t>
        </w:r>
        <w:r>
          <w:rPr>
            <w:rFonts w:ascii="Aparajita" w:hAnsi="Aparajita" w:cs="Aparajita"/>
          </w:rPr>
          <w:t>ing</w:t>
        </w:r>
        <w:r w:rsidRPr="00266175">
          <w:rPr>
            <w:rFonts w:ascii="Aparajita" w:hAnsi="Aparajita" w:cs="Aparajita"/>
          </w:rPr>
          <w:t xml:space="preserve"> worldwide over the </w:t>
        </w:r>
      </w:ins>
      <w:ins w:id="63" w:author="Jenny Trinitapoli" w:date="2020-07-10T18:13:00Z">
        <w:r w:rsidR="007434A6">
          <w:rPr>
            <w:rFonts w:ascii="Aparajita" w:hAnsi="Aparajita" w:cs="Aparajita"/>
          </w:rPr>
          <w:t>l</w:t>
        </w:r>
      </w:ins>
      <w:ins w:id="64" w:author="Jenny Trinitapoli" w:date="2020-07-10T17:50:00Z">
        <w:r w:rsidRPr="00266175">
          <w:rPr>
            <w:rFonts w:ascii="Aparajita" w:hAnsi="Aparajita" w:cs="Aparajita"/>
          </w:rPr>
          <w:t xml:space="preserve">ast </w:t>
        </w:r>
      </w:ins>
      <w:ins w:id="65" w:author="Jenny Trinitapoli" w:date="2020-07-10T18:13:00Z">
        <w:r w:rsidR="007434A6">
          <w:rPr>
            <w:rFonts w:ascii="Aparajita" w:hAnsi="Aparajita" w:cs="Aparajita"/>
          </w:rPr>
          <w:t>fifty year</w:t>
        </w:r>
      </w:ins>
      <w:ins w:id="66" w:author="Jenny Trinitapoli" w:date="2020-07-10T18:50:00Z">
        <w:r w:rsidR="001B037E">
          <w:rPr>
            <w:rFonts w:ascii="Aparajita" w:hAnsi="Aparajita" w:cs="Aparajita"/>
          </w:rPr>
          <w:t>s</w:t>
        </w:r>
      </w:ins>
      <w:ins w:id="67" w:author="Jenny Trinitapoli" w:date="2020-07-10T18:51:00Z">
        <w:r w:rsidR="001B037E">
          <w:rPr>
            <w:rFonts w:ascii="Aparajita" w:hAnsi="Aparajita" w:cs="Aparajita"/>
          </w:rPr>
          <w:t>.</w:t>
        </w:r>
      </w:ins>
      <w:ins w:id="68" w:author="Jenny Trinitapoli" w:date="2020-07-10T18:50:00Z">
        <w:r w:rsidR="001B037E">
          <w:rPr>
            <w:rFonts w:ascii="Aparajita" w:hAnsi="Aparajita" w:cs="Aparajita"/>
          </w:rPr>
          <w:t xml:space="preserve"> </w:t>
        </w:r>
      </w:ins>
      <w:ins w:id="69" w:author="Jenny Trinitapoli" w:date="2020-07-10T17:51:00Z">
        <w:r>
          <w:rPr>
            <w:rFonts w:ascii="Aparajita" w:hAnsi="Aparajita" w:cs="Aparajita"/>
          </w:rPr>
          <w:t xml:space="preserve">Even though </w:t>
        </w:r>
      </w:ins>
      <w:ins w:id="70" w:author="Jenny Trinitapoli" w:date="2020-07-10T17:52:00Z">
        <w:r>
          <w:rPr>
            <w:rFonts w:ascii="Aparajita" w:hAnsi="Aparajita" w:cs="Aparajita"/>
          </w:rPr>
          <w:t>the rates themselves</w:t>
        </w:r>
      </w:ins>
      <w:ins w:id="71" w:author="Jenny Trinitapoli" w:date="2020-07-10T17:51:00Z">
        <w:r>
          <w:rPr>
            <w:rFonts w:ascii="Aparajita" w:hAnsi="Aparajita" w:cs="Aparajita"/>
          </w:rPr>
          <w:t xml:space="preserve"> vary </w:t>
        </w:r>
      </w:ins>
      <w:ins w:id="72" w:author="Jenny Trinitapoli" w:date="2020-07-10T17:52:00Z">
        <w:r>
          <w:rPr>
            <w:rFonts w:ascii="Aparajita" w:hAnsi="Aparajita" w:cs="Aparajita"/>
          </w:rPr>
          <w:t xml:space="preserve">markedly </w:t>
        </w:r>
      </w:ins>
      <w:ins w:id="73" w:author="Jenny Trinitapoli" w:date="2020-07-10T17:51:00Z">
        <w:r>
          <w:rPr>
            <w:rFonts w:ascii="Aparajita" w:hAnsi="Aparajita" w:cs="Aparajita"/>
          </w:rPr>
          <w:t>by country and region, the</w:t>
        </w:r>
      </w:ins>
      <w:ins w:id="74" w:author="Jenny Trinitapoli" w:date="2020-07-10T17:56:00Z">
        <w:r>
          <w:rPr>
            <w:rFonts w:ascii="Aparajita" w:hAnsi="Aparajita" w:cs="Aparajita"/>
          </w:rPr>
          <w:t xml:space="preserve"> recent</w:t>
        </w:r>
      </w:ins>
      <w:ins w:id="75" w:author="Jenny Trinitapoli" w:date="2020-07-10T17:51:00Z">
        <w:r>
          <w:rPr>
            <w:rFonts w:ascii="Aparajita" w:hAnsi="Aparajita" w:cs="Aparajita"/>
          </w:rPr>
          <w:t xml:space="preserve"> trend</w:t>
        </w:r>
      </w:ins>
      <w:ins w:id="76" w:author="Jenny Trinitapoli" w:date="2020-07-10T17:56:00Z">
        <w:r>
          <w:rPr>
            <w:rFonts w:ascii="Aparajita" w:hAnsi="Aparajita" w:cs="Aparajita"/>
          </w:rPr>
          <w:t>s</w:t>
        </w:r>
      </w:ins>
      <w:ins w:id="77" w:author="Jenny Trinitapoli" w:date="2020-07-10T17:52:00Z">
        <w:r>
          <w:rPr>
            <w:rFonts w:ascii="Aparajita" w:hAnsi="Aparajita" w:cs="Aparajita"/>
          </w:rPr>
          <w:t xml:space="preserve"> </w:t>
        </w:r>
      </w:ins>
      <w:ins w:id="78" w:author="Jenny Trinitapoli" w:date="2020-07-11T09:09:00Z">
        <w:r w:rsidR="00477120">
          <w:rPr>
            <w:rFonts w:ascii="Aparajita" w:hAnsi="Aparajita" w:cs="Aparajita"/>
          </w:rPr>
          <w:t xml:space="preserve">all </w:t>
        </w:r>
      </w:ins>
      <w:ins w:id="79" w:author="Jenny Trinitapoli" w:date="2020-07-10T17:52:00Z">
        <w:r>
          <w:rPr>
            <w:rFonts w:ascii="Aparajita" w:hAnsi="Aparajita" w:cs="Aparajita"/>
          </w:rPr>
          <w:t>point</w:t>
        </w:r>
      </w:ins>
      <w:ins w:id="80" w:author="Jenny Trinitapoli" w:date="2020-07-10T17:51:00Z">
        <w:r>
          <w:rPr>
            <w:rFonts w:ascii="Aparajita" w:hAnsi="Aparajita" w:cs="Aparajita"/>
          </w:rPr>
          <w:t xml:space="preserve"> in a positive direction fo</w:t>
        </w:r>
      </w:ins>
      <w:ins w:id="81" w:author="Jenny Trinitapoli" w:date="2020-07-10T17:52:00Z">
        <w:r>
          <w:rPr>
            <w:rFonts w:ascii="Aparajita" w:hAnsi="Aparajita" w:cs="Aparajita"/>
          </w:rPr>
          <w:t>r child survival across the globe</w:t>
        </w:r>
      </w:ins>
      <w:ins w:id="82" w:author="Jenny Trinitapoli" w:date="2020-07-11T09:09:00Z">
        <w:r w:rsidR="005965A2">
          <w:rPr>
            <w:rFonts w:ascii="Aparajita" w:hAnsi="Aparajita" w:cs="Aparajita"/>
          </w:rPr>
          <w:t>;</w:t>
        </w:r>
      </w:ins>
      <w:ins w:id="83" w:author="Jenny Trinitapoli" w:date="2020-07-10T18:51:00Z">
        <w:r w:rsidR="001B037E">
          <w:rPr>
            <w:rFonts w:ascii="Aparajita" w:hAnsi="Aparajita" w:cs="Aparajita"/>
          </w:rPr>
          <w:t xml:space="preserve"> longstanding disparities in infant mortality are also narrowing.</w:t>
        </w:r>
      </w:ins>
      <w:ins w:id="84" w:author="Jenny Trinitapoli" w:date="2020-07-10T17:52:00Z">
        <w:r>
          <w:rPr>
            <w:rFonts w:ascii="Aparajita" w:hAnsi="Aparajita" w:cs="Aparajita"/>
          </w:rPr>
          <w:t xml:space="preserve"> </w:t>
        </w:r>
      </w:ins>
      <w:ins w:id="85" w:author="Jenny Trinitapoli" w:date="2020-07-10T17:56:00Z">
        <w:r>
          <w:rPr>
            <w:rFonts w:ascii="Aparajita" w:hAnsi="Aparajita" w:cs="Aparajita"/>
          </w:rPr>
          <w:t>Without reservation, t</w:t>
        </w:r>
      </w:ins>
      <w:ins w:id="86" w:author="Jenny Trinitapoli" w:date="2020-07-10T17:55:00Z">
        <w:r>
          <w:rPr>
            <w:rFonts w:ascii="Aparajita" w:hAnsi="Aparajita" w:cs="Aparajita"/>
          </w:rPr>
          <w:t>hese trends represent good news for children and for their parents</w:t>
        </w:r>
      </w:ins>
      <w:ins w:id="87" w:author="Jenny Trinitapoli" w:date="2020-07-10T18:51:00Z">
        <w:r w:rsidR="001B037E">
          <w:rPr>
            <w:rFonts w:ascii="Aparajita" w:hAnsi="Aparajita" w:cs="Aparajita"/>
          </w:rPr>
          <w:t>, but t</w:t>
        </w:r>
      </w:ins>
      <w:ins w:id="88" w:author="Jenny Trinitapoli" w:date="2020-07-10T17:56:00Z">
        <w:r>
          <w:rPr>
            <w:rFonts w:ascii="Aparajita" w:hAnsi="Aparajita" w:cs="Aparajita"/>
          </w:rPr>
          <w:t xml:space="preserve">he link between child mortality and parents experiences, however, remains loosely defined. </w:t>
        </w:r>
      </w:ins>
      <w:del w:id="89" w:author="Jenny Trinitapoli" w:date="2020-07-10T17:58:00Z">
        <w:r w:rsidR="009B032A" w:rsidRPr="00C26939" w:rsidDel="00B14230">
          <w:rPr>
            <w:rFonts w:ascii="Aparajita" w:hAnsi="Aparajita" w:cs="Aparajita"/>
          </w:rPr>
          <w:delText xml:space="preserve">Although </w:delText>
        </w:r>
        <w:r w:rsidR="009B032A" w:rsidRPr="009B032A" w:rsidDel="00B14230">
          <w:rPr>
            <w:rFonts w:ascii="Aparajita" w:hAnsi="Aparajita" w:cs="Aparajita"/>
          </w:rPr>
          <w:delText>t</w:delText>
        </w:r>
      </w:del>
      <w:ins w:id="90" w:author="Jenny Trinitapoli" w:date="2020-07-11T09:10:00Z">
        <w:r w:rsidR="005965A2">
          <w:rPr>
            <w:rFonts w:ascii="Aparajita" w:hAnsi="Aparajita" w:cs="Aparajita"/>
          </w:rPr>
          <w:t>Each infant and child death is an event that has</w:t>
        </w:r>
      </w:ins>
      <w:del w:id="91" w:author="Jenny Trinitapoli" w:date="2020-07-10T18:07:00Z">
        <w:r w:rsidR="000E756E" w:rsidRPr="009B032A" w:rsidDel="00CC0C2A">
          <w:rPr>
            <w:rFonts w:ascii="Aparajita" w:hAnsi="Aparajita" w:cs="Aparajita"/>
          </w:rPr>
          <w:delText xml:space="preserve">he </w:delText>
        </w:r>
        <w:r w:rsidR="009A3160" w:rsidRPr="009B032A" w:rsidDel="00CC0C2A">
          <w:rPr>
            <w:rFonts w:ascii="Aparajita" w:hAnsi="Aparajita" w:cs="Aparajita"/>
          </w:rPr>
          <w:delText>l</w:delText>
        </w:r>
      </w:del>
      <w:del w:id="92" w:author="Jenny Trinitapoli" w:date="2020-07-11T09:10:00Z">
        <w:r w:rsidR="009A3160" w:rsidRPr="009B032A" w:rsidDel="005965A2">
          <w:rPr>
            <w:rFonts w:ascii="Aparajita" w:hAnsi="Aparajita" w:cs="Aparajita"/>
          </w:rPr>
          <w:delText>evel of infant and under-five m</w:delText>
        </w:r>
        <w:r w:rsidR="009A3160" w:rsidDel="005965A2">
          <w:rPr>
            <w:rFonts w:ascii="Aparajita" w:hAnsi="Aparajita" w:cs="Aparajita"/>
          </w:rPr>
          <w:delText>ortality</w:delText>
        </w:r>
      </w:del>
      <w:del w:id="93" w:author="Jenny Trinitapoli" w:date="2020-07-10T17:58:00Z">
        <w:r w:rsidR="009A3160" w:rsidDel="00B14230">
          <w:rPr>
            <w:rFonts w:ascii="Aparajita" w:hAnsi="Aparajita" w:cs="Aparajita"/>
          </w:rPr>
          <w:delText xml:space="preserve"> </w:delText>
        </w:r>
      </w:del>
      <w:ins w:id="94" w:author="Jenny Trinitapoli" w:date="2020-07-10T17:48:00Z">
        <w:r>
          <w:rPr>
            <w:rFonts w:ascii="Aparajita" w:hAnsi="Aparajita" w:cs="Aparajita"/>
          </w:rPr>
          <w:t xml:space="preserve"> </w:t>
        </w:r>
      </w:ins>
      <w:ins w:id="95" w:author="Jenny Trinitapoli" w:date="2020-07-11T09:11:00Z">
        <w:r w:rsidR="005965A2">
          <w:rPr>
            <w:rFonts w:ascii="Aparajita" w:hAnsi="Aparajita" w:cs="Aparajita"/>
          </w:rPr>
          <w:t>grave</w:t>
        </w:r>
      </w:ins>
      <w:ins w:id="96" w:author="Jenny Trinitapoli" w:date="2020-07-10T18:09:00Z">
        <w:r w:rsidR="00611390">
          <w:rPr>
            <w:rFonts w:ascii="Aparajita" w:hAnsi="Aparajita" w:cs="Aparajita"/>
          </w:rPr>
          <w:t xml:space="preserve"> </w:t>
        </w:r>
      </w:ins>
      <w:ins w:id="97" w:author="Jenny Trinitapoli" w:date="2020-07-10T17:48:00Z">
        <w:r>
          <w:rPr>
            <w:rFonts w:ascii="Aparajita" w:hAnsi="Aparajita" w:cs="Aparajita"/>
          </w:rPr>
          <w:t xml:space="preserve">consequences for </w:t>
        </w:r>
      </w:ins>
      <w:del w:id="98" w:author="Jenny Trinitapoli" w:date="2020-07-10T12:25:00Z">
        <w:r w:rsidR="00CE7B84" w:rsidDel="00890900">
          <w:rPr>
            <w:rFonts w:ascii="Aparajita" w:hAnsi="Aparajita" w:cs="Aparajita"/>
          </w:rPr>
          <w:delText xml:space="preserve">intimately </w:delText>
        </w:r>
      </w:del>
      <w:del w:id="99" w:author="Jenny Trinitapoli" w:date="2020-07-10T17:48:00Z">
        <w:r w:rsidR="00903DED" w:rsidDel="00E169D2">
          <w:rPr>
            <w:rFonts w:ascii="Aparajita" w:hAnsi="Aparajita" w:cs="Aparajita"/>
          </w:rPr>
          <w:delText>impacts</w:delText>
        </w:r>
        <w:r w:rsidR="00CE7B84" w:rsidDel="00E169D2">
          <w:rPr>
            <w:rFonts w:ascii="Aparajita" w:hAnsi="Aparajita" w:cs="Aparajita"/>
          </w:rPr>
          <w:delText xml:space="preserve"> </w:delText>
        </w:r>
      </w:del>
      <w:del w:id="100" w:author="Jenny Trinitapoli" w:date="2020-07-10T12:26:00Z">
        <w:r w:rsidR="00CE7B84" w:rsidDel="00890900">
          <w:rPr>
            <w:rFonts w:ascii="Aparajita" w:hAnsi="Aparajita" w:cs="Aparajita"/>
          </w:rPr>
          <w:delText>parents</w:delText>
        </w:r>
        <w:r w:rsidR="007F06DD" w:rsidDel="00890900">
          <w:rPr>
            <w:rFonts w:ascii="Aparajita" w:hAnsi="Aparajita" w:cs="Aparajita"/>
          </w:rPr>
          <w:delText>’</w:delText>
        </w:r>
        <w:r w:rsidR="00CE7B84" w:rsidDel="00890900">
          <w:rPr>
            <w:rFonts w:ascii="Aparajita" w:hAnsi="Aparajita" w:cs="Aparajita"/>
          </w:rPr>
          <w:delText xml:space="preserve"> </w:delText>
        </w:r>
      </w:del>
      <w:del w:id="101" w:author="Jenny Trinitapoli" w:date="2020-07-10T18:09:00Z">
        <w:r w:rsidR="00CE7B84" w:rsidDel="00611390">
          <w:rPr>
            <w:rFonts w:ascii="Aparajita" w:hAnsi="Aparajita" w:cs="Aparajita"/>
          </w:rPr>
          <w:delText>lives</w:delText>
        </w:r>
      </w:del>
      <w:ins w:id="102" w:author="Jenny Trinitapoli" w:date="2020-07-10T12:26:00Z">
        <w:r w:rsidR="00890900">
          <w:rPr>
            <w:rFonts w:ascii="Aparajita" w:hAnsi="Aparajita" w:cs="Aparajita"/>
          </w:rPr>
          <w:t>surviving parents</w:t>
        </w:r>
      </w:ins>
      <w:r w:rsidR="001C7F00">
        <w:rPr>
          <w:rFonts w:ascii="Aparajita" w:hAnsi="Aparajita" w:cs="Aparajita"/>
        </w:rPr>
        <w:t xml:space="preserve">, </w:t>
      </w:r>
      <w:ins w:id="103" w:author="Jenny Trinitapoli" w:date="2020-07-10T17:59:00Z">
        <w:r w:rsidR="00B14230">
          <w:rPr>
            <w:rFonts w:ascii="Aparajita" w:hAnsi="Aparajita" w:cs="Aparajita"/>
          </w:rPr>
          <w:t xml:space="preserve">but </w:t>
        </w:r>
      </w:ins>
      <w:ins w:id="104" w:author="Jenny Trinitapoli" w:date="2020-07-10T18:15:00Z">
        <w:r w:rsidR="007434A6">
          <w:rPr>
            <w:rFonts w:ascii="Aparajita" w:hAnsi="Aparajita" w:cs="Aparajita"/>
          </w:rPr>
          <w:t xml:space="preserve">population-level </w:t>
        </w:r>
      </w:ins>
      <w:ins w:id="105" w:author="Jenny Trinitapoli" w:date="2020-07-10T17:25:00Z">
        <w:r w:rsidR="00B97F50">
          <w:rPr>
            <w:rFonts w:ascii="Aparajita" w:hAnsi="Aparajita" w:cs="Aparajita"/>
          </w:rPr>
          <w:t xml:space="preserve">estimates </w:t>
        </w:r>
      </w:ins>
      <w:del w:id="106" w:author="Jenny Trinitapoli" w:date="2020-07-10T18:09:00Z">
        <w:r w:rsidR="001C7F00" w:rsidDel="00611390">
          <w:rPr>
            <w:rFonts w:ascii="Aparajita" w:hAnsi="Aparajita" w:cs="Aparajita"/>
          </w:rPr>
          <w:delText>it</w:delText>
        </w:r>
        <w:r w:rsidR="007F6C5E" w:rsidDel="00611390">
          <w:rPr>
            <w:rFonts w:ascii="Aparajita" w:hAnsi="Aparajita" w:cs="Aparajita"/>
          </w:rPr>
          <w:delText xml:space="preserve">s </w:delText>
        </w:r>
      </w:del>
      <w:del w:id="107" w:author="Jenny Trinitapoli" w:date="2020-07-10T15:35:00Z">
        <w:r w:rsidR="007F6C5E" w:rsidDel="002B06B0">
          <w:rPr>
            <w:rFonts w:ascii="Aparajita" w:hAnsi="Aparajita" w:cs="Aparajita"/>
          </w:rPr>
          <w:delText xml:space="preserve">population </w:delText>
        </w:r>
      </w:del>
      <w:del w:id="108" w:author="Jenny Trinitapoli" w:date="2020-07-10T18:15:00Z">
        <w:r w:rsidR="007F6C5E" w:rsidDel="007434A6">
          <w:rPr>
            <w:rFonts w:ascii="Aparajita" w:hAnsi="Aparajita" w:cs="Aparajita"/>
          </w:rPr>
          <w:delText>prevalence</w:delText>
        </w:r>
        <w:r w:rsidR="001C7F00" w:rsidDel="007434A6">
          <w:rPr>
            <w:rFonts w:ascii="Aparajita" w:hAnsi="Aparajita" w:cs="Aparajita"/>
          </w:rPr>
          <w:delText xml:space="preserve"> </w:delText>
        </w:r>
      </w:del>
      <w:del w:id="109" w:author="Jenny Trinitapoli" w:date="2020-07-10T18:07:00Z">
        <w:r w:rsidR="001C7F00" w:rsidDel="00CC0C2A">
          <w:rPr>
            <w:rFonts w:ascii="Aparajita" w:hAnsi="Aparajita" w:cs="Aparajita"/>
          </w:rPr>
          <w:delText>ha</w:delText>
        </w:r>
      </w:del>
      <w:del w:id="110" w:author="Jenny Trinitapoli" w:date="2020-07-10T17:55:00Z">
        <w:r w:rsidR="001C7F00" w:rsidDel="00E169D2">
          <w:rPr>
            <w:rFonts w:ascii="Aparajita" w:hAnsi="Aparajita" w:cs="Aparajita"/>
          </w:rPr>
          <w:delText>s</w:delText>
        </w:r>
      </w:del>
      <w:del w:id="111" w:author="Jenny Trinitapoli" w:date="2020-07-10T18:07:00Z">
        <w:r w:rsidR="001C7F00" w:rsidDel="00CC0C2A">
          <w:rPr>
            <w:rFonts w:ascii="Aparajita" w:hAnsi="Aparajita" w:cs="Aparajita"/>
          </w:rPr>
          <w:delText xml:space="preserve"> only</w:delText>
        </w:r>
        <w:r w:rsidR="00CE7B84" w:rsidDel="00CC0C2A">
          <w:rPr>
            <w:rFonts w:ascii="Aparajita" w:hAnsi="Aparajita" w:cs="Aparajita"/>
          </w:rPr>
          <w:delText xml:space="preserve"> </w:delText>
        </w:r>
      </w:del>
      <w:del w:id="112" w:author="Jenny Trinitapoli" w:date="2020-07-10T17:59:00Z">
        <w:r w:rsidR="00CE7B84" w:rsidDel="00B14230">
          <w:rPr>
            <w:rFonts w:ascii="Aparajita" w:hAnsi="Aparajita" w:cs="Aparajita"/>
          </w:rPr>
          <w:delText xml:space="preserve">recently </w:delText>
        </w:r>
      </w:del>
      <w:del w:id="113" w:author="Jenny Trinitapoli" w:date="2020-07-10T18:15:00Z">
        <w:r w:rsidR="00F62EAD" w:rsidDel="007434A6">
          <w:rPr>
            <w:rFonts w:ascii="Aparajita" w:hAnsi="Aparajita" w:cs="Aparajita"/>
          </w:rPr>
          <w:delText xml:space="preserve">been </w:delText>
        </w:r>
      </w:del>
      <w:del w:id="114" w:author="Jenny Trinitapoli" w:date="2020-07-10T15:41:00Z">
        <w:r w:rsidR="007F6C5E" w:rsidDel="00680642">
          <w:rPr>
            <w:rFonts w:ascii="Aparajita" w:hAnsi="Aparajita" w:cs="Aparajita"/>
          </w:rPr>
          <w:delText xml:space="preserve">studied </w:delText>
        </w:r>
      </w:del>
      <w:ins w:id="115" w:author="Jenny Trinitapoli" w:date="2020-07-10T17:25:00Z">
        <w:r w:rsidR="00B97F50">
          <w:rPr>
            <w:rFonts w:ascii="Aparajita" w:hAnsi="Aparajita" w:cs="Aparajita"/>
          </w:rPr>
          <w:t>represent</w:t>
        </w:r>
      </w:ins>
      <w:ins w:id="116" w:author="Jenny Trinitapoli" w:date="2020-07-10T18:15:00Z">
        <w:r w:rsidR="007434A6">
          <w:rPr>
            <w:rFonts w:ascii="Aparajita" w:hAnsi="Aparajita" w:cs="Aparajita"/>
          </w:rPr>
          <w:t>ing</w:t>
        </w:r>
      </w:ins>
      <w:del w:id="117" w:author="Jenny Trinitapoli" w:date="2020-07-10T17:25:00Z">
        <w:r w:rsidR="007F6C5E" w:rsidDel="00B97F50">
          <w:rPr>
            <w:rFonts w:ascii="Aparajita" w:hAnsi="Aparajita" w:cs="Aparajita"/>
          </w:rPr>
          <w:delText>from</w:delText>
        </w:r>
      </w:del>
      <w:r w:rsidR="007F6C5E">
        <w:rPr>
          <w:rFonts w:ascii="Aparajita" w:hAnsi="Aparajita" w:cs="Aparajita"/>
        </w:rPr>
        <w:t xml:space="preserve"> </w:t>
      </w:r>
      <w:del w:id="118" w:author="Jenny Trinitapoli" w:date="2020-07-10T12:26:00Z">
        <w:r w:rsidR="007F6C5E" w:rsidDel="00890900">
          <w:rPr>
            <w:rFonts w:ascii="Aparajita" w:hAnsi="Aparajita" w:cs="Aparajita"/>
          </w:rPr>
          <w:delText>a parental</w:delText>
        </w:r>
      </w:del>
      <w:ins w:id="119" w:author="Jenny Trinitapoli" w:date="2020-07-10T12:26:00Z">
        <w:r w:rsidR="00890900">
          <w:rPr>
            <w:rFonts w:ascii="Aparajita" w:hAnsi="Aparajita" w:cs="Aparajita"/>
          </w:rPr>
          <w:t>th</w:t>
        </w:r>
      </w:ins>
      <w:ins w:id="120" w:author="Jenny Trinitapoli" w:date="2020-07-10T18:08:00Z">
        <w:r w:rsidR="00611390">
          <w:rPr>
            <w:rFonts w:ascii="Aparajita" w:hAnsi="Aparajita" w:cs="Aparajita"/>
          </w:rPr>
          <w:t>e</w:t>
        </w:r>
      </w:ins>
      <w:r w:rsidR="007F6C5E">
        <w:rPr>
          <w:rFonts w:ascii="Aparajita" w:hAnsi="Aparajita" w:cs="Aparajita"/>
        </w:rPr>
        <w:t xml:space="preserve"> vantage point</w:t>
      </w:r>
      <w:ins w:id="121" w:author="Jenny Trinitapoli" w:date="2020-07-10T18:09:00Z">
        <w:r w:rsidR="00611390">
          <w:rPr>
            <w:rFonts w:ascii="Aparajita" w:hAnsi="Aparajita" w:cs="Aparajita"/>
          </w:rPr>
          <w:t xml:space="preserve"> of parents</w:t>
        </w:r>
      </w:ins>
      <w:ins w:id="122" w:author="Jenny Trinitapoli" w:date="2020-07-10T18:15:00Z">
        <w:r w:rsidR="007434A6">
          <w:rPr>
            <w:rFonts w:ascii="Aparajita" w:hAnsi="Aparajita" w:cs="Aparajita"/>
          </w:rPr>
          <w:t xml:space="preserve"> </w:t>
        </w:r>
      </w:ins>
      <w:ins w:id="123" w:author="Jenny Trinitapoli" w:date="2020-07-10T18:16:00Z">
        <w:r w:rsidR="007434A6">
          <w:rPr>
            <w:rFonts w:ascii="Aparajita" w:hAnsi="Aparajita" w:cs="Aparajita"/>
          </w:rPr>
          <w:t xml:space="preserve">have </w:t>
        </w:r>
      </w:ins>
      <w:ins w:id="124" w:author="Jenny Trinitapoli" w:date="2020-07-10T18:51:00Z">
        <w:r w:rsidR="001B037E">
          <w:rPr>
            <w:rFonts w:ascii="Aparajita" w:hAnsi="Aparajita" w:cs="Aparajita"/>
          </w:rPr>
          <w:t>o</w:t>
        </w:r>
      </w:ins>
      <w:ins w:id="125" w:author="Jenny Trinitapoli" w:date="2020-07-10T18:52:00Z">
        <w:r w:rsidR="001B037E">
          <w:rPr>
            <w:rFonts w:ascii="Aparajita" w:hAnsi="Aparajita" w:cs="Aparajita"/>
          </w:rPr>
          <w:t xml:space="preserve">nly </w:t>
        </w:r>
      </w:ins>
      <w:ins w:id="126" w:author="Jenny Trinitapoli" w:date="2020-07-10T18:15:00Z">
        <w:r w:rsidR="007434A6">
          <w:rPr>
            <w:rFonts w:ascii="Aparajita" w:hAnsi="Aparajita" w:cs="Aparajita"/>
          </w:rPr>
          <w:t xml:space="preserve">been </w:t>
        </w:r>
      </w:ins>
      <w:ins w:id="127" w:author="Jenny Trinitapoli" w:date="2020-07-10T18:16:00Z">
        <w:r w:rsidR="007434A6">
          <w:rPr>
            <w:rFonts w:ascii="Aparajita" w:hAnsi="Aparajita" w:cs="Aparajita"/>
          </w:rPr>
          <w:t>generated for one world region</w:t>
        </w:r>
      </w:ins>
      <w:r w:rsidR="001C7F00">
        <w:rPr>
          <w:rFonts w:ascii="Aparajita" w:hAnsi="Aparajita" w:cs="Aparajita"/>
        </w:rPr>
        <w:t xml:space="preserve">. </w:t>
      </w:r>
      <w:del w:id="128" w:author="Jenny Trinitapoli" w:date="2020-07-10T15:36:00Z">
        <w:r w:rsidR="0051741E" w:rsidDel="002B06B0">
          <w:rPr>
            <w:rFonts w:ascii="Aparajita" w:hAnsi="Aparajita" w:cs="Aparajita"/>
          </w:rPr>
          <w:delText>A recent study of</w:delText>
        </w:r>
      </w:del>
      <w:ins w:id="129" w:author="Jenny Trinitapoli" w:date="2020-07-10T15:36:00Z">
        <w:r w:rsidR="002B06B0">
          <w:rPr>
            <w:rFonts w:ascii="Aparajita" w:hAnsi="Aparajita" w:cs="Aparajita"/>
          </w:rPr>
          <w:t>In</w:t>
        </w:r>
      </w:ins>
      <w:r w:rsidR="0051741E">
        <w:rPr>
          <w:rFonts w:ascii="Aparajita" w:hAnsi="Aparajita" w:cs="Aparajita"/>
        </w:rPr>
        <w:t xml:space="preserve"> sub-Saharan Africa</w:t>
      </w:r>
      <w:ins w:id="130" w:author="Jenny Trinitapoli" w:date="2020-07-10T15:36:00Z">
        <w:r w:rsidR="002B06B0">
          <w:rPr>
            <w:rFonts w:ascii="Aparajita" w:hAnsi="Aparajita" w:cs="Aparajita"/>
          </w:rPr>
          <w:t xml:space="preserve">, </w:t>
        </w:r>
      </w:ins>
      <w:del w:id="131" w:author="Jenny Trinitapoli" w:date="2020-07-10T15:36:00Z">
        <w:r w:rsidR="0051741E" w:rsidDel="002B06B0">
          <w:rPr>
            <w:rFonts w:ascii="Aparajita" w:hAnsi="Aparajita" w:cs="Aparajita"/>
          </w:rPr>
          <w:delText xml:space="preserve"> shows that </w:delText>
        </w:r>
      </w:del>
      <w:r w:rsidR="0051741E">
        <w:rPr>
          <w:rFonts w:ascii="Aparajita" w:hAnsi="Aparajita" w:cs="Aparajita"/>
        </w:rPr>
        <w:t xml:space="preserve">the confluence of high fertility and </w:t>
      </w:r>
      <w:ins w:id="132" w:author="Jenny Trinitapoli" w:date="2020-07-10T18:09:00Z">
        <w:r w:rsidR="00611390">
          <w:rPr>
            <w:rFonts w:ascii="Aparajita" w:hAnsi="Aparajita" w:cs="Aparajita"/>
          </w:rPr>
          <w:t xml:space="preserve">high </w:t>
        </w:r>
      </w:ins>
      <w:r w:rsidR="0051741E">
        <w:rPr>
          <w:rFonts w:ascii="Aparajita" w:hAnsi="Aparajita" w:cs="Aparajita"/>
        </w:rPr>
        <w:t>mortality</w:t>
      </w:r>
      <w:r w:rsidR="00903DED">
        <w:rPr>
          <w:rFonts w:ascii="Aparajita" w:hAnsi="Aparajita" w:cs="Aparajita"/>
        </w:rPr>
        <w:t xml:space="preserve"> </w:t>
      </w:r>
      <w:r w:rsidR="0051741E">
        <w:rPr>
          <w:rFonts w:ascii="Aparajita" w:hAnsi="Aparajita" w:cs="Aparajita"/>
        </w:rPr>
        <w:t>results in as many as</w:t>
      </w:r>
      <w:r w:rsidR="00B8107A">
        <w:rPr>
          <w:rFonts w:ascii="Aparajita" w:hAnsi="Aparajita" w:cs="Aparajita"/>
        </w:rPr>
        <w:t xml:space="preserve"> </w:t>
      </w:r>
      <w:r w:rsidR="004257D1">
        <w:rPr>
          <w:rFonts w:ascii="Aparajita" w:hAnsi="Aparajita" w:cs="Aparajita"/>
        </w:rPr>
        <w:t xml:space="preserve">one-third of younger mothers and </w:t>
      </w:r>
      <w:del w:id="133" w:author="Jenny Trinitapoli" w:date="2020-07-10T18:10:00Z">
        <w:r w:rsidR="00B8107A" w:rsidDel="00611390">
          <w:rPr>
            <w:rFonts w:ascii="Aparajita" w:hAnsi="Aparajita" w:cs="Aparajita"/>
          </w:rPr>
          <w:delText>one-</w:delText>
        </w:r>
      </w:del>
      <w:r w:rsidR="00B8107A">
        <w:rPr>
          <w:rFonts w:ascii="Aparajita" w:hAnsi="Aparajita" w:cs="Aparajita"/>
        </w:rPr>
        <w:t xml:space="preserve">half of mothers age 45-49 years old having </w:t>
      </w:r>
      <w:del w:id="134" w:author="Jenny Trinitapoli" w:date="2020-07-10T18:10:00Z">
        <w:r w:rsidR="006D083C" w:rsidDel="00611390">
          <w:rPr>
            <w:rFonts w:ascii="Aparajita" w:hAnsi="Aparajita" w:cs="Aparajita"/>
          </w:rPr>
          <w:delText xml:space="preserve">cumulatively </w:delText>
        </w:r>
      </w:del>
      <w:r w:rsidR="00B8107A">
        <w:rPr>
          <w:rFonts w:ascii="Aparajita" w:hAnsi="Aparajita" w:cs="Aparajita"/>
        </w:rPr>
        <w:t>experienced at least one child die</w:t>
      </w:r>
      <w:r w:rsidR="007F6C5E">
        <w:rPr>
          <w:rFonts w:ascii="Aparajita" w:hAnsi="Aparajita" w:cs="Aparajita"/>
        </w:rPr>
        <w:t xml:space="preserve"> </w:t>
      </w:r>
      <w:del w:id="135" w:author="Jenny Trinitapoli" w:date="2020-07-10T18:10:00Z">
        <w:r w:rsidR="007F6C5E" w:rsidDel="00611390">
          <w:rPr>
            <w:rFonts w:ascii="Aparajita" w:hAnsi="Aparajita" w:cs="Aparajita"/>
          </w:rPr>
          <w:delText>in several countries</w:delText>
        </w:r>
      </w:del>
      <w:del w:id="136" w:author="Jenny Trinitapoli" w:date="2020-07-10T18:52:00Z">
        <w:r w:rsidR="007F6C5E" w:rsidDel="001B037E">
          <w:rPr>
            <w:rFonts w:ascii="Aparajita" w:hAnsi="Aparajita" w:cs="Aparajita"/>
          </w:rPr>
          <w:delText xml:space="preserve"> </w:delText>
        </w:r>
      </w:del>
      <w:r w:rsidR="007F6C5E">
        <w:rPr>
          <w:rFonts w:ascii="Aparajita" w:hAnsi="Aparajita" w:cs="Aparajita"/>
        </w:rPr>
        <w:fldChar w:fldCharType="begin"/>
      </w:r>
      <w:r w:rsidR="007F6C5E">
        <w:rPr>
          <w:rFonts w:ascii="Aparajita" w:hAnsi="Aparajita" w:cs="Aparajita"/>
        </w:rPr>
        <w:instrText xml:space="preserve"> ADDIN ZOTERO_ITEM CSL_CITATION {"citationID":"3unNikZO","properties":{"formattedCitation":"(Smith-Greenaway &amp; Trinitapoli, 2020)","plainCitation":"(Smith-Greenaway &amp; Trinitapoli, 2020)","noteIndex":0},"citationItems":[{"id":12,"uris":["http://zotero.org/users/local/6aiRCPll/items/FSUW5N3Y"],"uri":["http://zotero.org/users/local/6aiRCPll/items/FSUW5N3Y"],"itemData":{"id":12,"type":"article-journal","container-title":"Proceedings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Pr>
          <w:rFonts w:ascii="Aparajita" w:hAnsi="Aparajita" w:cs="Aparajita"/>
        </w:rPr>
        <w:fldChar w:fldCharType="separate"/>
      </w:r>
      <w:r w:rsidR="007F6C5E" w:rsidRPr="007F6C5E">
        <w:rPr>
          <w:rFonts w:ascii="Aparajita" w:hAnsi="Aparajita" w:cs="Aparajita"/>
        </w:rPr>
        <w:t>(Smith-Greenaway &amp; Trinitapoli, 2020)</w:t>
      </w:r>
      <w:r w:rsidR="007F6C5E">
        <w:rPr>
          <w:rFonts w:ascii="Aparajita" w:hAnsi="Aparajita" w:cs="Aparajita"/>
        </w:rPr>
        <w:fldChar w:fldCharType="end"/>
      </w:r>
      <w:r w:rsidR="00B8107A">
        <w:rPr>
          <w:rFonts w:ascii="Aparajita" w:hAnsi="Aparajita" w:cs="Aparajita"/>
        </w:rPr>
        <w:t xml:space="preserve">. </w:t>
      </w:r>
      <w:ins w:id="137" w:author="Jenny Trinitapoli" w:date="2020-07-10T17:31:00Z">
        <w:r w:rsidR="00C2087E">
          <w:rPr>
            <w:rFonts w:ascii="Aparajita" w:hAnsi="Aparajita" w:cs="Aparajita"/>
          </w:rPr>
          <w:t>W</w:t>
        </w:r>
      </w:ins>
      <w:del w:id="138" w:author="Jenny Trinitapoli" w:date="2020-07-10T15:36:00Z">
        <w:r w:rsidR="007F6C5E" w:rsidDel="002B06B0">
          <w:rPr>
            <w:rFonts w:ascii="Aparajita" w:hAnsi="Aparajita" w:cs="Aparajita"/>
          </w:rPr>
          <w:delText xml:space="preserve">The </w:delText>
        </w:r>
      </w:del>
      <w:ins w:id="139" w:author="Jenny Trinitapoli" w:date="2020-07-10T15:37:00Z">
        <w:r w:rsidR="002B06B0">
          <w:rPr>
            <w:rFonts w:ascii="Aparajita" w:hAnsi="Aparajita" w:cs="Aparajita"/>
          </w:rPr>
          <w:t>hether</w:t>
        </w:r>
      </w:ins>
      <w:del w:id="140" w:author="Jenny Trinitapoli" w:date="2020-07-10T15:37:00Z">
        <w:r w:rsidR="007F6C5E" w:rsidDel="002B06B0">
          <w:rPr>
            <w:rFonts w:ascii="Aparajita" w:hAnsi="Aparajita" w:cs="Aparajita"/>
          </w:rPr>
          <w:delText>extent to which</w:delText>
        </w:r>
      </w:del>
      <w:r w:rsidR="007F6C5E">
        <w:rPr>
          <w:rFonts w:ascii="Aparajita" w:hAnsi="Aparajita" w:cs="Aparajita"/>
        </w:rPr>
        <w:t xml:space="preserve"> </w:t>
      </w:r>
      <w:del w:id="141" w:author="Jenny Trinitapoli" w:date="2020-07-10T18:10:00Z">
        <w:r w:rsidR="007F6C5E" w:rsidDel="007434A6">
          <w:rPr>
            <w:rFonts w:ascii="Aparajita" w:hAnsi="Aparajita" w:cs="Aparajita"/>
          </w:rPr>
          <w:delText xml:space="preserve">these </w:delText>
        </w:r>
      </w:del>
      <w:ins w:id="142" w:author="Jenny Trinitapoli" w:date="2020-07-10T18:10:00Z">
        <w:r w:rsidR="007434A6">
          <w:rPr>
            <w:rFonts w:ascii="Aparajita" w:hAnsi="Aparajita" w:cs="Aparajita"/>
          </w:rPr>
          <w:t xml:space="preserve">such </w:t>
        </w:r>
      </w:ins>
      <w:r w:rsidR="007F6C5E">
        <w:rPr>
          <w:rFonts w:ascii="Aparajita" w:hAnsi="Aparajita" w:cs="Aparajita"/>
        </w:rPr>
        <w:t xml:space="preserve">high levels of child loss </w:t>
      </w:r>
      <w:del w:id="143" w:author="Jenny Trinitapoli" w:date="2020-07-10T15:36:00Z">
        <w:r w:rsidR="007F6C5E" w:rsidDel="002B06B0">
          <w:rPr>
            <w:rFonts w:ascii="Aparajita" w:hAnsi="Aparajita" w:cs="Aparajita"/>
          </w:rPr>
          <w:delText xml:space="preserve">observed in select African countries </w:delText>
        </w:r>
      </w:del>
      <w:del w:id="144" w:author="Jenny Trinitapoli" w:date="2020-07-10T17:31:00Z">
        <w:r w:rsidR="007F6C5E" w:rsidDel="00C2087E">
          <w:rPr>
            <w:rFonts w:ascii="Aparajita" w:hAnsi="Aparajita" w:cs="Aparajita"/>
          </w:rPr>
          <w:delText>are</w:delText>
        </w:r>
      </w:del>
      <w:ins w:id="145" w:author="Jenny Trinitapoli" w:date="2020-07-10T17:31:00Z">
        <w:r w:rsidR="00C2087E">
          <w:rPr>
            <w:rFonts w:ascii="Aparajita" w:hAnsi="Aparajita" w:cs="Aparajita"/>
          </w:rPr>
          <w:t>also</w:t>
        </w:r>
      </w:ins>
      <w:r w:rsidR="007F6C5E">
        <w:rPr>
          <w:rFonts w:ascii="Aparajita" w:hAnsi="Aparajita" w:cs="Aparajita"/>
        </w:rPr>
        <w:t xml:space="preserve"> </w:t>
      </w:r>
      <w:ins w:id="146" w:author="Jenny Trinitapoli" w:date="2020-07-10T15:37:00Z">
        <w:r w:rsidR="002B06B0">
          <w:rPr>
            <w:rFonts w:ascii="Aparajita" w:hAnsi="Aparajita" w:cs="Aparajita"/>
          </w:rPr>
          <w:t>character</w:t>
        </w:r>
      </w:ins>
      <w:ins w:id="147" w:author="Jenny Trinitapoli" w:date="2020-07-10T17:31:00Z">
        <w:r w:rsidR="00C2087E">
          <w:rPr>
            <w:rFonts w:ascii="Aparajita" w:hAnsi="Aparajita" w:cs="Aparajita"/>
          </w:rPr>
          <w:t xml:space="preserve">ize </w:t>
        </w:r>
      </w:ins>
      <w:del w:id="148" w:author="Jenny Trinitapoli" w:date="2020-07-10T15:37:00Z">
        <w:r w:rsidR="007F6C5E" w:rsidDel="002B06B0">
          <w:rPr>
            <w:rFonts w:ascii="Aparajita" w:hAnsi="Aparajita" w:cs="Aparajita"/>
          </w:rPr>
          <w:delText xml:space="preserve">replicated in </w:delText>
        </w:r>
      </w:del>
      <w:r w:rsidR="007F6C5E">
        <w:rPr>
          <w:rFonts w:ascii="Aparajita" w:hAnsi="Aparajita" w:cs="Aparajita"/>
        </w:rPr>
        <w:t xml:space="preserve">other </w:t>
      </w:r>
      <w:r w:rsidR="007F6C5E" w:rsidRPr="009A3160">
        <w:rPr>
          <w:rFonts w:ascii="Aparajita" w:hAnsi="Aparajita" w:cs="Aparajita"/>
        </w:rPr>
        <w:t xml:space="preserve">countries </w:t>
      </w:r>
      <w:del w:id="149" w:author="Jenny Trinitapoli" w:date="2020-07-10T17:31:00Z">
        <w:r w:rsidR="007F6C5E" w:rsidRPr="009A3160" w:rsidDel="00C2087E">
          <w:rPr>
            <w:rFonts w:ascii="Aparajita" w:hAnsi="Aparajita" w:cs="Aparajita"/>
          </w:rPr>
          <w:delText xml:space="preserve">in </w:delText>
        </w:r>
      </w:del>
      <w:ins w:id="150" w:author="Jenny Trinitapoli" w:date="2020-07-10T17:31:00Z">
        <w:r w:rsidR="00C2087E">
          <w:rPr>
            <w:rFonts w:ascii="Aparajita" w:hAnsi="Aparajita" w:cs="Aparajita"/>
          </w:rPr>
          <w:t>across</w:t>
        </w:r>
        <w:r w:rsidR="00C2087E" w:rsidRPr="009A3160">
          <w:rPr>
            <w:rFonts w:ascii="Aparajita" w:hAnsi="Aparajita" w:cs="Aparajita"/>
          </w:rPr>
          <w:t xml:space="preserve"> </w:t>
        </w:r>
      </w:ins>
      <w:r w:rsidR="007F6C5E" w:rsidRPr="009A3160">
        <w:rPr>
          <w:rFonts w:ascii="Aparajita" w:hAnsi="Aparajita" w:cs="Aparajita"/>
        </w:rPr>
        <w:t>the global south</w:t>
      </w:r>
      <w:ins w:id="151" w:author="Jenny Trinitapoli" w:date="2020-07-10T15:37:00Z">
        <w:r w:rsidR="002B06B0">
          <w:rPr>
            <w:rFonts w:ascii="Aparajita" w:hAnsi="Aparajita" w:cs="Aparajita"/>
          </w:rPr>
          <w:t xml:space="preserve"> </w:t>
        </w:r>
      </w:ins>
      <w:ins w:id="152" w:author="Jenny Trinitapoli" w:date="2020-07-10T15:38:00Z">
        <w:r w:rsidR="00680642">
          <w:rPr>
            <w:rFonts w:ascii="Aparajita" w:hAnsi="Aparajita" w:cs="Aparajita"/>
          </w:rPr>
          <w:t>is u</w:t>
        </w:r>
      </w:ins>
      <w:ins w:id="153" w:author="Jenny Trinitapoli" w:date="2020-07-10T18:10:00Z">
        <w:r w:rsidR="007434A6">
          <w:rPr>
            <w:rFonts w:ascii="Aparajita" w:hAnsi="Aparajita" w:cs="Aparajita"/>
          </w:rPr>
          <w:t>nclear</w:t>
        </w:r>
      </w:ins>
      <w:r w:rsidR="007F6C5E" w:rsidRPr="009A3160">
        <w:rPr>
          <w:rFonts w:ascii="Aparajita" w:hAnsi="Aparajita" w:cs="Aparajita"/>
        </w:rPr>
        <w:t xml:space="preserve">, and </w:t>
      </w:r>
      <w:r w:rsidR="006D083C">
        <w:rPr>
          <w:rFonts w:ascii="Aparajita" w:hAnsi="Aparajita" w:cs="Aparajita"/>
        </w:rPr>
        <w:t xml:space="preserve">the </w:t>
      </w:r>
      <w:del w:id="154" w:author="Jenny Trinitapoli" w:date="2020-07-10T17:59:00Z">
        <w:r w:rsidR="006D083C" w:rsidDel="00B14230">
          <w:rPr>
            <w:rFonts w:ascii="Aparajita" w:hAnsi="Aparajita" w:cs="Aparajita"/>
          </w:rPr>
          <w:delText xml:space="preserve">extent </w:delText>
        </w:r>
      </w:del>
      <w:ins w:id="155" w:author="Jenny Trinitapoli" w:date="2020-07-10T17:59:00Z">
        <w:r w:rsidR="00B14230">
          <w:rPr>
            <w:rFonts w:ascii="Aparajita" w:hAnsi="Aparajita" w:cs="Aparajita"/>
          </w:rPr>
          <w:t xml:space="preserve">magnitude of difference between </w:t>
        </w:r>
      </w:ins>
      <w:ins w:id="156" w:author="Jenny Trinitapoli" w:date="2020-07-10T18:11:00Z">
        <w:r w:rsidR="007434A6">
          <w:rPr>
            <w:rFonts w:ascii="Aparajita" w:hAnsi="Aparajita" w:cs="Aparajita"/>
          </w:rPr>
          <w:t xml:space="preserve">and within </w:t>
        </w:r>
      </w:ins>
      <w:ins w:id="157" w:author="Jenny Trinitapoli" w:date="2020-07-10T17:59:00Z">
        <w:r w:rsidR="00B14230">
          <w:rPr>
            <w:rFonts w:ascii="Aparajita" w:hAnsi="Aparajita" w:cs="Aparajita"/>
          </w:rPr>
          <w:t xml:space="preserve">world regions </w:t>
        </w:r>
      </w:ins>
      <w:del w:id="158" w:author="Jenny Trinitapoli" w:date="2020-07-10T18:00:00Z">
        <w:r w:rsidR="006D083C" w:rsidDel="00B14230">
          <w:rPr>
            <w:rFonts w:ascii="Aparajita" w:hAnsi="Aparajita" w:cs="Aparajita"/>
          </w:rPr>
          <w:delText xml:space="preserve">to which </w:delText>
        </w:r>
        <w:r w:rsidR="007F6C5E" w:rsidRPr="009A3160" w:rsidDel="00B14230">
          <w:rPr>
            <w:rFonts w:ascii="Aparajita" w:hAnsi="Aparajita" w:cs="Aparajita"/>
          </w:rPr>
          <w:delText>the</w:delText>
        </w:r>
      </w:del>
      <w:del w:id="159" w:author="Jenny Trinitapoli" w:date="2020-07-10T15:37:00Z">
        <w:r w:rsidR="007F6C5E" w:rsidRPr="009A3160" w:rsidDel="002B06B0">
          <w:rPr>
            <w:rFonts w:ascii="Aparajita" w:hAnsi="Aparajita" w:cs="Aparajita"/>
          </w:rPr>
          <w:delText>y</w:delText>
        </w:r>
      </w:del>
      <w:del w:id="160" w:author="Jenny Trinitapoli" w:date="2020-07-10T18:00:00Z">
        <w:r w:rsidR="007F6C5E" w:rsidRPr="009A3160" w:rsidDel="00B14230">
          <w:rPr>
            <w:rFonts w:ascii="Aparajita" w:hAnsi="Aparajita" w:cs="Aparajita"/>
          </w:rPr>
          <w:delText xml:space="preserve"> differ from mothers’ experiences in high-income contexts</w:delText>
        </w:r>
      </w:del>
      <w:ins w:id="161" w:author="Jenny Trinitapoli" w:date="2020-07-10T15:38:00Z">
        <w:r w:rsidR="00680642">
          <w:rPr>
            <w:rFonts w:ascii="Aparajita" w:hAnsi="Aparajita" w:cs="Aparajita"/>
          </w:rPr>
          <w:t>remains</w:t>
        </w:r>
      </w:ins>
      <w:ins w:id="162" w:author="Jenny Trinitapoli" w:date="2020-07-10T15:37:00Z">
        <w:r w:rsidR="002B06B0">
          <w:rPr>
            <w:rFonts w:ascii="Aparajita" w:hAnsi="Aparajita" w:cs="Aparajita"/>
          </w:rPr>
          <w:t xml:space="preserve"> an open question</w:t>
        </w:r>
      </w:ins>
      <w:del w:id="163" w:author="Jenny Trinitapoli" w:date="2020-07-10T15:37:00Z">
        <w:r w:rsidR="007F6C5E" w:rsidDel="002B06B0">
          <w:rPr>
            <w:rFonts w:ascii="Aparajita" w:hAnsi="Aparajita" w:cs="Aparajita"/>
          </w:rPr>
          <w:delText>, remains unknown</w:delText>
        </w:r>
      </w:del>
      <w:r w:rsidR="007F6C5E" w:rsidRPr="009A3160">
        <w:rPr>
          <w:rFonts w:ascii="Aparajita" w:hAnsi="Aparajita" w:cs="Aparajita"/>
        </w:rPr>
        <w:t>.</w:t>
      </w:r>
    </w:p>
    <w:p w14:paraId="703633BB" w14:textId="6A4D8C62" w:rsidR="00C25E50" w:rsidRPr="009A3160" w:rsidRDefault="007F6C5E" w:rsidP="00CF2FA8">
      <w:pPr>
        <w:ind w:firstLine="720"/>
        <w:rPr>
          <w:rFonts w:ascii="Aparajita" w:hAnsi="Aparajita" w:cs="Aparajita"/>
        </w:rPr>
      </w:pPr>
      <w:commentRangeStart w:id="164"/>
      <w:commentRangeStart w:id="165"/>
      <w:r>
        <w:rPr>
          <w:rFonts w:ascii="Aparajita" w:hAnsi="Aparajita" w:cs="Aparajita"/>
        </w:rPr>
        <w:t xml:space="preserve">Documenting global </w:t>
      </w:r>
      <w:commentRangeEnd w:id="164"/>
      <w:r w:rsidR="00747ACE">
        <w:rPr>
          <w:rStyle w:val="CommentReference"/>
          <w:rFonts w:asciiTheme="minorHAnsi" w:eastAsiaTheme="minorHAnsi" w:hAnsiTheme="minorHAnsi" w:cstheme="minorBidi"/>
        </w:rPr>
        <w:commentReference w:id="164"/>
      </w:r>
      <w:commentRangeEnd w:id="165"/>
      <w:r w:rsidR="00B82C51">
        <w:rPr>
          <w:rStyle w:val="CommentReference"/>
          <w:rFonts w:asciiTheme="minorHAnsi" w:eastAsiaTheme="minorHAnsi" w:hAnsiTheme="minorHAnsi" w:cstheme="minorBidi"/>
        </w:rPr>
        <w:commentReference w:id="165"/>
      </w:r>
      <w:r>
        <w:rPr>
          <w:rFonts w:ascii="Aparajita" w:hAnsi="Aparajita" w:cs="Aparajita"/>
        </w:rPr>
        <w:t xml:space="preserve">inequality in maternal bereavement </w:t>
      </w:r>
      <w:del w:id="166" w:author="Jenny Trinitapoli" w:date="2020-07-10T12:26:00Z">
        <w:r w:rsidDel="00890900">
          <w:rPr>
            <w:rFonts w:ascii="Aparajita" w:hAnsi="Aparajita" w:cs="Aparajita"/>
          </w:rPr>
          <w:delText xml:space="preserve">can </w:delText>
        </w:r>
      </w:del>
      <w:r>
        <w:rPr>
          <w:rFonts w:ascii="Aparajita" w:hAnsi="Aparajita" w:cs="Aparajita"/>
        </w:rPr>
        <w:t>offer</w:t>
      </w:r>
      <w:ins w:id="167" w:author="Jenny Trinitapoli" w:date="2020-07-10T12:26:00Z">
        <w:r w:rsidR="00890900">
          <w:rPr>
            <w:rFonts w:ascii="Aparajita" w:hAnsi="Aparajita" w:cs="Aparajita"/>
          </w:rPr>
          <w:t>s</w:t>
        </w:r>
      </w:ins>
      <w:r>
        <w:rPr>
          <w:rFonts w:ascii="Aparajita" w:hAnsi="Aparajita" w:cs="Aparajita"/>
        </w:rPr>
        <w:t xml:space="preserve"> a window into </w:t>
      </w:r>
      <w:del w:id="168" w:author="Jenny Trinitapoli" w:date="2020-07-10T18:02:00Z">
        <w:r w:rsidDel="00B14230">
          <w:rPr>
            <w:rFonts w:ascii="Aparajita" w:hAnsi="Aparajita" w:cs="Aparajita"/>
          </w:rPr>
          <w:delText xml:space="preserve">how </w:delText>
        </w:r>
      </w:del>
      <w:ins w:id="169" w:author="Jenny Trinitapoli" w:date="2020-07-10T18:02:00Z">
        <w:r w:rsidR="00B14230">
          <w:rPr>
            <w:rFonts w:ascii="Aparajita" w:hAnsi="Aparajita" w:cs="Aparajita"/>
          </w:rPr>
          <w:t xml:space="preserve">the </w:t>
        </w:r>
      </w:ins>
      <w:commentRangeStart w:id="170"/>
      <w:r>
        <w:rPr>
          <w:rFonts w:ascii="Aparajita" w:hAnsi="Aparajita" w:cs="Aparajita"/>
        </w:rPr>
        <w:t>demographic realities</w:t>
      </w:r>
      <w:r w:rsidR="00AA079C">
        <w:rPr>
          <w:rFonts w:ascii="Aparajita" w:hAnsi="Aparajita" w:cs="Aparajita"/>
        </w:rPr>
        <w:t xml:space="preserve"> </w:t>
      </w:r>
      <w:commentRangeEnd w:id="170"/>
      <w:r w:rsidR="00B14230">
        <w:rPr>
          <w:rStyle w:val="CommentReference"/>
          <w:rFonts w:asciiTheme="minorHAnsi" w:eastAsiaTheme="minorHAnsi" w:hAnsiTheme="minorHAnsi" w:cstheme="minorBidi"/>
        </w:rPr>
        <w:commentReference w:id="170"/>
      </w:r>
      <w:ins w:id="171" w:author="Jenny Trinitapoli" w:date="2020-07-10T18:02:00Z">
        <w:r w:rsidR="00B14230">
          <w:rPr>
            <w:rFonts w:ascii="Aparajita" w:hAnsi="Aparajita" w:cs="Aparajita"/>
          </w:rPr>
          <w:t xml:space="preserve">that </w:t>
        </w:r>
      </w:ins>
      <w:commentRangeStart w:id="172"/>
      <w:del w:id="173" w:author="Jenny Trinitapoli" w:date="2020-07-11T09:12:00Z">
        <w:r w:rsidDel="005965A2">
          <w:rPr>
            <w:rFonts w:ascii="Aparajita" w:hAnsi="Aparajita" w:cs="Aparajita"/>
          </w:rPr>
          <w:delText>intimately</w:delText>
        </w:r>
        <w:commentRangeEnd w:id="172"/>
        <w:r w:rsidR="00890900" w:rsidDel="005965A2">
          <w:rPr>
            <w:rStyle w:val="CommentReference"/>
            <w:rFonts w:asciiTheme="minorHAnsi" w:eastAsiaTheme="minorHAnsi" w:hAnsiTheme="minorHAnsi" w:cstheme="minorBidi"/>
          </w:rPr>
          <w:commentReference w:id="172"/>
        </w:r>
        <w:r w:rsidDel="005965A2">
          <w:rPr>
            <w:rFonts w:ascii="Aparajita" w:hAnsi="Aparajita" w:cs="Aparajita"/>
          </w:rPr>
          <w:delText xml:space="preserve"> </w:delText>
        </w:r>
      </w:del>
      <w:r>
        <w:rPr>
          <w:rFonts w:ascii="Aparajita" w:hAnsi="Aparajita" w:cs="Aparajita"/>
        </w:rPr>
        <w:t xml:space="preserve">affect the lives and wellbeing of mothers. </w:t>
      </w:r>
      <w:del w:id="174" w:author="Jenny Trinitapoli" w:date="2020-07-10T18:01:00Z">
        <w:r w:rsidR="002A7D41" w:rsidRPr="009A3160" w:rsidDel="00B14230">
          <w:rPr>
            <w:rFonts w:ascii="Aparajita" w:hAnsi="Aparajita" w:cs="Aparajita"/>
          </w:rPr>
          <w:delText>G</w:delText>
        </w:r>
        <w:r w:rsidR="00C25E50" w:rsidRPr="009A3160" w:rsidDel="00B14230">
          <w:rPr>
            <w:rFonts w:ascii="Aparajita" w:hAnsi="Aparajita" w:cs="Aparajita"/>
          </w:rPr>
          <w:delText>rowing research demonstrates that</w:delText>
        </w:r>
      </w:del>
      <w:ins w:id="175" w:author="Jenny Trinitapoli" w:date="2020-07-10T18:01:00Z">
        <w:r w:rsidR="00B14230">
          <w:rPr>
            <w:rFonts w:ascii="Aparajita" w:hAnsi="Aparajita" w:cs="Aparajita"/>
          </w:rPr>
          <w:t>The</w:t>
        </w:r>
      </w:ins>
      <w:r w:rsidR="00C25E50" w:rsidRPr="009A3160">
        <w:rPr>
          <w:rFonts w:ascii="Aparajita" w:hAnsi="Aparajita" w:cs="Aparajita"/>
        </w:rPr>
        <w:t xml:space="preserve"> experienc</w:t>
      </w:r>
      <w:ins w:id="176" w:author="Jenny Trinitapoli" w:date="2020-07-10T18:01:00Z">
        <w:r w:rsidR="00B14230">
          <w:rPr>
            <w:rFonts w:ascii="Aparajita" w:hAnsi="Aparajita" w:cs="Aparajita"/>
          </w:rPr>
          <w:t>e of</w:t>
        </w:r>
      </w:ins>
      <w:del w:id="177" w:author="Jenny Trinitapoli" w:date="2020-07-10T18:01:00Z">
        <w:r w:rsidR="00C25E50" w:rsidRPr="009A3160" w:rsidDel="00B14230">
          <w:rPr>
            <w:rFonts w:ascii="Aparajita" w:hAnsi="Aparajita" w:cs="Aparajita"/>
          </w:rPr>
          <w:delText>ing</w:delText>
        </w:r>
      </w:del>
      <w:r w:rsidR="00C25E50" w:rsidRPr="009A3160">
        <w:rPr>
          <w:rFonts w:ascii="Aparajita" w:hAnsi="Aparajita" w:cs="Aparajita"/>
        </w:rPr>
        <w:t xml:space="preserve"> a child d</w:t>
      </w:r>
      <w:del w:id="178" w:author="Jenny Trinitapoli" w:date="2020-07-10T18:01:00Z">
        <w:r w:rsidR="00C25E50" w:rsidRPr="009A3160" w:rsidDel="00B14230">
          <w:rPr>
            <w:rFonts w:ascii="Aparajita" w:hAnsi="Aparajita" w:cs="Aparajita"/>
          </w:rPr>
          <w:delText>i</w:delText>
        </w:r>
      </w:del>
      <w:r w:rsidR="00C25E50" w:rsidRPr="009A3160">
        <w:rPr>
          <w:rFonts w:ascii="Aparajita" w:hAnsi="Aparajita" w:cs="Aparajita"/>
        </w:rPr>
        <w:t>e</w:t>
      </w:r>
      <w:ins w:id="179" w:author="Jenny Trinitapoli" w:date="2020-07-10T18:01:00Z">
        <w:r w:rsidR="00B14230">
          <w:rPr>
            <w:rFonts w:ascii="Aparajita" w:hAnsi="Aparajita" w:cs="Aparajita"/>
          </w:rPr>
          <w:t>ath</w:t>
        </w:r>
      </w:ins>
      <w:r w:rsidR="00C25E50" w:rsidRPr="009A3160">
        <w:rPr>
          <w:rFonts w:ascii="Aparajita" w:hAnsi="Aparajita" w:cs="Aparajita"/>
        </w:rPr>
        <w:t xml:space="preserve"> </w:t>
      </w:r>
      <w:del w:id="180" w:author="Jenny Trinitapoli" w:date="2020-07-10T12:28:00Z">
        <w:r w:rsidR="00C25E50" w:rsidRPr="009A3160" w:rsidDel="00890900">
          <w:rPr>
            <w:rFonts w:ascii="Aparajita" w:hAnsi="Aparajita" w:cs="Aparajita"/>
          </w:rPr>
          <w:delText xml:space="preserve">not only </w:delText>
        </w:r>
      </w:del>
      <w:r w:rsidR="00C25E50" w:rsidRPr="009A3160">
        <w:rPr>
          <w:rFonts w:ascii="Aparajita" w:hAnsi="Aparajita" w:cs="Aparajita"/>
        </w:rPr>
        <w:t>influences women’s future childbearing</w:t>
      </w:r>
      <w:r w:rsidR="002A7D41" w:rsidRPr="009A3160">
        <w:rPr>
          <w:rFonts w:ascii="Aparajita" w:hAnsi="Aparajita" w:cs="Aparajita"/>
        </w:rPr>
        <w:t xml:space="preserve"> </w:t>
      </w:r>
      <w:r>
        <w:rPr>
          <w:rFonts w:ascii="Aparajita" w:hAnsi="Aparajita" w:cs="Aparajita"/>
        </w:rPr>
        <w:fldChar w:fldCharType="begin"/>
      </w:r>
      <w:r>
        <w:rPr>
          <w:rFonts w:ascii="Aparajita" w:hAnsi="Aparajita" w:cs="Aparajita"/>
        </w:rPr>
        <w:instrText xml:space="preserve"> ADDIN ZOTERO_ITEM CSL_CITATION {"citationID":"LUUaO9Cm","properties":{"formattedCitation":"(Nobles et al., 2015)","plainCitation":"(Nobles et al., 2015)","noteIndex":0},"citationItems":[{"id":92,"uris":["http://zotero.org/users/local/6aiRCPll/items/DMXY2TIP"],"uri":["http://zotero.org/users/local/6aiRCPll/items/DMXY2TIP"],"itemData":{"id":92,"type":"article-journal","container-title":"Demography","issue":"1","note":"ISBN: 0070-3370\npublisher: Springer","page":"15-38","title":"The effects of mortality on fertility: population dynamics after a natural disaster","volume":"52","author":[{"family":"Nobles","given":"Jenna"},{"family":"Frankenberg","given":"Elizabeth"},{"family":"Thomas","given":"Duncan"}],"issued":{"date-parts":[["2015"]]}}}],"schema":"https://github.com/citation-style-language/schema/raw/master/csl-citation.json"} </w:instrText>
      </w:r>
      <w:r>
        <w:rPr>
          <w:rFonts w:ascii="Aparajita" w:hAnsi="Aparajita" w:cs="Aparajita"/>
        </w:rPr>
        <w:fldChar w:fldCharType="separate"/>
      </w:r>
      <w:r w:rsidRPr="007F6C5E">
        <w:rPr>
          <w:rFonts w:ascii="Aparajita" w:hAnsi="Aparajita" w:cs="Aparajita"/>
        </w:rPr>
        <w:t>(Nobles et al., 2015)</w:t>
      </w:r>
      <w:r>
        <w:rPr>
          <w:rFonts w:ascii="Aparajita" w:hAnsi="Aparajita" w:cs="Aparajita"/>
        </w:rPr>
        <w:fldChar w:fldCharType="end"/>
      </w:r>
      <w:r w:rsidR="0042441B" w:rsidRPr="009A3160">
        <w:rPr>
          <w:rFonts w:ascii="Aparajita" w:hAnsi="Aparajita" w:cs="Aparajita"/>
        </w:rPr>
        <w:t xml:space="preserve">, </w:t>
      </w:r>
      <w:del w:id="181" w:author="Jenny Trinitapoli" w:date="2020-07-10T12:28:00Z">
        <w:r w:rsidR="00512798" w:rsidRPr="009A3160" w:rsidDel="00890900">
          <w:rPr>
            <w:rFonts w:ascii="Aparajita" w:hAnsi="Aparajita" w:cs="Aparajita"/>
          </w:rPr>
          <w:delText xml:space="preserve">but also her </w:delText>
        </w:r>
      </w:del>
      <w:r w:rsidR="0042441B" w:rsidRPr="009A3160">
        <w:rPr>
          <w:rFonts w:ascii="Aparajita" w:hAnsi="Aparajita" w:cs="Aparajita"/>
        </w:rPr>
        <w:t xml:space="preserve">mental health </w:t>
      </w:r>
      <w:r w:rsidR="003F6C30" w:rsidRPr="009A3160">
        <w:rPr>
          <w:rFonts w:ascii="Aparajita" w:hAnsi="Aparajita" w:cs="Aparajita"/>
        </w:rPr>
        <w:fldChar w:fldCharType="begin"/>
      </w:r>
      <w:r w:rsidR="003F6C30" w:rsidRPr="009A3160">
        <w:rPr>
          <w:rFonts w:ascii="Aparajita" w:hAnsi="Aparajita" w:cs="Aparajita"/>
        </w:rPr>
        <w:instrText xml:space="preserve"> ADDIN ZOTERO_ITEM CSL_CITATION {"citationID":"w05dnwhf","properties":{"formattedCitation":"(Rogers et al., 2008; Song et al., 2010)","plainCitation":"(Rogers et al., 2008; Song et al., 2010)","noteIndex":0},"citationItems":[{"id":51,"uris":["http://zotero.org/users/local/6aiRCPll/items/6DHU4DJA"],"uri":["http://zotero.org/users/local/6aiRCPll/items/6DHU4DJA"],"itemData":{"id":51,"type":"article-journal","container-title":"Journal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instrText>
      </w:r>
      <w:r w:rsidR="003F6C30" w:rsidRPr="009A3160">
        <w:instrText>‐</w:instrText>
      </w:r>
      <w:r w:rsidR="003F6C30" w:rsidRPr="009A3160">
        <w:rPr>
          <w:rFonts w:ascii="Aparajita" w:hAnsi="Aparajita" w:cs="Aparajita"/>
        </w:rPr>
        <w:instrText>Term Effects of Child Death on Parents' Health</w:instrText>
      </w:r>
      <w:r w:rsidR="003F6C30" w:rsidRPr="009A3160">
        <w:instrText>‐</w:instrText>
      </w:r>
      <w:r w:rsidR="003F6C30" w:rsidRPr="009A3160">
        <w:rPr>
          <w:rFonts w:ascii="Aparajita" w:hAnsi="Aparajita" w:cs="Aparajita"/>
        </w:rPr>
        <w: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instrText>
      </w:r>
      <w:r w:rsidR="003F6C30" w:rsidRPr="009A3160">
        <w:rPr>
          <w:rFonts w:ascii="Aparajita" w:hAnsi="Aparajita" w:cs="Aparajita"/>
        </w:rPr>
        <w:fldChar w:fldCharType="separate"/>
      </w:r>
      <w:r w:rsidR="003F6C30" w:rsidRPr="009A3160">
        <w:rPr>
          <w:rFonts w:ascii="Aparajita" w:hAnsi="Aparajita" w:cs="Aparajita"/>
        </w:rPr>
        <w:t>(Rogers et al., 2008; Song et al., 2010)</w:t>
      </w:r>
      <w:r w:rsidR="003F6C30" w:rsidRPr="009A3160">
        <w:rPr>
          <w:rFonts w:ascii="Aparajita" w:hAnsi="Aparajita" w:cs="Aparajita"/>
        </w:rPr>
        <w:fldChar w:fldCharType="end"/>
      </w:r>
      <w:ins w:id="182" w:author="Jenny Trinitapoli" w:date="2020-07-10T18:01:00Z">
        <w:r w:rsidR="00B14230">
          <w:rPr>
            <w:rFonts w:ascii="Aparajita" w:hAnsi="Aparajita" w:cs="Aparajita"/>
          </w:rPr>
          <w:t>,</w:t>
        </w:r>
      </w:ins>
      <w:del w:id="183" w:author="Jenny Trinitapoli" w:date="2020-07-10T18:11:00Z">
        <w:r w:rsidR="003F6C30" w:rsidRPr="009A3160" w:rsidDel="007434A6">
          <w:rPr>
            <w:rFonts w:ascii="Aparajita" w:hAnsi="Aparajita" w:cs="Aparajita"/>
          </w:rPr>
          <w:delText xml:space="preserve"> </w:delText>
        </w:r>
        <w:r w:rsidR="00D442CC" w:rsidRPr="009A3160" w:rsidDel="007434A6">
          <w:rPr>
            <w:rFonts w:ascii="Aparajita" w:hAnsi="Aparajita" w:cs="Aparajita"/>
          </w:rPr>
          <w:delText>and</w:delText>
        </w:r>
      </w:del>
      <w:r w:rsidR="0042441B" w:rsidRPr="009A3160">
        <w:rPr>
          <w:rFonts w:ascii="Aparajita" w:hAnsi="Aparajita" w:cs="Aparajita"/>
        </w:rPr>
        <w:t xml:space="preserve"> physical health</w:t>
      </w:r>
      <w:ins w:id="184" w:author="Jenny Trinitapoli" w:date="2020-07-10T18:11:00Z">
        <w:r w:rsidR="007434A6">
          <w:rPr>
            <w:rFonts w:ascii="Aparajita" w:hAnsi="Aparajita" w:cs="Aparajita"/>
          </w:rPr>
          <w:t>,</w:t>
        </w:r>
      </w:ins>
      <w:r w:rsidR="0042441B" w:rsidRPr="009A3160">
        <w:rPr>
          <w:rFonts w:ascii="Aparajita" w:hAnsi="Aparajita" w:cs="Aparajita"/>
        </w:rPr>
        <w:t xml:space="preserve"> and </w:t>
      </w:r>
      <w:ins w:id="185" w:author="Jenny Trinitapoli" w:date="2020-07-10T18:12:00Z">
        <w:r w:rsidR="007434A6">
          <w:rPr>
            <w:rFonts w:ascii="Aparajita" w:hAnsi="Aparajita" w:cs="Aparajita"/>
          </w:rPr>
          <w:t>longevity</w:t>
        </w:r>
      </w:ins>
      <w:del w:id="186" w:author="Jenny Trinitapoli" w:date="2020-07-10T18:12:00Z">
        <w:r w:rsidR="0042441B" w:rsidRPr="009A3160" w:rsidDel="007434A6">
          <w:rPr>
            <w:rFonts w:ascii="Aparajita" w:hAnsi="Aparajita" w:cs="Aparajita"/>
          </w:rPr>
          <w:delText>mortality</w:delText>
        </w:r>
      </w:del>
      <w:r w:rsidR="0042441B" w:rsidRPr="009A3160">
        <w:rPr>
          <w:rFonts w:ascii="Aparajita" w:hAnsi="Aparajita" w:cs="Aparajita"/>
        </w:rPr>
        <w:t xml:space="preserve"> </w:t>
      </w:r>
      <w:r w:rsidR="003F6C30" w:rsidRPr="009A3160">
        <w:rPr>
          <w:rFonts w:ascii="Aparajita" w:hAnsi="Aparajita" w:cs="Aparajita"/>
        </w:rPr>
        <w:fldChar w:fldCharType="begin"/>
      </w:r>
      <w:r w:rsidR="003F6C30" w:rsidRPr="009A3160">
        <w:rPr>
          <w:rFonts w:ascii="Aparajita" w:hAnsi="Aparajita" w:cs="Aparajita"/>
        </w:rPr>
        <w:instrText xml:space="preserve"> ADDIN ZOTERO_ITEM CSL_CITATION {"citationID":"FnMzlWN2","properties":{"formattedCitation":"(Li et al., 2003; Rostila et al., 2012)","plainCitation":"(Li et al., 2003; Rostila et al., 2012)","noteIndex":0},"citationItems":[{"id":226,"uris":["http://zotero.org/users/local/6aiRCPll/items/S848ZWW5"],"uri":["http://zotero.org/users/local/6aiRCPll/items/S848ZWW5"],"itemData":{"id":226,"type":"article-journal","container-title":"The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instrText>
      </w:r>
      <w:r w:rsidR="003F6C30" w:rsidRPr="009A3160">
        <w:rPr>
          <w:rFonts w:ascii="Aparajita" w:hAnsi="Aparajita" w:cs="Aparajita"/>
        </w:rPr>
        <w:fldChar w:fldCharType="separate"/>
      </w:r>
      <w:r w:rsidR="003F6C30" w:rsidRPr="009A3160">
        <w:rPr>
          <w:rFonts w:ascii="Aparajita" w:hAnsi="Aparajita" w:cs="Aparajita"/>
        </w:rPr>
        <w:t>(Li et al., 2003; Rostila et al., 2012)</w:t>
      </w:r>
      <w:r w:rsidR="003F6C30" w:rsidRPr="009A3160">
        <w:rPr>
          <w:rFonts w:ascii="Aparajita" w:hAnsi="Aparajita" w:cs="Aparajita"/>
        </w:rPr>
        <w:fldChar w:fldCharType="end"/>
      </w:r>
      <w:r w:rsidR="00D442CC" w:rsidRPr="009A3160">
        <w:rPr>
          <w:rFonts w:ascii="Aparajita" w:hAnsi="Aparajita" w:cs="Aparajita"/>
        </w:rPr>
        <w:t xml:space="preserve">. </w:t>
      </w:r>
      <w:ins w:id="187" w:author="Jenny Trinitapoli" w:date="2020-07-10T18:04:00Z">
        <w:r w:rsidR="00CC0C2A">
          <w:rPr>
            <w:rFonts w:ascii="Aparajita" w:hAnsi="Aparajita" w:cs="Aparajita"/>
          </w:rPr>
          <w:t>And b</w:t>
        </w:r>
      </w:ins>
      <w:del w:id="188" w:author="Jenny Trinitapoli" w:date="2020-07-10T18:04:00Z">
        <w:r w:rsidR="00030215" w:rsidRPr="009A3160" w:rsidDel="00CC0C2A">
          <w:rPr>
            <w:rFonts w:ascii="Aparajita" w:hAnsi="Aparajita" w:cs="Aparajita"/>
          </w:rPr>
          <w:delText>B</w:delText>
        </w:r>
      </w:del>
      <w:r w:rsidR="001179FC" w:rsidRPr="009A3160">
        <w:rPr>
          <w:rFonts w:ascii="Aparajita" w:hAnsi="Aparajita" w:cs="Aparajita"/>
        </w:rPr>
        <w:t xml:space="preserve">ecause </w:t>
      </w:r>
      <w:del w:id="189" w:author="Jenny Trinitapoli" w:date="2020-07-10T18:03:00Z">
        <w:r w:rsidR="001179FC" w:rsidRPr="009A3160" w:rsidDel="00CC0C2A">
          <w:rPr>
            <w:rFonts w:ascii="Aparajita" w:hAnsi="Aparajita" w:cs="Aparajita"/>
          </w:rPr>
          <w:delText xml:space="preserve">of </w:delText>
        </w:r>
      </w:del>
      <w:r w:rsidR="001179FC" w:rsidRPr="009A3160">
        <w:rPr>
          <w:rFonts w:ascii="Aparajita" w:hAnsi="Aparajita" w:cs="Aparajita"/>
        </w:rPr>
        <w:t xml:space="preserve">the </w:t>
      </w:r>
      <w:ins w:id="190" w:author="Jenny Trinitapoli" w:date="2020-07-11T09:12:00Z">
        <w:r w:rsidR="005965A2">
          <w:rPr>
            <w:rFonts w:ascii="Aparajita" w:hAnsi="Aparajita" w:cs="Aparajita"/>
          </w:rPr>
          <w:t xml:space="preserve">resulting </w:t>
        </w:r>
      </w:ins>
      <w:del w:id="191" w:author="Jenny Trinitapoli" w:date="2020-07-10T18:03:00Z">
        <w:r w:rsidR="001179FC" w:rsidRPr="009A3160" w:rsidDel="00CC0C2A">
          <w:rPr>
            <w:rFonts w:ascii="Aparajita" w:hAnsi="Aparajita" w:cs="Aparajita"/>
          </w:rPr>
          <w:delText xml:space="preserve">intense </w:delText>
        </w:r>
      </w:del>
      <w:r w:rsidR="001179FC" w:rsidRPr="009A3160">
        <w:rPr>
          <w:rFonts w:ascii="Aparajita" w:hAnsi="Aparajita" w:cs="Aparajita"/>
        </w:rPr>
        <w:t xml:space="preserve">grief </w:t>
      </w:r>
      <w:del w:id="192" w:author="Jenny Trinitapoli" w:date="2020-07-11T09:12:00Z">
        <w:r w:rsidR="001179FC" w:rsidRPr="009A3160" w:rsidDel="005965A2">
          <w:rPr>
            <w:rFonts w:ascii="Aparajita" w:hAnsi="Aparajita" w:cs="Aparajita"/>
          </w:rPr>
          <w:delText>result</w:delText>
        </w:r>
      </w:del>
      <w:del w:id="193" w:author="Jenny Trinitapoli" w:date="2020-07-10T18:03:00Z">
        <w:r w:rsidR="001179FC" w:rsidRPr="009A3160" w:rsidDel="00CC0C2A">
          <w:rPr>
            <w:rFonts w:ascii="Aparajita" w:hAnsi="Aparajita" w:cs="Aparajita"/>
          </w:rPr>
          <w:delText>ing</w:delText>
        </w:r>
      </w:del>
      <w:del w:id="194" w:author="Jenny Trinitapoli" w:date="2020-07-11T09:12:00Z">
        <w:r w:rsidR="001179FC" w:rsidRPr="009A3160" w:rsidDel="005965A2">
          <w:rPr>
            <w:rFonts w:ascii="Aparajita" w:hAnsi="Aparajita" w:cs="Aparajita"/>
          </w:rPr>
          <w:delText xml:space="preserve"> from child death</w:delText>
        </w:r>
      </w:del>
      <w:ins w:id="195" w:author="Jenny Trinitapoli" w:date="2020-07-10T18:03:00Z">
        <w:r w:rsidR="00CC0C2A">
          <w:rPr>
            <w:rFonts w:ascii="Aparajita" w:hAnsi="Aparajita" w:cs="Aparajita"/>
          </w:rPr>
          <w:t>is so intense</w:t>
        </w:r>
      </w:ins>
      <w:r w:rsidR="00EB4436" w:rsidRPr="009A3160">
        <w:rPr>
          <w:rFonts w:ascii="Aparajita" w:hAnsi="Aparajita" w:cs="Aparajita"/>
        </w:rPr>
        <w:t xml:space="preserve">, </w:t>
      </w:r>
      <w:del w:id="196" w:author="Jenny Trinitapoli" w:date="2020-07-10T18:01:00Z">
        <w:r w:rsidR="001179FC" w:rsidRPr="009A3160" w:rsidDel="00B14230">
          <w:rPr>
            <w:rFonts w:ascii="Aparajita" w:hAnsi="Aparajita" w:cs="Aparajita"/>
          </w:rPr>
          <w:delText xml:space="preserve">many of </w:delText>
        </w:r>
      </w:del>
      <w:r w:rsidR="00064694" w:rsidRPr="009A3160">
        <w:rPr>
          <w:rFonts w:ascii="Aparajita" w:hAnsi="Aparajita" w:cs="Aparajita"/>
        </w:rPr>
        <w:t xml:space="preserve">the adverse </w:t>
      </w:r>
      <w:r w:rsidR="001179FC" w:rsidRPr="009A3160">
        <w:rPr>
          <w:rFonts w:ascii="Aparajita" w:hAnsi="Aparajita" w:cs="Aparajita"/>
        </w:rPr>
        <w:t xml:space="preserve">effects </w:t>
      </w:r>
      <w:ins w:id="197" w:author="Jenny Trinitapoli" w:date="2020-07-10T18:01:00Z">
        <w:r w:rsidR="00B14230">
          <w:rPr>
            <w:rFonts w:ascii="Aparajita" w:hAnsi="Aparajita" w:cs="Aparajita"/>
          </w:rPr>
          <w:t xml:space="preserve">can </w:t>
        </w:r>
      </w:ins>
      <w:r w:rsidR="001179FC" w:rsidRPr="009A3160">
        <w:rPr>
          <w:rFonts w:ascii="Aparajita" w:hAnsi="Aparajita" w:cs="Aparajita"/>
        </w:rPr>
        <w:t>persist for years—even decades</w:t>
      </w:r>
      <w:r w:rsidR="002A7D41" w:rsidRPr="009A3160">
        <w:rPr>
          <w:rFonts w:ascii="Aparajita" w:hAnsi="Aparajita" w:cs="Aparajita"/>
        </w:rPr>
        <w:t xml:space="preserve"> (cite)</w:t>
      </w:r>
      <w:r w:rsidR="001179FC" w:rsidRPr="009A3160">
        <w:rPr>
          <w:rFonts w:ascii="Aparajita" w:hAnsi="Aparajita" w:cs="Aparajita"/>
        </w:rPr>
        <w:t xml:space="preserve">. </w:t>
      </w:r>
      <w:del w:id="198" w:author="Jenny Trinitapoli" w:date="2020-07-10T18:53:00Z">
        <w:r w:rsidR="0095037A" w:rsidDel="001B037E">
          <w:rPr>
            <w:rFonts w:ascii="Aparajita" w:hAnsi="Aparajita" w:cs="Aparajita"/>
          </w:rPr>
          <w:delText>S</w:delText>
        </w:r>
        <w:r w:rsidR="00C85E40" w:rsidRPr="009A3160" w:rsidDel="001B037E">
          <w:rPr>
            <w:rFonts w:ascii="Aparajita" w:hAnsi="Aparajita" w:cs="Aparajita"/>
          </w:rPr>
          <w:delText>tudying global inequality in</w:delText>
        </w:r>
      </w:del>
      <w:ins w:id="199" w:author="Jenny Trinitapoli" w:date="2020-07-10T18:53:00Z">
        <w:r w:rsidR="001B037E">
          <w:rPr>
            <w:rFonts w:ascii="Aparajita" w:hAnsi="Aparajita" w:cs="Aparajita"/>
          </w:rPr>
          <w:t>Clearly establishing</w:t>
        </w:r>
      </w:ins>
      <w:r w:rsidR="00C85E40" w:rsidRPr="009A3160">
        <w:rPr>
          <w:rFonts w:ascii="Aparajita" w:hAnsi="Aparajita" w:cs="Aparajita"/>
        </w:rPr>
        <w:t xml:space="preserve"> the </w:t>
      </w:r>
      <w:ins w:id="200" w:author="Jenny Trinitapoli" w:date="2020-07-10T18:53:00Z">
        <w:r w:rsidR="001B037E">
          <w:rPr>
            <w:rFonts w:ascii="Aparajita" w:hAnsi="Aparajita" w:cs="Aparajita"/>
          </w:rPr>
          <w:t xml:space="preserve">population-level </w:t>
        </w:r>
      </w:ins>
      <w:r w:rsidR="002A7D41" w:rsidRPr="009A3160">
        <w:rPr>
          <w:rFonts w:ascii="Aparajita" w:hAnsi="Aparajita" w:cs="Aparajita"/>
        </w:rPr>
        <w:t xml:space="preserve">prevalence of maternal bereavement </w:t>
      </w:r>
      <w:ins w:id="201" w:author="Jenny Trinitapoli" w:date="2020-07-10T12:29:00Z">
        <w:r w:rsidR="00890900">
          <w:rPr>
            <w:rFonts w:ascii="Aparajita" w:hAnsi="Aparajita" w:cs="Aparajita"/>
          </w:rPr>
          <w:t xml:space="preserve">accomplishes two things – first it </w:t>
        </w:r>
      </w:ins>
      <w:ins w:id="202" w:author="Jenny Trinitapoli" w:date="2020-07-10T18:12:00Z">
        <w:r w:rsidR="007434A6">
          <w:rPr>
            <w:rFonts w:ascii="Aparajita" w:hAnsi="Aparajita" w:cs="Aparajita"/>
          </w:rPr>
          <w:t xml:space="preserve">clarifies the contemporaneous vs. lagged nature of the relationship between annualized rates </w:t>
        </w:r>
      </w:ins>
      <w:ins w:id="203" w:author="Jenny Trinitapoli" w:date="2020-07-10T18:17:00Z">
        <w:r w:rsidR="00511BB6">
          <w:rPr>
            <w:rFonts w:ascii="Aparajita" w:hAnsi="Aparajita" w:cs="Aparajita"/>
          </w:rPr>
          <w:t>and the experiences of parents, which are cumulative</w:t>
        </w:r>
      </w:ins>
      <w:ins w:id="204" w:author="Jenny Trinitapoli" w:date="2020-07-10T12:29:00Z">
        <w:r w:rsidR="00890900">
          <w:rPr>
            <w:rFonts w:ascii="Aparajita" w:hAnsi="Aparajita" w:cs="Aparajita"/>
          </w:rPr>
          <w:t xml:space="preserve">. Second, it </w:t>
        </w:r>
      </w:ins>
      <w:del w:id="205" w:author="Jenny Trinitapoli" w:date="2020-07-10T18:04:00Z">
        <w:r w:rsidR="00C85E40" w:rsidRPr="009A3160" w:rsidDel="00CC0C2A">
          <w:rPr>
            <w:rFonts w:ascii="Aparajita" w:hAnsi="Aparajita" w:cs="Aparajita"/>
          </w:rPr>
          <w:delText xml:space="preserve">will </w:delText>
        </w:r>
      </w:del>
      <w:r w:rsidR="00EB4436" w:rsidRPr="009A3160">
        <w:rPr>
          <w:rFonts w:ascii="Aparajita" w:hAnsi="Aparajita" w:cs="Aparajita"/>
        </w:rPr>
        <w:t>reveal</w:t>
      </w:r>
      <w:ins w:id="206" w:author="Jenny Trinitapoli" w:date="2020-07-10T18:04:00Z">
        <w:r w:rsidR="00CC0C2A">
          <w:rPr>
            <w:rFonts w:ascii="Aparajita" w:hAnsi="Aparajita" w:cs="Aparajita"/>
          </w:rPr>
          <w:t>s</w:t>
        </w:r>
      </w:ins>
      <w:r w:rsidR="00EB4436" w:rsidRPr="009A3160">
        <w:rPr>
          <w:rFonts w:ascii="Aparajita" w:hAnsi="Aparajita" w:cs="Aparajita"/>
        </w:rPr>
        <w:t xml:space="preserve"> how inequalit</w:t>
      </w:r>
      <w:ins w:id="207" w:author="Jenny Trinitapoli" w:date="2020-07-10T18:04:00Z">
        <w:r w:rsidR="00CC0C2A">
          <w:rPr>
            <w:rFonts w:ascii="Aparajita" w:hAnsi="Aparajita" w:cs="Aparajita"/>
          </w:rPr>
          <w:t>ies</w:t>
        </w:r>
      </w:ins>
      <w:del w:id="208" w:author="Jenny Trinitapoli" w:date="2020-07-10T18:04:00Z">
        <w:r w:rsidR="00EB4436" w:rsidRPr="009A3160" w:rsidDel="00CC0C2A">
          <w:rPr>
            <w:rFonts w:ascii="Aparajita" w:hAnsi="Aparajita" w:cs="Aparajita"/>
          </w:rPr>
          <w:delText>y</w:delText>
        </w:r>
      </w:del>
      <w:r w:rsidR="00EB4436" w:rsidRPr="009A3160">
        <w:rPr>
          <w:rFonts w:ascii="Aparajita" w:hAnsi="Aparajita" w:cs="Aparajita"/>
        </w:rPr>
        <w:t xml:space="preserve"> in infant, child, and adolescent mortality conditions </w:t>
      </w:r>
      <w:del w:id="209" w:author="Jenny Trinitapoli" w:date="2020-07-10T18:04:00Z">
        <w:r w:rsidR="00C85E40" w:rsidRPr="009A3160" w:rsidDel="00CC0C2A">
          <w:rPr>
            <w:rFonts w:ascii="Aparajita" w:hAnsi="Aparajita" w:cs="Aparajita"/>
          </w:rPr>
          <w:delText>pose risks</w:delText>
        </w:r>
      </w:del>
      <w:ins w:id="210" w:author="Jenny Trinitapoli" w:date="2020-07-10T18:04:00Z">
        <w:r w:rsidR="00CC0C2A">
          <w:rPr>
            <w:rFonts w:ascii="Aparajita" w:hAnsi="Aparajita" w:cs="Aparajita"/>
          </w:rPr>
          <w:t xml:space="preserve">generate </w:t>
        </w:r>
      </w:ins>
      <w:ins w:id="211" w:author="Jenny Trinitapoli" w:date="2020-07-10T18:05:00Z">
        <w:r w:rsidR="00CC0C2A">
          <w:rPr>
            <w:rFonts w:ascii="Aparajita" w:hAnsi="Aparajita" w:cs="Aparajita"/>
          </w:rPr>
          <w:t xml:space="preserve">a secondary set of </w:t>
        </w:r>
      </w:ins>
      <w:ins w:id="212" w:author="Jenny Trinitapoli" w:date="2020-07-10T18:04:00Z">
        <w:r w:rsidR="00CC0C2A">
          <w:rPr>
            <w:rFonts w:ascii="Aparajita" w:hAnsi="Aparajita" w:cs="Aparajita"/>
          </w:rPr>
          <w:t>inequalities for</w:t>
        </w:r>
      </w:ins>
      <w:del w:id="213" w:author="Jenny Trinitapoli" w:date="2020-07-10T18:04:00Z">
        <w:r w:rsidR="00C85E40" w:rsidRPr="009A3160" w:rsidDel="00CC0C2A">
          <w:rPr>
            <w:rFonts w:ascii="Aparajita" w:hAnsi="Aparajita" w:cs="Aparajita"/>
          </w:rPr>
          <w:delText xml:space="preserve"> for the wellbeing of</w:delText>
        </w:r>
      </w:del>
      <w:r w:rsidR="00C85E40" w:rsidRPr="009A3160">
        <w:rPr>
          <w:rFonts w:ascii="Aparajita" w:hAnsi="Aparajita" w:cs="Aparajita"/>
        </w:rPr>
        <w:t xml:space="preserve"> </w:t>
      </w:r>
      <w:r w:rsidR="003F27DD">
        <w:rPr>
          <w:rFonts w:ascii="Aparajita" w:hAnsi="Aparajita" w:cs="Aparajita"/>
        </w:rPr>
        <w:t xml:space="preserve">the surviving </w:t>
      </w:r>
      <w:r w:rsidR="00C85E40" w:rsidRPr="009A3160">
        <w:rPr>
          <w:rFonts w:ascii="Aparajita" w:hAnsi="Aparajita" w:cs="Aparajita"/>
        </w:rPr>
        <w:t>adult population.</w:t>
      </w:r>
      <w:r w:rsidR="00887E0C" w:rsidRPr="009A3160">
        <w:rPr>
          <w:rFonts w:ascii="Aparajita" w:hAnsi="Aparajita" w:cs="Aparajita"/>
        </w:rPr>
        <w:t xml:space="preserve"> </w:t>
      </w:r>
    </w:p>
    <w:p w14:paraId="5158C138" w14:textId="7B3ECED7" w:rsidR="00B042E3" w:rsidRPr="00266175" w:rsidRDefault="001378D6" w:rsidP="007D1593">
      <w:pPr>
        <w:autoSpaceDE w:val="0"/>
        <w:autoSpaceDN w:val="0"/>
        <w:adjustRightInd w:val="0"/>
        <w:rPr>
          <w:rFonts w:ascii="Aparajita" w:hAnsi="Aparajita" w:cs="Aparajita"/>
          <w:b/>
          <w:bCs/>
        </w:rPr>
      </w:pPr>
      <w:r w:rsidRPr="009A3160">
        <w:rPr>
          <w:rFonts w:ascii="Aparajita" w:hAnsi="Aparajita" w:cs="Aparajita"/>
        </w:rPr>
        <w:tab/>
      </w:r>
      <w:r w:rsidR="00CE21A2">
        <w:rPr>
          <w:rFonts w:ascii="Aparajita" w:hAnsi="Aparajita" w:cs="Aparajita"/>
        </w:rPr>
        <w:t>I</w:t>
      </w:r>
      <w:r w:rsidR="00886234" w:rsidRPr="009A3160">
        <w:rPr>
          <w:rFonts w:ascii="Aparajita" w:hAnsi="Aparajita" w:cs="Aparajita"/>
        </w:rPr>
        <w:t xml:space="preserve">n this </w:t>
      </w:r>
      <w:r w:rsidR="0095037A">
        <w:rPr>
          <w:rFonts w:ascii="Aparajita" w:hAnsi="Aparajita" w:cs="Aparajita"/>
        </w:rPr>
        <w:t xml:space="preserve">article </w:t>
      </w:r>
      <w:r w:rsidR="00886234" w:rsidRPr="009A3160">
        <w:rPr>
          <w:rFonts w:ascii="Aparajita" w:hAnsi="Aparajita" w:cs="Aparajita"/>
        </w:rPr>
        <w:t xml:space="preserve">we </w:t>
      </w:r>
      <w:r w:rsidR="00573D92" w:rsidRPr="009A3160">
        <w:rPr>
          <w:rFonts w:ascii="Aparajita" w:hAnsi="Aparajita" w:cs="Aparajita"/>
        </w:rPr>
        <w:t xml:space="preserve">offer the first, </w:t>
      </w:r>
      <w:r w:rsidR="009F05D9" w:rsidRPr="009A3160">
        <w:rPr>
          <w:rFonts w:ascii="Aparajita" w:hAnsi="Aparajita" w:cs="Aparajita"/>
        </w:rPr>
        <w:t>global analysis</w:t>
      </w:r>
      <w:r w:rsidR="00573D92" w:rsidRPr="009A3160">
        <w:rPr>
          <w:rFonts w:ascii="Aparajita" w:hAnsi="Aparajita" w:cs="Aparajita"/>
        </w:rPr>
        <w:t xml:space="preserve"> of </w:t>
      </w:r>
      <w:r w:rsidR="00204436" w:rsidRPr="009A3160">
        <w:rPr>
          <w:rFonts w:ascii="Aparajita" w:hAnsi="Aparajita" w:cs="Aparajita"/>
        </w:rPr>
        <w:t xml:space="preserve">the prevalence of bereaved </w:t>
      </w:r>
      <w:r w:rsidR="007F6C5E">
        <w:rPr>
          <w:rFonts w:ascii="Aparajita" w:hAnsi="Aparajita" w:cs="Aparajita"/>
        </w:rPr>
        <w:t>mothers by</w:t>
      </w:r>
      <w:r w:rsidR="007D1593" w:rsidRPr="009A3160">
        <w:rPr>
          <w:rFonts w:ascii="Aparajita" w:hAnsi="Aparajita" w:cs="Aparajita"/>
        </w:rPr>
        <w:t xml:space="preserve"> leverag</w:t>
      </w:r>
      <w:r w:rsidR="007F6C5E">
        <w:rPr>
          <w:rFonts w:ascii="Aparajita" w:hAnsi="Aparajita" w:cs="Aparajita"/>
        </w:rPr>
        <w:t>ing</w:t>
      </w:r>
      <w:r w:rsidR="007D1593" w:rsidRPr="009A3160">
        <w:rPr>
          <w:rFonts w:ascii="Aparajita" w:hAnsi="Aparajita" w:cs="Aparajita"/>
        </w:rPr>
        <w:t xml:space="preserve"> </w:t>
      </w:r>
      <w:r w:rsidR="00A5271F" w:rsidRPr="009A3160">
        <w:rPr>
          <w:rFonts w:ascii="Aparajita" w:hAnsi="Aparajita" w:cs="Aparajita"/>
        </w:rPr>
        <w:t xml:space="preserve">data </w:t>
      </w:r>
      <w:r w:rsidR="00096046" w:rsidRPr="009A3160">
        <w:rPr>
          <w:rFonts w:ascii="Aparajita" w:hAnsi="Aparajita" w:cs="Aparajita"/>
        </w:rPr>
        <w:t>collected between 2010 and 201</w:t>
      </w:r>
      <w:r w:rsidR="009A3160" w:rsidRPr="009A3160">
        <w:rPr>
          <w:rFonts w:ascii="Aparajita" w:hAnsi="Aparajita" w:cs="Aparajita"/>
        </w:rPr>
        <w:t>8</w:t>
      </w:r>
      <w:r w:rsidR="00096046" w:rsidRPr="009A3160">
        <w:rPr>
          <w:rFonts w:ascii="Aparajita" w:hAnsi="Aparajita" w:cs="Aparajita"/>
        </w:rPr>
        <w:t xml:space="preserve"> </w:t>
      </w:r>
      <w:r w:rsidR="00A5271F" w:rsidRPr="009A3160">
        <w:rPr>
          <w:rFonts w:ascii="Aparajita" w:hAnsi="Aparajita" w:cs="Aparajita"/>
        </w:rPr>
        <w:t>from 168 countries</w:t>
      </w:r>
      <w:r w:rsidR="00215C89" w:rsidRPr="009A3160">
        <w:rPr>
          <w:rFonts w:ascii="Aparajita" w:hAnsi="Aparajita" w:cs="Aparajita"/>
        </w:rPr>
        <w:t xml:space="preserve">. </w:t>
      </w:r>
      <w:r w:rsidR="007F6C5E">
        <w:rPr>
          <w:rFonts w:ascii="Aparajita" w:hAnsi="Aparajita" w:cs="Aparajita"/>
        </w:rPr>
        <w:t>W</w:t>
      </w:r>
      <w:r w:rsidR="000A3508" w:rsidRPr="009A3160">
        <w:rPr>
          <w:rFonts w:ascii="Aparajita" w:hAnsi="Aparajita" w:cs="Aparajita"/>
        </w:rPr>
        <w:t xml:space="preserve">e generate three indicators </w:t>
      </w:r>
      <w:r w:rsidR="003F27DD">
        <w:rPr>
          <w:rFonts w:ascii="Aparajita" w:hAnsi="Aparajita" w:cs="Aparajita"/>
        </w:rPr>
        <w:t>of</w:t>
      </w:r>
      <w:r w:rsidR="000A3508" w:rsidRPr="009A3160">
        <w:rPr>
          <w:rFonts w:ascii="Aparajita" w:hAnsi="Aparajita" w:cs="Aparajita"/>
        </w:rPr>
        <w:t xml:space="preserve"> the cumulative prevalence of mothers who have lost at least one infant, under-five year old, or any</w:t>
      </w:r>
      <w:ins w:id="214" w:author="Jenny Trinitapoli" w:date="2020-07-10T17:33:00Z">
        <w:r w:rsidR="00C2087E">
          <w:rPr>
            <w:rFonts w:ascii="Aparajita" w:hAnsi="Aparajita" w:cs="Aparajita"/>
          </w:rPr>
          <w:t>-</w:t>
        </w:r>
      </w:ins>
      <w:del w:id="215" w:author="Jenny Trinitapoli" w:date="2020-07-10T17:33:00Z">
        <w:r w:rsidR="000A3508" w:rsidRPr="009A3160" w:rsidDel="00C2087E">
          <w:rPr>
            <w:rFonts w:ascii="Aparajita" w:hAnsi="Aparajita" w:cs="Aparajita"/>
          </w:rPr>
          <w:delText xml:space="preserve"> </w:delText>
        </w:r>
      </w:del>
      <w:r w:rsidR="000A3508" w:rsidRPr="009A3160">
        <w:rPr>
          <w:rFonts w:ascii="Aparajita" w:hAnsi="Aparajita" w:cs="Aparajita"/>
        </w:rPr>
        <w:t>age</w:t>
      </w:r>
      <w:r w:rsidR="000A3508" w:rsidRPr="00266175">
        <w:rPr>
          <w:rFonts w:ascii="Aparajita" w:hAnsi="Aparajita" w:cs="Aparajita"/>
        </w:rPr>
        <w:t xml:space="preserve"> child</w:t>
      </w:r>
      <w:r w:rsidR="003F27DD">
        <w:rPr>
          <w:rFonts w:ascii="Aparajita" w:hAnsi="Aparajita" w:cs="Aparajita"/>
        </w:rPr>
        <w:t xml:space="preserve"> using both survey data </w:t>
      </w:r>
      <w:del w:id="216" w:author="Jenny Trinitapoli" w:date="2020-07-10T17:33:00Z">
        <w:r w:rsidR="003F27DD" w:rsidDel="00C2087E">
          <w:rPr>
            <w:rFonts w:ascii="Aparajita" w:hAnsi="Aparajita" w:cs="Aparajita"/>
          </w:rPr>
          <w:delText xml:space="preserve">and, </w:delText>
        </w:r>
      </w:del>
      <w:r w:rsidR="003F27DD">
        <w:rPr>
          <w:rFonts w:ascii="Aparajita" w:hAnsi="Aparajita" w:cs="Aparajita"/>
        </w:rPr>
        <w:t xml:space="preserve">where </w:t>
      </w:r>
      <w:ins w:id="217" w:author="Jenny Trinitapoli" w:date="2020-07-10T18:25:00Z">
        <w:r w:rsidR="00242068">
          <w:rPr>
            <w:rFonts w:ascii="Aparajita" w:hAnsi="Aparajita" w:cs="Aparajita"/>
          </w:rPr>
          <w:t>reproductive histories have been collected</w:t>
        </w:r>
      </w:ins>
      <w:del w:id="218" w:author="Jenny Trinitapoli" w:date="2020-07-10T18:25:00Z">
        <w:r w:rsidR="003F27DD" w:rsidDel="00242068">
          <w:rPr>
            <w:rFonts w:ascii="Aparajita" w:hAnsi="Aparajita" w:cs="Aparajita"/>
          </w:rPr>
          <w:delText>data</w:delText>
        </w:r>
      </w:del>
      <w:del w:id="219" w:author="Jenny Trinitapoli" w:date="2020-07-10T18:26:00Z">
        <w:r w:rsidR="003F27DD" w:rsidDel="00242068">
          <w:rPr>
            <w:rFonts w:ascii="Aparajita" w:hAnsi="Aparajita" w:cs="Aparajita"/>
          </w:rPr>
          <w:delText xml:space="preserve"> are </w:delText>
        </w:r>
      </w:del>
      <w:del w:id="220" w:author="Jenny Trinitapoli" w:date="2020-07-10T17:33:00Z">
        <w:r w:rsidR="003F27DD" w:rsidDel="00C2087E">
          <w:rPr>
            <w:rFonts w:ascii="Aparajita" w:hAnsi="Aparajita" w:cs="Aparajita"/>
          </w:rPr>
          <w:delText>un</w:delText>
        </w:r>
      </w:del>
      <w:del w:id="221" w:author="Jenny Trinitapoli" w:date="2020-07-10T18:26:00Z">
        <w:r w:rsidR="003F27DD" w:rsidDel="00242068">
          <w:rPr>
            <w:rFonts w:ascii="Aparajita" w:hAnsi="Aparajita" w:cs="Aparajita"/>
          </w:rPr>
          <w:delText>available</w:delText>
        </w:r>
      </w:del>
      <w:ins w:id="222" w:author="Jenny Trinitapoli" w:date="2020-07-10T18:18:00Z">
        <w:r w:rsidR="00B8121C">
          <w:rPr>
            <w:rFonts w:ascii="Aparajita" w:hAnsi="Aparajita" w:cs="Aparajita"/>
          </w:rPr>
          <w:t xml:space="preserve">. </w:t>
        </w:r>
      </w:ins>
      <w:del w:id="223" w:author="Jenny Trinitapoli" w:date="2020-07-10T18:18:00Z">
        <w:r w:rsidR="003F27DD" w:rsidDel="002B7FC5">
          <w:rPr>
            <w:rFonts w:ascii="Aparajita" w:hAnsi="Aparajita" w:cs="Aparajita"/>
          </w:rPr>
          <w:delText>, an indirect approach</w:delText>
        </w:r>
        <w:r w:rsidR="000A3508" w:rsidRPr="00266175" w:rsidDel="002B7FC5">
          <w:rPr>
            <w:rFonts w:ascii="Aparajita" w:hAnsi="Aparajita" w:cs="Aparajita"/>
          </w:rPr>
          <w:delText xml:space="preserve">. </w:delText>
        </w:r>
      </w:del>
      <w:r w:rsidR="000A3508" w:rsidRPr="00266175">
        <w:rPr>
          <w:rFonts w:ascii="Aparajita" w:hAnsi="Aparajita" w:cs="Aparajita"/>
        </w:rPr>
        <w:t>We label these indicators</w:t>
      </w:r>
      <w:del w:id="224" w:author="Jenny Trinitapoli" w:date="2020-07-10T17:34:00Z">
        <w:r w:rsidR="000A3508" w:rsidRPr="00266175" w:rsidDel="00765EEC">
          <w:rPr>
            <w:rFonts w:ascii="Aparajita" w:hAnsi="Aparajita" w:cs="Aparajita"/>
          </w:rPr>
          <w:delText xml:space="preserve"> as follows</w:delText>
        </w:r>
      </w:del>
      <w:r w:rsidR="000A3508" w:rsidRPr="00266175">
        <w:rPr>
          <w:rFonts w:ascii="Aparajita" w:hAnsi="Aparajita" w:cs="Aparajita"/>
        </w:rPr>
        <w:t xml:space="preserve">: the maternal cumulative prevalence of infant mortality (mIM), under-five mortality (mU5M), and offspring mortality (mOM) </w:t>
      </w:r>
      <w:r w:rsidR="000A3508" w:rsidRPr="00266175">
        <w:rPr>
          <w:rFonts w:ascii="Aparajita" w:hAnsi="Aparajita" w:cs="Aparajita"/>
        </w:rPr>
        <w:fldChar w:fldCharType="begin"/>
      </w:r>
      <w:r w:rsidR="000A3508" w:rsidRPr="00266175">
        <w:rPr>
          <w:rFonts w:ascii="Aparajita" w:hAnsi="Aparajita" w:cs="Aparajita"/>
        </w:rPr>
        <w:instrText xml:space="preserve"> ADDIN ZOTERO_ITEM CSL_CITATION {"citationID":"NAEWl9SR","properties":{"formattedCitation":"(Smith-Greenaway &amp; Trinitapoli, 2020)","plainCitation":"(Smith-Greenaway &amp; Trinitapoli, 2020)","noteIndex":0},"citationItems":[{"id":12,"uris":["http://zotero.org/users/local/6aiRCPll/items/FSUW5N3Y"],"uri":["http://zotero.org/users/local/6aiRCPll/items/FSUW5N3Y"],"itemData":{"id":12,"type":"article-journal","container-title":"Proceedings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266175">
        <w:rPr>
          <w:rFonts w:ascii="Aparajita" w:hAnsi="Aparajita" w:cs="Aparajita"/>
        </w:rPr>
        <w:fldChar w:fldCharType="separate"/>
      </w:r>
      <w:r w:rsidR="000A3508" w:rsidRPr="00266175">
        <w:rPr>
          <w:rFonts w:ascii="Aparajita" w:hAnsi="Aparajita" w:cs="Aparajita"/>
        </w:rPr>
        <w:t>(Smith-Greenaway &amp; Trinitapoli, 2020)</w:t>
      </w:r>
      <w:r w:rsidR="000A3508" w:rsidRPr="00266175">
        <w:rPr>
          <w:rFonts w:ascii="Aparajita" w:hAnsi="Aparajita" w:cs="Aparajita"/>
        </w:rPr>
        <w:fldChar w:fldCharType="end"/>
      </w:r>
      <w:r w:rsidR="000A3508" w:rsidRPr="00266175">
        <w:rPr>
          <w:rFonts w:ascii="Aparajita" w:hAnsi="Aparajita" w:cs="Aparajita"/>
        </w:rPr>
        <w:t xml:space="preserve">. We calculate these three measures </w:t>
      </w:r>
      <w:ins w:id="225" w:author="Jenny Trinitapoli" w:date="2020-07-10T12:30:00Z">
        <w:r w:rsidR="00890900">
          <w:rPr>
            <w:rFonts w:ascii="Aparajita" w:hAnsi="Aparajita" w:cs="Aparajita"/>
          </w:rPr>
          <w:t xml:space="preserve">separately </w:t>
        </w:r>
      </w:ins>
      <w:r w:rsidR="000A3508" w:rsidRPr="00266175">
        <w:rPr>
          <w:rFonts w:ascii="Aparajita" w:hAnsi="Aparajita" w:cs="Aparajita"/>
        </w:rPr>
        <w:t xml:space="preserve">for two </w:t>
      </w:r>
      <w:del w:id="226" w:author="Jenny Trinitapoli" w:date="2020-07-10T12:30:00Z">
        <w:r w:rsidR="000A3508" w:rsidRPr="00266175" w:rsidDel="00890900">
          <w:rPr>
            <w:rFonts w:ascii="Aparajita" w:hAnsi="Aparajita" w:cs="Aparajita"/>
          </w:rPr>
          <w:delText xml:space="preserve">key </w:delText>
        </w:r>
      </w:del>
      <w:r w:rsidR="000A3508" w:rsidRPr="00266175">
        <w:rPr>
          <w:rFonts w:ascii="Aparajita" w:hAnsi="Aparajita" w:cs="Aparajita"/>
        </w:rPr>
        <w:t>groups of mothers: those in the peak of their reproductive years (ages 20-44)</w:t>
      </w:r>
      <w:ins w:id="227" w:author="Jenny Trinitapoli" w:date="2020-07-10T12:30:00Z">
        <w:r w:rsidR="00890900">
          <w:rPr>
            <w:rFonts w:ascii="Aparajita" w:hAnsi="Aparajita" w:cs="Aparajita"/>
          </w:rPr>
          <w:t xml:space="preserve"> and</w:t>
        </w:r>
      </w:ins>
      <w:del w:id="228" w:author="Jenny Trinitapoli" w:date="2020-07-10T12:30:00Z">
        <w:r w:rsidR="000A3508" w:rsidRPr="00266175" w:rsidDel="00890900">
          <w:rPr>
            <w:rFonts w:ascii="Aparajita" w:hAnsi="Aparajita" w:cs="Aparajita"/>
          </w:rPr>
          <w:delText>, as well as</w:delText>
        </w:r>
      </w:del>
      <w:r w:rsidR="000A3508" w:rsidRPr="00266175">
        <w:rPr>
          <w:rFonts w:ascii="Aparajita" w:hAnsi="Aparajita" w:cs="Aparajita"/>
        </w:rPr>
        <w:t xml:space="preserve"> those who have recently completed, or are soon to complete, childbearing (ages 45-49). </w:t>
      </w:r>
      <w:ins w:id="229" w:author="Jenny Trinitapoli" w:date="2020-07-10T18:18:00Z">
        <w:r w:rsidR="002B7FC5">
          <w:rPr>
            <w:rFonts w:ascii="Aparajita" w:hAnsi="Aparajita" w:cs="Aparajita"/>
          </w:rPr>
          <w:t xml:space="preserve">To address </w:t>
        </w:r>
      </w:ins>
      <w:ins w:id="230" w:author="Jenny Trinitapoli" w:date="2020-07-10T18:26:00Z">
        <w:r w:rsidR="00242068">
          <w:rPr>
            <w:rFonts w:ascii="Aparajita" w:hAnsi="Aparajita" w:cs="Aparajita"/>
          </w:rPr>
          <w:t>the reality of</w:t>
        </w:r>
      </w:ins>
      <w:ins w:id="231" w:author="Jenny Trinitapoli" w:date="2020-07-10T18:18:00Z">
        <w:r w:rsidR="002B7FC5">
          <w:rPr>
            <w:rFonts w:ascii="Aparajita" w:hAnsi="Aparajita" w:cs="Aparajita"/>
          </w:rPr>
          <w:t xml:space="preserve"> data poverty </w:t>
        </w:r>
      </w:ins>
      <w:ins w:id="232" w:author="Jenny Trinitapoli" w:date="2020-07-10T18:26:00Z">
        <w:r w:rsidR="00242068">
          <w:rPr>
            <w:rFonts w:ascii="Aparajita" w:hAnsi="Aparajita" w:cs="Aparajita"/>
          </w:rPr>
          <w:t>as yet another layer of global health inequality</w:t>
        </w:r>
      </w:ins>
      <w:ins w:id="233" w:author="Jenny Trinitapoli" w:date="2020-07-10T18:18:00Z">
        <w:r w:rsidR="002B7FC5">
          <w:rPr>
            <w:rFonts w:ascii="Aparajita" w:hAnsi="Aparajita" w:cs="Aparajita"/>
          </w:rPr>
          <w:t xml:space="preserve">, we also advance an innovative, indirect estimation approach rooted in </w:t>
        </w:r>
      </w:ins>
      <w:ins w:id="234" w:author="MPIDR_D\Zagheni" w:date="2020-07-14T17:27:00Z">
        <w:r w:rsidR="00AE3E8D">
          <w:rPr>
            <w:rFonts w:ascii="Aparajita" w:hAnsi="Aparajita" w:cs="Aparajita"/>
          </w:rPr>
          <w:t xml:space="preserve">the tradition of </w:t>
        </w:r>
      </w:ins>
      <w:ins w:id="235" w:author="MPIDR_D\Zagheni" w:date="2020-07-14T17:28:00Z">
        <w:r w:rsidR="00AE3E8D">
          <w:rPr>
            <w:rFonts w:ascii="Aparajita" w:hAnsi="Aparajita" w:cs="Aparajita"/>
          </w:rPr>
          <w:t>formal demography</w:t>
        </w:r>
      </w:ins>
      <w:ins w:id="236" w:author="Jenny Trinitapoli" w:date="2020-07-10T18:18:00Z">
        <w:del w:id="237" w:author="MPIDR_D\Zagheni" w:date="2020-07-14T17:28:00Z">
          <w:r w:rsidR="002B7FC5" w:rsidDel="00AE3E8D">
            <w:rPr>
              <w:rFonts w:ascii="Aparajita" w:hAnsi="Aparajita" w:cs="Aparajita"/>
            </w:rPr>
            <w:delText>kin-cohort estimation methods</w:delText>
          </w:r>
        </w:del>
      </w:ins>
      <w:ins w:id="238" w:author="Jenny Trinitapoli" w:date="2020-07-11T09:14:00Z">
        <w:r w:rsidR="005965A2">
          <w:rPr>
            <w:rFonts w:ascii="Aparajita" w:hAnsi="Aparajita" w:cs="Aparajita"/>
          </w:rPr>
          <w:t xml:space="preserve">. </w:t>
        </w:r>
      </w:ins>
      <w:ins w:id="239" w:author="Jenny Trinitapoli" w:date="2020-07-11T09:17:00Z">
        <w:r w:rsidR="005965A2">
          <w:rPr>
            <w:rFonts w:ascii="Aparajita" w:hAnsi="Aparajita" w:cs="Aparajita"/>
          </w:rPr>
          <w:t>Our i</w:t>
        </w:r>
      </w:ins>
      <w:ins w:id="240" w:author="Jenny Trinitapoli" w:date="2020-07-11T09:14:00Z">
        <w:r w:rsidR="005965A2">
          <w:rPr>
            <w:rFonts w:ascii="Aparajita" w:hAnsi="Aparajita" w:cs="Aparajita"/>
          </w:rPr>
          <w:t xml:space="preserve">ndirect estimates of the mIM, mU5M, and mOM </w:t>
        </w:r>
      </w:ins>
      <w:ins w:id="241" w:author="Jenny Trinitapoli" w:date="2020-07-11T09:15:00Z">
        <w:r w:rsidR="005965A2">
          <w:rPr>
            <w:rFonts w:ascii="Aparajita" w:hAnsi="Aparajita" w:cs="Aparajita"/>
          </w:rPr>
          <w:t xml:space="preserve">can be constructed </w:t>
        </w:r>
      </w:ins>
      <w:ins w:id="242" w:author="Jenny Trinitapoli" w:date="2020-07-10T18:22:00Z">
        <w:r w:rsidR="002B7FC5">
          <w:rPr>
            <w:rFonts w:ascii="Aparajita" w:hAnsi="Aparajita" w:cs="Aparajita"/>
          </w:rPr>
          <w:t xml:space="preserve">for </w:t>
        </w:r>
      </w:ins>
      <w:ins w:id="243" w:author="Jenny Trinitapoli" w:date="2020-07-10T18:18:00Z">
        <w:r w:rsidR="002B7FC5">
          <w:rPr>
            <w:rFonts w:ascii="Aparajita" w:hAnsi="Aparajita" w:cs="Aparajita"/>
          </w:rPr>
          <w:t>c</w:t>
        </w:r>
      </w:ins>
      <w:ins w:id="244" w:author="Jenny Trinitapoli" w:date="2020-07-10T18:19:00Z">
        <w:r w:rsidR="002B7FC5">
          <w:rPr>
            <w:rFonts w:ascii="Aparajita" w:hAnsi="Aparajita" w:cs="Aparajita"/>
          </w:rPr>
          <w:t xml:space="preserve">ountries </w:t>
        </w:r>
      </w:ins>
      <w:ins w:id="245" w:author="Jenny Trinitapoli" w:date="2020-07-10T18:22:00Z">
        <w:r w:rsidR="002B7FC5">
          <w:rPr>
            <w:rFonts w:ascii="Aparajita" w:hAnsi="Aparajita" w:cs="Aparajita"/>
          </w:rPr>
          <w:t xml:space="preserve">about </w:t>
        </w:r>
      </w:ins>
      <w:ins w:id="246" w:author="Jenny Trinitapoli" w:date="2020-07-10T18:19:00Z">
        <w:r w:rsidR="002B7FC5">
          <w:rPr>
            <w:rFonts w:ascii="Aparajita" w:hAnsi="Aparajita" w:cs="Aparajita"/>
          </w:rPr>
          <w:t xml:space="preserve">which we lack micro-level data on reproductive histories but have </w:t>
        </w:r>
      </w:ins>
      <w:ins w:id="247" w:author="Jenny Trinitapoli" w:date="2020-07-10T18:26:00Z">
        <w:r w:rsidR="00242068">
          <w:rPr>
            <w:rFonts w:ascii="Aparajita" w:hAnsi="Aparajita" w:cs="Aparajita"/>
          </w:rPr>
          <w:t xml:space="preserve">just </w:t>
        </w:r>
        <w:commentRangeStart w:id="248"/>
        <w:r w:rsidR="00242068">
          <w:rPr>
            <w:rFonts w:ascii="Aparajita" w:hAnsi="Aparajita" w:cs="Aparajita"/>
          </w:rPr>
          <w:t>two crude tools</w:t>
        </w:r>
      </w:ins>
      <w:commentRangeEnd w:id="248"/>
      <w:r w:rsidR="000739AA">
        <w:rPr>
          <w:rStyle w:val="CommentReference"/>
          <w:rFonts w:asciiTheme="minorHAnsi" w:eastAsiaTheme="minorHAnsi" w:hAnsiTheme="minorHAnsi" w:cstheme="minorBidi"/>
        </w:rPr>
        <w:commentReference w:id="248"/>
      </w:r>
      <w:ins w:id="249" w:author="Jenny Trinitapoli" w:date="2020-07-10T18:26:00Z">
        <w:r w:rsidR="00242068">
          <w:rPr>
            <w:rFonts w:ascii="Aparajita" w:hAnsi="Aparajita" w:cs="Aparajita"/>
          </w:rPr>
          <w:t xml:space="preserve">: </w:t>
        </w:r>
      </w:ins>
      <w:ins w:id="250" w:author="Jenny Trinitapoli" w:date="2020-07-10T18:20:00Z">
        <w:del w:id="251" w:author="MPIDR_D\Zagheni" w:date="2020-07-14T17:29:00Z">
          <w:r w:rsidR="002B7FC5" w:rsidDel="00605D9C">
            <w:rPr>
              <w:rFonts w:ascii="Aparajita" w:hAnsi="Aparajita" w:cs="Aparajita"/>
            </w:rPr>
            <w:delText xml:space="preserve">a </w:delText>
          </w:r>
        </w:del>
      </w:ins>
      <w:ins w:id="252" w:author="Jenny Trinitapoli" w:date="2020-07-10T18:19:00Z">
        <w:r w:rsidR="002B7FC5">
          <w:rPr>
            <w:rFonts w:ascii="Aparajita" w:hAnsi="Aparajita" w:cs="Aparajita"/>
          </w:rPr>
          <w:t>lifetable</w:t>
        </w:r>
      </w:ins>
      <w:ins w:id="253" w:author="MPIDR_D\Zagheni" w:date="2020-07-14T17:29:00Z">
        <w:r w:rsidR="00605D9C">
          <w:rPr>
            <w:rFonts w:ascii="Aparajita" w:hAnsi="Aparajita" w:cs="Aparajita"/>
          </w:rPr>
          <w:t>s</w:t>
        </w:r>
      </w:ins>
      <w:ins w:id="254" w:author="Jenny Trinitapoli" w:date="2020-07-10T18:19:00Z">
        <w:r w:rsidR="002B7FC5">
          <w:rPr>
            <w:rFonts w:ascii="Aparajita" w:hAnsi="Aparajita" w:cs="Aparajita"/>
          </w:rPr>
          <w:t xml:space="preserve"> and age-specific fertility schedule</w:t>
        </w:r>
      </w:ins>
      <w:ins w:id="255" w:author="MPIDR_D\Zagheni" w:date="2020-07-14T17:29:00Z">
        <w:r w:rsidR="00605D9C">
          <w:rPr>
            <w:rFonts w:ascii="Aparajita" w:hAnsi="Aparajita" w:cs="Aparajita"/>
          </w:rPr>
          <w:t>s</w:t>
        </w:r>
      </w:ins>
      <w:ins w:id="256" w:author="Jenny Trinitapoli" w:date="2020-07-10T18:19:00Z">
        <w:r w:rsidR="002B7FC5">
          <w:rPr>
            <w:rFonts w:ascii="Aparajita" w:hAnsi="Aparajita" w:cs="Aparajita"/>
          </w:rPr>
          <w:t xml:space="preserve">. </w:t>
        </w:r>
      </w:ins>
      <w:r w:rsidR="00215C89" w:rsidRPr="00266175">
        <w:rPr>
          <w:rFonts w:ascii="Aparajita" w:hAnsi="Aparajita" w:cs="Aparajita"/>
        </w:rPr>
        <w:t xml:space="preserve">The </w:t>
      </w:r>
      <w:del w:id="257" w:author="Jenny Trinitapoli" w:date="2020-07-10T18:22:00Z">
        <w:r w:rsidR="00215C89" w:rsidRPr="00266175" w:rsidDel="002B7FC5">
          <w:rPr>
            <w:rFonts w:ascii="Aparajita" w:hAnsi="Aparajita" w:cs="Aparajita"/>
          </w:rPr>
          <w:delText xml:space="preserve">study </w:delText>
        </w:r>
      </w:del>
      <w:r w:rsidR="00215C89" w:rsidRPr="00266175">
        <w:rPr>
          <w:rFonts w:ascii="Aparajita" w:hAnsi="Aparajita" w:cs="Aparajita"/>
        </w:rPr>
        <w:t>findings offer a new perspective o</w:t>
      </w:r>
      <w:ins w:id="258" w:author="Jenny Trinitapoli" w:date="2020-07-10T18:22:00Z">
        <w:r w:rsidR="002B7FC5">
          <w:rPr>
            <w:rFonts w:ascii="Aparajita" w:hAnsi="Aparajita" w:cs="Aparajita"/>
          </w:rPr>
          <w:t>n</w:t>
        </w:r>
      </w:ins>
      <w:del w:id="259" w:author="Jenny Trinitapoli" w:date="2020-07-10T18:22:00Z">
        <w:r w:rsidR="00215C89" w:rsidRPr="00266175" w:rsidDel="002B7FC5">
          <w:rPr>
            <w:rFonts w:ascii="Aparajita" w:hAnsi="Aparajita" w:cs="Aparajita"/>
          </w:rPr>
          <w:delText>f</w:delText>
        </w:r>
      </w:del>
      <w:r w:rsidR="00215C89" w:rsidRPr="00266175">
        <w:rPr>
          <w:rFonts w:ascii="Aparajita" w:hAnsi="Aparajita" w:cs="Aparajita"/>
        </w:rPr>
        <w:t xml:space="preserve"> global</w:t>
      </w:r>
      <w:ins w:id="260" w:author="Jenny Trinitapoli" w:date="2020-07-10T18:22:00Z">
        <w:r w:rsidR="002B7FC5">
          <w:rPr>
            <w:rFonts w:ascii="Aparajita" w:hAnsi="Aparajita" w:cs="Aparajita"/>
          </w:rPr>
          <w:t>-</w:t>
        </w:r>
      </w:ins>
      <w:del w:id="261" w:author="Jenny Trinitapoli" w:date="2020-07-10T18:22:00Z">
        <w:r w:rsidR="00215C89" w:rsidRPr="00266175" w:rsidDel="002B7FC5">
          <w:rPr>
            <w:rFonts w:ascii="Aparajita" w:hAnsi="Aparajita" w:cs="Aparajita"/>
          </w:rPr>
          <w:delText xml:space="preserve"> </w:delText>
        </w:r>
      </w:del>
      <w:ins w:id="262" w:author="Jenny Trinitapoli" w:date="2020-07-10T18:22:00Z">
        <w:r w:rsidR="002B7FC5">
          <w:rPr>
            <w:rFonts w:ascii="Aparajita" w:hAnsi="Aparajita" w:cs="Aparajita"/>
          </w:rPr>
          <w:t xml:space="preserve">health </w:t>
        </w:r>
      </w:ins>
      <w:r w:rsidR="00CC01BF" w:rsidRPr="00266175">
        <w:rPr>
          <w:rFonts w:ascii="Aparajita" w:hAnsi="Aparajita" w:cs="Aparajita"/>
        </w:rPr>
        <w:t>inequalit</w:t>
      </w:r>
      <w:ins w:id="263" w:author="Jenny Trinitapoli" w:date="2020-07-10T18:22:00Z">
        <w:r w:rsidR="002B7FC5">
          <w:rPr>
            <w:rFonts w:ascii="Aparajita" w:hAnsi="Aparajita" w:cs="Aparajita"/>
          </w:rPr>
          <w:t>ie</w:t>
        </w:r>
      </w:ins>
      <w:ins w:id="264" w:author="Jenny Trinitapoli" w:date="2020-07-10T18:23:00Z">
        <w:r w:rsidR="002B7FC5">
          <w:rPr>
            <w:rFonts w:ascii="Aparajita" w:hAnsi="Aparajita" w:cs="Aparajita"/>
          </w:rPr>
          <w:t>s</w:t>
        </w:r>
      </w:ins>
      <w:del w:id="265" w:author="Jenny Trinitapoli" w:date="2020-07-10T18:23:00Z">
        <w:r w:rsidR="00CC01BF" w:rsidRPr="00266175" w:rsidDel="002B7FC5">
          <w:rPr>
            <w:rFonts w:ascii="Aparajita" w:hAnsi="Aparajita" w:cs="Aparajita"/>
          </w:rPr>
          <w:delText>y</w:delText>
        </w:r>
      </w:del>
      <w:r w:rsidR="003F27DD">
        <w:rPr>
          <w:rFonts w:ascii="Aparajita" w:hAnsi="Aparajita" w:cs="Aparajita"/>
        </w:rPr>
        <w:t xml:space="preserve"> and </w:t>
      </w:r>
      <w:r w:rsidR="00CC01BF" w:rsidRPr="00266175">
        <w:rPr>
          <w:rFonts w:ascii="Aparajita" w:hAnsi="Aparajita" w:cs="Aparajita"/>
        </w:rPr>
        <w:t>highlight</w:t>
      </w:r>
      <w:r w:rsidR="003F27DD">
        <w:rPr>
          <w:rFonts w:ascii="Aparajita" w:hAnsi="Aparajita" w:cs="Aparajita"/>
        </w:rPr>
        <w:t xml:space="preserve"> </w:t>
      </w:r>
      <w:r w:rsidR="00CC01BF" w:rsidRPr="00266175">
        <w:rPr>
          <w:rFonts w:ascii="Aparajita" w:hAnsi="Aparajita" w:cs="Aparajita"/>
        </w:rPr>
        <w:t xml:space="preserve">the value of </w:t>
      </w:r>
      <w:ins w:id="266" w:author="Jenny Trinitapoli" w:date="2020-07-10T18:23:00Z">
        <w:r w:rsidR="002B7FC5">
          <w:rPr>
            <w:rFonts w:ascii="Aparajita" w:hAnsi="Aparajita" w:cs="Aparajita"/>
          </w:rPr>
          <w:t xml:space="preserve">persistently </w:t>
        </w:r>
      </w:ins>
      <w:r w:rsidR="008171D1">
        <w:rPr>
          <w:rFonts w:ascii="Aparajita" w:hAnsi="Aparajita" w:cs="Aparajita"/>
        </w:rPr>
        <w:t>studying</w:t>
      </w:r>
      <w:del w:id="267" w:author="Jenny Trinitapoli" w:date="2020-07-10T18:23:00Z">
        <w:r w:rsidR="008171D1" w:rsidDel="002B7FC5">
          <w:rPr>
            <w:rFonts w:ascii="Aparajita" w:hAnsi="Aparajita" w:cs="Aparajita"/>
          </w:rPr>
          <w:delText xml:space="preserve"> persist</w:delText>
        </w:r>
      </w:del>
      <w:r w:rsidR="008171D1">
        <w:rPr>
          <w:rFonts w:ascii="Aparajita" w:hAnsi="Aparajita" w:cs="Aparajita"/>
        </w:rPr>
        <w:t xml:space="preserve"> disparities in maternal experiences</w:t>
      </w:r>
      <w:r w:rsidR="003F27DD">
        <w:rPr>
          <w:rFonts w:ascii="Aparajita" w:hAnsi="Aparajita" w:cs="Aparajita"/>
        </w:rPr>
        <w:t xml:space="preserve"> </w:t>
      </w:r>
      <w:r w:rsidR="008171D1">
        <w:rPr>
          <w:rFonts w:ascii="Aparajita" w:hAnsi="Aparajita" w:cs="Aparajita"/>
        </w:rPr>
        <w:t>even a</w:t>
      </w:r>
      <w:ins w:id="268" w:author="Jenny Trinitapoli" w:date="2020-07-10T18:23:00Z">
        <w:r w:rsidR="002B7FC5">
          <w:rPr>
            <w:rFonts w:ascii="Aparajita" w:hAnsi="Aparajita" w:cs="Aparajita"/>
          </w:rPr>
          <w:t>s many</w:t>
        </w:r>
      </w:ins>
      <w:del w:id="269" w:author="Jenny Trinitapoli" w:date="2020-07-10T18:23:00Z">
        <w:r w:rsidR="008171D1" w:rsidDel="002B7FC5">
          <w:rPr>
            <w:rFonts w:ascii="Aparajita" w:hAnsi="Aparajita" w:cs="Aparajita"/>
          </w:rPr>
          <w:delText>mid</w:delText>
        </w:r>
      </w:del>
      <w:r w:rsidR="008171D1">
        <w:rPr>
          <w:rFonts w:ascii="Aparajita" w:hAnsi="Aparajita" w:cs="Aparajita"/>
        </w:rPr>
        <w:t xml:space="preserve"> global demographic </w:t>
      </w:r>
      <w:ins w:id="270" w:author="Jenny Trinitapoli" w:date="2020-07-10T18:23:00Z">
        <w:r w:rsidR="002B7FC5">
          <w:rPr>
            <w:rFonts w:ascii="Aparajita" w:hAnsi="Aparajita" w:cs="Aparajita"/>
          </w:rPr>
          <w:t xml:space="preserve">metrics </w:t>
        </w:r>
      </w:ins>
      <w:r w:rsidR="008171D1">
        <w:rPr>
          <w:rFonts w:ascii="Aparajita" w:hAnsi="Aparajita" w:cs="Aparajita"/>
        </w:rPr>
        <w:t>converge</w:t>
      </w:r>
      <w:del w:id="271" w:author="Jenny Trinitapoli" w:date="2020-07-10T18:23:00Z">
        <w:r w:rsidR="008171D1" w:rsidDel="002B7FC5">
          <w:rPr>
            <w:rFonts w:ascii="Aparajita" w:hAnsi="Aparajita" w:cs="Aparajita"/>
          </w:rPr>
          <w:delText>nce</w:delText>
        </w:r>
      </w:del>
      <w:r w:rsidR="008171D1">
        <w:rPr>
          <w:rFonts w:ascii="Aparajita" w:hAnsi="Aparajita" w:cs="Aparajita"/>
        </w:rPr>
        <w:t xml:space="preserve">. </w:t>
      </w:r>
    </w:p>
    <w:p w14:paraId="2E36FA10" w14:textId="77777777" w:rsidR="00D7757E" w:rsidRPr="009F00FF" w:rsidRDefault="00D7757E" w:rsidP="00715507">
      <w:pPr>
        <w:rPr>
          <w:rFonts w:ascii="Aparajita" w:hAnsi="Aparajita" w:cs="Aparajita"/>
          <w:b/>
          <w:bCs/>
        </w:rPr>
      </w:pPr>
    </w:p>
    <w:p w14:paraId="1B4AAB32" w14:textId="77777777" w:rsidR="00B97F50" w:rsidRDefault="00B97F50">
      <w:pPr>
        <w:spacing w:after="160" w:line="259" w:lineRule="auto"/>
        <w:rPr>
          <w:ins w:id="272" w:author="Jenny Trinitapoli" w:date="2020-07-10T17:24:00Z"/>
          <w:rFonts w:ascii="Aparajita" w:hAnsi="Aparajita" w:cs="Aparajita"/>
          <w:b/>
          <w:bCs/>
        </w:rPr>
      </w:pPr>
      <w:ins w:id="273" w:author="Jenny Trinitapoli" w:date="2020-07-10T17:24:00Z">
        <w:r>
          <w:rPr>
            <w:rFonts w:ascii="Aparajita" w:hAnsi="Aparajita" w:cs="Aparajita"/>
            <w:b/>
            <w:bCs/>
          </w:rPr>
          <w:br w:type="page"/>
        </w:r>
      </w:ins>
    </w:p>
    <w:p w14:paraId="4B954D4F" w14:textId="5D68DF48" w:rsidR="000A3508" w:rsidRDefault="000A3508" w:rsidP="00715507">
      <w:pPr>
        <w:rPr>
          <w:rFonts w:ascii="Aparajita" w:hAnsi="Aparajita" w:cs="Aparajita"/>
          <w:b/>
          <w:bCs/>
        </w:rPr>
      </w:pPr>
      <w:r w:rsidRPr="00266175">
        <w:rPr>
          <w:rFonts w:ascii="Aparajita" w:hAnsi="Aparajita" w:cs="Aparajita"/>
          <w:b/>
          <w:bCs/>
        </w:rPr>
        <w:lastRenderedPageBreak/>
        <w:t xml:space="preserve">Approach </w:t>
      </w:r>
    </w:p>
    <w:p w14:paraId="681AE855" w14:textId="77777777" w:rsidR="00114E0C" w:rsidRPr="00266175" w:rsidRDefault="00114E0C" w:rsidP="00715507">
      <w:pPr>
        <w:rPr>
          <w:rFonts w:ascii="Aparajita" w:hAnsi="Aparajita" w:cs="Aparajita"/>
        </w:rPr>
      </w:pPr>
    </w:p>
    <w:p w14:paraId="63EADF6F" w14:textId="46DE1600" w:rsidR="003D3C1C" w:rsidRDefault="000A3508" w:rsidP="005E1FE4">
      <w:pPr>
        <w:autoSpaceDE w:val="0"/>
        <w:autoSpaceDN w:val="0"/>
        <w:adjustRightInd w:val="0"/>
        <w:rPr>
          <w:ins w:id="274" w:author="Jenny Trinitapoli" w:date="2020-07-10T13:30:00Z"/>
          <w:rFonts w:ascii="Aparajita" w:hAnsi="Aparajita" w:cs="Aparajita"/>
        </w:rPr>
      </w:pPr>
      <w:commentRangeStart w:id="275"/>
      <w:r w:rsidRPr="00266175">
        <w:rPr>
          <w:rFonts w:ascii="Aparajita" w:hAnsi="Aparajita" w:cs="Aparajita"/>
        </w:rPr>
        <w:t xml:space="preserve">We </w:t>
      </w:r>
      <w:ins w:id="276" w:author="Jenny Trinitapoli" w:date="2020-07-10T13:26:00Z">
        <w:r w:rsidR="003D3C1C">
          <w:rPr>
            <w:rFonts w:ascii="Aparajita" w:hAnsi="Aparajita" w:cs="Aparajita"/>
          </w:rPr>
          <w:t xml:space="preserve">first </w:t>
        </w:r>
      </w:ins>
      <w:r w:rsidR="00F4101F" w:rsidRPr="00266175">
        <w:rPr>
          <w:rFonts w:ascii="Aparajita" w:hAnsi="Aparajita" w:cs="Aparajita"/>
        </w:rPr>
        <w:t xml:space="preserve">generate the </w:t>
      </w:r>
      <w:ins w:id="277" w:author="Jenny Trinitapoli" w:date="2020-07-10T17:42:00Z">
        <w:r w:rsidR="000273F3">
          <w:rPr>
            <w:rFonts w:ascii="Aparajita" w:hAnsi="Aparajita" w:cs="Aparajita"/>
          </w:rPr>
          <w:t xml:space="preserve">three </w:t>
        </w:r>
      </w:ins>
      <w:r w:rsidR="00F4101F" w:rsidRPr="00266175">
        <w:rPr>
          <w:rFonts w:ascii="Aparajita" w:hAnsi="Aparajita" w:cs="Aparajita"/>
        </w:rPr>
        <w:t xml:space="preserve">key </w:t>
      </w:r>
      <w:commentRangeEnd w:id="275"/>
      <w:r w:rsidR="00E55FBA">
        <w:rPr>
          <w:rStyle w:val="CommentReference"/>
          <w:rFonts w:asciiTheme="minorHAnsi" w:eastAsiaTheme="minorHAnsi" w:hAnsiTheme="minorHAnsi" w:cstheme="minorBidi"/>
        </w:rPr>
        <w:commentReference w:id="275"/>
      </w:r>
      <w:r w:rsidR="00F4101F" w:rsidRPr="00266175">
        <w:rPr>
          <w:rFonts w:ascii="Aparajita" w:hAnsi="Aparajita" w:cs="Aparajita"/>
        </w:rPr>
        <w:t>study indicators directly, using data from nationally representative surveys that feature women’s reproductive histories</w:t>
      </w:r>
      <w:ins w:id="278" w:author="Jenny Trinitapoli" w:date="2020-07-10T13:37:00Z">
        <w:r w:rsidR="001E2FEC">
          <w:rPr>
            <w:rFonts w:ascii="Aparajita" w:hAnsi="Aparajita" w:cs="Aparajita"/>
          </w:rPr>
          <w:t xml:space="preserve">. Second, </w:t>
        </w:r>
      </w:ins>
      <w:del w:id="279" w:author="Jenny Trinitapoli" w:date="2020-07-10T13:37:00Z">
        <w:r w:rsidR="00F4101F" w:rsidRPr="00266175" w:rsidDel="001E2FEC">
          <w:rPr>
            <w:rFonts w:ascii="Aparajita" w:hAnsi="Aparajita" w:cs="Aparajita"/>
          </w:rPr>
          <w:delText xml:space="preserve"> and</w:delText>
        </w:r>
      </w:del>
      <w:del w:id="280" w:author="Jenny Trinitapoli" w:date="2020-07-10T13:30:00Z">
        <w:r w:rsidR="00F4101F" w:rsidRPr="00266175" w:rsidDel="003D3C1C">
          <w:rPr>
            <w:rFonts w:ascii="Aparajita" w:hAnsi="Aparajita" w:cs="Aparajita"/>
          </w:rPr>
          <w:delText>, in countries where such data are unavailable,</w:delText>
        </w:r>
      </w:del>
      <w:del w:id="281" w:author="Jenny Trinitapoli" w:date="2020-07-10T13:37:00Z">
        <w:r w:rsidR="00F4101F" w:rsidRPr="00266175" w:rsidDel="001E2FEC">
          <w:rPr>
            <w:rFonts w:ascii="Aparajita" w:hAnsi="Aparajita" w:cs="Aparajita"/>
          </w:rPr>
          <w:delText xml:space="preserve"> </w:delText>
        </w:r>
      </w:del>
      <w:r w:rsidR="00F4101F" w:rsidRPr="00266175">
        <w:rPr>
          <w:rFonts w:ascii="Aparajita" w:hAnsi="Aparajita" w:cs="Aparajita"/>
        </w:rPr>
        <w:t xml:space="preserve">we </w:t>
      </w:r>
      <w:del w:id="282" w:author="MPIDR_D\alburezgutierrez" w:date="2020-07-31T08:01:00Z">
        <w:r w:rsidR="003F27DD" w:rsidDel="00ED274B">
          <w:rPr>
            <w:rFonts w:ascii="Aparajita" w:hAnsi="Aparajita" w:cs="Aparajita"/>
          </w:rPr>
          <w:delText xml:space="preserve">use </w:delText>
        </w:r>
      </w:del>
      <w:ins w:id="283" w:author="MPIDR_D\alburezgutierrez" w:date="2020-07-31T08:01:00Z">
        <w:r w:rsidR="00ED274B">
          <w:rPr>
            <w:rFonts w:ascii="Aparajita" w:hAnsi="Aparajita" w:cs="Aparajita"/>
          </w:rPr>
          <w:t>introduce a novel</w:t>
        </w:r>
        <w:r w:rsidR="00ED274B">
          <w:rPr>
            <w:rFonts w:ascii="Aparajita" w:hAnsi="Aparajita" w:cs="Aparajita"/>
          </w:rPr>
          <w:t xml:space="preserve"> </w:t>
        </w:r>
      </w:ins>
      <w:del w:id="284" w:author="MPIDR_D\alburezgutierrez" w:date="2020-07-31T08:01:00Z">
        <w:r w:rsidR="003F27DD" w:rsidDel="00ED274B">
          <w:rPr>
            <w:rFonts w:ascii="Aparajita" w:hAnsi="Aparajita" w:cs="Aparajita"/>
          </w:rPr>
          <w:delText>a</w:delText>
        </w:r>
      </w:del>
      <w:ins w:id="285" w:author="MPIDR_D\Zagheni" w:date="2020-07-14T17:50:00Z">
        <w:del w:id="286" w:author="MPIDR_D\alburezgutierrez" w:date="2020-07-31T08:01:00Z">
          <w:r w:rsidR="00FF6198" w:rsidDel="00ED274B">
            <w:rPr>
              <w:rFonts w:ascii="Aparajita" w:hAnsi="Aparajita" w:cs="Aparajita"/>
            </w:rPr>
            <w:delText xml:space="preserve"> </w:delText>
          </w:r>
        </w:del>
        <w:r w:rsidR="00FF6198">
          <w:rPr>
            <w:rFonts w:ascii="Aparajita" w:hAnsi="Aparajita" w:cs="Aparajita"/>
          </w:rPr>
          <w:t>formal</w:t>
        </w:r>
      </w:ins>
      <w:r w:rsidR="00F4101F" w:rsidRPr="00266175">
        <w:rPr>
          <w:rFonts w:ascii="Aparajita" w:hAnsi="Aparajita" w:cs="Aparajita"/>
        </w:rPr>
        <w:t xml:space="preserve"> </w:t>
      </w:r>
      <w:ins w:id="287" w:author="MPIDR_D\Zagheni" w:date="2020-07-14T17:51:00Z">
        <w:r w:rsidR="00FF6198">
          <w:rPr>
            <w:rFonts w:ascii="Aparajita" w:hAnsi="Aparajita" w:cs="Aparajita"/>
          </w:rPr>
          <w:t>demographic</w:t>
        </w:r>
      </w:ins>
      <w:del w:id="288" w:author="MPIDR_D\Zagheni" w:date="2020-07-14T17:51:00Z">
        <w:r w:rsidR="00F4101F" w:rsidRPr="00266175" w:rsidDel="00FF6198">
          <w:rPr>
            <w:rFonts w:ascii="Aparajita" w:hAnsi="Aparajita" w:cs="Aparajita"/>
          </w:rPr>
          <w:delText>kin-cohort</w:delText>
        </w:r>
      </w:del>
      <w:r w:rsidR="00F4101F" w:rsidRPr="00266175">
        <w:rPr>
          <w:rFonts w:ascii="Aparajita" w:hAnsi="Aparajita" w:cs="Aparajita"/>
        </w:rPr>
        <w:t xml:space="preserve"> approach</w:t>
      </w:r>
      <w:r w:rsidR="003F27DD">
        <w:rPr>
          <w:rFonts w:ascii="Aparajita" w:hAnsi="Aparajita" w:cs="Aparajita"/>
        </w:rPr>
        <w:t xml:space="preserve"> to indirectly estimate the prevalence of bereaved mothers</w:t>
      </w:r>
      <w:r w:rsidR="00F4101F" w:rsidRPr="00266175">
        <w:rPr>
          <w:rFonts w:ascii="Aparajita" w:hAnsi="Aparajita" w:cs="Aparajita"/>
        </w:rPr>
        <w:t>.</w:t>
      </w:r>
      <w:ins w:id="289" w:author="MPIDR_D\Zagheni" w:date="2020-07-14T17:51:00Z">
        <w:r w:rsidR="00FF6198">
          <w:rPr>
            <w:rFonts w:ascii="Aparajita" w:hAnsi="Aparajita" w:cs="Aparajita"/>
          </w:rPr>
          <w:t xml:space="preserve"> We refer to the approach as the kin-cohort method, as it relies on kinship</w:t>
        </w:r>
      </w:ins>
      <w:ins w:id="290" w:author="MPIDR_D\Zagheni" w:date="2020-07-14T17:52:00Z">
        <w:r w:rsidR="00FF6198">
          <w:rPr>
            <w:rFonts w:ascii="Aparajita" w:hAnsi="Aparajita" w:cs="Aparajita"/>
          </w:rPr>
          <w:t xml:space="preserve"> equations and cohort reconstructions.</w:t>
        </w:r>
      </w:ins>
      <w:ins w:id="291" w:author="MPIDR_D\Zagheni" w:date="2020-07-14T17:51:00Z">
        <w:r w:rsidR="00FF6198">
          <w:rPr>
            <w:rFonts w:ascii="Aparajita" w:hAnsi="Aparajita" w:cs="Aparajita"/>
          </w:rPr>
          <w:t xml:space="preserve"> </w:t>
        </w:r>
      </w:ins>
      <w:r w:rsidR="00F4101F" w:rsidRPr="00266175">
        <w:rPr>
          <w:rFonts w:ascii="Aparajita" w:hAnsi="Aparajita" w:cs="Aparajita"/>
        </w:rPr>
        <w:t xml:space="preserve"> </w:t>
      </w:r>
      <w:ins w:id="292" w:author="Jenny Trinitapoli" w:date="2020-07-10T13:48:00Z">
        <w:r w:rsidR="00D16B54">
          <w:rPr>
            <w:rFonts w:ascii="Aparajita" w:hAnsi="Aparajita" w:cs="Aparajita"/>
          </w:rPr>
          <w:t xml:space="preserve">Third, </w:t>
        </w:r>
      </w:ins>
      <w:ins w:id="293" w:author="Jenny Trinitapoli" w:date="2020-07-10T13:49:00Z">
        <w:r w:rsidR="00E55FBA">
          <w:rPr>
            <w:rFonts w:ascii="Aparajita" w:hAnsi="Aparajita" w:cs="Aparajita"/>
          </w:rPr>
          <w:t xml:space="preserve">using data from </w:t>
        </w:r>
      </w:ins>
      <w:ins w:id="294" w:author="Jenny Trinitapoli" w:date="2020-07-10T13:48:00Z">
        <w:r w:rsidR="00D16B54">
          <w:rPr>
            <w:rFonts w:ascii="Aparajita" w:hAnsi="Aparajita" w:cs="Aparajita"/>
          </w:rPr>
          <w:t xml:space="preserve">countries </w:t>
        </w:r>
      </w:ins>
      <w:ins w:id="295" w:author="Jenny Trinitapoli" w:date="2020-07-10T13:49:00Z">
        <w:r w:rsidR="00E55FBA">
          <w:rPr>
            <w:rFonts w:ascii="Aparajita" w:hAnsi="Aparajita" w:cs="Aparajita"/>
          </w:rPr>
          <w:t>for</w:t>
        </w:r>
      </w:ins>
      <w:ins w:id="296" w:author="Jenny Trinitapoli" w:date="2020-07-10T13:48:00Z">
        <w:r w:rsidR="00D16B54">
          <w:rPr>
            <w:rFonts w:ascii="Aparajita" w:hAnsi="Aparajita" w:cs="Aparajita"/>
          </w:rPr>
          <w:t xml:space="preserve"> which both </w:t>
        </w:r>
      </w:ins>
      <w:ins w:id="297" w:author="Jenny Trinitapoli" w:date="2020-07-10T13:49:00Z">
        <w:r w:rsidR="00E55FBA">
          <w:rPr>
            <w:rFonts w:ascii="Aparajita" w:hAnsi="Aparajita" w:cs="Aparajita"/>
          </w:rPr>
          <w:t xml:space="preserve">types of estimates could be </w:t>
        </w:r>
      </w:ins>
      <w:ins w:id="298" w:author="Jenny Trinitapoli" w:date="2020-07-10T13:48:00Z">
        <w:r w:rsidR="00D16B54">
          <w:rPr>
            <w:rFonts w:ascii="Aparajita" w:hAnsi="Aparajita" w:cs="Aparajita"/>
          </w:rPr>
          <w:t xml:space="preserve">produced, we systematically compare the </w:t>
        </w:r>
      </w:ins>
      <w:ins w:id="299" w:author="Jenny Trinitapoli" w:date="2020-07-10T13:49:00Z">
        <w:r w:rsidR="00E55FBA">
          <w:rPr>
            <w:rFonts w:ascii="Aparajita" w:hAnsi="Aparajita" w:cs="Aparajita"/>
          </w:rPr>
          <w:t xml:space="preserve">two and </w:t>
        </w:r>
      </w:ins>
      <w:ins w:id="300" w:author="Jenny Trinitapoli" w:date="2020-07-10T13:48:00Z">
        <w:r w:rsidR="00D16B54">
          <w:rPr>
            <w:rFonts w:ascii="Aparajita" w:hAnsi="Aparajita" w:cs="Aparajita"/>
          </w:rPr>
          <w:t xml:space="preserve">assess </w:t>
        </w:r>
      </w:ins>
      <w:ins w:id="301" w:author="Jenny Trinitapoli" w:date="2020-07-10T13:49:00Z">
        <w:r w:rsidR="00E55FBA">
          <w:rPr>
            <w:rFonts w:ascii="Aparajita" w:hAnsi="Aparajita" w:cs="Aparajita"/>
          </w:rPr>
          <w:t xml:space="preserve">their </w:t>
        </w:r>
      </w:ins>
      <w:ins w:id="302" w:author="Jenny Trinitapoli" w:date="2020-07-10T13:48:00Z">
        <w:r w:rsidR="00D16B54">
          <w:rPr>
            <w:rFonts w:ascii="Aparajita" w:hAnsi="Aparajita" w:cs="Aparajita"/>
          </w:rPr>
          <w:t>validity.</w:t>
        </w:r>
      </w:ins>
      <w:ins w:id="303" w:author="Jenny Trinitapoli" w:date="2020-07-10T17:43:00Z">
        <w:r w:rsidR="000273F3">
          <w:rPr>
            <w:rFonts w:ascii="Aparajita" w:hAnsi="Aparajita" w:cs="Aparajita"/>
          </w:rPr>
          <w:t xml:space="preserve"> For countries where </w:t>
        </w:r>
        <w:commentRangeStart w:id="304"/>
        <w:r w:rsidR="000273F3">
          <w:rPr>
            <w:rFonts w:ascii="Aparajita" w:hAnsi="Aparajita" w:cs="Aparajita"/>
          </w:rPr>
          <w:t>available data</w:t>
        </w:r>
      </w:ins>
      <w:commentRangeEnd w:id="304"/>
      <w:r w:rsidR="004F6A28">
        <w:rPr>
          <w:rStyle w:val="CommentReference"/>
          <w:rFonts w:asciiTheme="minorHAnsi" w:eastAsiaTheme="minorHAnsi" w:hAnsiTheme="minorHAnsi" w:cstheme="minorBidi"/>
        </w:rPr>
        <w:commentReference w:id="304"/>
      </w:r>
      <w:ins w:id="305" w:author="Jenny Trinitapoli" w:date="2020-07-10T17:43:00Z">
        <w:r w:rsidR="000273F3">
          <w:rPr>
            <w:rFonts w:ascii="Aparajita" w:hAnsi="Aparajita" w:cs="Aparajita"/>
          </w:rPr>
          <w:t xml:space="preserve"> are insufficient for calculating maternal measures of infant and child mortality using the direct method, we present only the kin-cohort estimates</w:t>
        </w:r>
      </w:ins>
      <w:ins w:id="306" w:author="Jenny Trinitapoli" w:date="2020-07-10T17:44:00Z">
        <w:r w:rsidR="000273F3">
          <w:rPr>
            <w:rFonts w:ascii="Aparajita" w:hAnsi="Aparajita" w:cs="Aparajita"/>
          </w:rPr>
          <w:t xml:space="preserve"> to provide a thoroughly global overview</w:t>
        </w:r>
      </w:ins>
      <w:ins w:id="307" w:author="Jenny Trinitapoli" w:date="2020-07-10T17:43:00Z">
        <w:r w:rsidR="000273F3">
          <w:rPr>
            <w:rFonts w:ascii="Aparajita" w:hAnsi="Aparajita" w:cs="Aparajita"/>
          </w:rPr>
          <w:t>.</w:t>
        </w:r>
      </w:ins>
    </w:p>
    <w:p w14:paraId="153F4641" w14:textId="77777777" w:rsidR="003D3C1C" w:rsidRDefault="003D3C1C" w:rsidP="005E1FE4">
      <w:pPr>
        <w:autoSpaceDE w:val="0"/>
        <w:autoSpaceDN w:val="0"/>
        <w:adjustRightInd w:val="0"/>
        <w:rPr>
          <w:ins w:id="308" w:author="Jenny Trinitapoli" w:date="2020-07-10T13:30:00Z"/>
          <w:rFonts w:ascii="Aparajita" w:hAnsi="Aparajita" w:cs="Aparajita"/>
        </w:rPr>
      </w:pPr>
    </w:p>
    <w:p w14:paraId="3544792A" w14:textId="197C5BD4" w:rsidR="003A397A" w:rsidRPr="00266175" w:rsidRDefault="00F4101F">
      <w:pPr>
        <w:autoSpaceDE w:val="0"/>
        <w:autoSpaceDN w:val="0"/>
        <w:adjustRightInd w:val="0"/>
        <w:ind w:firstLine="720"/>
        <w:rPr>
          <w:rFonts w:ascii="Aparajita" w:hAnsi="Aparajita" w:cs="Aparajita"/>
        </w:rPr>
        <w:pPrChange w:id="309" w:author="Jenny Trinitapoli" w:date="2020-07-10T13:52:00Z">
          <w:pPr>
            <w:autoSpaceDE w:val="0"/>
            <w:autoSpaceDN w:val="0"/>
            <w:adjustRightInd w:val="0"/>
          </w:pPr>
        </w:pPrChange>
      </w:pPr>
      <w:r w:rsidRPr="00266175">
        <w:rPr>
          <w:rFonts w:ascii="Aparajita" w:hAnsi="Aparajita" w:cs="Aparajita"/>
        </w:rPr>
        <w:t xml:space="preserve">Beginning with our direct estimation strategy, we make use of </w:t>
      </w:r>
      <w:r w:rsidR="003F27DD">
        <w:rPr>
          <w:rFonts w:ascii="Aparajita" w:hAnsi="Aparajita" w:cs="Aparajita"/>
        </w:rPr>
        <w:t>three data</w:t>
      </w:r>
      <w:r w:rsidR="00096046" w:rsidRPr="00266175">
        <w:rPr>
          <w:rFonts w:ascii="Aparajita" w:hAnsi="Aparajita" w:cs="Aparajita"/>
        </w:rPr>
        <w:t xml:space="preserve"> sources. </w:t>
      </w:r>
      <w:del w:id="310" w:author="Jenny Trinitapoli" w:date="2020-07-10T18:57:00Z">
        <w:r w:rsidR="00096046" w:rsidRPr="00266175" w:rsidDel="00477120">
          <w:rPr>
            <w:rFonts w:ascii="Aparajita" w:hAnsi="Aparajita" w:cs="Aparajita"/>
          </w:rPr>
          <w:delText xml:space="preserve">In </w:delText>
        </w:r>
      </w:del>
      <w:ins w:id="311" w:author="Jenny Trinitapoli" w:date="2020-07-10T18:57:00Z">
        <w:r w:rsidR="00477120">
          <w:rPr>
            <w:rFonts w:ascii="Aparajita" w:hAnsi="Aparajita" w:cs="Aparajita"/>
          </w:rPr>
          <w:t>For</w:t>
        </w:r>
        <w:r w:rsidR="00477120" w:rsidRPr="00266175">
          <w:rPr>
            <w:rFonts w:ascii="Aparajita" w:hAnsi="Aparajita" w:cs="Aparajita"/>
          </w:rPr>
          <w:t xml:space="preserve"> </w:t>
        </w:r>
      </w:ins>
      <w:r w:rsidR="00160F75">
        <w:rPr>
          <w:rFonts w:ascii="Aparajita" w:hAnsi="Aparajita" w:cs="Aparajita"/>
        </w:rPr>
        <w:t>56</w:t>
      </w:r>
      <w:r w:rsidR="00160F75" w:rsidRPr="00266175">
        <w:rPr>
          <w:rFonts w:ascii="Aparajita" w:hAnsi="Aparajita" w:cs="Aparajita"/>
        </w:rPr>
        <w:t xml:space="preserve"> </w:t>
      </w:r>
      <w:r w:rsidR="00096046" w:rsidRPr="00266175">
        <w:rPr>
          <w:rFonts w:ascii="Aparajita" w:hAnsi="Aparajita" w:cs="Aparajita"/>
        </w:rPr>
        <w:t>countries, we leverage</w:t>
      </w:r>
      <w:r w:rsidRPr="00266175">
        <w:rPr>
          <w:rFonts w:ascii="Aparajita" w:hAnsi="Aparajita" w:cs="Aparajita"/>
        </w:rPr>
        <w:t xml:space="preserve"> </w:t>
      </w:r>
      <w:ins w:id="312" w:author="Jenny Trinitapoli" w:date="2020-07-10T13:39:00Z">
        <w:r w:rsidR="001E2FEC">
          <w:rPr>
            <w:rFonts w:ascii="Aparajita" w:hAnsi="Aparajita" w:cs="Aparajita"/>
          </w:rPr>
          <w:t xml:space="preserve">data from the </w:t>
        </w:r>
      </w:ins>
      <w:r w:rsidR="0045097D" w:rsidRPr="00266175">
        <w:rPr>
          <w:rFonts w:ascii="Aparajita" w:hAnsi="Aparajita" w:cs="Aparajita"/>
        </w:rPr>
        <w:t xml:space="preserve">Demographic and Health Surveys </w:t>
      </w:r>
      <w:r w:rsidR="00487A62" w:rsidRPr="00266175">
        <w:rPr>
          <w:rFonts w:ascii="Aparajita" w:hAnsi="Aparajita" w:cs="Aparajita"/>
        </w:rPr>
        <w:t>(DHS)</w:t>
      </w:r>
      <w:r w:rsidR="00910540" w:rsidRPr="00266175">
        <w:rPr>
          <w:rFonts w:ascii="Aparajita" w:hAnsi="Aparajita" w:cs="Aparajita"/>
        </w:rPr>
        <w:t xml:space="preserve"> </w:t>
      </w:r>
      <w:del w:id="313" w:author="Jenny Trinitapoli" w:date="2020-07-10T13:39:00Z">
        <w:r w:rsidR="00096046" w:rsidRPr="00266175" w:rsidDel="001E2FEC">
          <w:rPr>
            <w:rFonts w:ascii="Aparajita" w:hAnsi="Aparajita" w:cs="Aparajita"/>
          </w:rPr>
          <w:delText>data</w:delText>
        </w:r>
      </w:del>
      <w:ins w:id="314" w:author="Jenny Trinitapoli" w:date="2020-07-10T13:39:00Z">
        <w:r w:rsidR="001E2FEC">
          <w:rPr>
            <w:rFonts w:ascii="Aparajita" w:hAnsi="Aparajita" w:cs="Aparajita"/>
          </w:rPr>
          <w:t xml:space="preserve">program </w:t>
        </w:r>
      </w:ins>
      <w:r w:rsidR="00096046" w:rsidRPr="00266175">
        <w:rPr>
          <w:rFonts w:ascii="Aparajita" w:hAnsi="Aparajita" w:cs="Aparajita"/>
        </w:rPr>
        <w:t>—the most widely used data</w:t>
      </w:r>
      <w:ins w:id="315" w:author="Jenny Trinitapoli" w:date="2020-07-10T13:38:00Z">
        <w:r w:rsidR="001E2FEC">
          <w:rPr>
            <w:rFonts w:ascii="Aparajita" w:hAnsi="Aparajita" w:cs="Aparajita"/>
          </w:rPr>
          <w:t xml:space="preserve"> source</w:t>
        </w:r>
      </w:ins>
      <w:del w:id="316" w:author="Jenny Trinitapoli" w:date="2020-07-10T13:38:00Z">
        <w:r w:rsidR="00096046" w:rsidRPr="00266175" w:rsidDel="001E2FEC">
          <w:rPr>
            <w:rFonts w:ascii="Aparajita" w:hAnsi="Aparajita" w:cs="Aparajita"/>
          </w:rPr>
          <w:delText>set</w:delText>
        </w:r>
      </w:del>
      <w:r w:rsidR="00096046" w:rsidRPr="00266175">
        <w:rPr>
          <w:rFonts w:ascii="Aparajita" w:hAnsi="Aparajita" w:cs="Aparajita"/>
        </w:rPr>
        <w:t xml:space="preserve"> </w:t>
      </w:r>
      <w:r w:rsidR="003F6C30" w:rsidRPr="00266175">
        <w:rPr>
          <w:rFonts w:ascii="Aparajita" w:hAnsi="Aparajita" w:cs="Aparajita"/>
        </w:rPr>
        <w:t xml:space="preserve">for </w:t>
      </w:r>
      <w:r w:rsidR="003F27DD">
        <w:rPr>
          <w:rFonts w:ascii="Aparajita" w:hAnsi="Aparajita" w:cs="Aparajita"/>
        </w:rPr>
        <w:t>global studies of child mortality</w:t>
      </w:r>
      <w:r w:rsidR="003F6C30" w:rsidRPr="00266175">
        <w:rPr>
          <w:rFonts w:ascii="Aparajita" w:hAnsi="Aparajita" w:cs="Aparajita"/>
        </w:rPr>
        <w:t xml:space="preserve">. DHS </w:t>
      </w:r>
      <w:r w:rsidR="0095037A">
        <w:rPr>
          <w:rFonts w:ascii="Aparajita" w:hAnsi="Aparajita" w:cs="Aparajita"/>
        </w:rPr>
        <w:t>data come from</w:t>
      </w:r>
      <w:r w:rsidR="003F6C30" w:rsidRPr="00266175">
        <w:rPr>
          <w:rFonts w:ascii="Aparajita" w:hAnsi="Aparajita" w:cs="Aparajita"/>
        </w:rPr>
        <w:t xml:space="preserve"> nationally representative household surveys that collect detailed information from various household members, including women ages 15-49. The</w:t>
      </w:r>
      <w:ins w:id="317" w:author="Jenny Trinitapoli" w:date="2020-07-10T13:39:00Z">
        <w:r w:rsidR="001E2FEC">
          <w:rPr>
            <w:rFonts w:ascii="Aparajita" w:hAnsi="Aparajita" w:cs="Aparajita"/>
          </w:rPr>
          <w:t>se</w:t>
        </w:r>
      </w:ins>
      <w:r w:rsidR="003F6C30" w:rsidRPr="00266175">
        <w:rPr>
          <w:rFonts w:ascii="Aparajita" w:hAnsi="Aparajita" w:cs="Aparajita"/>
        </w:rPr>
        <w:t xml:space="preserve"> public use surveys, funded by the United States Agency for International Development (USAID) are available </w:t>
      </w:r>
      <w:ins w:id="318" w:author="Jenny Trinitapoli" w:date="2020-07-10T13:39:00Z">
        <w:r w:rsidR="001E2FEC">
          <w:rPr>
            <w:rFonts w:ascii="Aparajita" w:hAnsi="Aparajita" w:cs="Aparajita"/>
          </w:rPr>
          <w:t xml:space="preserve">to researchers </w:t>
        </w:r>
      </w:ins>
      <w:r w:rsidR="003F6C30" w:rsidRPr="00266175">
        <w:rPr>
          <w:rFonts w:ascii="Aparajita" w:hAnsi="Aparajita" w:cs="Aparajita"/>
        </w:rPr>
        <w:t xml:space="preserve">at </w:t>
      </w:r>
      <w:r w:rsidR="002A009B">
        <w:fldChar w:fldCharType="begin"/>
      </w:r>
      <w:r w:rsidR="002A009B">
        <w:instrText xml:space="preserve"> HYPERLINK "https://dhsprogram.com/" </w:instrText>
      </w:r>
      <w:r w:rsidR="002A009B">
        <w:fldChar w:fldCharType="separate"/>
      </w:r>
      <w:r w:rsidR="003F6C30" w:rsidRPr="00266175">
        <w:rPr>
          <w:rStyle w:val="Hyperlink"/>
          <w:rFonts w:ascii="Aparajita" w:hAnsi="Aparajita" w:cs="Aparajita"/>
        </w:rPr>
        <w:t>https://dhsprogram.com/</w:t>
      </w:r>
      <w:r w:rsidR="002A009B">
        <w:rPr>
          <w:rStyle w:val="Hyperlink"/>
          <w:rFonts w:ascii="Aparajita" w:hAnsi="Aparajita" w:cs="Aparajita"/>
        </w:rPr>
        <w:fldChar w:fldCharType="end"/>
      </w:r>
      <w:r w:rsidR="003F6C30" w:rsidRPr="00266175">
        <w:rPr>
          <w:rFonts w:ascii="Aparajita" w:hAnsi="Aparajita" w:cs="Aparajita"/>
        </w:rPr>
        <w:t xml:space="preserve">. </w:t>
      </w:r>
      <w:del w:id="319" w:author="Jenny Trinitapoli" w:date="2020-07-10T18:57:00Z">
        <w:r w:rsidR="003F6C30" w:rsidRPr="00266175" w:rsidDel="00477120">
          <w:rPr>
            <w:rFonts w:ascii="Aparajita" w:hAnsi="Aparajita" w:cs="Aparajita"/>
          </w:rPr>
          <w:delText xml:space="preserve">In </w:delText>
        </w:r>
      </w:del>
      <w:ins w:id="320" w:author="Jenny Trinitapoli" w:date="2020-07-10T18:57:00Z">
        <w:r w:rsidR="00477120">
          <w:rPr>
            <w:rFonts w:ascii="Aparajita" w:hAnsi="Aparajita" w:cs="Aparajita"/>
          </w:rPr>
          <w:t>For</w:t>
        </w:r>
        <w:r w:rsidR="00477120" w:rsidRPr="00266175">
          <w:rPr>
            <w:rFonts w:ascii="Aparajita" w:hAnsi="Aparajita" w:cs="Aparajita"/>
          </w:rPr>
          <w:t xml:space="preserve"> </w:t>
        </w:r>
      </w:ins>
      <w:r w:rsidR="00160F75">
        <w:rPr>
          <w:rFonts w:ascii="Aparajita" w:hAnsi="Aparajita" w:cs="Aparajita"/>
        </w:rPr>
        <w:t>32</w:t>
      </w:r>
      <w:r w:rsidR="00160F75" w:rsidRPr="00266175">
        <w:rPr>
          <w:rFonts w:ascii="Aparajita" w:hAnsi="Aparajita" w:cs="Aparajita"/>
        </w:rPr>
        <w:t xml:space="preserve"> </w:t>
      </w:r>
      <w:r w:rsidR="003F6C30" w:rsidRPr="00266175">
        <w:rPr>
          <w:rFonts w:ascii="Aparajita" w:hAnsi="Aparajita" w:cs="Aparajita"/>
        </w:rPr>
        <w:t>countries, w</w:t>
      </w:r>
      <w:ins w:id="321" w:author="Jenny Trinitapoli" w:date="2020-07-10T18:57:00Z">
        <w:r w:rsidR="00477120">
          <w:rPr>
            <w:rFonts w:ascii="Aparajita" w:hAnsi="Aparajita" w:cs="Aparajita"/>
          </w:rPr>
          <w:t>ithout</w:t>
        </w:r>
      </w:ins>
      <w:ins w:id="322" w:author="Jenny Trinitapoli" w:date="2020-07-10T18:58:00Z">
        <w:r w:rsidR="00477120">
          <w:rPr>
            <w:rFonts w:ascii="Aparajita" w:hAnsi="Aparajita" w:cs="Aparajita"/>
          </w:rPr>
          <w:t xml:space="preserve"> a recent </w:t>
        </w:r>
      </w:ins>
      <w:del w:id="323" w:author="Jenny Trinitapoli" w:date="2020-07-10T18:58:00Z">
        <w:r w:rsidR="003F6C30" w:rsidRPr="00266175" w:rsidDel="00477120">
          <w:rPr>
            <w:rFonts w:ascii="Aparajita" w:hAnsi="Aparajita" w:cs="Aparajita"/>
          </w:rPr>
          <w:delText xml:space="preserve">here </w:delText>
        </w:r>
        <w:r w:rsidR="003F27DD" w:rsidDel="00477120">
          <w:rPr>
            <w:rFonts w:ascii="Aparajita" w:hAnsi="Aparajita" w:cs="Aparajita"/>
          </w:rPr>
          <w:delText xml:space="preserve">recent </w:delText>
        </w:r>
      </w:del>
      <w:r w:rsidR="003F6C30" w:rsidRPr="00266175">
        <w:rPr>
          <w:rFonts w:ascii="Aparajita" w:hAnsi="Aparajita" w:cs="Aparajita"/>
        </w:rPr>
        <w:t xml:space="preserve">DHS </w:t>
      </w:r>
      <w:r w:rsidR="003F27DD">
        <w:rPr>
          <w:rFonts w:ascii="Aparajita" w:hAnsi="Aparajita" w:cs="Aparajita"/>
        </w:rPr>
        <w:t>survey</w:t>
      </w:r>
      <w:del w:id="324" w:author="Jenny Trinitapoli" w:date="2020-07-10T18:58:00Z">
        <w:r w:rsidR="003F27DD" w:rsidDel="00477120">
          <w:rPr>
            <w:rFonts w:ascii="Aparajita" w:hAnsi="Aparajita" w:cs="Aparajita"/>
          </w:rPr>
          <w:delText>s have not been administered</w:delText>
        </w:r>
      </w:del>
      <w:r w:rsidR="003F27DD">
        <w:rPr>
          <w:rFonts w:ascii="Aparajita" w:hAnsi="Aparajita" w:cs="Aparajita"/>
        </w:rPr>
        <w:t>, we</w:t>
      </w:r>
      <w:r w:rsidR="003F6C30" w:rsidRPr="00266175">
        <w:rPr>
          <w:rFonts w:ascii="Aparajita" w:hAnsi="Aparajita" w:cs="Aparajita"/>
        </w:rPr>
        <w:t xml:space="preserve"> make use of </w:t>
      </w:r>
      <w:r w:rsidR="00910540" w:rsidRPr="00266175">
        <w:rPr>
          <w:rFonts w:ascii="Aparajita" w:hAnsi="Aparajita" w:cs="Aparajita"/>
        </w:rPr>
        <w:t>Multiple Indicator Cluster Surveys</w:t>
      </w:r>
      <w:r w:rsidR="00487A62" w:rsidRPr="00266175">
        <w:rPr>
          <w:rFonts w:ascii="Aparajita" w:hAnsi="Aparajita" w:cs="Aparajita"/>
        </w:rPr>
        <w:t xml:space="preserve"> (MICS)</w:t>
      </w:r>
      <w:ins w:id="325" w:author="Jenny Trinitapoli" w:date="2020-07-10T13:27:00Z">
        <w:r w:rsidR="003D3C1C">
          <w:rPr>
            <w:rFonts w:ascii="Aparajita" w:hAnsi="Aparajita" w:cs="Aparajita"/>
          </w:rPr>
          <w:t xml:space="preserve">, which </w:t>
        </w:r>
      </w:ins>
      <w:del w:id="326" w:author="Jenny Trinitapoli" w:date="2020-07-10T13:27:00Z">
        <w:r w:rsidR="00910540" w:rsidRPr="00266175" w:rsidDel="003D3C1C">
          <w:rPr>
            <w:rFonts w:ascii="Aparajita" w:hAnsi="Aparajita" w:cs="Aparajita"/>
          </w:rPr>
          <w:delText>.</w:delText>
        </w:r>
        <w:r w:rsidR="00B54862" w:rsidRPr="00266175" w:rsidDel="003D3C1C">
          <w:rPr>
            <w:rFonts w:ascii="Aparajita" w:hAnsi="Aparajita" w:cs="Aparajita"/>
          </w:rPr>
          <w:delText xml:space="preserve"> </w:delText>
        </w:r>
        <w:r w:rsidRPr="00266175" w:rsidDel="003D3C1C">
          <w:rPr>
            <w:rFonts w:ascii="Aparajita" w:hAnsi="Aparajita" w:cs="Aparajita"/>
          </w:rPr>
          <w:delText xml:space="preserve">MICS </w:delText>
        </w:r>
        <w:r w:rsidR="0095037A" w:rsidDel="003D3C1C">
          <w:rPr>
            <w:rFonts w:ascii="Aparajita" w:hAnsi="Aparajita" w:cs="Aparajita"/>
          </w:rPr>
          <w:delText xml:space="preserve">data </w:delText>
        </w:r>
        <w:r w:rsidRPr="00266175" w:rsidDel="003D3C1C">
          <w:rPr>
            <w:rFonts w:ascii="Aparajita" w:hAnsi="Aparajita" w:cs="Aparajita"/>
          </w:rPr>
          <w:delText xml:space="preserve">are </w:delText>
        </w:r>
        <w:r w:rsidR="003F27DD" w:rsidDel="003D3C1C">
          <w:rPr>
            <w:rFonts w:ascii="Aparajita" w:hAnsi="Aparajita" w:cs="Aparajita"/>
          </w:rPr>
          <w:delText xml:space="preserve">publicly available, </w:delText>
        </w:r>
        <w:r w:rsidR="0095037A" w:rsidDel="003D3C1C">
          <w:rPr>
            <w:rFonts w:ascii="Aparajita" w:hAnsi="Aparajita" w:cs="Aparajita"/>
          </w:rPr>
          <w:delText xml:space="preserve">and </w:delText>
        </w:r>
      </w:del>
      <w:r w:rsidR="0095037A">
        <w:rPr>
          <w:rFonts w:ascii="Aparajita" w:hAnsi="Aparajita" w:cs="Aparajita"/>
        </w:rPr>
        <w:t xml:space="preserve">come from </w:t>
      </w:r>
      <w:r w:rsidRPr="00266175">
        <w:rPr>
          <w:rFonts w:ascii="Aparajita" w:hAnsi="Aparajita" w:cs="Aparajita"/>
        </w:rPr>
        <w:t>nationally representative household survey</w:t>
      </w:r>
      <w:r w:rsidR="0095037A">
        <w:rPr>
          <w:rFonts w:ascii="Aparajita" w:hAnsi="Aparajita" w:cs="Aparajita"/>
        </w:rPr>
        <w:t xml:space="preserve">s </w:t>
      </w:r>
      <w:r w:rsidRPr="00266175">
        <w:rPr>
          <w:rFonts w:ascii="Aparajita" w:hAnsi="Aparajita" w:cs="Aparajita"/>
        </w:rPr>
        <w:t>funded by UNICEF</w:t>
      </w:r>
      <w:r w:rsidR="003F27DD">
        <w:rPr>
          <w:rFonts w:ascii="Aparajita" w:hAnsi="Aparajita" w:cs="Aparajita"/>
        </w:rPr>
        <w:t xml:space="preserve"> (</w:t>
      </w:r>
      <w:ins w:id="327" w:author="Jenny Trinitapoli" w:date="2020-07-10T13:39:00Z">
        <w:r w:rsidR="001E2FEC">
          <w:rPr>
            <w:rFonts w:ascii="Aparajita" w:hAnsi="Aparajita" w:cs="Aparajita"/>
          </w:rPr>
          <w:t xml:space="preserve">these </w:t>
        </w:r>
      </w:ins>
      <w:r w:rsidR="003F27DD">
        <w:rPr>
          <w:rFonts w:ascii="Aparajita" w:hAnsi="Aparajita" w:cs="Aparajita"/>
        </w:rPr>
        <w:t>data are</w:t>
      </w:r>
      <w:r w:rsidRPr="00266175">
        <w:rPr>
          <w:rFonts w:ascii="Aparajita" w:hAnsi="Aparajita" w:cs="Aparajita"/>
        </w:rPr>
        <w:t xml:space="preserve"> </w:t>
      </w:r>
      <w:ins w:id="328" w:author="Jenny Trinitapoli" w:date="2020-07-10T13:27:00Z">
        <w:r w:rsidR="003D3C1C">
          <w:rPr>
            <w:rFonts w:ascii="Aparajita" w:hAnsi="Aparajita" w:cs="Aparajita"/>
          </w:rPr>
          <w:t xml:space="preserve">publicly </w:t>
        </w:r>
      </w:ins>
      <w:r w:rsidRPr="00266175">
        <w:rPr>
          <w:rFonts w:ascii="Aparajita" w:hAnsi="Aparajita" w:cs="Aparajita"/>
        </w:rPr>
        <w:t xml:space="preserve">available at </w:t>
      </w:r>
      <w:r w:rsidR="002A009B">
        <w:fldChar w:fldCharType="begin"/>
      </w:r>
      <w:r w:rsidR="002A009B">
        <w:instrText xml:space="preserve"> HYPERLINK "https://mics.unicef.org/" </w:instrText>
      </w:r>
      <w:r w:rsidR="002A009B">
        <w:fldChar w:fldCharType="separate"/>
      </w:r>
      <w:r w:rsidRPr="00266175">
        <w:rPr>
          <w:rStyle w:val="Hyperlink"/>
          <w:rFonts w:ascii="Aparajita" w:hAnsi="Aparajita" w:cs="Aparajita"/>
        </w:rPr>
        <w:t>https://mics.unicef.org/</w:t>
      </w:r>
      <w:r w:rsidR="002A009B">
        <w:rPr>
          <w:rStyle w:val="Hyperlink"/>
          <w:rFonts w:ascii="Aparajita" w:hAnsi="Aparajita" w:cs="Aparajita"/>
        </w:rPr>
        <w:fldChar w:fldCharType="end"/>
      </w:r>
      <w:r w:rsidR="003F27DD">
        <w:rPr>
          <w:rStyle w:val="Hyperlink"/>
          <w:rFonts w:ascii="Aparajita" w:hAnsi="Aparajita" w:cs="Aparajita"/>
        </w:rPr>
        <w:t>)</w:t>
      </w:r>
      <w:r w:rsidRPr="00266175">
        <w:rPr>
          <w:rFonts w:ascii="Aparajita" w:hAnsi="Aparajita" w:cs="Aparajita"/>
        </w:rPr>
        <w:t xml:space="preserve">.  </w:t>
      </w:r>
      <w:r w:rsidR="003F6C30" w:rsidRPr="00266175">
        <w:rPr>
          <w:rFonts w:ascii="Aparajita" w:hAnsi="Aparajita" w:cs="Aparajita"/>
        </w:rPr>
        <w:t xml:space="preserve">Finally, in the United States, we make use of the </w:t>
      </w:r>
      <w:r w:rsidR="00487A62" w:rsidRPr="00266175">
        <w:rPr>
          <w:rFonts w:ascii="Aparajita" w:hAnsi="Aparajita" w:cs="Aparajita"/>
        </w:rPr>
        <w:t>National Survey of Family Growth (NSFG)</w:t>
      </w:r>
      <w:r w:rsidR="008224C0" w:rsidRPr="00266175">
        <w:rPr>
          <w:rFonts w:ascii="Aparajita" w:hAnsi="Aparajita" w:cs="Aparajita"/>
        </w:rPr>
        <w:t xml:space="preserve">. </w:t>
      </w:r>
      <w:r w:rsidR="003F6C30" w:rsidRPr="00266175">
        <w:rPr>
          <w:rFonts w:ascii="Aparajita" w:hAnsi="Aparajita" w:cs="Aparajita"/>
        </w:rPr>
        <w:t xml:space="preserve">NSFG collects reproductive history calendars from women ages 15-44 years old. </w:t>
      </w:r>
      <w:commentRangeStart w:id="329"/>
      <w:r w:rsidR="003F6C30" w:rsidRPr="00266175">
        <w:rPr>
          <w:rFonts w:ascii="Aparajita" w:hAnsi="Aparajita" w:cs="Aparajita"/>
        </w:rPr>
        <w:t>The</w:t>
      </w:r>
      <w:commentRangeEnd w:id="329"/>
      <w:r w:rsidR="000F2BCF">
        <w:rPr>
          <w:rStyle w:val="CommentReference"/>
          <w:rFonts w:asciiTheme="minorHAnsi" w:eastAsiaTheme="minorHAnsi" w:hAnsiTheme="minorHAnsi" w:cstheme="minorBidi"/>
        </w:rPr>
        <w:commentReference w:id="329"/>
      </w:r>
      <w:r w:rsidR="003F6C30" w:rsidRPr="00266175">
        <w:rPr>
          <w:rFonts w:ascii="Aparajita" w:hAnsi="Aparajita" w:cs="Aparajita"/>
        </w:rPr>
        <w:t xml:space="preserve"> public use surveys are available at </w:t>
      </w:r>
      <w:r w:rsidR="002A009B">
        <w:fldChar w:fldCharType="begin"/>
      </w:r>
      <w:r w:rsidR="002A009B">
        <w:instrText xml:space="preserve"> HYPERLINK "https://www.cdc.gov/nchs/nsfg/index.htm" </w:instrText>
      </w:r>
      <w:r w:rsidR="002A009B">
        <w:fldChar w:fldCharType="separate"/>
      </w:r>
      <w:r w:rsidR="003F6C30" w:rsidRPr="00266175">
        <w:rPr>
          <w:rStyle w:val="Hyperlink"/>
          <w:rFonts w:ascii="Aparajita" w:hAnsi="Aparajita" w:cs="Aparajita"/>
        </w:rPr>
        <w:t>https://www.cdc.gov/nchs/nsfg/index.htm</w:t>
      </w:r>
      <w:r w:rsidR="002A009B">
        <w:rPr>
          <w:rStyle w:val="Hyperlink"/>
          <w:rFonts w:ascii="Aparajita" w:hAnsi="Aparajita" w:cs="Aparajita"/>
        </w:rPr>
        <w:fldChar w:fldCharType="end"/>
      </w:r>
      <w:r w:rsidR="003F6C30" w:rsidRPr="00266175">
        <w:rPr>
          <w:rFonts w:ascii="Aparajita" w:hAnsi="Aparajita" w:cs="Aparajita"/>
        </w:rPr>
        <w:t>.</w:t>
      </w:r>
      <w:ins w:id="330" w:author="Jenny Trinitapoli" w:date="2020-07-10T13:52:00Z">
        <w:r w:rsidR="008630F5">
          <w:rPr>
            <w:rFonts w:ascii="Aparajita" w:hAnsi="Aparajita" w:cs="Aparajita"/>
          </w:rPr>
          <w:t xml:space="preserve"> </w:t>
        </w:r>
        <w:r w:rsidR="008630F5" w:rsidRPr="00266175">
          <w:rPr>
            <w:rFonts w:ascii="Aparajita" w:hAnsi="Aparajita" w:cs="Aparajita"/>
            <w:bCs/>
          </w:rPr>
          <w:t>Appendix A provides</w:t>
        </w:r>
        <w:r w:rsidR="008630F5" w:rsidRPr="00266175">
          <w:rPr>
            <w:rFonts w:ascii="Aparajita" w:hAnsi="Aparajita" w:cs="Aparajita"/>
          </w:rPr>
          <w:t xml:space="preserve"> a </w:t>
        </w:r>
        <w:r w:rsidR="008630F5">
          <w:rPr>
            <w:rFonts w:ascii="Aparajita" w:hAnsi="Aparajita" w:cs="Aparajita"/>
          </w:rPr>
          <w:t xml:space="preserve">comprehensive </w:t>
        </w:r>
        <w:r w:rsidR="008630F5" w:rsidRPr="00266175">
          <w:rPr>
            <w:rFonts w:ascii="Aparajita" w:hAnsi="Aparajita" w:cs="Aparajita"/>
          </w:rPr>
          <w:t xml:space="preserve">list of countries, data sources, survey years, and analytic sample sizes. </w:t>
        </w:r>
      </w:ins>
    </w:p>
    <w:p w14:paraId="0B1DDDC9" w14:textId="44F3549B" w:rsidR="005E1FE4" w:rsidRPr="00266175" w:rsidRDefault="003F6C30" w:rsidP="005E1FE4">
      <w:pPr>
        <w:pStyle w:val="FootnoteText"/>
        <w:ind w:firstLine="720"/>
        <w:rPr>
          <w:rFonts w:ascii="Aparajita" w:hAnsi="Aparajita" w:cs="Aparajita"/>
          <w:color w:val="000000"/>
          <w:sz w:val="24"/>
          <w:szCs w:val="24"/>
        </w:rPr>
      </w:pPr>
      <w:r w:rsidRPr="00266175">
        <w:rPr>
          <w:rFonts w:ascii="Aparajita" w:hAnsi="Aparajita" w:cs="Aparajita"/>
          <w:sz w:val="24"/>
          <w:szCs w:val="24"/>
        </w:rPr>
        <w:t xml:space="preserve">In each survey, </w:t>
      </w:r>
      <w:del w:id="331" w:author="Jenny Trinitapoli" w:date="2020-07-10T13:40:00Z">
        <w:r w:rsidRPr="00266175" w:rsidDel="001E2FEC">
          <w:rPr>
            <w:rFonts w:ascii="Aparajita" w:hAnsi="Aparajita" w:cs="Aparajita"/>
            <w:sz w:val="24"/>
            <w:szCs w:val="24"/>
          </w:rPr>
          <w:delText>t</w:delText>
        </w:r>
        <w:r w:rsidR="00715507" w:rsidRPr="00266175" w:rsidDel="001E2FEC">
          <w:rPr>
            <w:rFonts w:ascii="Aparajita" w:hAnsi="Aparajita" w:cs="Aparajita"/>
            <w:sz w:val="24"/>
            <w:szCs w:val="24"/>
          </w:rPr>
          <w:delText xml:space="preserve">o calculate the mIM, mU5M, and mOM, </w:delText>
        </w:r>
      </w:del>
      <w:r w:rsidR="00715507" w:rsidRPr="00266175">
        <w:rPr>
          <w:rFonts w:ascii="Aparajita" w:hAnsi="Aparajita" w:cs="Aparajita"/>
          <w:sz w:val="24"/>
          <w:szCs w:val="24"/>
        </w:rPr>
        <w:t xml:space="preserve">we </w:t>
      </w:r>
      <w:del w:id="332" w:author="Jenny Trinitapoli" w:date="2020-07-10T13:50:00Z">
        <w:r w:rsidR="00715507" w:rsidRPr="00266175" w:rsidDel="008630F5">
          <w:rPr>
            <w:rFonts w:ascii="Aparajita" w:hAnsi="Aparajita" w:cs="Aparajita"/>
            <w:sz w:val="24"/>
            <w:szCs w:val="24"/>
          </w:rPr>
          <w:delText xml:space="preserve">first </w:delText>
        </w:r>
      </w:del>
      <w:r w:rsidR="008224C0" w:rsidRPr="00266175">
        <w:rPr>
          <w:rFonts w:ascii="Aparajita" w:hAnsi="Aparajita" w:cs="Aparajita"/>
          <w:sz w:val="24"/>
          <w:szCs w:val="24"/>
        </w:rPr>
        <w:t xml:space="preserve">restrict </w:t>
      </w:r>
      <w:ins w:id="333" w:author="Jenny Trinitapoli" w:date="2020-07-10T13:51:00Z">
        <w:r w:rsidR="008630F5">
          <w:rPr>
            <w:rFonts w:ascii="Aparajita" w:hAnsi="Aparajita" w:cs="Aparajita"/>
            <w:sz w:val="24"/>
            <w:szCs w:val="24"/>
          </w:rPr>
          <w:t xml:space="preserve">the analytic </w:t>
        </w:r>
      </w:ins>
      <w:r w:rsidR="008224C0" w:rsidRPr="00266175">
        <w:rPr>
          <w:rFonts w:ascii="Aparajita" w:hAnsi="Aparajita" w:cs="Aparajita"/>
          <w:sz w:val="24"/>
          <w:szCs w:val="24"/>
        </w:rPr>
        <w:t xml:space="preserve">samples to women who have had at least one </w:t>
      </w:r>
      <w:r w:rsidRPr="00266175">
        <w:rPr>
          <w:rFonts w:ascii="Aparajita" w:hAnsi="Aparajita" w:cs="Aparajita"/>
          <w:sz w:val="24"/>
          <w:szCs w:val="24"/>
        </w:rPr>
        <w:t xml:space="preserve">live </w:t>
      </w:r>
      <w:r w:rsidR="008224C0" w:rsidRPr="00266175">
        <w:rPr>
          <w:rFonts w:ascii="Aparajita" w:hAnsi="Aparajita" w:cs="Aparajita"/>
          <w:sz w:val="24"/>
          <w:szCs w:val="24"/>
        </w:rPr>
        <w:t>birth</w:t>
      </w:r>
      <w:ins w:id="334" w:author="Jenny Trinitapoli" w:date="2020-07-10T13:40:00Z">
        <w:r w:rsidR="001E2FEC">
          <w:rPr>
            <w:rFonts w:ascii="Aparajita" w:hAnsi="Aparajita" w:cs="Aparajita"/>
            <w:sz w:val="24"/>
            <w:szCs w:val="24"/>
          </w:rPr>
          <w:t xml:space="preserve">; only </w:t>
        </w:r>
      </w:ins>
      <w:del w:id="335" w:author="Jenny Trinitapoli" w:date="2020-07-10T13:40:00Z">
        <w:r w:rsidR="008224C0" w:rsidRPr="00266175" w:rsidDel="001E2FEC">
          <w:rPr>
            <w:rFonts w:ascii="Aparajita" w:hAnsi="Aparajita" w:cs="Aparajita"/>
            <w:sz w:val="24"/>
            <w:szCs w:val="24"/>
          </w:rPr>
          <w:delText xml:space="preserve">, given </w:delText>
        </w:r>
      </w:del>
      <w:r w:rsidR="008224C0" w:rsidRPr="00266175">
        <w:rPr>
          <w:rFonts w:ascii="Aparajita" w:hAnsi="Aparajita" w:cs="Aparajita"/>
          <w:sz w:val="24"/>
          <w:szCs w:val="24"/>
        </w:rPr>
        <w:t xml:space="preserve">these </w:t>
      </w:r>
      <w:ins w:id="336" w:author="Jenny Trinitapoli" w:date="2020-07-10T13:40:00Z">
        <w:r w:rsidR="001E2FEC">
          <w:rPr>
            <w:rFonts w:ascii="Aparajita" w:hAnsi="Aparajita" w:cs="Aparajita"/>
            <w:sz w:val="24"/>
            <w:szCs w:val="24"/>
          </w:rPr>
          <w:t xml:space="preserve">women </w:t>
        </w:r>
      </w:ins>
      <w:r w:rsidR="008224C0" w:rsidRPr="00266175">
        <w:rPr>
          <w:rFonts w:ascii="Aparajita" w:hAnsi="Aparajita" w:cs="Aparajita"/>
          <w:sz w:val="24"/>
          <w:szCs w:val="24"/>
        </w:rPr>
        <w:t xml:space="preserve">are </w:t>
      </w:r>
      <w:del w:id="337" w:author="Jenny Trinitapoli" w:date="2020-07-10T13:40:00Z">
        <w:r w:rsidR="008224C0" w:rsidRPr="00266175" w:rsidDel="001E2FEC">
          <w:rPr>
            <w:rFonts w:ascii="Aparajita" w:hAnsi="Aparajita" w:cs="Aparajita"/>
            <w:sz w:val="24"/>
            <w:szCs w:val="24"/>
          </w:rPr>
          <w:delText xml:space="preserve">the women </w:delText>
        </w:r>
      </w:del>
      <w:r w:rsidR="008224C0" w:rsidRPr="00266175">
        <w:rPr>
          <w:rFonts w:ascii="Aparajita" w:hAnsi="Aparajita" w:cs="Aparajita"/>
          <w:sz w:val="24"/>
          <w:szCs w:val="24"/>
        </w:rPr>
        <w:t xml:space="preserve">at risk of child loss. </w:t>
      </w:r>
      <w:r w:rsidR="002037DD" w:rsidRPr="00266175">
        <w:rPr>
          <w:rFonts w:ascii="Aparajita" w:hAnsi="Aparajita" w:cs="Aparajita"/>
          <w:sz w:val="24"/>
          <w:szCs w:val="24"/>
        </w:rPr>
        <w:t>U</w:t>
      </w:r>
      <w:r w:rsidR="00556A5A" w:rsidRPr="00266175">
        <w:rPr>
          <w:rFonts w:ascii="Aparajita" w:hAnsi="Aparajita" w:cs="Aparajita"/>
          <w:sz w:val="24"/>
          <w:szCs w:val="24"/>
        </w:rPr>
        <w:t xml:space="preserve">sing information from women’s reproductive histories, including </w:t>
      </w:r>
      <w:r w:rsidR="0095037A">
        <w:rPr>
          <w:rFonts w:ascii="Aparajita" w:hAnsi="Aparajita" w:cs="Aparajita"/>
          <w:sz w:val="24"/>
          <w:szCs w:val="24"/>
        </w:rPr>
        <w:t xml:space="preserve">the vital status of each child </w:t>
      </w:r>
      <w:r w:rsidR="003F27DD">
        <w:rPr>
          <w:rFonts w:ascii="Aparajita" w:hAnsi="Aparajita" w:cs="Aparajita"/>
          <w:sz w:val="24"/>
          <w:szCs w:val="24"/>
        </w:rPr>
        <w:t>and</w:t>
      </w:r>
      <w:r w:rsidR="00556A5A" w:rsidRPr="00266175">
        <w:rPr>
          <w:rFonts w:ascii="Aparajita" w:hAnsi="Aparajita" w:cs="Aparajita"/>
          <w:sz w:val="24"/>
          <w:szCs w:val="24"/>
        </w:rPr>
        <w:t xml:space="preserve">, </w:t>
      </w:r>
      <w:r w:rsidR="0095037A">
        <w:rPr>
          <w:rFonts w:ascii="Aparajita" w:hAnsi="Aparajita" w:cs="Aparajita"/>
          <w:sz w:val="24"/>
          <w:szCs w:val="24"/>
        </w:rPr>
        <w:t>for those deceased</w:t>
      </w:r>
      <w:r w:rsidR="00556A5A" w:rsidRPr="00266175">
        <w:rPr>
          <w:rFonts w:ascii="Aparajita" w:hAnsi="Aparajita" w:cs="Aparajita"/>
          <w:sz w:val="24"/>
          <w:szCs w:val="24"/>
        </w:rPr>
        <w:t xml:space="preserve">, the age at </w:t>
      </w:r>
      <w:r w:rsidR="0095037A">
        <w:rPr>
          <w:rFonts w:ascii="Aparajita" w:hAnsi="Aparajita" w:cs="Aparajita"/>
          <w:sz w:val="24"/>
          <w:szCs w:val="24"/>
        </w:rPr>
        <w:t>death</w:t>
      </w:r>
      <w:r w:rsidR="00556A5A" w:rsidRPr="00266175">
        <w:rPr>
          <w:rFonts w:ascii="Aparajita" w:hAnsi="Aparajita" w:cs="Aparajita"/>
          <w:sz w:val="24"/>
          <w:szCs w:val="24"/>
        </w:rPr>
        <w:t xml:space="preserve">, we calculate the mIM, mU5M, and mOM. </w:t>
      </w:r>
      <w:del w:id="338" w:author="Jenny Trinitapoli" w:date="2020-07-10T13:40:00Z">
        <w:r w:rsidR="00A20AA5" w:rsidRPr="00266175" w:rsidDel="001E2FEC">
          <w:rPr>
            <w:rFonts w:ascii="Aparajita" w:hAnsi="Aparajita" w:cs="Aparajita"/>
            <w:sz w:val="24"/>
            <w:szCs w:val="24"/>
          </w:rPr>
          <w:delText>Specifically, f</w:delText>
        </w:r>
      </w:del>
      <w:ins w:id="339" w:author="Jenny Trinitapoli" w:date="2020-07-10T13:40:00Z">
        <w:r w:rsidR="001E2FEC">
          <w:rPr>
            <w:rFonts w:ascii="Aparajita" w:hAnsi="Aparajita" w:cs="Aparajita"/>
            <w:sz w:val="24"/>
            <w:szCs w:val="24"/>
          </w:rPr>
          <w:t xml:space="preserve">To estimate </w:t>
        </w:r>
      </w:ins>
      <w:del w:id="340" w:author="Jenny Trinitapoli" w:date="2020-07-10T13:40:00Z">
        <w:r w:rsidR="00A20AA5" w:rsidRPr="00266175" w:rsidDel="001E2FEC">
          <w:rPr>
            <w:rFonts w:ascii="Aparajita" w:hAnsi="Aparajita" w:cs="Aparajita"/>
            <w:sz w:val="24"/>
            <w:szCs w:val="24"/>
          </w:rPr>
          <w:delText xml:space="preserve">or </w:delText>
        </w:r>
      </w:del>
      <w:r w:rsidR="00A20AA5" w:rsidRPr="00266175">
        <w:rPr>
          <w:rFonts w:ascii="Aparajita" w:hAnsi="Aparajita" w:cs="Aparajita"/>
          <w:sz w:val="24"/>
          <w:szCs w:val="24"/>
        </w:rPr>
        <w:t xml:space="preserve">the mIM, </w:t>
      </w:r>
      <w:r w:rsidR="00D77923" w:rsidRPr="00266175">
        <w:rPr>
          <w:rFonts w:ascii="Aparajita" w:hAnsi="Aparajita" w:cs="Aparajita"/>
          <w:color w:val="000000"/>
          <w:sz w:val="24"/>
          <w:szCs w:val="24"/>
        </w:rPr>
        <w:t xml:space="preserve">we tabulate the prevalence of mothers who have experienced the death of at least one infant. We sum the number of mothers who had a child die before age 1 among those who ever had a live birth and express this per 1,000 mothers. Next, to estimate the mU5M, we do the same for mothers who have ever had a child die before reaching age 5. </w:t>
      </w:r>
      <w:commentRangeStart w:id="341"/>
      <w:r w:rsidR="005E1FE4" w:rsidRPr="001E2FEC">
        <w:rPr>
          <w:rFonts w:ascii="Aparajita" w:hAnsi="Aparajita" w:cs="Aparajita"/>
          <w:strike/>
          <w:color w:val="000000"/>
          <w:sz w:val="24"/>
          <w:szCs w:val="24"/>
        </w:rPr>
        <w:t xml:space="preserve">Note that for select countries wherein we rely on MICS data, we lack </w:t>
      </w:r>
      <w:r w:rsidR="003F27DD" w:rsidRPr="001E2FEC">
        <w:rPr>
          <w:rFonts w:ascii="Aparajita" w:hAnsi="Aparajita" w:cs="Aparajita"/>
          <w:strike/>
          <w:color w:val="000000"/>
          <w:sz w:val="24"/>
          <w:szCs w:val="24"/>
        </w:rPr>
        <w:t xml:space="preserve">direct survey estimates of the </w:t>
      </w:r>
      <w:r w:rsidR="005E1FE4" w:rsidRPr="001E2FEC">
        <w:rPr>
          <w:rFonts w:ascii="Aparajita" w:hAnsi="Aparajita" w:cs="Aparajita"/>
          <w:strike/>
          <w:color w:val="000000"/>
          <w:sz w:val="24"/>
          <w:szCs w:val="24"/>
        </w:rPr>
        <w:t>mIM and mU5M because information on the age of the child at the time of death was not included.</w:t>
      </w:r>
      <w:commentRangeEnd w:id="341"/>
      <w:r w:rsidR="001E2FEC" w:rsidRPr="001E2FEC">
        <w:rPr>
          <w:rStyle w:val="CommentReference"/>
          <w:rFonts w:asciiTheme="minorHAnsi" w:eastAsiaTheme="minorHAnsi" w:hAnsiTheme="minorHAnsi" w:cstheme="minorBidi"/>
          <w:strike/>
        </w:rPr>
        <w:commentReference w:id="341"/>
      </w:r>
    </w:p>
    <w:p w14:paraId="36DB5984" w14:textId="57BF2D6D" w:rsidR="003A397A" w:rsidRPr="00266175" w:rsidRDefault="00D77923">
      <w:pPr>
        <w:autoSpaceDE w:val="0"/>
        <w:autoSpaceDN w:val="0"/>
        <w:adjustRightInd w:val="0"/>
        <w:rPr>
          <w:rFonts w:ascii="Aparajita" w:hAnsi="Aparajita" w:cs="Aparajita"/>
        </w:rPr>
        <w:pPrChange w:id="342" w:author="Jenny Trinitapoli" w:date="2020-07-10T13:53:00Z">
          <w:pPr>
            <w:autoSpaceDE w:val="0"/>
            <w:autoSpaceDN w:val="0"/>
            <w:adjustRightInd w:val="0"/>
            <w:ind w:firstLine="720"/>
          </w:pPr>
        </w:pPrChange>
      </w:pPr>
      <w:commentRangeStart w:id="343"/>
      <w:r w:rsidRPr="00266175">
        <w:rPr>
          <w:rFonts w:ascii="Aparajita" w:hAnsi="Aparajita" w:cs="Aparajita"/>
          <w:color w:val="000000"/>
        </w:rPr>
        <w:t xml:space="preserve">Finally, </w:t>
      </w:r>
      <w:commentRangeEnd w:id="343"/>
      <w:r w:rsidR="008630F5">
        <w:rPr>
          <w:rStyle w:val="CommentReference"/>
          <w:rFonts w:asciiTheme="minorHAnsi" w:eastAsiaTheme="minorHAnsi" w:hAnsiTheme="minorHAnsi" w:cstheme="minorBidi"/>
        </w:rPr>
        <w:commentReference w:id="343"/>
      </w:r>
      <w:r w:rsidR="00594BC9" w:rsidRPr="00266175">
        <w:rPr>
          <w:rFonts w:ascii="Aparajita" w:hAnsi="Aparajita" w:cs="Aparajita"/>
          <w:color w:val="000000"/>
        </w:rPr>
        <w:t>the mOM indexes</w:t>
      </w:r>
      <w:r w:rsidRPr="00266175">
        <w:rPr>
          <w:rFonts w:ascii="Aparajita" w:hAnsi="Aparajita" w:cs="Aparajita"/>
          <w:color w:val="000000"/>
        </w:rPr>
        <w:t xml:space="preserve"> the prevalence of mothers who have experienced a child death, regardless of th</w:t>
      </w:r>
      <w:ins w:id="344" w:author="Jenny Trinitapoli" w:date="2020-07-10T13:43:00Z">
        <w:r w:rsidR="002A009B">
          <w:rPr>
            <w:rFonts w:ascii="Aparajita" w:hAnsi="Aparajita" w:cs="Aparajita"/>
            <w:color w:val="000000"/>
          </w:rPr>
          <w:t>at</w:t>
        </w:r>
      </w:ins>
      <w:del w:id="345" w:author="Jenny Trinitapoli" w:date="2020-07-10T13:43:00Z">
        <w:r w:rsidRPr="00266175" w:rsidDel="002A009B">
          <w:rPr>
            <w:rFonts w:ascii="Aparajita" w:hAnsi="Aparajita" w:cs="Aparajita"/>
            <w:color w:val="000000"/>
          </w:rPr>
          <w:delText>e</w:delText>
        </w:r>
      </w:del>
      <w:r w:rsidRPr="00266175">
        <w:rPr>
          <w:rFonts w:ascii="Aparajita" w:hAnsi="Aparajita" w:cs="Aparajita"/>
          <w:color w:val="000000"/>
        </w:rPr>
        <w:t xml:space="preserve"> child’s age</w:t>
      </w:r>
      <w:del w:id="346" w:author="Jenny Trinitapoli" w:date="2020-07-10T13:43:00Z">
        <w:r w:rsidRPr="00266175" w:rsidDel="002A009B">
          <w:rPr>
            <w:rFonts w:ascii="Aparajita" w:hAnsi="Aparajita" w:cs="Aparajita"/>
            <w:color w:val="000000"/>
          </w:rPr>
          <w:delText xml:space="preserve"> at the time of death</w:delText>
        </w:r>
      </w:del>
      <w:r w:rsidRPr="00266175">
        <w:rPr>
          <w:rFonts w:ascii="Aparajita" w:hAnsi="Aparajita" w:cs="Aparajita"/>
          <w:color w:val="000000"/>
        </w:rPr>
        <w:t xml:space="preserve">. </w:t>
      </w:r>
      <w:ins w:id="347" w:author="Jenny Trinitapoli" w:date="2020-07-10T13:52:00Z">
        <w:r w:rsidR="008630F5">
          <w:rPr>
            <w:rFonts w:ascii="Aparajita" w:hAnsi="Aparajita" w:cs="Aparajita"/>
            <w:color w:val="000000"/>
          </w:rPr>
          <w:t xml:space="preserve">Due to censoring concerns, </w:t>
        </w:r>
      </w:ins>
      <w:del w:id="348" w:author="Jenny Trinitapoli" w:date="2020-07-10T13:52:00Z">
        <w:r w:rsidRPr="00266175" w:rsidDel="008630F5">
          <w:rPr>
            <w:rFonts w:ascii="Aparajita" w:hAnsi="Aparajita" w:cs="Aparajita"/>
            <w:color w:val="000000"/>
          </w:rPr>
          <w:delText xml:space="preserve">We </w:delText>
        </w:r>
      </w:del>
      <w:ins w:id="349" w:author="Jenny Trinitapoli" w:date="2020-07-10T13:52:00Z">
        <w:r w:rsidR="008630F5">
          <w:rPr>
            <w:rFonts w:ascii="Aparajita" w:hAnsi="Aparajita" w:cs="Aparajita"/>
            <w:color w:val="000000"/>
          </w:rPr>
          <w:t>w</w:t>
        </w:r>
        <w:r w:rsidR="008630F5" w:rsidRPr="00266175">
          <w:rPr>
            <w:rFonts w:ascii="Aparajita" w:hAnsi="Aparajita" w:cs="Aparajita"/>
            <w:color w:val="000000"/>
          </w:rPr>
          <w:t xml:space="preserve">e </w:t>
        </w:r>
      </w:ins>
      <w:r w:rsidRPr="00266175">
        <w:rPr>
          <w:rFonts w:ascii="Aparajita" w:hAnsi="Aparajita" w:cs="Aparajita"/>
          <w:color w:val="000000"/>
        </w:rPr>
        <w:t>calculate the mOM for 45- to 49-year-old mothers</w:t>
      </w:r>
      <w:r w:rsidR="003F6C30" w:rsidRPr="00266175">
        <w:rPr>
          <w:rFonts w:ascii="Aparajita" w:hAnsi="Aparajita" w:cs="Aparajita"/>
          <w:color w:val="000000"/>
        </w:rPr>
        <w:t xml:space="preserve"> </w:t>
      </w:r>
      <w:r w:rsidR="003F27DD">
        <w:rPr>
          <w:rFonts w:ascii="Aparajita" w:hAnsi="Aparajita" w:cs="Aparajita"/>
          <w:color w:val="000000"/>
        </w:rPr>
        <w:t>only</w:t>
      </w:r>
      <w:del w:id="350" w:author="Jenny Trinitapoli" w:date="2020-07-10T13:52:00Z">
        <w:r w:rsidR="003F27DD" w:rsidDel="008630F5">
          <w:rPr>
            <w:rFonts w:ascii="Aparajita" w:hAnsi="Aparajita" w:cs="Aparajita"/>
            <w:color w:val="000000"/>
          </w:rPr>
          <w:delText>, given that this age group of women are more likely to have children over age 5</w:delText>
        </w:r>
      </w:del>
      <w:r w:rsidRPr="00266175">
        <w:rPr>
          <w:rFonts w:ascii="Aparajita" w:hAnsi="Aparajita" w:cs="Aparajita"/>
          <w:color w:val="000000"/>
        </w:rPr>
        <w:t>.</w:t>
      </w:r>
      <w:r w:rsidRPr="00266175">
        <w:rPr>
          <w:rFonts w:ascii="Aparajita" w:hAnsi="Aparajita" w:cs="Aparajita"/>
        </w:rPr>
        <w:t xml:space="preserve"> </w:t>
      </w:r>
      <w:del w:id="351" w:author="Jenny Trinitapoli" w:date="2020-07-10T13:44:00Z">
        <w:r w:rsidRPr="00266175" w:rsidDel="002A009B">
          <w:rPr>
            <w:rFonts w:ascii="Aparajita" w:hAnsi="Aparajita" w:cs="Aparajita"/>
          </w:rPr>
          <w:delText xml:space="preserve">See </w:delText>
        </w:r>
      </w:del>
      <w:del w:id="352" w:author="Jenny Trinitapoli" w:date="2020-07-10T13:52:00Z">
        <w:r w:rsidR="003F6C30" w:rsidRPr="00266175" w:rsidDel="008630F5">
          <w:rPr>
            <w:rFonts w:ascii="Aparajita" w:hAnsi="Aparajita" w:cs="Aparajita"/>
            <w:bCs/>
          </w:rPr>
          <w:delText>Appendix A provides</w:delText>
        </w:r>
        <w:r w:rsidR="00715507" w:rsidRPr="00266175" w:rsidDel="008630F5">
          <w:rPr>
            <w:rFonts w:ascii="Aparajita" w:hAnsi="Aparajita" w:cs="Aparajita"/>
          </w:rPr>
          <w:delText xml:space="preserve"> </w:delText>
        </w:r>
      </w:del>
      <w:del w:id="353" w:author="Jenny Trinitapoli" w:date="2020-07-10T13:44:00Z">
        <w:r w:rsidRPr="00266175" w:rsidDel="002A009B">
          <w:rPr>
            <w:rFonts w:ascii="Aparajita" w:hAnsi="Aparajita" w:cs="Aparajita"/>
          </w:rPr>
          <w:delText xml:space="preserve">for </w:delText>
        </w:r>
      </w:del>
      <w:del w:id="354" w:author="Jenny Trinitapoli" w:date="2020-07-10T13:52:00Z">
        <w:r w:rsidRPr="00266175" w:rsidDel="008630F5">
          <w:rPr>
            <w:rFonts w:ascii="Aparajita" w:hAnsi="Aparajita" w:cs="Aparajita"/>
          </w:rPr>
          <w:delText xml:space="preserve">a list of countries, data sources, survey years, and analytic sample sizes. </w:delText>
        </w:r>
      </w:del>
    </w:p>
    <w:p w14:paraId="4B3A823D" w14:textId="4CD21EDB" w:rsidR="005E1FE4" w:rsidRPr="00266175" w:rsidRDefault="00594BC9" w:rsidP="00D92D07">
      <w:pPr>
        <w:autoSpaceDE w:val="0"/>
        <w:autoSpaceDN w:val="0"/>
        <w:adjustRightInd w:val="0"/>
        <w:ind w:firstLine="720"/>
        <w:rPr>
          <w:rFonts w:ascii="Aparajita" w:hAnsi="Aparajita" w:cs="Aparajita"/>
        </w:rPr>
      </w:pPr>
      <w:r w:rsidRPr="00266175">
        <w:rPr>
          <w:rFonts w:ascii="Aparajita" w:hAnsi="Aparajita" w:cs="Aparajita"/>
        </w:rPr>
        <w:t xml:space="preserve">Because </w:t>
      </w:r>
      <w:r w:rsidR="00027E59">
        <w:rPr>
          <w:rFonts w:ascii="Aparajita" w:hAnsi="Aparajita" w:cs="Aparajita"/>
        </w:rPr>
        <w:t>recent,</w:t>
      </w:r>
      <w:r w:rsidR="00581BE4" w:rsidRPr="00266175">
        <w:rPr>
          <w:rFonts w:ascii="Aparajita" w:hAnsi="Aparajita" w:cs="Aparajita"/>
        </w:rPr>
        <w:t xml:space="preserve"> </w:t>
      </w:r>
      <w:r w:rsidRPr="00266175">
        <w:rPr>
          <w:rFonts w:ascii="Aparajita" w:hAnsi="Aparajita" w:cs="Aparajita"/>
        </w:rPr>
        <w:t>reproductive</w:t>
      </w:r>
      <w:ins w:id="355" w:author="Jenny Trinitapoli" w:date="2020-07-10T13:44:00Z">
        <w:r w:rsidR="002A009B">
          <w:rPr>
            <w:rFonts w:ascii="Aparajita" w:hAnsi="Aparajita" w:cs="Aparajita"/>
          </w:rPr>
          <w:t>-</w:t>
        </w:r>
      </w:ins>
      <w:del w:id="356" w:author="Jenny Trinitapoli" w:date="2020-07-10T13:44:00Z">
        <w:r w:rsidRPr="00266175" w:rsidDel="002A009B">
          <w:rPr>
            <w:rFonts w:ascii="Aparajita" w:hAnsi="Aparajita" w:cs="Aparajita"/>
          </w:rPr>
          <w:delText xml:space="preserve"> </w:delText>
        </w:r>
      </w:del>
      <w:r w:rsidRPr="00266175">
        <w:rPr>
          <w:rFonts w:ascii="Aparajita" w:hAnsi="Aparajita" w:cs="Aparajita"/>
        </w:rPr>
        <w:t xml:space="preserve">history </w:t>
      </w:r>
      <w:r w:rsidR="00027E59">
        <w:rPr>
          <w:rFonts w:ascii="Aparajita" w:hAnsi="Aparajita" w:cs="Aparajita"/>
        </w:rPr>
        <w:t>survey</w:t>
      </w:r>
      <w:ins w:id="357" w:author="Jenny Trinitapoli" w:date="2020-07-10T13:44:00Z">
        <w:r w:rsidR="002A009B">
          <w:rPr>
            <w:rFonts w:ascii="Aparajita" w:hAnsi="Aparajita" w:cs="Aparajita"/>
          </w:rPr>
          <w:t>s</w:t>
        </w:r>
      </w:ins>
      <w:r w:rsidR="00027E59">
        <w:rPr>
          <w:rFonts w:ascii="Aparajita" w:hAnsi="Aparajita" w:cs="Aparajita"/>
        </w:rPr>
        <w:t xml:space="preserve"> </w:t>
      </w:r>
      <w:r w:rsidRPr="00266175">
        <w:rPr>
          <w:rFonts w:ascii="Aparajita" w:hAnsi="Aparajita" w:cs="Aparajita"/>
        </w:rPr>
        <w:t xml:space="preserve">are not available </w:t>
      </w:r>
      <w:del w:id="358" w:author="Jenny Trinitapoli" w:date="2020-07-10T13:54:00Z">
        <w:r w:rsidR="004C31B4" w:rsidRPr="00266175" w:rsidDel="00EA491B">
          <w:rPr>
            <w:rFonts w:ascii="Aparajita" w:hAnsi="Aparajita" w:cs="Aparajita"/>
          </w:rPr>
          <w:delText>in all countries</w:delText>
        </w:r>
      </w:del>
      <w:ins w:id="359" w:author="Jenny Trinitapoli" w:date="2020-07-10T13:54:00Z">
        <w:r w:rsidR="00EA491B">
          <w:rPr>
            <w:rFonts w:ascii="Aparajita" w:hAnsi="Aparajita" w:cs="Aparajita"/>
          </w:rPr>
          <w:t>worldwide</w:t>
        </w:r>
      </w:ins>
      <w:r w:rsidRPr="00266175">
        <w:rPr>
          <w:rFonts w:ascii="Aparajita" w:hAnsi="Aparajita" w:cs="Aparajita"/>
        </w:rPr>
        <w:t xml:space="preserve">, </w:t>
      </w:r>
      <w:commentRangeStart w:id="360"/>
      <w:r w:rsidRPr="00266175">
        <w:rPr>
          <w:rFonts w:ascii="Aparajita" w:hAnsi="Aparajita" w:cs="Aparajita"/>
        </w:rPr>
        <w:t xml:space="preserve">we </w:t>
      </w:r>
      <w:ins w:id="361" w:author="Jenny Trinitapoli" w:date="2020-07-10T13:54:00Z">
        <w:del w:id="362" w:author="MPIDR_D\alburezgutierrez" w:date="2020-07-31T08:56:00Z">
          <w:r w:rsidR="00EA491B" w:rsidDel="00400823">
            <w:rPr>
              <w:rFonts w:ascii="Aparajita" w:hAnsi="Aparajita" w:cs="Aparajita"/>
            </w:rPr>
            <w:delText>invented</w:delText>
          </w:r>
        </w:del>
      </w:ins>
      <w:del w:id="363" w:author="MPIDR_D\alburezgutierrez" w:date="2020-07-31T08:56:00Z">
        <w:r w:rsidR="003F27DD" w:rsidDel="00400823">
          <w:rPr>
            <w:rFonts w:ascii="Aparajita" w:hAnsi="Aparajita" w:cs="Aparajita"/>
          </w:rPr>
          <w:delText>employ</w:delText>
        </w:r>
        <w:r w:rsidR="004C31B4" w:rsidRPr="00266175" w:rsidDel="00400823">
          <w:rPr>
            <w:rFonts w:ascii="Aparajita" w:hAnsi="Aparajita" w:cs="Aparajita"/>
          </w:rPr>
          <w:delText xml:space="preserve"> </w:delText>
        </w:r>
        <w:commentRangeEnd w:id="360"/>
        <w:r w:rsidR="00EA491B" w:rsidDel="00400823">
          <w:rPr>
            <w:rStyle w:val="CommentReference"/>
            <w:rFonts w:asciiTheme="minorHAnsi" w:eastAsiaTheme="minorHAnsi" w:hAnsiTheme="minorHAnsi" w:cstheme="minorBidi"/>
          </w:rPr>
          <w:commentReference w:id="360"/>
        </w:r>
      </w:del>
      <w:ins w:id="364" w:author="MPIDR_D\alburezgutierrez" w:date="2020-07-31T08:56:00Z">
        <w:r w:rsidR="00400823">
          <w:rPr>
            <w:rFonts w:ascii="Aparajita" w:hAnsi="Aparajita" w:cs="Aparajita"/>
          </w:rPr>
          <w:t xml:space="preserve">developed a novel </w:t>
        </w:r>
      </w:ins>
      <w:del w:id="365" w:author="MPIDR_D\alburezgutierrez" w:date="2020-07-31T08:56:00Z">
        <w:r w:rsidRPr="00266175" w:rsidDel="00400823">
          <w:rPr>
            <w:rFonts w:ascii="Aparajita" w:hAnsi="Aparajita" w:cs="Aparajita"/>
          </w:rPr>
          <w:delText xml:space="preserve">an </w:delText>
        </w:r>
      </w:del>
      <w:r w:rsidRPr="00266175">
        <w:rPr>
          <w:rFonts w:ascii="Aparajita" w:hAnsi="Aparajita" w:cs="Aparajita"/>
        </w:rPr>
        <w:t>indirect approach</w:t>
      </w:r>
      <w:r w:rsidR="004C7667" w:rsidRPr="00266175">
        <w:rPr>
          <w:rFonts w:ascii="Aparajita" w:hAnsi="Aparajita" w:cs="Aparajita"/>
        </w:rPr>
        <w:t xml:space="preserve"> </w:t>
      </w:r>
      <w:del w:id="366" w:author="Jenny Trinitapoli" w:date="2020-07-10T13:54:00Z">
        <w:r w:rsidR="004C7667" w:rsidRPr="00266175" w:rsidDel="00EA491B">
          <w:rPr>
            <w:rFonts w:ascii="Aparajita" w:hAnsi="Aparajita" w:cs="Aparajita"/>
          </w:rPr>
          <w:delText xml:space="preserve">to </w:delText>
        </w:r>
      </w:del>
      <w:ins w:id="367" w:author="Jenny Trinitapoli" w:date="2020-07-10T13:54:00Z">
        <w:r w:rsidR="00EA491B">
          <w:rPr>
            <w:rFonts w:ascii="Aparajita" w:hAnsi="Aparajita" w:cs="Aparajita"/>
          </w:rPr>
          <w:t>for</w:t>
        </w:r>
        <w:r w:rsidR="00EA491B" w:rsidRPr="00266175">
          <w:rPr>
            <w:rFonts w:ascii="Aparajita" w:hAnsi="Aparajita" w:cs="Aparajita"/>
          </w:rPr>
          <w:t xml:space="preserve"> </w:t>
        </w:r>
      </w:ins>
      <w:r w:rsidRPr="00266175">
        <w:rPr>
          <w:rFonts w:ascii="Aparajita" w:hAnsi="Aparajita" w:cs="Aparajita"/>
        </w:rPr>
        <w:t>calculat</w:t>
      </w:r>
      <w:ins w:id="368" w:author="Jenny Trinitapoli" w:date="2020-07-10T13:54:00Z">
        <w:r w:rsidR="00EA491B">
          <w:rPr>
            <w:rFonts w:ascii="Aparajita" w:hAnsi="Aparajita" w:cs="Aparajita"/>
          </w:rPr>
          <w:t>ing</w:t>
        </w:r>
      </w:ins>
      <w:del w:id="369" w:author="Jenny Trinitapoli" w:date="2020-07-10T13:54:00Z">
        <w:r w:rsidRPr="00266175" w:rsidDel="00EA491B">
          <w:rPr>
            <w:rFonts w:ascii="Aparajita" w:hAnsi="Aparajita" w:cs="Aparajita"/>
          </w:rPr>
          <w:delText>e</w:delText>
        </w:r>
      </w:del>
      <w:r w:rsidRPr="00266175">
        <w:rPr>
          <w:rFonts w:ascii="Aparajita" w:hAnsi="Aparajita" w:cs="Aparajita"/>
        </w:rPr>
        <w:t xml:space="preserve"> </w:t>
      </w:r>
      <w:r w:rsidR="004C7667" w:rsidRPr="00266175">
        <w:rPr>
          <w:rFonts w:ascii="Aparajita" w:hAnsi="Aparajita" w:cs="Aparajita"/>
        </w:rPr>
        <w:t>the mIM, mU5M, and mOM</w:t>
      </w:r>
      <w:ins w:id="370" w:author="Jenny Trinitapoli" w:date="2020-07-10T13:56:00Z">
        <w:r w:rsidR="00534138">
          <w:rPr>
            <w:rFonts w:ascii="Aparajita" w:hAnsi="Aparajita" w:cs="Aparajita"/>
          </w:rPr>
          <w:t xml:space="preserve"> from </w:t>
        </w:r>
        <w:commentRangeStart w:id="371"/>
        <w:commentRangeStart w:id="372"/>
        <w:r w:rsidR="00534138">
          <w:rPr>
            <w:rFonts w:ascii="Aparajita" w:hAnsi="Aparajita" w:cs="Aparajita"/>
          </w:rPr>
          <w:t xml:space="preserve">macro-level </w:t>
        </w:r>
      </w:ins>
      <w:ins w:id="373" w:author="Jenny Trinitapoli" w:date="2020-07-10T13:57:00Z">
        <w:r w:rsidR="00792B2D">
          <w:rPr>
            <w:rFonts w:ascii="Aparajita" w:hAnsi="Aparajita" w:cs="Aparajita"/>
          </w:rPr>
          <w:t>fertility</w:t>
        </w:r>
      </w:ins>
      <w:ins w:id="374" w:author="Jenny Trinitapoli" w:date="2020-07-10T13:58:00Z">
        <w:r w:rsidR="00792B2D">
          <w:rPr>
            <w:rFonts w:ascii="Aparajita" w:hAnsi="Aparajita" w:cs="Aparajita"/>
          </w:rPr>
          <w:t xml:space="preserve"> and </w:t>
        </w:r>
      </w:ins>
      <w:ins w:id="375" w:author="Jenny Trinitapoli" w:date="2020-07-10T13:56:00Z">
        <w:r w:rsidR="00534138">
          <w:rPr>
            <w:rFonts w:ascii="Aparajita" w:hAnsi="Aparajita" w:cs="Aparajita"/>
          </w:rPr>
          <w:t>mortality d</w:t>
        </w:r>
      </w:ins>
      <w:ins w:id="376" w:author="Jenny Trinitapoli" w:date="2020-07-10T13:57:00Z">
        <w:r w:rsidR="00534138">
          <w:rPr>
            <w:rFonts w:ascii="Aparajita" w:hAnsi="Aparajita" w:cs="Aparajita"/>
          </w:rPr>
          <w:t xml:space="preserve">ata </w:t>
        </w:r>
      </w:ins>
      <w:commentRangeEnd w:id="371"/>
      <w:ins w:id="377" w:author="Jenny Trinitapoli" w:date="2020-07-10T13:58:00Z">
        <w:r w:rsidR="00792B2D">
          <w:rPr>
            <w:rStyle w:val="CommentReference"/>
            <w:rFonts w:asciiTheme="minorHAnsi" w:eastAsiaTheme="minorHAnsi" w:hAnsiTheme="minorHAnsi" w:cstheme="minorBidi"/>
          </w:rPr>
          <w:commentReference w:id="371"/>
        </w:r>
      </w:ins>
      <w:commentRangeEnd w:id="372"/>
      <w:r w:rsidR="00294584">
        <w:rPr>
          <w:rStyle w:val="CommentReference"/>
          <w:rFonts w:asciiTheme="minorHAnsi" w:eastAsiaTheme="minorHAnsi" w:hAnsiTheme="minorHAnsi" w:cstheme="minorBidi"/>
        </w:rPr>
        <w:commentReference w:id="372"/>
      </w:r>
      <w:ins w:id="378" w:author="Jenny Trinitapoli" w:date="2020-07-10T13:57:00Z">
        <w:r w:rsidR="00534138">
          <w:rPr>
            <w:rFonts w:ascii="Aparajita" w:hAnsi="Aparajita" w:cs="Aparajita"/>
          </w:rPr>
          <w:t>alone</w:t>
        </w:r>
      </w:ins>
      <w:ins w:id="379" w:author="Jenny Trinitapoli" w:date="2020-07-10T13:55:00Z">
        <w:r w:rsidR="00534138">
          <w:rPr>
            <w:rFonts w:ascii="Aparajita" w:hAnsi="Aparajita" w:cs="Aparajita"/>
          </w:rPr>
          <w:t>.</w:t>
        </w:r>
      </w:ins>
      <w:r w:rsidR="003F6C30" w:rsidRPr="00266175">
        <w:rPr>
          <w:rFonts w:ascii="Aparajita" w:hAnsi="Aparajita" w:cs="Aparajita"/>
        </w:rPr>
        <w:t xml:space="preserve"> </w:t>
      </w:r>
      <w:commentRangeStart w:id="380"/>
      <w:ins w:id="381" w:author="MPIDR_D\alburezgutierrez" w:date="2020-07-31T08:54:00Z">
        <w:r w:rsidR="005D2524" w:rsidRPr="00266175">
          <w:rPr>
            <w:rFonts w:ascii="Aparajita" w:eastAsiaTheme="minorEastAsia" w:hAnsi="Aparajita" w:cs="Aparajita"/>
          </w:rPr>
          <w:t xml:space="preserve">We </w:t>
        </w:r>
        <w:r w:rsidR="005D2524">
          <w:rPr>
            <w:rFonts w:ascii="Aparajita" w:eastAsiaTheme="minorEastAsia" w:hAnsi="Aparajita" w:cs="Aparajita"/>
          </w:rPr>
          <w:t>use country-specific period life-</w:t>
        </w:r>
        <w:r w:rsidR="005D2524" w:rsidRPr="00266175">
          <w:rPr>
            <w:rFonts w:ascii="Aparajita" w:eastAsiaTheme="minorEastAsia" w:hAnsi="Aparajita" w:cs="Aparajita"/>
          </w:rPr>
          <w:t xml:space="preserve">tables </w:t>
        </w:r>
        <w:r w:rsidR="005D2524">
          <w:rPr>
            <w:rFonts w:ascii="Aparajita" w:eastAsiaTheme="minorEastAsia" w:hAnsi="Aparajita" w:cs="Aparajita"/>
          </w:rPr>
          <w:t xml:space="preserve">and age-specific fertility rates </w:t>
        </w:r>
        <w:r w:rsidR="005D2524" w:rsidRPr="00266175">
          <w:rPr>
            <w:rFonts w:ascii="Aparajita" w:eastAsiaTheme="minorEastAsia" w:hAnsi="Aparajita" w:cs="Aparajita"/>
          </w:rPr>
          <w:t>from the United Nations World Population Prospects (UN WPP</w:t>
        </w:r>
        <w:r w:rsidR="005D2524">
          <w:rPr>
            <w:rFonts w:ascii="Aparajita" w:eastAsiaTheme="minorEastAsia" w:hAnsi="Aparajita" w:cs="Aparajita"/>
          </w:rPr>
          <w:t>, his</w:t>
        </w:r>
      </w:ins>
      <w:ins w:id="382" w:author="MPIDR_D\alburezgutierrez" w:date="2020-07-31T08:55:00Z">
        <w:r w:rsidR="005D2524">
          <w:rPr>
            <w:rFonts w:ascii="Aparajita" w:eastAsiaTheme="minorEastAsia" w:hAnsi="Aparajita" w:cs="Aparajita"/>
          </w:rPr>
          <w:t>torical and projected rates for the 1950-2100 years</w:t>
        </w:r>
      </w:ins>
      <w:ins w:id="383" w:author="MPIDR_D\alburezgutierrez" w:date="2020-07-31T08:54:00Z">
        <w:r w:rsidR="005D2524" w:rsidRPr="00266175">
          <w:rPr>
            <w:rFonts w:ascii="Aparajita" w:eastAsiaTheme="minorEastAsia" w:hAnsi="Aparajita" w:cs="Aparajita"/>
          </w:rPr>
          <w:t>)</w:t>
        </w:r>
      </w:ins>
      <w:commentRangeEnd w:id="380"/>
      <w:ins w:id="384" w:author="MPIDR_D\alburezgutierrez" w:date="2020-07-31T08:55:00Z">
        <w:r w:rsidR="00A76AD9">
          <w:rPr>
            <w:rStyle w:val="CommentReference"/>
            <w:rFonts w:asciiTheme="minorHAnsi" w:eastAsiaTheme="minorHAnsi" w:hAnsiTheme="minorHAnsi" w:cstheme="minorBidi"/>
          </w:rPr>
          <w:commentReference w:id="380"/>
        </w:r>
      </w:ins>
      <w:ins w:id="385" w:author="MPIDR_D\alburezgutierrez" w:date="2020-07-31T08:54:00Z">
        <w:r w:rsidR="005D2524" w:rsidRPr="00266175">
          <w:rPr>
            <w:rFonts w:ascii="Aparajita" w:eastAsiaTheme="minorEastAsia" w:hAnsi="Aparajita" w:cs="Aparajita"/>
          </w:rPr>
          <w:t>.</w:t>
        </w:r>
        <w:r w:rsidR="005D2524">
          <w:rPr>
            <w:rStyle w:val="FootnoteReference"/>
            <w:rFonts w:ascii="Aparajita" w:eastAsiaTheme="minorEastAsia" w:hAnsi="Aparajita" w:cs="Aparajita"/>
          </w:rPr>
          <w:footnoteReference w:id="1"/>
        </w:r>
        <w:r w:rsidR="005D2524">
          <w:rPr>
            <w:rFonts w:ascii="Aparajita" w:eastAsiaTheme="minorEastAsia" w:hAnsi="Aparajita" w:cs="Aparajita"/>
          </w:rPr>
          <w:t xml:space="preserve"> </w:t>
        </w:r>
      </w:ins>
      <w:ins w:id="388" w:author="MPIDR_D\alburezgutierrez" w:date="2020-07-31T09:05:00Z">
        <w:r w:rsidR="00D53820">
          <w:rPr>
            <w:rFonts w:ascii="Aparajita" w:eastAsiaTheme="minorEastAsia" w:hAnsi="Aparajita" w:cs="Aparajita"/>
          </w:rPr>
          <w:t xml:space="preserve">Our indirect models require age-specific cohort </w:t>
        </w:r>
        <w:r w:rsidR="00DE41EA">
          <w:rPr>
            <w:rFonts w:ascii="Aparajita" w:eastAsiaTheme="minorEastAsia" w:hAnsi="Aparajita" w:cs="Aparajita"/>
          </w:rPr>
          <w:t xml:space="preserve">rates as input, which we </w:t>
        </w:r>
      </w:ins>
      <w:ins w:id="389" w:author="MPIDR_D\alburezgutierrez" w:date="2020-07-31T09:06:00Z">
        <w:r w:rsidR="00DE41EA">
          <w:rPr>
            <w:rFonts w:ascii="Aparajita" w:eastAsiaTheme="minorEastAsia" w:hAnsi="Aparajita" w:cs="Aparajita"/>
          </w:rPr>
          <w:t xml:space="preserve">approximate </w:t>
        </w:r>
      </w:ins>
      <w:ins w:id="390" w:author="MPIDR_D\alburezgutierrez" w:date="2020-07-31T09:07:00Z">
        <w:r w:rsidR="00352764">
          <w:rPr>
            <w:rFonts w:ascii="Aparajita" w:eastAsiaTheme="minorEastAsia" w:hAnsi="Aparajita" w:cs="Aparajita"/>
          </w:rPr>
          <w:t xml:space="preserve">as </w:t>
        </w:r>
      </w:ins>
      <w:ins w:id="391" w:author="MPIDR_D\alburezgutierrez" w:date="2020-07-31T09:06:00Z">
        <w:r w:rsidR="00DE41EA">
          <w:rPr>
            <w:rFonts w:ascii="Aparajita" w:eastAsiaTheme="minorEastAsia" w:hAnsi="Aparajita" w:cs="Aparajita"/>
          </w:rPr>
          <w:t>the values along the diagonal</w:t>
        </w:r>
      </w:ins>
      <w:ins w:id="392" w:author="MPIDR_D\alburezgutierrez" w:date="2020-07-31T09:07:00Z">
        <w:r w:rsidR="00352764">
          <w:rPr>
            <w:rFonts w:ascii="Aparajita" w:eastAsiaTheme="minorEastAsia" w:hAnsi="Aparajita" w:cs="Aparajita"/>
          </w:rPr>
          <w:t xml:space="preserve"> of the available period rates</w:t>
        </w:r>
      </w:ins>
      <w:ins w:id="393" w:author="MPIDR_D\alburezgutierrez" w:date="2020-07-31T09:06:00Z">
        <w:r w:rsidR="00DE41EA">
          <w:rPr>
            <w:rFonts w:ascii="Aparajita" w:eastAsiaTheme="minorEastAsia" w:hAnsi="Aparajita" w:cs="Aparajita"/>
          </w:rPr>
          <w:t xml:space="preserve">. </w:t>
        </w:r>
      </w:ins>
      <w:del w:id="394" w:author="Jenny Trinitapoli" w:date="2020-07-10T13:55:00Z">
        <w:r w:rsidR="003F6C30" w:rsidRPr="00266175" w:rsidDel="00534138">
          <w:rPr>
            <w:rFonts w:ascii="Aparajita" w:hAnsi="Aparajita" w:cs="Aparajita"/>
          </w:rPr>
          <w:delText xml:space="preserve">in the </w:delText>
        </w:r>
        <w:r w:rsidR="00160F75" w:rsidDel="00534138">
          <w:rPr>
            <w:rFonts w:ascii="Aparajita" w:hAnsi="Aparajita" w:cs="Aparajita"/>
          </w:rPr>
          <w:delText>79</w:delText>
        </w:r>
        <w:r w:rsidR="00160F75" w:rsidRPr="00266175" w:rsidDel="00534138">
          <w:rPr>
            <w:rFonts w:ascii="Aparajita" w:hAnsi="Aparajita" w:cs="Aparajita"/>
          </w:rPr>
          <w:delText xml:space="preserve"> </w:delText>
        </w:r>
        <w:r w:rsidR="003F6C30" w:rsidRPr="00266175" w:rsidDel="00534138">
          <w:rPr>
            <w:rFonts w:ascii="Aparajita" w:hAnsi="Aparajita" w:cs="Aparajita"/>
          </w:rPr>
          <w:delText>remaining countries</w:delText>
        </w:r>
        <w:r w:rsidR="003F27DD" w:rsidDel="00534138">
          <w:rPr>
            <w:rFonts w:ascii="Aparajita" w:hAnsi="Aparajita" w:cs="Aparajita"/>
          </w:rPr>
          <w:delText xml:space="preserve">, and </w:delText>
        </w:r>
      </w:del>
      <w:ins w:id="395" w:author="Jenny Trinitapoli" w:date="2020-07-10T13:55:00Z">
        <w:r w:rsidR="00534138">
          <w:rPr>
            <w:rFonts w:ascii="Aparajita" w:hAnsi="Aparajita" w:cs="Aparajita"/>
          </w:rPr>
          <w:t xml:space="preserve">We </w:t>
        </w:r>
      </w:ins>
      <w:r w:rsidR="003F27DD">
        <w:rPr>
          <w:rFonts w:ascii="Aparajita" w:hAnsi="Aparajita" w:cs="Aparajita"/>
        </w:rPr>
        <w:t xml:space="preserve">demonstrate the accuracy of this approach in countries where survey data are </w:t>
      </w:r>
      <w:ins w:id="396" w:author="Jenny Trinitapoli" w:date="2020-07-10T13:57:00Z">
        <w:r w:rsidR="00792B2D">
          <w:rPr>
            <w:rFonts w:ascii="Aparajita" w:hAnsi="Aparajita" w:cs="Aparajita"/>
          </w:rPr>
          <w:t xml:space="preserve">also </w:t>
        </w:r>
      </w:ins>
      <w:r w:rsidR="003F27DD">
        <w:rPr>
          <w:rFonts w:ascii="Aparajita" w:hAnsi="Aparajita" w:cs="Aparajita"/>
        </w:rPr>
        <w:t>available</w:t>
      </w:r>
      <w:ins w:id="397" w:author="Jenny Trinitapoli" w:date="2020-07-10T13:56:00Z">
        <w:r w:rsidR="00534138">
          <w:rPr>
            <w:rFonts w:ascii="Aparajita" w:hAnsi="Aparajita" w:cs="Aparajita"/>
          </w:rPr>
          <w:t xml:space="preserve"> and generate </w:t>
        </w:r>
      </w:ins>
      <w:ins w:id="398" w:author="Jenny Trinitapoli" w:date="2020-07-10T13:57:00Z">
        <w:r w:rsidR="00792B2D">
          <w:rPr>
            <w:rFonts w:ascii="Aparajita" w:hAnsi="Aparajita" w:cs="Aparajita"/>
          </w:rPr>
          <w:t xml:space="preserve">new, indirect </w:t>
        </w:r>
      </w:ins>
      <w:ins w:id="399" w:author="Jenny Trinitapoli" w:date="2020-07-10T13:56:00Z">
        <w:r w:rsidR="00534138">
          <w:rPr>
            <w:rFonts w:ascii="Aparajita" w:hAnsi="Aparajita" w:cs="Aparajita"/>
          </w:rPr>
          <w:t>estimates for the 79</w:t>
        </w:r>
        <w:r w:rsidR="00534138" w:rsidRPr="00266175">
          <w:rPr>
            <w:rFonts w:ascii="Aparajita" w:hAnsi="Aparajita" w:cs="Aparajita"/>
          </w:rPr>
          <w:t xml:space="preserve"> countries</w:t>
        </w:r>
        <w:r w:rsidR="00534138">
          <w:rPr>
            <w:rFonts w:ascii="Aparajita" w:hAnsi="Aparajita" w:cs="Aparajita"/>
          </w:rPr>
          <w:t xml:space="preserve"> for which direct estimates </w:t>
        </w:r>
        <w:commentRangeStart w:id="400"/>
        <w:r w:rsidR="00534138">
          <w:rPr>
            <w:rFonts w:ascii="Aparajita" w:hAnsi="Aparajita" w:cs="Aparajita"/>
          </w:rPr>
          <w:t>were not possible</w:t>
        </w:r>
      </w:ins>
      <w:commentRangeEnd w:id="400"/>
      <w:r w:rsidR="00623750">
        <w:rPr>
          <w:rStyle w:val="CommentReference"/>
          <w:rFonts w:asciiTheme="minorHAnsi" w:eastAsiaTheme="minorHAnsi" w:hAnsiTheme="minorHAnsi" w:cstheme="minorBidi"/>
        </w:rPr>
        <w:commentReference w:id="400"/>
      </w:r>
      <w:r w:rsidR="004C7667" w:rsidRPr="00266175">
        <w:rPr>
          <w:rFonts w:ascii="Aparajita" w:hAnsi="Aparajita" w:cs="Aparajita"/>
        </w:rPr>
        <w:t>.</w:t>
      </w:r>
      <w:r w:rsidR="00B042E3" w:rsidRPr="00266175">
        <w:rPr>
          <w:rFonts w:ascii="Aparajita" w:hAnsi="Aparajita" w:cs="Aparajita"/>
        </w:rPr>
        <w:t xml:space="preserve"> </w:t>
      </w:r>
      <w:r w:rsidR="004C31B4" w:rsidRPr="00266175">
        <w:rPr>
          <w:rFonts w:ascii="Aparajita" w:hAnsi="Aparajita" w:cs="Aparajita"/>
        </w:rPr>
        <w:t xml:space="preserve">This </w:t>
      </w:r>
      <w:r w:rsidR="005E1FE4" w:rsidRPr="00266175">
        <w:rPr>
          <w:rFonts w:ascii="Aparajita" w:hAnsi="Aparajita" w:cs="Aparajita"/>
        </w:rPr>
        <w:t xml:space="preserve">kin-cohort method </w:t>
      </w:r>
      <w:r w:rsidR="004C31B4" w:rsidRPr="00266175">
        <w:rPr>
          <w:rFonts w:ascii="Aparajita" w:hAnsi="Aparajita" w:cs="Aparajita"/>
        </w:rPr>
        <w:t>is</w:t>
      </w:r>
      <w:r w:rsidR="00697299" w:rsidRPr="00266175">
        <w:rPr>
          <w:rFonts w:ascii="Aparajita" w:hAnsi="Aparajita" w:cs="Aparajita"/>
        </w:rPr>
        <w:t xml:space="preserve"> an extension to the Goodman-Keyfitz-Pullum kinship equations (GKP equations)</w:t>
      </w:r>
      <w:r w:rsidR="003F6C30" w:rsidRPr="00266175">
        <w:rPr>
          <w:rFonts w:ascii="Aparajita" w:hAnsi="Aparajita" w:cs="Aparajita"/>
        </w:rPr>
        <w:fldChar w:fldCharType="begin"/>
      </w:r>
      <w:r w:rsidR="003F6C30" w:rsidRPr="00266175">
        <w:rPr>
          <w:rFonts w:ascii="Aparajita" w:hAnsi="Aparajita" w:cs="Aparajita"/>
        </w:rPr>
        <w:instrText xml:space="preserve"> ADDIN ZOTERO_ITEM CSL_CITATION {"citationID":"9cCLoUvu","properties":{"formattedCitation":"(Keyfitz, 1985)","plainCitation":"(Keyfitz, 1985)","noteIndex":0},"citationItems":[{"id":"GWffJRDL/XgGP0f4R","uris":["http://zotero.org/groups/2241996/items/XN4XUQU2"],"uri":["http://zotero.org/groups/2241996/items/XN4XUQU2"],"itemData":{"id":"GWffJRDL/XgGP0f4R","type":"book","title":"Applied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003F6C30" w:rsidRPr="00266175">
        <w:rPr>
          <w:rFonts w:ascii="Aparajita" w:hAnsi="Aparajita" w:cs="Aparajita"/>
        </w:rPr>
        <w:fldChar w:fldCharType="separate"/>
      </w:r>
      <w:r w:rsidR="003F6C30" w:rsidRPr="00266175">
        <w:rPr>
          <w:rFonts w:ascii="Aparajita" w:hAnsi="Aparajita" w:cs="Aparajita"/>
        </w:rPr>
        <w:t>(Keyfitz, 1985)</w:t>
      </w:r>
      <w:r w:rsidR="003F6C30" w:rsidRPr="00266175">
        <w:rPr>
          <w:rFonts w:ascii="Aparajita" w:hAnsi="Aparajita" w:cs="Aparajita"/>
        </w:rPr>
        <w:fldChar w:fldCharType="end"/>
      </w:r>
      <w:r w:rsidR="003F27DD">
        <w:rPr>
          <w:rFonts w:ascii="Aparajita" w:hAnsi="Aparajita" w:cs="Aparajita"/>
        </w:rPr>
        <w:t>.</w:t>
      </w:r>
      <w:r w:rsidR="00697299" w:rsidRPr="00266175">
        <w:rPr>
          <w:rFonts w:ascii="Aparajita" w:hAnsi="Aparajita" w:cs="Aparajita"/>
        </w:rPr>
        <w:t xml:space="preserve"> </w:t>
      </w:r>
      <w:ins w:id="401" w:author="MPIDR_D\alburezgutierrez" w:date="2020-07-31T08:51:00Z">
        <w:r w:rsidR="006F2BA8">
          <w:rPr>
            <w:rFonts w:ascii="Aparajita" w:hAnsi="Aparajita" w:cs="Aparajita"/>
          </w:rPr>
          <w:t>Crucially, t</w:t>
        </w:r>
      </w:ins>
      <w:ins w:id="402" w:author="MPIDR_D\alburezgutierrez" w:date="2020-07-31T08:50:00Z">
        <w:r w:rsidR="000524F2">
          <w:rPr>
            <w:rFonts w:ascii="Aparajita" w:hAnsi="Aparajita" w:cs="Aparajita"/>
          </w:rPr>
          <w:t xml:space="preserve">he </w:t>
        </w:r>
      </w:ins>
      <w:ins w:id="403" w:author="MPIDR_D\alburezgutierrez" w:date="2020-07-31T08:46:00Z">
        <w:r w:rsidR="00D92D07">
          <w:rPr>
            <w:rFonts w:ascii="Aparajita" w:hAnsi="Aparajita" w:cs="Aparajita"/>
          </w:rPr>
          <w:t xml:space="preserve">kin-cohort method </w:t>
        </w:r>
      </w:ins>
      <w:ins w:id="404" w:author="MPIDR_D\alburezgutierrez" w:date="2020-07-31T08:50:00Z">
        <w:r w:rsidR="000524F2">
          <w:rPr>
            <w:rFonts w:ascii="Aparajita" w:hAnsi="Aparajita" w:cs="Aparajita"/>
          </w:rPr>
          <w:t xml:space="preserve">allows us to </w:t>
        </w:r>
      </w:ins>
      <w:ins w:id="405" w:author="MPIDR_D\alburezgutierrez" w:date="2020-07-31T08:51:00Z">
        <w:r w:rsidR="000524F2">
          <w:rPr>
            <w:rFonts w:ascii="Aparajita" w:hAnsi="Aparajita" w:cs="Aparajita"/>
          </w:rPr>
          <w:t xml:space="preserve">estimate </w:t>
        </w:r>
      </w:ins>
      <w:del w:id="406" w:author="MPIDR_D\alburezgutierrez" w:date="2020-07-31T08:46:00Z">
        <w:r w:rsidR="003F27DD" w:rsidDel="00D92D07">
          <w:rPr>
            <w:rFonts w:ascii="Aparajita" w:hAnsi="Aparajita" w:cs="Aparajita"/>
          </w:rPr>
          <w:delText>T</w:delText>
        </w:r>
        <w:r w:rsidR="00697299" w:rsidRPr="00266175" w:rsidDel="00D92D07">
          <w:rPr>
            <w:rFonts w:ascii="Aparajita" w:hAnsi="Aparajita" w:cs="Aparajita"/>
          </w:rPr>
          <w:delText xml:space="preserve">o </w:delText>
        </w:r>
      </w:del>
      <w:del w:id="407" w:author="MPIDR_D\alburezgutierrez" w:date="2020-07-31T08:50:00Z">
        <w:r w:rsidR="00697299" w:rsidRPr="00266175" w:rsidDel="000524F2">
          <w:rPr>
            <w:rFonts w:ascii="Aparajita" w:hAnsi="Aparajita" w:cs="Aparajita"/>
          </w:rPr>
          <w:delText xml:space="preserve">estimate </w:delText>
        </w:r>
      </w:del>
      <w:r w:rsidR="00697299" w:rsidRPr="00266175">
        <w:rPr>
          <w:rFonts w:ascii="Aparajita" w:hAnsi="Aparajita" w:cs="Aparajita"/>
        </w:rPr>
        <w:t>the cumulative number of</w:t>
      </w:r>
      <w:del w:id="408" w:author="MPIDR_D\alburezgutierrez" w:date="2020-07-31T08:51:00Z">
        <w:r w:rsidR="00697299" w:rsidRPr="00266175" w:rsidDel="00490804">
          <w:rPr>
            <w:rFonts w:ascii="Aparajita" w:hAnsi="Aparajita" w:cs="Aparajita"/>
          </w:rPr>
          <w:delText xml:space="preserve"> </w:delText>
        </w:r>
      </w:del>
      <w:ins w:id="409" w:author="MPIDR_D\alburezgutierrez" w:date="2020-07-31T08:51:00Z">
        <w:r w:rsidR="00BC24DB">
          <w:rPr>
            <w:rFonts w:ascii="Aparajita" w:hAnsi="Aparajita" w:cs="Aparajita"/>
          </w:rPr>
          <w:t xml:space="preserve">infant, </w:t>
        </w:r>
        <w:r w:rsidR="00490804">
          <w:rPr>
            <w:rFonts w:ascii="Aparajita" w:hAnsi="Aparajita" w:cs="Aparajita"/>
          </w:rPr>
          <w:t xml:space="preserve">child, </w:t>
        </w:r>
        <w:r w:rsidR="00BC24DB">
          <w:rPr>
            <w:rFonts w:ascii="Aparajita" w:hAnsi="Aparajita" w:cs="Aparajita"/>
          </w:rPr>
          <w:t xml:space="preserve">and </w:t>
        </w:r>
      </w:ins>
      <w:r w:rsidR="00697299" w:rsidRPr="00266175">
        <w:rPr>
          <w:rFonts w:ascii="Aparajita" w:hAnsi="Aparajita" w:cs="Aparajita"/>
        </w:rPr>
        <w:t>offspring deaths experienced by a woman</w:t>
      </w:r>
      <w:r w:rsidR="00AE32C4" w:rsidRPr="00266175">
        <w:rPr>
          <w:rFonts w:ascii="Aparajita" w:hAnsi="Aparajita" w:cs="Aparajita"/>
        </w:rPr>
        <w:t xml:space="preserve"> born in cohort </w:t>
      </w:r>
      <w:r w:rsidR="00AE32C4" w:rsidRPr="00266175">
        <w:rPr>
          <w:rFonts w:ascii="Aparajita" w:hAnsi="Aparajita" w:cs="Aparajita"/>
          <w:i/>
        </w:rPr>
        <w:t>c</w:t>
      </w:r>
      <w:r w:rsidR="00697299" w:rsidRPr="00266175">
        <w:rPr>
          <w:rFonts w:ascii="Aparajita" w:hAnsi="Aparajita" w:cs="Aparajita"/>
        </w:rPr>
        <w:t xml:space="preserve"> surviving to age </w:t>
      </w:r>
      <w:r w:rsidR="00697299" w:rsidRPr="00266175">
        <w:rPr>
          <w:rFonts w:ascii="Aparajita" w:hAnsi="Aparajita" w:cs="Aparajita"/>
          <w:i/>
        </w:rPr>
        <w:t>a</w:t>
      </w:r>
      <w:del w:id="410" w:author="MPIDR_D\alburezgutierrez" w:date="2020-07-31T08:46:00Z">
        <w:r w:rsidR="00B336AC" w:rsidRPr="00266175" w:rsidDel="00D92D07">
          <w:rPr>
            <w:rFonts w:ascii="Aparajita" w:hAnsi="Aparajita" w:cs="Aparajita"/>
          </w:rPr>
          <w:delText xml:space="preserve"> as follows</w:delText>
        </w:r>
      </w:del>
      <w:ins w:id="411" w:author="MPIDR_D\alburezgutierrez" w:date="2020-07-31T08:46:00Z">
        <w:r w:rsidR="00D92D07">
          <w:rPr>
            <w:rFonts w:ascii="Aparajita" w:hAnsi="Aparajita" w:cs="Aparajita"/>
          </w:rPr>
          <w:t xml:space="preserve"> </w:t>
        </w:r>
      </w:ins>
      <w:ins w:id="412" w:author="MPIDR_D\alburezgutierrez" w:date="2020-07-31T08:47:00Z">
        <w:r w:rsidR="00D92D07">
          <w:rPr>
            <w:rFonts w:ascii="Aparajita" w:hAnsi="Aparajita" w:cs="Aparajita"/>
          </w:rPr>
          <w:t xml:space="preserve">given a set of </w:t>
        </w:r>
      </w:ins>
      <w:ins w:id="413" w:author="MPIDR_D\alburezgutierrez" w:date="2020-07-31T09:05:00Z">
        <w:r w:rsidR="00F04C4A">
          <w:rPr>
            <w:rFonts w:ascii="Aparajita" w:hAnsi="Aparajita" w:cs="Aparajita"/>
          </w:rPr>
          <w:t xml:space="preserve">cohort </w:t>
        </w:r>
      </w:ins>
      <w:ins w:id="414" w:author="MPIDR_D\alburezgutierrez" w:date="2020-07-31T08:47:00Z">
        <w:r w:rsidR="00D92D07">
          <w:rPr>
            <w:rFonts w:ascii="Aparajita" w:hAnsi="Aparajita" w:cs="Aparajita"/>
          </w:rPr>
          <w:t>mortality and fertility schedules</w:t>
        </w:r>
      </w:ins>
      <w:r w:rsidR="00697299" w:rsidRPr="00266175">
        <w:rPr>
          <w:rFonts w:ascii="Aparajita" w:hAnsi="Aparajita" w:cs="Aparajita"/>
        </w:rPr>
        <w:t>:</w:t>
      </w:r>
    </w:p>
    <w:p w14:paraId="79A4C745" w14:textId="274CB04C" w:rsidR="005E1FE4" w:rsidRPr="00266175" w:rsidRDefault="00B033A8" w:rsidP="00FE0D45">
      <w:pPr>
        <w:jc w:val="center"/>
        <w:rPr>
          <w:rFonts w:ascii="Aparajita" w:hAnsi="Aparajita" w:cs="Aparajita"/>
        </w:rPr>
      </w:pPr>
      <m:oMath>
        <m:sSubSup>
          <m:sSubSupPr>
            <m:ctrlPr>
              <w:rPr>
                <w:rFonts w:ascii="Cambria Math" w:eastAsia="Cambria Math" w:hAnsi="Cambria Math" w:cs="Aparajita"/>
                <w:i/>
              </w:rPr>
            </m:ctrlPr>
          </m:sSubSupPr>
          <m:e>
            <m:r>
              <w:rPr>
                <w:rFonts w:ascii="Cambria Math" w:eastAsia="Cambria Math" w:hAnsi="Cambria Math" w:cs="Aparajita"/>
              </w:rPr>
              <m:t>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Cambria Math" w:hAnsi="Cambria Math" w:cs="Aparajita"/>
          </w:rPr>
          <m:t>=</m:t>
        </m:r>
        <m:nary>
          <m:naryPr>
            <m:chr m:val="∑"/>
            <m:grow m:val="1"/>
            <m:ctrlPr>
              <w:rPr>
                <w:rFonts w:ascii="Cambria Math" w:hAnsi="Cambria Math" w:cs="Aparajita"/>
              </w:rPr>
            </m:ctrlPr>
          </m:naryPr>
          <m:sub>
            <m:r>
              <w:rPr>
                <w:rFonts w:ascii="Cambria Math" w:eastAsia="Cambria Math" w:hAnsi="Cambria Math" w:cs="Aparajita"/>
              </w:rPr>
              <m:t>x=α</m:t>
            </m:r>
          </m:sub>
          <m:sup>
            <m:r>
              <w:rPr>
                <w:rFonts w:ascii="Cambria Math" w:eastAsia="Cambria Math" w:hAnsi="Cambria Math" w:cs="Aparajita"/>
              </w:rPr>
              <m:t>a</m:t>
            </m:r>
          </m:sup>
          <m:e>
            <m:sSub>
              <m:sSubPr>
                <m:ctrlPr>
                  <w:rPr>
                    <w:rFonts w:ascii="Cambria Math" w:hAnsi="Cambria Math" w:cs="Aparajita"/>
                    <w:i/>
                  </w:rPr>
                </m:ctrlPr>
              </m:sSub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F</m:t>
                    </m:r>
                  </m:e>
                </m:sPre>
              </m:e>
              <m:sub>
                <m:r>
                  <w:rPr>
                    <w:rFonts w:ascii="Cambria Math" w:hAnsi="Cambria Math" w:cs="Aparajita"/>
                  </w:rPr>
                  <m:t>(x,c)</m:t>
                </m:r>
              </m:sub>
            </m:sSub>
          </m:e>
        </m:nary>
        <m:r>
          <w:rPr>
            <w:rFonts w:ascii="Cambria Math" w:hAnsi="Cambria Math" w:cs="Aparajita"/>
          </w:rPr>
          <m:t>-</m:t>
        </m:r>
        <m:nary>
          <m:naryPr>
            <m:chr m:val="∑"/>
            <m:grow m:val="1"/>
            <m:ctrlPr>
              <w:rPr>
                <w:rFonts w:ascii="Cambria Math" w:hAnsi="Cambria Math" w:cs="Aparajita"/>
              </w:rPr>
            </m:ctrlPr>
          </m:naryPr>
          <m:sub>
            <m:r>
              <w:rPr>
                <w:rFonts w:ascii="Cambria Math" w:eastAsia="Cambria Math" w:hAnsi="Cambria Math" w:cs="Aparajita"/>
              </w:rPr>
              <m:t>x=α</m:t>
            </m:r>
          </m:sub>
          <m:sup>
            <m:r>
              <w:rPr>
                <w:rFonts w:ascii="Cambria Math" w:eastAsia="Cambria Math" w:hAnsi="Cambria Math" w:cs="Aparajita"/>
              </w:rPr>
              <m:t>a</m:t>
            </m:r>
          </m:sup>
          <m:e>
            <m:sSub>
              <m:sSubPr>
                <m:ctrlPr>
                  <w:rPr>
                    <w:rFonts w:ascii="Cambria Math" w:hAnsi="Cambria Math" w:cs="Aparajita"/>
                    <w:i/>
                  </w:rPr>
                </m:ctrlPr>
              </m:sSub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F</m:t>
                    </m:r>
                  </m:e>
                </m:sPre>
              </m:e>
              <m:sub>
                <m:r>
                  <w:rPr>
                    <w:rFonts w:ascii="Cambria Math" w:hAnsi="Cambria Math" w:cs="Aparajita"/>
                  </w:rPr>
                  <m:t>(x,c)</m:t>
                </m:r>
              </m:sub>
            </m:sSub>
          </m:e>
        </m:nary>
        <m:sPre>
          <m:sPrePr>
            <m:ctrlPr>
              <w:rPr>
                <w:rFonts w:ascii="Cambria Math" w:hAnsi="Cambria Math" w:cs="Aparajita"/>
                <w:i/>
              </w:rPr>
            </m:ctrlPr>
          </m:sPrePr>
          <m:sub>
            <m:r>
              <w:rPr>
                <w:rFonts w:ascii="Cambria Math" w:hAnsi="Cambria Math" w:cs="Aparajita"/>
              </w:rPr>
              <m:t>1</m:t>
            </m:r>
          </m:sub>
          <m:sup/>
          <m:e>
            <m:sSub>
              <m:sSubPr>
                <m:ctrlPr>
                  <w:rPr>
                    <w:rFonts w:ascii="Cambria Math" w:hAnsi="Cambria Math" w:cs="Aparajita"/>
                    <w:i/>
                  </w:rPr>
                </m:ctrlPr>
              </m:sSubPr>
              <m:e>
                <m:r>
                  <w:rPr>
                    <w:rFonts w:ascii="Cambria Math" w:hAnsi="Cambria Math" w:cs="Aparajita"/>
                  </w:rPr>
                  <m:t>l</m:t>
                </m:r>
              </m:e>
              <m:sub>
                <m:r>
                  <w:rPr>
                    <w:rFonts w:ascii="Cambria Math" w:hAnsi="Cambria Math" w:cs="Aparajita"/>
                  </w:rPr>
                  <m:t>(</m:t>
                </m:r>
                <m:func>
                  <m:funcPr>
                    <m:ctrlPr>
                      <w:rPr>
                        <w:rFonts w:ascii="Cambria Math" w:hAnsi="Cambria Math" w:cs="Aparajita"/>
                      </w:rPr>
                    </m:ctrlPr>
                  </m:funcPr>
                  <m:fName>
                    <m:r>
                      <m:rPr>
                        <m:sty m:val="p"/>
                      </m:rPr>
                      <w:rPr>
                        <w:rFonts w:ascii="Cambria Math" w:hAnsi="Cambria Math" w:cs="Aparajita"/>
                      </w:rPr>
                      <m:t>min</m:t>
                    </m:r>
                    <m:ctrlPr>
                      <w:rPr>
                        <w:rFonts w:ascii="Cambria Math" w:hAnsi="Cambria Math" w:cs="Aparajita"/>
                        <w:i/>
                      </w:rPr>
                    </m:ctrlPr>
                  </m:fName>
                  <m:e>
                    <m:d>
                      <m:dPr>
                        <m:ctrlPr>
                          <w:rPr>
                            <w:rFonts w:ascii="Cambria Math" w:hAnsi="Cambria Math" w:cs="Aparajita"/>
                            <w:i/>
                          </w:rPr>
                        </m:ctrlPr>
                      </m:dPr>
                      <m:e>
                        <m:r>
                          <w:rPr>
                            <w:rFonts w:ascii="Cambria Math" w:hAnsi="Cambria Math" w:cs="Aparajita"/>
                          </w:rPr>
                          <m:t>a-x,k</m:t>
                        </m:r>
                      </m:e>
                    </m:d>
                  </m:e>
                </m:func>
                <m:r>
                  <w:rPr>
                    <w:rFonts w:ascii="Cambria Math" w:hAnsi="Cambria Math" w:cs="Aparajita"/>
                  </w:rPr>
                  <m:t>,c+x)</m:t>
                </m:r>
              </m:sub>
            </m:sSub>
          </m:e>
        </m:sPre>
      </m:oMath>
      <w:r w:rsidR="00697299" w:rsidRPr="00266175">
        <w:rPr>
          <w:rFonts w:ascii="Aparajita" w:eastAsiaTheme="minorEastAsia" w:hAnsi="Aparajita" w:cs="Aparajita"/>
        </w:rPr>
        <w:t xml:space="preserve">       (1)</w:t>
      </w:r>
    </w:p>
    <w:p w14:paraId="1F032F2D" w14:textId="1EA34BEF" w:rsidR="00697299" w:rsidRPr="00266175" w:rsidRDefault="00697299" w:rsidP="00A60CE6">
      <w:pPr>
        <w:rPr>
          <w:rFonts w:ascii="Aparajita" w:hAnsi="Aparajita" w:cs="Aparajita"/>
        </w:rPr>
      </w:pPr>
      <w:r w:rsidRPr="00266175">
        <w:rPr>
          <w:rFonts w:ascii="Aparajita" w:hAnsi="Aparajita" w:cs="Aparajita"/>
        </w:rPr>
        <w:lastRenderedPageBreak/>
        <w:t xml:space="preserve">where  </w:t>
      </w:r>
      <m:oMath>
        <m:r>
          <w:rPr>
            <w:rFonts w:ascii="Cambria Math" w:hAnsi="Cambria Math" w:cs="Aparajita"/>
          </w:rPr>
          <m:t>k=1</m:t>
        </m:r>
      </m:oMath>
      <w:r w:rsidRPr="00266175">
        <w:rPr>
          <w:rFonts w:ascii="Aparajita" w:hAnsi="Aparajita" w:cs="Aparajita"/>
        </w:rPr>
        <w:t xml:space="preserve"> for infant deaths, </w:t>
      </w:r>
      <m:oMath>
        <m:r>
          <w:rPr>
            <w:rFonts w:ascii="Cambria Math" w:hAnsi="Cambria Math" w:cs="Aparajita"/>
          </w:rPr>
          <m:t>k=5</m:t>
        </m:r>
      </m:oMath>
      <w:r w:rsidRPr="00266175">
        <w:rPr>
          <w:rFonts w:ascii="Aparajita" w:hAnsi="Aparajita" w:cs="Aparajita"/>
        </w:rPr>
        <w:t xml:space="preserve"> for child deaths and </w:t>
      </w:r>
      <m:oMath>
        <m:r>
          <w:rPr>
            <w:rFonts w:ascii="Cambria Math" w:hAnsi="Cambria Math" w:cs="Aparajita"/>
          </w:rPr>
          <m:t>k=1</m:t>
        </m:r>
      </m:oMath>
      <w:r w:rsidRPr="00266175">
        <w:rPr>
          <w:rFonts w:ascii="Aparajita" w:eastAsiaTheme="minorEastAsia" w:hAnsi="Aparajita" w:cs="Aparajita"/>
        </w:rPr>
        <w:t>00</w:t>
      </w:r>
      <w:r w:rsidRPr="00266175">
        <w:rPr>
          <w:rFonts w:ascii="Aparajita" w:hAnsi="Aparajita" w:cs="Aparajita"/>
        </w:rPr>
        <w:t xml:space="preserve"> for all-age offspring deaths</w:t>
      </w:r>
      <w:r w:rsidRPr="00266175">
        <w:rPr>
          <w:rFonts w:ascii="Aparajita" w:eastAsiaTheme="minorEastAsia" w:hAnsi="Aparajita" w:cs="Aparajita"/>
        </w:rPr>
        <w:t xml:space="preserve">. We restrict the female reproductive age </w:t>
      </w:r>
      <m:oMath>
        <m:r>
          <w:rPr>
            <w:rFonts w:ascii="Cambria Math" w:eastAsiaTheme="minorEastAsia" w:hAnsi="Cambria Math" w:cs="Aparajita"/>
          </w:rPr>
          <m:t>[α,β]</m:t>
        </m:r>
      </m:oMath>
      <w:r w:rsidRPr="00FE0D45">
        <w:rPr>
          <w:rFonts w:ascii="Aparajita" w:eastAsiaTheme="minorEastAsia" w:hAnsi="Aparajita" w:cs="Aparajita"/>
        </w:rPr>
        <w:t xml:space="preserve"> to </w:t>
      </w:r>
      <m:oMath>
        <m:d>
          <m:dPr>
            <m:ctrlPr>
              <w:rPr>
                <w:rFonts w:ascii="Cambria Math" w:eastAsiaTheme="minorEastAsia" w:hAnsi="Cambria Math" w:cs="Aparajita"/>
                <w:i/>
              </w:rPr>
            </m:ctrlPr>
          </m:dPr>
          <m:e>
            <m:r>
              <w:rPr>
                <w:rFonts w:ascii="Cambria Math" w:eastAsiaTheme="minorEastAsia" w:hAnsi="Cambria Math" w:cs="Aparajita"/>
              </w:rPr>
              <m:t>α,β,n</m:t>
            </m:r>
          </m:e>
        </m:d>
        <w:commentRangeStart w:id="415"/>
        <w:commentRangeStart w:id="416"/>
        <m:r>
          <w:rPr>
            <w:rFonts w:ascii="Cambria Math" w:eastAsiaTheme="minorEastAsia" w:hAnsi="Cambria Math" w:cs="Aparajita"/>
          </w:rPr>
          <m:t>=(15,49,1)</m:t>
        </m:r>
      </m:oMath>
      <w:r w:rsidRPr="00266175">
        <w:rPr>
          <w:rFonts w:ascii="Aparajita" w:hAnsi="Aparajita" w:cs="Aparajita"/>
        </w:rPr>
        <w:t xml:space="preserve">, so that </w:t>
      </w:r>
      <m:oMath>
        <m:r>
          <w:rPr>
            <w:rFonts w:ascii="Cambria Math" w:eastAsiaTheme="minorEastAsia" w:hAnsi="Cambria Math" w:cs="Aparajita"/>
          </w:rPr>
          <m:t>a≤ β+k</m:t>
        </m:r>
      </m:oMath>
      <w:r w:rsidRPr="00266175">
        <w:rPr>
          <w:rFonts w:ascii="Aparajita" w:eastAsiaTheme="minorEastAsia" w:hAnsi="Aparajita" w:cs="Aparajita"/>
        </w:rPr>
        <w:t xml:space="preserve"> for all cases</w:t>
      </w:r>
      <w:commentRangeEnd w:id="415"/>
      <w:r w:rsidR="00F713F0">
        <w:rPr>
          <w:rStyle w:val="CommentReference"/>
          <w:rFonts w:asciiTheme="minorHAnsi" w:eastAsiaTheme="minorHAnsi" w:hAnsiTheme="minorHAnsi" w:cstheme="minorBidi"/>
        </w:rPr>
        <w:commentReference w:id="415"/>
      </w:r>
      <w:commentRangeEnd w:id="416"/>
      <w:r w:rsidR="000379EF">
        <w:rPr>
          <w:rStyle w:val="CommentReference"/>
          <w:rFonts w:asciiTheme="minorHAnsi" w:eastAsiaTheme="minorHAnsi" w:hAnsiTheme="minorHAnsi" w:cstheme="minorBidi"/>
        </w:rPr>
        <w:commentReference w:id="416"/>
      </w:r>
      <w:r w:rsidRPr="00266175">
        <w:rPr>
          <w:rFonts w:ascii="Aparajita" w:eastAsiaTheme="minorEastAsia" w:hAnsi="Aparajita" w:cs="Aparajita"/>
        </w:rPr>
        <w:t>.</w:t>
      </w:r>
    </w:p>
    <w:p w14:paraId="0868A99D" w14:textId="44140DC1" w:rsidR="005E1FE4" w:rsidRPr="00266175" w:rsidRDefault="004C31B4" w:rsidP="00FE0D45">
      <w:pPr>
        <w:ind w:firstLine="720"/>
        <w:rPr>
          <w:rFonts w:ascii="Aparajita" w:hAnsi="Aparajita" w:cs="Aparajita"/>
        </w:rPr>
      </w:pPr>
      <w:r w:rsidRPr="00266175">
        <w:rPr>
          <w:rFonts w:ascii="Aparajita" w:hAnsi="Aparajita" w:cs="Aparajita"/>
        </w:rPr>
        <w:t>T</w:t>
      </w:r>
      <w:r w:rsidR="00697299" w:rsidRPr="00266175">
        <w:rPr>
          <w:rFonts w:ascii="Aparajita" w:hAnsi="Aparajita" w:cs="Aparajita"/>
        </w:rPr>
        <w:t>o determine the prevalence of bereaved women in a population, we start by considering the age-specific probability that an average woman will experience the death of a child:</w:t>
      </w:r>
    </w:p>
    <w:p w14:paraId="501EBC02" w14:textId="50607D27" w:rsidR="005E1FE4" w:rsidRPr="00266175" w:rsidRDefault="00B033A8" w:rsidP="00FE0D45">
      <w:pPr>
        <w:jc w:val="center"/>
        <w:rPr>
          <w:rFonts w:ascii="Aparajita" w:hAnsi="Aparajita" w:cs="Aparajita"/>
        </w:rPr>
      </w:pP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r>
          <w:rPr>
            <w:rFonts w:ascii="Cambria Math" w:eastAsia="Cambria Math" w:hAnsi="Cambria Math" w:cs="Aparajita"/>
          </w:rPr>
          <m:t>=1-</m:t>
        </m:r>
        <m:sSup>
          <m:sSupPr>
            <m:ctrlPr>
              <w:rPr>
                <w:rFonts w:ascii="Cambria Math" w:eastAsia="Cambria Math" w:hAnsi="Cambria Math" w:cs="Aparajita"/>
                <w:i/>
              </w:rPr>
            </m:ctrlPr>
          </m:sSupPr>
          <m:e>
            <m:r>
              <w:rPr>
                <w:rFonts w:ascii="Cambria Math" w:eastAsia="Cambria Math" w:hAnsi="Cambria Math" w:cs="Aparajita"/>
              </w:rPr>
              <m:t>e</m:t>
            </m:r>
          </m:e>
          <m:sup>
            <m:r>
              <w:rPr>
                <w:rFonts w:ascii="Cambria Math" w:eastAsia="Cambria Math" w:hAnsi="Cambria Math" w:cs="Aparajita"/>
              </w:rPr>
              <m:t>-h(a,c)</m:t>
            </m:r>
          </m:sup>
        </m:sSup>
      </m:oMath>
      <w:r w:rsidR="00697299" w:rsidRPr="00266175">
        <w:rPr>
          <w:rFonts w:ascii="Aparajita" w:eastAsiaTheme="minorEastAsia" w:hAnsi="Aparajita" w:cs="Aparajita"/>
        </w:rPr>
        <w:t xml:space="preserve">                                                                             (2)</w:t>
      </w:r>
    </w:p>
    <w:p w14:paraId="088E61A6" w14:textId="319546F4" w:rsidR="004C31B4" w:rsidRPr="00266175" w:rsidRDefault="00697299" w:rsidP="005E1FE4">
      <w:pPr>
        <w:rPr>
          <w:rFonts w:ascii="Aparajita" w:eastAsiaTheme="minorEastAsia" w:hAnsi="Aparajita" w:cs="Aparajita"/>
        </w:rPr>
      </w:pPr>
      <w:r w:rsidRPr="00266175">
        <w:rPr>
          <w:rFonts w:ascii="Aparajita" w:hAnsi="Aparajita" w:cs="Aparajita"/>
        </w:rPr>
        <w:t xml:space="preserve">where </w:t>
      </w:r>
      <m:oMath>
        <m:r>
          <w:rPr>
            <w:rFonts w:ascii="Cambria Math" w:hAnsi="Cambria Math" w:cs="Aparajita"/>
          </w:rPr>
          <m:t>h(a,c)=</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a+1,c</m:t>
                </m:r>
              </m:e>
            </m:d>
          </m:sub>
          <m:sup>
            <m:r>
              <w:rPr>
                <w:rFonts w:ascii="Cambria Math" w:eastAsia="Cambria Math" w:hAnsi="Cambria Math" w:cs="Aparajita"/>
              </w:rPr>
              <m:t>k</m:t>
            </m:r>
          </m:sup>
        </m:sSubSup>
        <m:r>
          <w:rPr>
            <w:rFonts w:ascii="Cambria Math" w:eastAsia="Cambria Math" w:hAnsi="Cambria Math" w:cs="Aparajita"/>
          </w:rPr>
          <m:t xml:space="preserve">- </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Pr="00266175">
        <w:rPr>
          <w:rFonts w:ascii="Aparajita" w:eastAsiaTheme="minorEastAsia" w:hAnsi="Aparajita" w:cs="Aparajita"/>
        </w:rPr>
        <w:t xml:space="preserve"> is the hazard rate of experiencing the death of a child younger than </w:t>
      </w:r>
      <w:r w:rsidRPr="00266175">
        <w:rPr>
          <w:rFonts w:ascii="Aparajita" w:eastAsiaTheme="minorEastAsia" w:hAnsi="Aparajita" w:cs="Aparajita"/>
          <w:i/>
        </w:rPr>
        <w:t>k</w:t>
      </w:r>
      <w:r w:rsidRPr="00266175">
        <w:rPr>
          <w:rFonts w:ascii="Aparajita" w:eastAsiaTheme="minorEastAsia" w:hAnsi="Aparajita" w:cs="Aparajita"/>
        </w:rPr>
        <w:t xml:space="preserve"> </w:t>
      </w:r>
      <w:r w:rsidRPr="00266175">
        <w:rPr>
          <w:rFonts w:ascii="Aparajita" w:hAnsi="Aparajita" w:cs="Aparajita"/>
        </w:rPr>
        <w:fldChar w:fldCharType="begin"/>
      </w:r>
      <w:r w:rsidR="006663D7" w:rsidRPr="00266175">
        <w:rPr>
          <w:rFonts w:ascii="Aparajita" w:hAnsi="Aparajita" w:cs="Aparajita"/>
        </w:rPr>
        <w:instrText xml:space="preserve"> ADDIN ZOTERO_ITEM CSL_CITATION {"citationID":"cT4xChNH","properties":{"formattedCitation":"(Wachter, 2014)","plainCitation":"(Wachter, 2014)","noteIndex":0},"citationItems":[{"id":"GWffJRDL/KEKOjHmA","uris":["http://zotero.org/groups/2241996/items/XHBET453"],"uri":["http://zotero.org/groups/2241996/items/XHBET453"],"itemData":{"id":477,"type":"book","title":"Essential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Pr="00266175">
        <w:rPr>
          <w:rFonts w:ascii="Aparajita" w:hAnsi="Aparajita" w:cs="Aparajita"/>
        </w:rPr>
        <w:fldChar w:fldCharType="separate"/>
      </w:r>
      <w:r w:rsidR="006663D7" w:rsidRPr="00266175">
        <w:rPr>
          <w:rFonts w:ascii="Aparajita" w:hAnsi="Aparajita" w:cs="Aparajita"/>
        </w:rPr>
        <w:t>(Wachter, 2014)</w:t>
      </w:r>
      <w:r w:rsidRPr="00266175">
        <w:rPr>
          <w:rFonts w:ascii="Aparajita" w:hAnsi="Aparajita" w:cs="Aparajita"/>
        </w:rPr>
        <w:fldChar w:fldCharType="end"/>
      </w:r>
      <w:r w:rsidRPr="00266175">
        <w:rPr>
          <w:rFonts w:ascii="Aparajita" w:hAnsi="Aparajita" w:cs="Aparajita"/>
        </w:rPr>
        <w:t xml:space="preserve">. We create a life table </w:t>
      </w:r>
      <w:r w:rsidRPr="00266175">
        <w:rPr>
          <w:rFonts w:ascii="Aparajita" w:hAnsi="Aparajita" w:cs="Aparajita"/>
        </w:rPr>
        <w:fldChar w:fldCharType="begin"/>
      </w:r>
      <w:r w:rsidR="006663D7" w:rsidRPr="00266175">
        <w:rPr>
          <w:rFonts w:ascii="Aparajita" w:hAnsi="Aparajita" w:cs="Aparajita"/>
        </w:rPr>
        <w:instrText xml:space="preserve"> ADDIN ZOTERO_ITEM CSL_CITATION {"citationID":"LFQVXY2z","properties":{"formattedCitation":"(Preston et al., 2001)","plainCitation":"(Preston et al., 2001)","noteIndex":0},"citationItems":[{"id":"GWffJRDL/AI1sfvdO","uris":["http://zotero.org/groups/2241996/items/A88IZKYU"],"uri":["http://zotero.org/groups/2241996/items/A88IZKYU"],"itemData":{"id":601,"type":"book","title":"Demography: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266175">
        <w:rPr>
          <w:rFonts w:ascii="Aparajita" w:hAnsi="Aparajita" w:cs="Aparajita"/>
        </w:rPr>
        <w:fldChar w:fldCharType="separate"/>
      </w:r>
      <w:r w:rsidR="006663D7" w:rsidRPr="00266175">
        <w:rPr>
          <w:rFonts w:ascii="Aparajita" w:hAnsi="Aparajita" w:cs="Aparajita"/>
        </w:rPr>
        <w:t>(Preston et al., 2001)</w:t>
      </w:r>
      <w:r w:rsidRPr="00266175">
        <w:rPr>
          <w:rFonts w:ascii="Aparajita" w:hAnsi="Aparajita" w:cs="Aparajita"/>
        </w:rPr>
        <w:fldChar w:fldCharType="end"/>
      </w:r>
      <w:r w:rsidRPr="00266175">
        <w:rPr>
          <w:rFonts w:ascii="Aparajita" w:hAnsi="Aparajita" w:cs="Aparajita"/>
        </w:rPr>
        <w:t xml:space="preserve"> with </w:t>
      </w:r>
      <w:r w:rsidRPr="00266175">
        <w:rPr>
          <w:rFonts w:ascii="Aparajita" w:eastAsiaTheme="minorEastAsia" w:hAnsi="Aparajita" w:cs="Aparajita"/>
        </w:rPr>
        <w:t xml:space="preserve">a unit radix </w:t>
      </w:r>
      <m:oMath>
        <m:sSubSup>
          <m:sSubSupPr>
            <m:ctrlPr>
              <w:rPr>
                <w:rFonts w:ascii="Cambria Math" w:hAnsi="Cambria Math" w:cs="Aparajita"/>
                <w:i/>
              </w:rPr>
            </m:ctrlPr>
          </m:sSubSupPr>
          <m:e>
            <m:sPre>
              <m:sPrePr>
                <m:ctrlPr>
                  <w:rPr>
                    <w:rFonts w:ascii="Cambria Math" w:hAnsi="Cambria Math" w:cs="Aparajita"/>
                    <w:i/>
                  </w:rPr>
                </m:ctrlPr>
              </m:sPrePr>
              <m:sub/>
              <m:sup/>
              <m:e>
                <m:r>
                  <w:rPr>
                    <w:rFonts w:ascii="Cambria Math" w:hAnsi="Cambria Math" w:cs="Aparajita"/>
                  </w:rPr>
                  <m:t>l</m:t>
                </m:r>
              </m:e>
            </m:sPre>
          </m:e>
          <m:sub>
            <m:r>
              <w:rPr>
                <w:rFonts w:ascii="Cambria Math" w:hAnsi="Cambria Math" w:cs="Aparajita"/>
              </w:rPr>
              <m:t>0</m:t>
            </m:r>
          </m:sub>
          <m:sup>
            <m:r>
              <w:rPr>
                <w:rFonts w:ascii="Cambria Math" w:hAnsi="Cambria Math" w:cs="Aparajita"/>
              </w:rPr>
              <m:t>k</m:t>
            </m:r>
          </m:sup>
        </m:sSubSup>
        <m:r>
          <w:rPr>
            <w:rFonts w:ascii="Cambria Math" w:hAnsi="Cambria Math" w:cs="Aparajita"/>
          </w:rPr>
          <m:t>=1</m:t>
        </m:r>
      </m:oMath>
      <w:r w:rsidRPr="00266175">
        <w:rPr>
          <w:rFonts w:ascii="Aparajita" w:eastAsiaTheme="minorEastAsia" w:hAnsi="Aparajita" w:cs="Aparajita"/>
        </w:rPr>
        <w:t xml:space="preserve"> </w:t>
      </w:r>
      <w:r w:rsidRPr="00266175">
        <w:rPr>
          <w:rFonts w:ascii="Aparajita" w:hAnsi="Aparajita" w:cs="Aparajita"/>
        </w:rPr>
        <w:t xml:space="preserve">where </w:t>
      </w: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Pr="00266175">
        <w:rPr>
          <w:rFonts w:ascii="Aparajita" w:eastAsiaTheme="minorEastAsia" w:hAnsi="Aparajita" w:cs="Aparajita"/>
        </w:rPr>
        <w:t xml:space="preserve">  is the probability of losing a child. We define </w:t>
      </w:r>
      <w:ins w:id="417" w:author="MPIDR_D\alburezgutierrez" w:date="2020-07-31T08:53:00Z">
        <w:r w:rsidR="00454D42" w:rsidRPr="00266175">
          <w:rPr>
            <w:rFonts w:ascii="Aparajita" w:eastAsiaTheme="minorEastAsia" w:hAnsi="Aparajita" w:cs="Aparajita"/>
          </w:rPr>
          <w:t xml:space="preserve">the fraction of women aged </w:t>
        </w:r>
        <w:r w:rsidR="00454D42" w:rsidRPr="00266175">
          <w:rPr>
            <w:rFonts w:ascii="Aparajita" w:eastAsiaTheme="minorEastAsia" w:hAnsi="Aparajita" w:cs="Aparajita"/>
            <w:i/>
          </w:rPr>
          <w:t>a</w:t>
        </w:r>
        <w:r w:rsidR="00454D42" w:rsidRPr="00266175">
          <w:rPr>
            <w:rFonts w:ascii="Aparajita" w:eastAsiaTheme="minorEastAsia" w:hAnsi="Aparajita" w:cs="Aparajita"/>
          </w:rPr>
          <w:t xml:space="preserve"> in cohort </w:t>
        </w:r>
        <w:r w:rsidR="00454D42" w:rsidRPr="00266175">
          <w:rPr>
            <w:rFonts w:ascii="Aparajita" w:eastAsiaTheme="minorEastAsia" w:hAnsi="Aparajita" w:cs="Aparajita"/>
            <w:i/>
          </w:rPr>
          <w:t>c</w:t>
        </w:r>
        <w:r w:rsidR="00454D42" w:rsidRPr="00266175">
          <w:rPr>
            <w:rFonts w:ascii="Aparajita" w:eastAsiaTheme="minorEastAsia" w:hAnsi="Aparajita" w:cs="Aparajita"/>
          </w:rPr>
          <w:t xml:space="preserve"> who ever experienced the death of a child younger than </w:t>
        </w:r>
        <w:r w:rsidR="00454D42" w:rsidRPr="00266175">
          <w:rPr>
            <w:rFonts w:ascii="Aparajita" w:eastAsiaTheme="minorEastAsia" w:hAnsi="Aparajita" w:cs="Aparajita"/>
            <w:i/>
          </w:rPr>
          <w:t>k</w:t>
        </w:r>
        <w:r w:rsidR="00454D42">
          <w:rPr>
            <w:rFonts w:ascii="Aparajita" w:eastAsiaTheme="minorEastAsia" w:hAnsi="Aparajita" w:cs="Aparajita"/>
            <w:i/>
          </w:rPr>
          <w:t xml:space="preserve"> </w:t>
        </w:r>
        <w:r w:rsidR="00454D42" w:rsidRPr="00454D42">
          <w:rPr>
            <w:rFonts w:ascii="Aparajita" w:eastAsiaTheme="minorEastAsia" w:hAnsi="Aparajita" w:cs="Aparajita"/>
            <w:rPrChange w:id="418" w:author="MPIDR_D\alburezgutierrez" w:date="2020-07-31T08:53:00Z">
              <w:rPr>
                <w:rFonts w:ascii="Aparajita" w:eastAsiaTheme="minorEastAsia" w:hAnsi="Aparajita" w:cs="Aparajita"/>
                <w:i/>
              </w:rPr>
            </w:rPrChange>
          </w:rPr>
          <w:t>as</w:t>
        </w:r>
        <w:r w:rsidR="00454D42">
          <w:rPr>
            <w:rFonts w:ascii="Aparajita" w:eastAsiaTheme="minorEastAsia" w:hAnsi="Aparajita" w:cs="Aparajita"/>
            <w:i/>
          </w:rPr>
          <w:t xml:space="preserve"> </w:t>
        </w:r>
      </w:ins>
      <m:oMath>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Theme="minorEastAsia" w:hAnsi="Cambria Math" w:cs="Aparajita"/>
          </w:rPr>
          <m:t>=1-</m:t>
        </m:r>
        <m:sSubSup>
          <m:sSubSupPr>
            <m:ctrlPr>
              <w:rPr>
                <w:rFonts w:ascii="Cambria Math" w:hAnsi="Cambria Math" w:cs="Aparajita"/>
                <w:i/>
              </w:rPr>
            </m:ctrlPr>
          </m:sSubSup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l</m:t>
                </m:r>
              </m:e>
            </m:sPre>
          </m:e>
          <m:sub>
            <m:d>
              <m:dPr>
                <m:ctrlPr>
                  <w:rPr>
                    <w:rFonts w:ascii="Cambria Math" w:hAnsi="Cambria Math" w:cs="Aparajita"/>
                    <w:i/>
                  </w:rPr>
                </m:ctrlPr>
              </m:dPr>
              <m:e>
                <m:r>
                  <w:rPr>
                    <w:rFonts w:ascii="Cambria Math" w:hAnsi="Cambria Math" w:cs="Aparajita"/>
                  </w:rPr>
                  <m:t>a,c</m:t>
                </m:r>
              </m:e>
            </m:d>
          </m:sub>
          <m:sup>
            <m:r>
              <w:rPr>
                <w:rFonts w:ascii="Cambria Math" w:hAnsi="Cambria Math" w:cs="Aparajita"/>
              </w:rPr>
              <m:t>k</m:t>
            </m:r>
          </m:sup>
        </m:sSubSup>
        <m:r>
          <w:ins w:id="419" w:author="MPIDR_D\alburezgutierrez" w:date="2020-07-31T08:53:00Z">
            <w:rPr>
              <w:rFonts w:ascii="Cambria Math" w:hAnsi="Cambria Math" w:cs="Aparajita"/>
            </w:rPr>
            <m:t>.</m:t>
          </w:ins>
        </m:r>
      </m:oMath>
      <w:del w:id="420" w:author="MPIDR_D\alburezgutierrez" w:date="2020-07-31T08:52:00Z">
        <w:r w:rsidRPr="00266175" w:rsidDel="00454D42">
          <w:rPr>
            <w:rFonts w:ascii="Aparajita" w:eastAsiaTheme="minorEastAsia" w:hAnsi="Aparajita" w:cs="Aparajita"/>
          </w:rPr>
          <w:delText xml:space="preserve"> as the fraction of women aged </w:delText>
        </w:r>
        <w:r w:rsidRPr="00266175" w:rsidDel="00454D42">
          <w:rPr>
            <w:rFonts w:ascii="Aparajita" w:eastAsiaTheme="minorEastAsia" w:hAnsi="Aparajita" w:cs="Aparajita"/>
            <w:i/>
          </w:rPr>
          <w:delText>a</w:delText>
        </w:r>
        <w:r w:rsidRPr="00266175" w:rsidDel="00454D42">
          <w:rPr>
            <w:rFonts w:ascii="Aparajita" w:eastAsiaTheme="minorEastAsia" w:hAnsi="Aparajita" w:cs="Aparajita"/>
          </w:rPr>
          <w:delText xml:space="preserve"> in cohort </w:delText>
        </w:r>
        <w:r w:rsidRPr="00266175" w:rsidDel="00454D42">
          <w:rPr>
            <w:rFonts w:ascii="Aparajita" w:eastAsiaTheme="minorEastAsia" w:hAnsi="Aparajita" w:cs="Aparajita"/>
            <w:i/>
          </w:rPr>
          <w:delText>c</w:delText>
        </w:r>
        <w:r w:rsidRPr="00266175" w:rsidDel="00454D42">
          <w:rPr>
            <w:rFonts w:ascii="Aparajita" w:eastAsiaTheme="minorEastAsia" w:hAnsi="Aparajita" w:cs="Aparajita"/>
          </w:rPr>
          <w:delText xml:space="preserve"> who ever experienced the death of a child younger than </w:delText>
        </w:r>
        <w:r w:rsidRPr="00266175" w:rsidDel="00454D42">
          <w:rPr>
            <w:rFonts w:ascii="Aparajita" w:eastAsiaTheme="minorEastAsia" w:hAnsi="Aparajita" w:cs="Aparajita"/>
            <w:i/>
          </w:rPr>
          <w:delText>k</w:delText>
        </w:r>
      </w:del>
      <w:r w:rsidRPr="00266175">
        <w:rPr>
          <w:rFonts w:ascii="Aparajita" w:eastAsiaTheme="minorEastAsia" w:hAnsi="Aparajita" w:cs="Aparajita"/>
        </w:rPr>
        <w:t xml:space="preserve">. </w:t>
      </w:r>
    </w:p>
    <w:p w14:paraId="3287E34A" w14:textId="535EC6CB" w:rsidR="005E1FE4" w:rsidRPr="00266175" w:rsidRDefault="00697299" w:rsidP="00FE0D45">
      <w:pPr>
        <w:ind w:firstLine="720"/>
        <w:rPr>
          <w:rFonts w:ascii="Aparajita" w:eastAsiaTheme="minorEastAsia" w:hAnsi="Aparajita" w:cs="Aparajita"/>
        </w:rPr>
      </w:pPr>
      <w:r w:rsidRPr="00266175">
        <w:rPr>
          <w:rFonts w:ascii="Aparajita" w:eastAsiaTheme="minorEastAsia" w:hAnsi="Aparajita" w:cs="Aparajita"/>
        </w:rPr>
        <w:t xml:space="preserve">Next, we account for the mortality of women with the help of </w:t>
      </w:r>
      <w:ins w:id="421" w:author="MPIDR_D\alburezgutierrez" w:date="2020-07-31T08:53:00Z">
        <w:r w:rsidR="00EB460A">
          <w:rPr>
            <w:rFonts w:ascii="Aparajita" w:eastAsiaTheme="minorEastAsia" w:hAnsi="Aparajita" w:cs="Aparajita"/>
          </w:rPr>
          <w:t xml:space="preserve">the </w:t>
        </w:r>
        <w:r w:rsidR="00ED4673">
          <w:rPr>
            <w:rFonts w:ascii="Aparajita" w:eastAsiaTheme="minorEastAsia" w:hAnsi="Aparajita" w:cs="Aparajita"/>
          </w:rPr>
          <w:t xml:space="preserve">parameters </w:t>
        </w:r>
      </w:ins>
      <m:oMath>
        <m:sSubSup>
          <m:sSubSupPr>
            <m:ctrlPr>
              <w:rPr>
                <w:rFonts w:ascii="Cambria Math" w:eastAsiaTheme="minorEastAsia" w:hAnsi="Cambria Math" w:cs="Aparajita"/>
                <w:i/>
              </w:rPr>
            </m:ctrlPr>
          </m:sSubSupPr>
          <m:e>
            <m:r>
              <m:rPr>
                <m:sty m:val="p"/>
              </m:rPr>
              <w:rPr>
                <w:rFonts w:ascii="Cambria Math" w:eastAsiaTheme="minorEastAsia" w:hAnsi="Cambria Math" w:cs="Aparajita"/>
              </w:rPr>
              <m:t>FWS</m:t>
            </m:r>
          </m:e>
          <m:sub>
            <m:r>
              <w:rPr>
                <w:rFonts w:ascii="Cambria Math" w:eastAsiaTheme="minorEastAsia" w:hAnsi="Cambria Math" w:cs="Aparajita"/>
              </w:rPr>
              <m:t>(a,c)</m:t>
            </m:r>
          </m:sub>
          <m:sup/>
        </m:sSubSup>
        <m:r>
          <w:rPr>
            <w:rFonts w:ascii="Cambria Math" w:eastAsiaTheme="minorEastAsia" w:hAnsi="Cambria Math" w:cs="Aparajita"/>
          </w:rPr>
          <m:t>,</m:t>
        </m:r>
      </m:oMath>
      <w:r w:rsidRPr="00266175">
        <w:rPr>
          <w:rFonts w:ascii="Aparajita" w:eastAsiaTheme="minorEastAsia" w:hAnsi="Aparajita" w:cs="Aparajita"/>
        </w:rPr>
        <w:t xml:space="preserve"> the fraction of women that survived up to age </w:t>
      </w:r>
      <w:r w:rsidRPr="00266175">
        <w:rPr>
          <w:rFonts w:ascii="Aparajita" w:eastAsiaTheme="minorEastAsia" w:hAnsi="Aparajita" w:cs="Aparajita"/>
          <w:i/>
        </w:rPr>
        <w:t>a</w:t>
      </w:r>
      <w:r w:rsidRPr="00266175">
        <w:rPr>
          <w:rFonts w:ascii="Aparajita" w:eastAsiaTheme="minorEastAsia" w:hAnsi="Aparajita" w:cs="Aparajita"/>
        </w:rPr>
        <w:t xml:space="preserve"> after the start of reproductive age </w:t>
      </w:r>
      <m:oMath>
        <m:r>
          <w:rPr>
            <w:rFonts w:ascii="Cambria Math" w:eastAsiaTheme="minorEastAsia" w:hAnsi="Cambria Math" w:cs="Aparajita"/>
          </w:rPr>
          <m:t>α</m:t>
        </m:r>
      </m:oMath>
      <w:r w:rsidRPr="00266175">
        <w:rPr>
          <w:rFonts w:ascii="Aparajita" w:eastAsiaTheme="minorEastAsia" w:hAnsi="Aparajita" w:cs="Aparajita"/>
        </w:rPr>
        <w:t xml:space="preserve"> in each birth cohort (where </w:t>
      </w:r>
      <m:oMath>
        <m:r>
          <w:rPr>
            <w:rFonts w:ascii="Cambria Math" w:eastAsiaTheme="minorEastAsia" w:hAnsi="Cambria Math" w:cs="Aparajita"/>
          </w:rPr>
          <m:t>α&lt;a</m:t>
        </m:r>
      </m:oMath>
      <w:r w:rsidRPr="00266175">
        <w:rPr>
          <w:rFonts w:ascii="Aparajita" w:eastAsiaTheme="minorEastAsia" w:hAnsi="Aparajita" w:cs="Aparajita"/>
        </w:rPr>
        <w:t xml:space="preserve">). </w:t>
      </w:r>
      <w:commentRangeStart w:id="422"/>
      <w:commentRangeStart w:id="423"/>
      <w:del w:id="424" w:author="MPIDR_D\alburezgutierrez" w:date="2020-07-31T08:54:00Z">
        <w:r w:rsidRPr="00266175" w:rsidDel="005D2524">
          <w:rPr>
            <w:rFonts w:ascii="Aparajita" w:eastAsiaTheme="minorEastAsia" w:hAnsi="Aparajita" w:cs="Aparajita"/>
          </w:rPr>
          <w:delText xml:space="preserve">We approximate this using country-specific period life tables from the </w:delText>
        </w:r>
        <w:r w:rsidR="004C31B4" w:rsidRPr="00266175" w:rsidDel="005D2524">
          <w:rPr>
            <w:rFonts w:ascii="Aparajita" w:eastAsiaTheme="minorEastAsia" w:hAnsi="Aparajita" w:cs="Aparajita"/>
          </w:rPr>
          <w:delText>United Nations World Population Prospects (UN WPP)</w:delText>
        </w:r>
        <w:r w:rsidRPr="00266175" w:rsidDel="005D2524">
          <w:rPr>
            <w:rFonts w:ascii="Aparajita" w:eastAsiaTheme="minorEastAsia" w:hAnsi="Aparajita" w:cs="Aparajita"/>
          </w:rPr>
          <w:delText>.</w:delText>
        </w:r>
        <w:r w:rsidR="00A25B0A" w:rsidDel="005D2524">
          <w:rPr>
            <w:rStyle w:val="FootnoteReference"/>
            <w:rFonts w:ascii="Aparajita" w:eastAsiaTheme="minorEastAsia" w:hAnsi="Aparajita" w:cs="Aparajita"/>
          </w:rPr>
          <w:footnoteReference w:id="2"/>
        </w:r>
        <w:r w:rsidRPr="00266175" w:rsidDel="005D2524">
          <w:rPr>
            <w:rFonts w:ascii="Aparajita" w:eastAsiaTheme="minorEastAsia" w:hAnsi="Aparajita" w:cs="Aparajita"/>
          </w:rPr>
          <w:delText xml:space="preserve"> </w:delText>
        </w:r>
      </w:del>
      <w:commentRangeEnd w:id="422"/>
      <w:r w:rsidR="00792B2D">
        <w:rPr>
          <w:rStyle w:val="CommentReference"/>
          <w:rFonts w:asciiTheme="minorHAnsi" w:eastAsiaTheme="minorHAnsi" w:hAnsiTheme="minorHAnsi" w:cstheme="minorBidi"/>
        </w:rPr>
        <w:commentReference w:id="422"/>
      </w:r>
      <w:commentRangeEnd w:id="423"/>
      <w:r w:rsidR="00292011">
        <w:rPr>
          <w:rStyle w:val="CommentReference"/>
          <w:rFonts w:asciiTheme="minorHAnsi" w:eastAsiaTheme="minorHAnsi" w:hAnsiTheme="minorHAnsi" w:cstheme="minorBidi"/>
        </w:rPr>
        <w:commentReference w:id="423"/>
      </w:r>
      <w:r w:rsidRPr="00266175">
        <w:rPr>
          <w:rFonts w:ascii="Aparajita" w:eastAsiaTheme="minorEastAsia" w:hAnsi="Aparajita" w:cs="Aparajita"/>
        </w:rPr>
        <w:t>T</w:t>
      </w:r>
      <w:r w:rsidRPr="00266175">
        <w:rPr>
          <w:rFonts w:ascii="Aparajita" w:hAnsi="Aparajita" w:cs="Aparajita"/>
        </w:rPr>
        <w:t xml:space="preserve">he proportion of women (per 1,000 mothers) who have ever lost one or more children younger than </w:t>
      </w:r>
      <w:r w:rsidRPr="00266175">
        <w:rPr>
          <w:rFonts w:ascii="Aparajita" w:hAnsi="Aparajita" w:cs="Aparajita"/>
          <w:i/>
        </w:rPr>
        <w:t>k</w:t>
      </w:r>
      <w:r w:rsidRPr="00266175">
        <w:rPr>
          <w:rFonts w:ascii="Aparajita" w:hAnsi="Aparajita" w:cs="Aparajita"/>
        </w:rPr>
        <w:t xml:space="preserve"> is:</w:t>
      </w:r>
    </w:p>
    <w:p w14:paraId="40864A52" w14:textId="54C47113" w:rsidR="005E1FE4" w:rsidRPr="00266175" w:rsidRDefault="00B033A8" w:rsidP="00FE0D45">
      <w:pPr>
        <w:jc w:val="center"/>
        <w:rPr>
          <w:rFonts w:ascii="Aparajita" w:eastAsiaTheme="minorEastAsia" w:hAnsi="Aparajita" w:cs="Aparajita"/>
        </w:rPr>
      </w:pPr>
      <m:oMath>
        <m:sSubSup>
          <m:sSubSupPr>
            <m:ctrlPr>
              <w:rPr>
                <w:rFonts w:ascii="Cambria Math" w:eastAsia="Cambria Math" w:hAnsi="Cambria Math" w:cs="Aparajita"/>
                <w:i/>
              </w:rPr>
            </m:ctrlPr>
          </m:sSubSupPr>
          <m:e>
            <m:r>
              <w:rPr>
                <w:rFonts w:ascii="Cambria Math" w:eastAsia="Cambria Math" w:hAnsi="Cambria Math" w:cs="Aparajita"/>
              </w:rPr>
              <m:t>wOM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Theme="minorEastAsia" w:hAnsi="Cambria Math" w:cs="Aparajita"/>
                <w:i/>
              </w:rPr>
            </m:ctrlPr>
          </m:sSubSupPr>
          <m:e>
            <m:r>
              <w:rPr>
                <w:rFonts w:ascii="Cambria Math" w:eastAsiaTheme="minorEastAsia" w:hAnsi="Cambria Math" w:cs="Aparajita"/>
              </w:rPr>
              <m:t>FWS</m:t>
            </m:r>
          </m:e>
          <m:sub>
            <m:r>
              <w:rPr>
                <w:rFonts w:ascii="Cambria Math" w:eastAsiaTheme="minorEastAsia" w:hAnsi="Cambria Math" w:cs="Aparajita"/>
              </w:rPr>
              <m:t>(a,c)</m:t>
            </m:r>
          </m:sub>
          <m:sup/>
        </m:sSubSup>
        <m:r>
          <w:rPr>
            <w:rFonts w:ascii="Cambria Math" w:hAnsi="Cambria Math" w:cs="Aparajita"/>
          </w:rPr>
          <m:t>*1000</m:t>
        </m:r>
      </m:oMath>
      <w:r w:rsidR="00697299" w:rsidRPr="00FE0D45">
        <w:rPr>
          <w:rFonts w:ascii="Aparajita" w:eastAsiaTheme="minorEastAsia" w:hAnsi="Aparajita" w:cs="Aparajita"/>
        </w:rPr>
        <w:t>.</w:t>
      </w:r>
      <w:r w:rsidR="00697299" w:rsidRPr="00266175">
        <w:rPr>
          <w:rFonts w:ascii="Aparajita" w:eastAsiaTheme="minorEastAsia" w:hAnsi="Aparajita" w:cs="Aparajita"/>
        </w:rPr>
        <w:t xml:space="preserve">                                    (3)</w:t>
      </w:r>
    </w:p>
    <w:p w14:paraId="59F602C1" w14:textId="790515B9" w:rsidR="00697299" w:rsidRPr="00266175" w:rsidRDefault="00B336AC" w:rsidP="00A60CE6">
      <w:pPr>
        <w:ind w:firstLine="720"/>
        <w:rPr>
          <w:rFonts w:ascii="Aparajita" w:hAnsi="Aparajita" w:cs="Aparajita"/>
        </w:rPr>
      </w:pPr>
      <w:r w:rsidRPr="00266175">
        <w:rPr>
          <w:rFonts w:ascii="Aparajita" w:eastAsiaTheme="minorEastAsia" w:hAnsi="Aparajita" w:cs="Aparajita"/>
        </w:rPr>
        <w:t xml:space="preserve">To </w:t>
      </w:r>
      <w:r w:rsidR="00A6548D">
        <w:rPr>
          <w:rFonts w:ascii="Aparajita" w:eastAsiaTheme="minorEastAsia" w:hAnsi="Aparajita" w:cs="Aparajita"/>
        </w:rPr>
        <w:t>tailor the estimate to reflect an</w:t>
      </w:r>
      <w:r w:rsidR="00697299" w:rsidRPr="00266175">
        <w:rPr>
          <w:rFonts w:ascii="Aparajita" w:eastAsiaTheme="minorEastAsia" w:hAnsi="Aparajita" w:cs="Aparajita"/>
        </w:rPr>
        <w:t xml:space="preserve"> equivalent measure for mothers</w:t>
      </w:r>
      <w:r w:rsidR="00824348" w:rsidRPr="00266175">
        <w:rPr>
          <w:rFonts w:ascii="Aparajita" w:eastAsiaTheme="minorEastAsia" w:hAnsi="Aparajita" w:cs="Aparajita"/>
        </w:rPr>
        <w:t>,</w:t>
      </w:r>
      <w:r w:rsidR="00697299" w:rsidRPr="00266175">
        <w:rPr>
          <w:rFonts w:ascii="Aparajita" w:eastAsiaTheme="minorEastAsia" w:hAnsi="Aparajita" w:cs="Aparajita"/>
        </w:rPr>
        <w:t xml:space="preserve"> </w:t>
      </w:r>
      <w:r w:rsidR="00824348" w:rsidRPr="00266175">
        <w:rPr>
          <w:rFonts w:ascii="Aparajita" w:eastAsiaTheme="minorEastAsia" w:hAnsi="Aparajita" w:cs="Aparajita"/>
        </w:rPr>
        <w:t>we</w:t>
      </w:r>
      <w:r w:rsidR="00697299" w:rsidRPr="00266175">
        <w:rPr>
          <w:rFonts w:ascii="Aparajita" w:eastAsiaTheme="minorEastAsia" w:hAnsi="Aparajita" w:cs="Aparajita"/>
        </w:rPr>
        <w:t xml:space="preserve"> rescal</w:t>
      </w:r>
      <w:r w:rsidR="00824348" w:rsidRPr="00266175">
        <w:rPr>
          <w:rFonts w:ascii="Aparajita" w:eastAsiaTheme="minorEastAsia" w:hAnsi="Aparajita" w:cs="Aparajita"/>
        </w:rPr>
        <w:t>e</w:t>
      </w:r>
      <w:r w:rsidR="00697299" w:rsidRPr="00266175">
        <w:rPr>
          <w:rFonts w:ascii="Aparajita" w:eastAsiaTheme="minorEastAsia" w:hAnsi="Aparajita" w:cs="Aparajita"/>
        </w:rPr>
        <w:t xml:space="preserve"> </w:t>
      </w:r>
      <w:r w:rsidR="00697299" w:rsidRPr="00266175">
        <w:rPr>
          <w:rFonts w:ascii="Aparajita" w:hAnsi="Aparajita" w:cs="Aparajita"/>
        </w:rPr>
        <w:t xml:space="preserve">our estimates using a similar </w:t>
      </w:r>
      <w:commentRangeStart w:id="427"/>
      <w:r w:rsidR="00697299" w:rsidRPr="00266175">
        <w:rPr>
          <w:rFonts w:ascii="Aparajita" w:hAnsi="Aparajita" w:cs="Aparajita"/>
        </w:rPr>
        <w:t>life</w:t>
      </w:r>
      <w:ins w:id="428" w:author="Jenny Trinitapoli" w:date="2020-07-10T13:45:00Z">
        <w:r w:rsidR="002A009B">
          <w:rPr>
            <w:rFonts w:ascii="Aparajita" w:hAnsi="Aparajita" w:cs="Aparajita"/>
          </w:rPr>
          <w:t>-</w:t>
        </w:r>
      </w:ins>
      <w:del w:id="429" w:author="Jenny Trinitapoli" w:date="2020-07-10T13:45:00Z">
        <w:r w:rsidR="00697299" w:rsidRPr="00266175" w:rsidDel="002A009B">
          <w:rPr>
            <w:rFonts w:ascii="Aparajita" w:hAnsi="Aparajita" w:cs="Aparajita"/>
          </w:rPr>
          <w:delText xml:space="preserve"> </w:delText>
        </w:r>
      </w:del>
      <w:r w:rsidR="00697299" w:rsidRPr="00266175">
        <w:rPr>
          <w:rFonts w:ascii="Aparajita" w:hAnsi="Aparajita" w:cs="Aparajita"/>
        </w:rPr>
        <w:t xml:space="preserve">table </w:t>
      </w:r>
      <w:commentRangeEnd w:id="427"/>
      <w:r w:rsidR="002A009B">
        <w:rPr>
          <w:rStyle w:val="CommentReference"/>
          <w:rFonts w:asciiTheme="minorHAnsi" w:eastAsiaTheme="minorHAnsi" w:hAnsiTheme="minorHAnsi" w:cstheme="minorBidi"/>
        </w:rPr>
        <w:commentReference w:id="427"/>
      </w:r>
      <w:r w:rsidR="00697299" w:rsidRPr="00266175">
        <w:rPr>
          <w:rFonts w:ascii="Aparajita" w:hAnsi="Aparajita" w:cs="Aparajita"/>
        </w:rPr>
        <w:t xml:space="preserve">approach. We consider fertility as a “hazard rate” to approximate the number of women that “survive” </w:t>
      </w:r>
      <w:r w:rsidRPr="00266175">
        <w:rPr>
          <w:rFonts w:ascii="Aparajita" w:hAnsi="Aparajita" w:cs="Aparajita"/>
        </w:rPr>
        <w:t xml:space="preserve">without </w:t>
      </w:r>
      <w:r w:rsidR="00697299" w:rsidRPr="00266175">
        <w:rPr>
          <w:rFonts w:ascii="Aparajita" w:hAnsi="Aparajita" w:cs="Aparajita"/>
        </w:rPr>
        <w:t xml:space="preserve">having children </w:t>
      </w:r>
      <w:commentRangeStart w:id="430"/>
      <w:r w:rsidR="00697299" w:rsidRPr="00266175">
        <w:rPr>
          <w:rFonts w:ascii="Aparajita" w:hAnsi="Aparajita" w:cs="Aparajita"/>
        </w:rPr>
        <w:t>(i.e. remain childless) after experiencing a set of age-specific fertility rates</w:t>
      </w:r>
      <w:commentRangeEnd w:id="430"/>
      <w:r w:rsidR="00792B2D">
        <w:rPr>
          <w:rStyle w:val="CommentReference"/>
          <w:rFonts w:asciiTheme="minorHAnsi" w:eastAsiaTheme="minorHAnsi" w:hAnsiTheme="minorHAnsi" w:cstheme="minorBidi"/>
        </w:rPr>
        <w:commentReference w:id="430"/>
      </w:r>
      <w:r w:rsidR="00697299" w:rsidRPr="00266175">
        <w:rPr>
          <w:rFonts w:ascii="Aparajita" w:hAnsi="Aparajita" w:cs="Aparajita"/>
        </w:rPr>
        <w:t xml:space="preserve">. The fraction of women who have ever been mothers </w:t>
      </w:r>
      <m:oMath>
        <m:sSub>
          <m:sSubPr>
            <m:ctrlPr>
              <w:rPr>
                <w:rFonts w:ascii="Cambria Math" w:hAnsi="Cambria Math" w:cs="Aparajita"/>
                <w:i/>
              </w:rPr>
            </m:ctrlPr>
          </m:sSubPr>
          <m:e>
            <m:r>
              <w:rPr>
                <w:rFonts w:ascii="Cambria Math" w:hAnsi="Cambria Math" w:cs="Aparajita"/>
              </w:rPr>
              <m:t>FM</m:t>
            </m:r>
          </m:e>
          <m:sub>
            <m:r>
              <w:rPr>
                <w:rFonts w:ascii="Cambria Math" w:hAnsi="Cambria Math" w:cs="Aparajita"/>
              </w:rPr>
              <m:t>(a,c)</m:t>
            </m:r>
          </m:sub>
        </m:sSub>
      </m:oMath>
      <w:r w:rsidR="00697299" w:rsidRPr="00266175">
        <w:rPr>
          <w:rFonts w:ascii="Aparajita" w:hAnsi="Aparajita" w:cs="Aparajita"/>
        </w:rPr>
        <w:t xml:space="preserve"> is approximated as 1 minus the fraction of childless women. We can now define, for a given cohort, the proportion of mothers (per 1,000 mothers) who have ever lost one or more children younger than </w:t>
      </w:r>
      <w:r w:rsidR="00697299" w:rsidRPr="00266175">
        <w:rPr>
          <w:rFonts w:ascii="Aparajita" w:hAnsi="Aparajita" w:cs="Aparajita"/>
          <w:i/>
        </w:rPr>
        <w:t>k</w:t>
      </w:r>
      <w:r w:rsidR="00697299" w:rsidRPr="00266175">
        <w:rPr>
          <w:rFonts w:ascii="Aparajita" w:hAnsi="Aparajita" w:cs="Aparajita"/>
        </w:rPr>
        <w:t>:</w:t>
      </w:r>
    </w:p>
    <w:p w14:paraId="3D566149" w14:textId="77777777" w:rsidR="005E1FE4" w:rsidRPr="00266175" w:rsidRDefault="005E1FE4" w:rsidP="00A60CE6">
      <w:pPr>
        <w:ind w:firstLine="720"/>
        <w:rPr>
          <w:rFonts w:ascii="Aparajita" w:eastAsiaTheme="minorEastAsia" w:hAnsi="Aparajita" w:cs="Aparajita"/>
        </w:rPr>
      </w:pPr>
    </w:p>
    <w:p w14:paraId="4DD48DE3" w14:textId="54A90908" w:rsidR="00697299" w:rsidRPr="00266175" w:rsidRDefault="00B033A8" w:rsidP="00A60CE6">
      <w:pPr>
        <w:jc w:val="center"/>
        <w:rPr>
          <w:rFonts w:ascii="Aparajita" w:hAnsi="Aparajita" w:cs="Aparajita"/>
        </w:rPr>
      </w:pPr>
      <m:oMath>
        <m:sSubSup>
          <m:sSubSupPr>
            <m:ctrlPr>
              <w:rPr>
                <w:rFonts w:ascii="Cambria Math" w:eastAsia="Cambria Math" w:hAnsi="Cambria Math" w:cs="Aparajita"/>
                <w:i/>
              </w:rPr>
            </m:ctrlPr>
          </m:sSubSupPr>
          <m:e>
            <m:r>
              <w:rPr>
                <w:rFonts w:ascii="Cambria Math" w:eastAsia="Cambria Math" w:hAnsi="Cambria Math" w:cs="Aparajita"/>
              </w:rPr>
              <m:t>mOM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Cambria Math" w:hAnsi="Cambria Math" w:cs="Aparajita"/>
                <w:i/>
              </w:rPr>
            </m:ctrlPr>
          </m:sSubSupPr>
          <m:e>
            <m:r>
              <w:rPr>
                <w:rFonts w:ascii="Cambria Math" w:eastAsia="Cambria Math" w:hAnsi="Cambria Math" w:cs="Aparajita"/>
              </w:rPr>
              <m:t>wOM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
          <m:sSubPr>
            <m:ctrlPr>
              <w:rPr>
                <w:rFonts w:ascii="Cambria Math" w:hAnsi="Cambria Math" w:cs="Aparajita"/>
                <w:i/>
              </w:rPr>
            </m:ctrlPr>
          </m:sSubPr>
          <m:e>
            <m:r>
              <w:rPr>
                <w:rFonts w:ascii="Cambria Math" w:hAnsi="Cambria Math" w:cs="Aparajita"/>
              </w:rPr>
              <m:t>FM</m:t>
            </m:r>
          </m:e>
          <m:sub>
            <m:d>
              <m:dPr>
                <m:ctrlPr>
                  <w:rPr>
                    <w:rFonts w:ascii="Cambria Math" w:hAnsi="Cambria Math" w:cs="Aparajita"/>
                    <w:i/>
                  </w:rPr>
                </m:ctrlPr>
              </m:dPr>
              <m:e>
                <m:r>
                  <w:rPr>
                    <w:rFonts w:ascii="Cambria Math" w:hAnsi="Cambria Math" w:cs="Aparajita"/>
                  </w:rPr>
                  <m:t>a,c,</m:t>
                </m:r>
              </m:e>
            </m:d>
          </m:sub>
        </m:sSub>
      </m:oMath>
      <w:r w:rsidR="00697299" w:rsidRPr="00266175">
        <w:rPr>
          <w:rFonts w:ascii="Aparajita" w:eastAsiaTheme="minorEastAsia" w:hAnsi="Aparajita" w:cs="Aparajita"/>
        </w:rPr>
        <w:t>.                                                 (4)</w:t>
      </w:r>
    </w:p>
    <w:p w14:paraId="20C1E81F" w14:textId="6BE6960C" w:rsidR="004539A4" w:rsidRDefault="004539A4" w:rsidP="00266175">
      <w:pPr>
        <w:ind w:firstLine="720"/>
        <w:rPr>
          <w:ins w:id="431" w:author="MPIDR_D\alburezgutierrez" w:date="2020-07-31T09:02:00Z"/>
          <w:rFonts w:ascii="Aparajita" w:hAnsi="Aparajita" w:cs="Aparajita"/>
        </w:rPr>
      </w:pPr>
      <w:ins w:id="432" w:author="MPIDR_D\alburezgutierrez" w:date="2020-07-31T09:01:00Z">
        <w:r>
          <w:rPr>
            <w:rFonts w:ascii="Aparajita" w:hAnsi="Aparajita" w:cs="Aparajita"/>
          </w:rPr>
          <w:t xml:space="preserve">Eq.4 provides single-age cohort </w:t>
        </w:r>
      </w:ins>
      <w:ins w:id="433" w:author="MPIDR_D\alburezgutierrez" w:date="2020-07-31T09:04:00Z">
        <w:r>
          <w:rPr>
            <w:rFonts w:ascii="Aparajita" w:hAnsi="Aparajita" w:cs="Aparajita"/>
          </w:rPr>
          <w:t xml:space="preserve">estimates of the </w:t>
        </w:r>
        <w:r w:rsidRPr="00266175">
          <w:rPr>
            <w:rFonts w:ascii="Aparajita" w:hAnsi="Aparajita" w:cs="Aparajita"/>
          </w:rPr>
          <w:t>prevalence of bereaved mothers</w:t>
        </w:r>
      </w:ins>
      <w:ins w:id="434" w:author="MPIDR_D\alburezgutierrez" w:date="2020-07-31T09:02:00Z">
        <w:r>
          <w:rPr>
            <w:rFonts w:ascii="Aparajita" w:hAnsi="Aparajita" w:cs="Aparajita"/>
          </w:rPr>
          <w:t xml:space="preserve">. </w:t>
        </w:r>
      </w:ins>
      <w:ins w:id="435" w:author="MPIDR_D\alburezgutierrez" w:date="2020-07-31T09:09:00Z">
        <w:r w:rsidR="00EA5C3B">
          <w:rPr>
            <w:rFonts w:ascii="Aparajita" w:hAnsi="Aparajita" w:cs="Aparajita"/>
          </w:rPr>
          <w:t>As a last step of the indirect estimation, w</w:t>
        </w:r>
      </w:ins>
      <w:ins w:id="436" w:author="MPIDR_D\alburezgutierrez" w:date="2020-07-31T09:02:00Z">
        <w:r>
          <w:rPr>
            <w:rFonts w:ascii="Aparajita" w:hAnsi="Aparajita" w:cs="Aparajita"/>
          </w:rPr>
          <w:t xml:space="preserve">e approximate </w:t>
        </w:r>
      </w:ins>
      <w:ins w:id="437" w:author="MPIDR_D\alburezgutierrez" w:date="2020-07-31T09:04:00Z">
        <w:r>
          <w:rPr>
            <w:rFonts w:ascii="Aparajita" w:hAnsi="Aparajita" w:cs="Aparajita"/>
          </w:rPr>
          <w:t xml:space="preserve">period </w:t>
        </w:r>
      </w:ins>
      <w:ins w:id="438" w:author="MPIDR_D\alburezgutierrez" w:date="2020-07-31T09:08:00Z">
        <w:r w:rsidR="001275EB">
          <w:rPr>
            <w:rFonts w:ascii="Aparajita" w:hAnsi="Aparajita" w:cs="Aparajita"/>
          </w:rPr>
          <w:t xml:space="preserve">values </w:t>
        </w:r>
      </w:ins>
      <w:ins w:id="439" w:author="MPIDR_D\alburezgutierrez" w:date="2020-07-31T09:09:00Z">
        <w:r w:rsidR="00EA5C3B">
          <w:rPr>
            <w:rFonts w:ascii="Aparajita" w:hAnsi="Aparajita" w:cs="Aparajita"/>
          </w:rPr>
          <w:t xml:space="preserve">which are </w:t>
        </w:r>
      </w:ins>
      <w:ins w:id="440" w:author="MPIDR_D\alburezgutierrez" w:date="2020-07-31T09:04:00Z">
        <w:r w:rsidRPr="00266175">
          <w:rPr>
            <w:rFonts w:ascii="Aparajita" w:hAnsi="Aparajita" w:cs="Aparajita"/>
          </w:rPr>
          <w:t>comparable to the direct estimates derived from surveys</w:t>
        </w:r>
      </w:ins>
      <w:ins w:id="441" w:author="MPIDR_D\alburezgutierrez" w:date="2020-07-31T09:07:00Z">
        <w:r w:rsidR="001275EB">
          <w:rPr>
            <w:rFonts w:ascii="Aparajita" w:hAnsi="Aparajita" w:cs="Aparajita"/>
          </w:rPr>
          <w:t>.</w:t>
        </w:r>
      </w:ins>
    </w:p>
    <w:p w14:paraId="1E2CE32F" w14:textId="1477A9DE" w:rsidR="005E1FE4" w:rsidRPr="00266175" w:rsidRDefault="00697299" w:rsidP="00266175">
      <w:pPr>
        <w:ind w:firstLine="720"/>
        <w:rPr>
          <w:rFonts w:ascii="Aparajita" w:hAnsi="Aparajita" w:cs="Aparajita"/>
          <w:b/>
          <w:bCs/>
        </w:rPr>
      </w:pPr>
      <w:commentRangeStart w:id="442"/>
      <w:commentRangeStart w:id="443"/>
      <w:del w:id="444" w:author="MPIDR_D\alburezgutierrez" w:date="2020-07-31T09:04:00Z">
        <w:r w:rsidRPr="00266175" w:rsidDel="004539A4">
          <w:rPr>
            <w:rFonts w:ascii="Aparajita" w:hAnsi="Aparajita" w:cs="Aparajita"/>
          </w:rPr>
          <w:delText>We generate p</w:delText>
        </w:r>
      </w:del>
      <w:ins w:id="445" w:author="Jenny Trinitapoli" w:date="2020-07-11T09:53:00Z">
        <w:del w:id="446" w:author="MPIDR_D\alburezgutierrez" w:date="2020-07-31T09:04:00Z">
          <w:r w:rsidR="00F713F0" w:rsidDel="004539A4">
            <w:rPr>
              <w:rFonts w:ascii="Aparajita" w:hAnsi="Aparajita" w:cs="Aparajita"/>
            </w:rPr>
            <w:delText>P</w:delText>
          </w:r>
        </w:del>
      </w:ins>
      <w:del w:id="447" w:author="MPIDR_D\alburezgutierrez" w:date="2020-07-31T09:04:00Z">
        <w:r w:rsidRPr="00266175" w:rsidDel="004539A4">
          <w:rPr>
            <w:rFonts w:ascii="Aparajita" w:hAnsi="Aparajita" w:cs="Aparajita"/>
          </w:rPr>
          <w:delText xml:space="preserve">eriod estimates </w:delText>
        </w:r>
        <w:commentRangeEnd w:id="442"/>
        <w:r w:rsidR="00E25945" w:rsidDel="004539A4">
          <w:rPr>
            <w:rStyle w:val="CommentReference"/>
            <w:rFonts w:asciiTheme="minorHAnsi" w:eastAsiaTheme="minorHAnsi" w:hAnsiTheme="minorHAnsi" w:cstheme="minorBidi"/>
          </w:rPr>
          <w:commentReference w:id="442"/>
        </w:r>
        <w:commentRangeEnd w:id="443"/>
        <w:r w:rsidR="001D387E" w:rsidDel="004539A4">
          <w:rPr>
            <w:rStyle w:val="CommentReference"/>
            <w:rFonts w:asciiTheme="minorHAnsi" w:eastAsiaTheme="minorHAnsi" w:hAnsiTheme="minorHAnsi" w:cstheme="minorBidi"/>
          </w:rPr>
          <w:commentReference w:id="443"/>
        </w:r>
        <w:r w:rsidRPr="00266175" w:rsidDel="004539A4">
          <w:rPr>
            <w:rFonts w:ascii="Aparajita" w:hAnsi="Aparajita" w:cs="Aparajita"/>
          </w:rPr>
          <w:delText xml:space="preserve">of the prevalence of bereaved mothers, </w:delText>
        </w:r>
      </w:del>
      <w:ins w:id="448" w:author="Jenny Trinitapoli" w:date="2020-07-10T13:46:00Z">
        <w:del w:id="449" w:author="MPIDR_D\alburezgutierrez" w:date="2020-07-31T09:04:00Z">
          <w:r w:rsidR="002A009B" w:rsidDel="004539A4">
            <w:rPr>
              <w:rFonts w:ascii="Aparajita" w:hAnsi="Aparajita" w:cs="Aparajita"/>
            </w:rPr>
            <w:delText xml:space="preserve"> are </w:delText>
          </w:r>
        </w:del>
      </w:ins>
      <w:del w:id="450" w:author="MPIDR_D\alburezgutierrez" w:date="2020-07-31T09:04:00Z">
        <w:r w:rsidRPr="00266175" w:rsidDel="004539A4">
          <w:rPr>
            <w:rFonts w:ascii="Aparajita" w:hAnsi="Aparajita" w:cs="Aparajita"/>
          </w:rPr>
          <w:delText xml:space="preserve">comparable to the </w:delText>
        </w:r>
        <w:r w:rsidR="00887E0C" w:rsidRPr="00266175" w:rsidDel="004539A4">
          <w:rPr>
            <w:rFonts w:ascii="Aparajita" w:hAnsi="Aparajita" w:cs="Aparajita"/>
          </w:rPr>
          <w:delText xml:space="preserve">direct estimates derived from surveys. </w:delText>
        </w:r>
      </w:del>
      <w:r w:rsidR="00A6548D">
        <w:rPr>
          <w:rFonts w:ascii="Aparajita" w:hAnsi="Aparajita" w:cs="Aparajita"/>
        </w:rPr>
        <w:t>S</w:t>
      </w:r>
      <w:r w:rsidR="00E351B4" w:rsidRPr="00266175">
        <w:rPr>
          <w:rFonts w:ascii="Aparajita" w:hAnsi="Aparajita" w:cs="Aparajita"/>
        </w:rPr>
        <w:t>upplementary analyses wherein we indirectly generated the mIM, mU5M, and mOM for the same survey years in which we have direct estimates for each country</w:t>
      </w:r>
      <w:r w:rsidR="00A6548D">
        <w:rPr>
          <w:rFonts w:ascii="Aparajita" w:hAnsi="Aparajita" w:cs="Aparajita"/>
        </w:rPr>
        <w:t xml:space="preserve"> show</w:t>
      </w:r>
      <w:del w:id="451" w:author="Jenny Trinitapoli" w:date="2020-07-11T10:55:00Z">
        <w:r w:rsidR="00A6548D" w:rsidDel="00E6557F">
          <w:rPr>
            <w:rFonts w:ascii="Aparajita" w:hAnsi="Aparajita" w:cs="Aparajita"/>
          </w:rPr>
          <w:delText>s</w:delText>
        </w:r>
      </w:del>
      <w:r w:rsidR="00A6548D">
        <w:rPr>
          <w:rFonts w:ascii="Aparajita" w:hAnsi="Aparajita" w:cs="Aparajita"/>
        </w:rPr>
        <w:t xml:space="preserve"> a strong </w:t>
      </w:r>
      <w:r w:rsidR="00F50ADB" w:rsidRPr="00266175">
        <w:rPr>
          <w:rFonts w:ascii="Aparajita" w:hAnsi="Aparajita" w:cs="Aparajita"/>
        </w:rPr>
        <w:t xml:space="preserve">correlation between estimates </w:t>
      </w:r>
      <w:r w:rsidR="00A6548D">
        <w:rPr>
          <w:rFonts w:ascii="Aparajita" w:hAnsi="Aparajita" w:cs="Aparajita"/>
        </w:rPr>
        <w:t>(see Appendix B)</w:t>
      </w:r>
      <w:r w:rsidR="00F50ADB" w:rsidRPr="00266175">
        <w:rPr>
          <w:rFonts w:ascii="Aparajita" w:hAnsi="Aparajita" w:cs="Aparajita"/>
        </w:rPr>
        <w:t xml:space="preserve">. </w:t>
      </w:r>
      <w:r w:rsidR="00A6548D">
        <w:rPr>
          <w:rFonts w:ascii="Aparajita" w:hAnsi="Aparajita" w:cs="Aparajita"/>
        </w:rPr>
        <w:t>T</w:t>
      </w:r>
      <w:r w:rsidR="0052129C" w:rsidRPr="00266175">
        <w:rPr>
          <w:rFonts w:ascii="Aparajita" w:hAnsi="Aparajita" w:cs="Aparajita"/>
        </w:rPr>
        <w:t xml:space="preserve">he indirect approach </w:t>
      </w:r>
      <w:r w:rsidR="00A6548D" w:rsidRPr="00266175">
        <w:rPr>
          <w:rFonts w:ascii="Aparajita" w:hAnsi="Aparajita" w:cs="Aparajita"/>
        </w:rPr>
        <w:t>tend</w:t>
      </w:r>
      <w:r w:rsidR="00A6548D">
        <w:rPr>
          <w:rFonts w:ascii="Aparajita" w:hAnsi="Aparajita" w:cs="Aparajita"/>
        </w:rPr>
        <w:t xml:space="preserve">s </w:t>
      </w:r>
      <w:r w:rsidR="0052129C" w:rsidRPr="00266175">
        <w:rPr>
          <w:rFonts w:ascii="Aparajita" w:hAnsi="Aparajita" w:cs="Aparajita"/>
        </w:rPr>
        <w:t xml:space="preserve">to yield higher estimates than the direct </w:t>
      </w:r>
      <w:del w:id="452" w:author="Jenny Trinitapoli" w:date="2020-07-10T14:03:00Z">
        <w:r w:rsidR="0052129C" w:rsidRPr="00266175" w:rsidDel="008D063A">
          <w:rPr>
            <w:rFonts w:ascii="Aparajita" w:hAnsi="Aparajita" w:cs="Aparajita"/>
          </w:rPr>
          <w:delText>estimates</w:delText>
        </w:r>
      </w:del>
      <w:ins w:id="453" w:author="Jenny Trinitapoli" w:date="2020-07-10T14:03:00Z">
        <w:r w:rsidR="008D063A">
          <w:rPr>
            <w:rFonts w:ascii="Aparajita" w:hAnsi="Aparajita" w:cs="Aparajita"/>
          </w:rPr>
          <w:t>approach; the di</w:t>
        </w:r>
      </w:ins>
      <w:ins w:id="454" w:author="Jenny Trinitapoli" w:date="2020-07-11T10:55:00Z">
        <w:r w:rsidR="00C67F4A">
          <w:rPr>
            <w:rFonts w:ascii="Aparajita" w:hAnsi="Aparajita" w:cs="Aparajita"/>
          </w:rPr>
          <w:t>screpancy</w:t>
        </w:r>
      </w:ins>
      <w:ins w:id="455" w:author="Jenny Trinitapoli" w:date="2020-07-10T14:03:00Z">
        <w:r w:rsidR="008D063A">
          <w:rPr>
            <w:rFonts w:ascii="Aparajita" w:hAnsi="Aparajita" w:cs="Aparajita"/>
          </w:rPr>
          <w:t xml:space="preserve"> </w:t>
        </w:r>
      </w:ins>
      <w:del w:id="456" w:author="Jenny Trinitapoli" w:date="2020-07-10T14:03:00Z">
        <w:r w:rsidR="0052129C" w:rsidRPr="00266175" w:rsidDel="008D063A">
          <w:rPr>
            <w:rFonts w:ascii="Aparajita" w:hAnsi="Aparajita" w:cs="Aparajita"/>
          </w:rPr>
          <w:delText xml:space="preserve">. </w:delText>
        </w:r>
        <w:r w:rsidR="00DD58DD" w:rsidRPr="00FE0D45" w:rsidDel="008D063A">
          <w:rPr>
            <w:rFonts w:ascii="Aparajita" w:hAnsi="Aparajita" w:cs="Aparajita"/>
          </w:rPr>
          <w:delText xml:space="preserve">This </w:delText>
        </w:r>
        <w:r w:rsidR="008A0317" w:rsidDel="008D063A">
          <w:rPr>
            <w:rFonts w:ascii="Aparajita" w:hAnsi="Aparajita" w:cs="Aparajita"/>
          </w:rPr>
          <w:delText xml:space="preserve">appears </w:delText>
        </w:r>
      </w:del>
      <w:ins w:id="457" w:author="Jenny Trinitapoli" w:date="2020-07-10T14:03:00Z">
        <w:r w:rsidR="008D063A">
          <w:rPr>
            <w:rFonts w:ascii="Aparajita" w:hAnsi="Aparajita" w:cs="Aparajita"/>
          </w:rPr>
          <w:t xml:space="preserve">is </w:t>
        </w:r>
      </w:ins>
      <w:r w:rsidR="008A0317">
        <w:rPr>
          <w:rFonts w:ascii="Aparajita" w:hAnsi="Aparajita" w:cs="Aparajita"/>
        </w:rPr>
        <w:t xml:space="preserve">driven by </w:t>
      </w:r>
      <w:ins w:id="458" w:author="Jenny Trinitapoli" w:date="2020-07-10T14:01:00Z">
        <w:r w:rsidR="008D063A">
          <w:rPr>
            <w:rFonts w:ascii="Aparajita" w:hAnsi="Aparajita" w:cs="Aparajita"/>
          </w:rPr>
          <w:t xml:space="preserve">the fact that the direct method adjusts for the </w:t>
        </w:r>
      </w:ins>
      <w:r w:rsidR="008A0317">
        <w:rPr>
          <w:rFonts w:ascii="Aparajita" w:hAnsi="Aparajita" w:cs="Aparajita"/>
        </w:rPr>
        <w:t>clustering of deaths in high-risk families in some countries</w:t>
      </w:r>
      <w:ins w:id="459" w:author="Jenny Trinitapoli" w:date="2020-07-10T14:01:00Z">
        <w:r w:rsidR="008D063A">
          <w:rPr>
            <w:rFonts w:ascii="Aparajita" w:hAnsi="Aparajita" w:cs="Aparajita"/>
          </w:rPr>
          <w:t>, whi</w:t>
        </w:r>
      </w:ins>
      <w:ins w:id="460" w:author="Jenny Trinitapoli" w:date="2020-07-10T14:02:00Z">
        <w:r w:rsidR="008D063A">
          <w:rPr>
            <w:rFonts w:ascii="Aparajita" w:hAnsi="Aparajita" w:cs="Aparajita"/>
          </w:rPr>
          <w:t xml:space="preserve">le the indirect approach does not. </w:t>
        </w:r>
      </w:ins>
      <w:del w:id="461" w:author="Jenny Trinitapoli" w:date="2020-07-10T14:02:00Z">
        <w:r w:rsidR="008A0317" w:rsidDel="008D063A">
          <w:rPr>
            <w:rFonts w:ascii="Aparajita" w:hAnsi="Aparajita" w:cs="Aparajita"/>
          </w:rPr>
          <w:delText>—a pattern</w:delText>
        </w:r>
        <w:r w:rsidR="00DD58DD" w:rsidRPr="00FE0D45" w:rsidDel="008D063A">
          <w:rPr>
            <w:rFonts w:ascii="Aparajita" w:hAnsi="Aparajita" w:cs="Aparajita"/>
          </w:rPr>
          <w:delText xml:space="preserve"> the indirect approach </w:delText>
        </w:r>
        <w:r w:rsidR="008A0317" w:rsidDel="008D063A">
          <w:rPr>
            <w:rFonts w:ascii="Aparajita" w:hAnsi="Aparajita" w:cs="Aparajita"/>
          </w:rPr>
          <w:delText xml:space="preserve">does not correct for. That is, </w:delText>
        </w:r>
        <w:r w:rsidR="00DD58DD" w:rsidRPr="00FE0D45" w:rsidDel="008D063A">
          <w:rPr>
            <w:rFonts w:ascii="Aparajita" w:hAnsi="Aparajita" w:cs="Aparajita"/>
          </w:rPr>
          <w:delText>i</w:delText>
        </w:r>
      </w:del>
      <w:ins w:id="462" w:author="Jenny Trinitapoli" w:date="2020-07-10T14:04:00Z">
        <w:r w:rsidR="008D063A">
          <w:rPr>
            <w:rFonts w:ascii="Aparajita" w:hAnsi="Aparajita" w:cs="Aparajita"/>
          </w:rPr>
          <w:t>Where</w:t>
        </w:r>
      </w:ins>
      <w:del w:id="463" w:author="Jenny Trinitapoli" w:date="2020-07-10T14:04:00Z">
        <w:r w:rsidR="00DD58DD" w:rsidRPr="00FE0D45" w:rsidDel="008D063A">
          <w:rPr>
            <w:rFonts w:ascii="Aparajita" w:hAnsi="Aparajita" w:cs="Aparajita"/>
          </w:rPr>
          <w:delText>n</w:delText>
        </w:r>
      </w:del>
      <w:del w:id="464" w:author="Jenny Trinitapoli" w:date="2020-07-10T14:02:00Z">
        <w:r w:rsidR="00DD58DD" w:rsidRPr="00FE0D45" w:rsidDel="008D063A">
          <w:rPr>
            <w:rFonts w:ascii="Aparajita" w:hAnsi="Aparajita" w:cs="Aparajita"/>
          </w:rPr>
          <w:delText xml:space="preserve"> some</w:delText>
        </w:r>
      </w:del>
      <w:del w:id="465" w:author="Jenny Trinitapoli" w:date="2020-07-10T14:04:00Z">
        <w:r w:rsidR="00DD58DD" w:rsidRPr="00FE0D45" w:rsidDel="008D063A">
          <w:rPr>
            <w:rFonts w:ascii="Aparajita" w:hAnsi="Aparajita" w:cs="Aparajita"/>
          </w:rPr>
          <w:delText xml:space="preserve"> populations</w:delText>
        </w:r>
      </w:del>
      <w:del w:id="466" w:author="Jenny Trinitapoli" w:date="2020-07-10T14:02:00Z">
        <w:r w:rsidR="00DD58DD" w:rsidRPr="00FE0D45" w:rsidDel="008D063A">
          <w:rPr>
            <w:rFonts w:ascii="Aparajita" w:hAnsi="Aparajita" w:cs="Aparajita"/>
          </w:rPr>
          <w:delText>,</w:delText>
        </w:r>
      </w:del>
      <w:r w:rsidR="00DD58DD" w:rsidRPr="00FE0D45">
        <w:rPr>
          <w:rFonts w:ascii="Aparajita" w:hAnsi="Aparajita" w:cs="Aparajita"/>
        </w:rPr>
        <w:t xml:space="preserve"> child deaths are concentrated among a disadvantaged group of women, </w:t>
      </w:r>
      <w:ins w:id="467" w:author="Jenny Trinitapoli" w:date="2020-07-10T14:02:00Z">
        <w:r w:rsidR="008D063A">
          <w:rPr>
            <w:rFonts w:ascii="Aparajita" w:hAnsi="Aparajita" w:cs="Aparajita"/>
          </w:rPr>
          <w:t xml:space="preserve">the </w:t>
        </w:r>
      </w:ins>
      <w:ins w:id="468" w:author="Jenny Trinitapoli" w:date="2020-07-10T14:04:00Z">
        <w:r w:rsidR="008D063A">
          <w:rPr>
            <w:rFonts w:ascii="Aparajita" w:hAnsi="Aparajita" w:cs="Aparajita"/>
          </w:rPr>
          <w:t xml:space="preserve">two types of </w:t>
        </w:r>
      </w:ins>
      <w:ins w:id="469" w:author="Jenny Trinitapoli" w:date="2020-07-10T14:02:00Z">
        <w:r w:rsidR="008D063A">
          <w:rPr>
            <w:rFonts w:ascii="Aparajita" w:hAnsi="Aparajita" w:cs="Aparajita"/>
          </w:rPr>
          <w:t xml:space="preserve">estimates will </w:t>
        </w:r>
        <w:del w:id="470" w:author="MPIDR_D\Zagheni" w:date="2020-07-14T18:02:00Z">
          <w:r w:rsidR="008D063A" w:rsidDel="00414309">
            <w:rPr>
              <w:rFonts w:ascii="Aparajita" w:hAnsi="Aparajita" w:cs="Aparajita"/>
            </w:rPr>
            <w:delText>be</w:delText>
          </w:r>
        </w:del>
        <w:r w:rsidR="008D063A">
          <w:rPr>
            <w:rFonts w:ascii="Aparajita" w:hAnsi="Aparajita" w:cs="Aparajita"/>
          </w:rPr>
          <w:t xml:space="preserve"> </w:t>
        </w:r>
      </w:ins>
      <w:ins w:id="471" w:author="Jenny Trinitapoli" w:date="2020-07-10T14:04:00Z">
        <w:r w:rsidR="008D063A">
          <w:rPr>
            <w:rFonts w:ascii="Aparajita" w:hAnsi="Aparajita" w:cs="Aparajita"/>
          </w:rPr>
          <w:t>diverge, but in contexts w</w:t>
        </w:r>
      </w:ins>
      <w:ins w:id="472" w:author="Jenny Trinitapoli" w:date="2020-07-10T14:02:00Z">
        <w:r w:rsidR="008D063A">
          <w:rPr>
            <w:rFonts w:ascii="Aparajita" w:hAnsi="Aparajita" w:cs="Aparajita"/>
          </w:rPr>
          <w:t>here</w:t>
        </w:r>
      </w:ins>
      <w:ins w:id="473" w:author="Jenny Trinitapoli" w:date="2020-07-10T14:04:00Z">
        <w:r w:rsidR="008D063A">
          <w:rPr>
            <w:rFonts w:ascii="Aparajita" w:hAnsi="Aparajita" w:cs="Aparajita"/>
          </w:rPr>
          <w:t>in</w:t>
        </w:r>
      </w:ins>
      <w:ins w:id="474" w:author="Jenny Trinitapoli" w:date="2020-07-10T14:02:00Z">
        <w:r w:rsidR="008D063A">
          <w:rPr>
            <w:rFonts w:ascii="Aparajita" w:hAnsi="Aparajita" w:cs="Aparajita"/>
          </w:rPr>
          <w:t xml:space="preserve"> </w:t>
        </w:r>
      </w:ins>
      <w:del w:id="475" w:author="Jenny Trinitapoli" w:date="2020-07-10T14:02:00Z">
        <w:r w:rsidR="00DD58DD" w:rsidRPr="00FE0D45" w:rsidDel="008D063A">
          <w:rPr>
            <w:rFonts w:ascii="Aparajita" w:hAnsi="Aparajita" w:cs="Aparajita"/>
          </w:rPr>
          <w:delText xml:space="preserve">thus </w:delText>
        </w:r>
      </w:del>
      <w:r w:rsidR="009A3160">
        <w:rPr>
          <w:rFonts w:ascii="Aparajita" w:hAnsi="Aparajita" w:cs="Aparajita"/>
        </w:rPr>
        <w:t xml:space="preserve">child deaths are </w:t>
      </w:r>
      <w:del w:id="476" w:author="Jenny Trinitapoli" w:date="2020-07-10T14:03:00Z">
        <w:r w:rsidR="009A3160" w:rsidDel="008D063A">
          <w:rPr>
            <w:rFonts w:ascii="Aparajita" w:hAnsi="Aparajita" w:cs="Aparajita"/>
          </w:rPr>
          <w:delText xml:space="preserve">not </w:delText>
        </w:r>
      </w:del>
      <w:r w:rsidR="009A3160">
        <w:rPr>
          <w:rFonts w:ascii="Aparajita" w:hAnsi="Aparajita" w:cs="Aparajita"/>
        </w:rPr>
        <w:t>evenly dispersed across mothers</w:t>
      </w:r>
      <w:ins w:id="477" w:author="Jenny Trinitapoli" w:date="2020-07-10T14:03:00Z">
        <w:r w:rsidR="008D063A">
          <w:rPr>
            <w:rFonts w:ascii="Aparajita" w:hAnsi="Aparajita" w:cs="Aparajita"/>
          </w:rPr>
          <w:t>, the differences are negligible.</w:t>
        </w:r>
      </w:ins>
      <w:del w:id="478" w:author="Jenny Trinitapoli" w:date="2020-07-10T14:03:00Z">
        <w:r w:rsidR="008A0317" w:rsidDel="008D063A">
          <w:rPr>
            <w:rFonts w:ascii="Aparajita" w:hAnsi="Aparajita" w:cs="Aparajita"/>
          </w:rPr>
          <w:delText xml:space="preserve"> as this approach assumes</w:delText>
        </w:r>
        <w:r w:rsidR="00DD58DD" w:rsidRPr="00FE0D45" w:rsidDel="008D063A">
          <w:rPr>
            <w:rFonts w:ascii="Aparajita" w:hAnsi="Aparajita" w:cs="Aparajita"/>
          </w:rPr>
          <w:delText>.</w:delText>
        </w:r>
      </w:del>
      <w:r w:rsidR="00DD58DD" w:rsidRPr="00FE0D45">
        <w:rPr>
          <w:rFonts w:ascii="Aparajita" w:hAnsi="Aparajita" w:cs="Aparajita"/>
        </w:rPr>
        <w:t xml:space="preserve"> </w:t>
      </w:r>
      <w:commentRangeStart w:id="479"/>
      <w:commentRangeStart w:id="480"/>
      <w:r w:rsidR="001675DC" w:rsidRPr="00FE0D45">
        <w:rPr>
          <w:rFonts w:ascii="Aparajita" w:hAnsi="Aparajita" w:cs="Aparajita"/>
        </w:rPr>
        <w:t xml:space="preserve">Of course, </w:t>
      </w:r>
      <w:r w:rsidR="008A0317">
        <w:rPr>
          <w:rFonts w:ascii="Aparajita" w:hAnsi="Aparajita" w:cs="Aparajita"/>
        </w:rPr>
        <w:t xml:space="preserve">it is also possible that where disparate, the indirect estimates are more accurate than the direct ones due to an underestimation of child loss in the survey data. </w:t>
      </w:r>
      <w:r w:rsidR="00A25B0A">
        <w:rPr>
          <w:rFonts w:ascii="Aparajita" w:hAnsi="Aparajita" w:cs="Aparajita"/>
        </w:rPr>
        <w:t xml:space="preserve">Even though </w:t>
      </w:r>
      <w:r w:rsidR="008A0317">
        <w:rPr>
          <w:rFonts w:ascii="Aparajita" w:hAnsi="Aparajita" w:cs="Aparajita"/>
        </w:rPr>
        <w:t xml:space="preserve">the survey </w:t>
      </w:r>
      <w:r w:rsidR="00A25B0A">
        <w:rPr>
          <w:rFonts w:ascii="Aparajita" w:hAnsi="Aparajita" w:cs="Aparajita"/>
        </w:rPr>
        <w:t>estimates are derived from</w:t>
      </w:r>
      <w:r w:rsidR="00266175" w:rsidRPr="00FE0D45">
        <w:rPr>
          <w:rFonts w:ascii="Aparajita" w:hAnsi="Aparajita" w:cs="Aparajita"/>
        </w:rPr>
        <w:t xml:space="preserve"> nationally</w:t>
      </w:r>
      <w:r w:rsidR="008A0317">
        <w:rPr>
          <w:rFonts w:ascii="Aparajita" w:hAnsi="Aparajita" w:cs="Aparajita"/>
        </w:rPr>
        <w:t xml:space="preserve"> </w:t>
      </w:r>
      <w:r w:rsidR="00266175" w:rsidRPr="00FE0D45">
        <w:rPr>
          <w:rFonts w:ascii="Aparajita" w:hAnsi="Aparajita" w:cs="Aparajita"/>
        </w:rPr>
        <w:t xml:space="preserve">representative samples, </w:t>
      </w:r>
      <w:r w:rsidR="008A0317">
        <w:rPr>
          <w:rFonts w:ascii="Aparajita" w:hAnsi="Aparajita" w:cs="Aparajita"/>
        </w:rPr>
        <w:t xml:space="preserve">hard to reach, especially disadvantaged populations are often underrepresented. </w:t>
      </w:r>
      <w:r w:rsidR="00F50ADB" w:rsidRPr="00266175">
        <w:rPr>
          <w:rFonts w:ascii="Aparajita" w:hAnsi="Aparajita" w:cs="Aparajita"/>
        </w:rPr>
        <w:t xml:space="preserve"> </w:t>
      </w:r>
      <w:commentRangeEnd w:id="479"/>
      <w:r w:rsidR="008D063A">
        <w:rPr>
          <w:rStyle w:val="CommentReference"/>
          <w:rFonts w:asciiTheme="minorHAnsi" w:eastAsiaTheme="minorHAnsi" w:hAnsiTheme="minorHAnsi" w:cstheme="minorBidi"/>
        </w:rPr>
        <w:commentReference w:id="479"/>
      </w:r>
      <w:commentRangeEnd w:id="480"/>
      <w:r w:rsidR="00752D50">
        <w:rPr>
          <w:rStyle w:val="CommentReference"/>
          <w:rFonts w:asciiTheme="minorHAnsi" w:eastAsiaTheme="minorHAnsi" w:hAnsiTheme="minorHAnsi" w:cstheme="minorBidi"/>
        </w:rPr>
        <w:commentReference w:id="480"/>
      </w:r>
    </w:p>
    <w:p w14:paraId="55108132" w14:textId="77777777" w:rsidR="00266175" w:rsidRDefault="00266175" w:rsidP="00867191">
      <w:pPr>
        <w:rPr>
          <w:rFonts w:ascii="Aparajita" w:hAnsi="Aparajita" w:cs="Aparajita"/>
          <w:b/>
          <w:bCs/>
        </w:rPr>
      </w:pPr>
    </w:p>
    <w:p w14:paraId="7F784CD6" w14:textId="018D7854" w:rsidR="007E3CFD" w:rsidRDefault="00573D92" w:rsidP="00867191">
      <w:pPr>
        <w:rPr>
          <w:rFonts w:ascii="Aparajita" w:hAnsi="Aparajita" w:cs="Aparajita"/>
          <w:b/>
          <w:bCs/>
        </w:rPr>
      </w:pPr>
      <w:r w:rsidRPr="00266175">
        <w:rPr>
          <w:rFonts w:ascii="Aparajita" w:hAnsi="Aparajita" w:cs="Aparajita"/>
          <w:b/>
          <w:bCs/>
        </w:rPr>
        <w:t xml:space="preserve">Results </w:t>
      </w:r>
    </w:p>
    <w:p w14:paraId="2B4DEB49" w14:textId="77777777" w:rsidR="00114E0C" w:rsidRPr="00266175" w:rsidRDefault="00114E0C" w:rsidP="00867191">
      <w:pPr>
        <w:rPr>
          <w:rFonts w:ascii="Aparajita" w:hAnsi="Aparajita" w:cs="Aparajita"/>
        </w:rPr>
      </w:pPr>
    </w:p>
    <w:p w14:paraId="70BBEDB5" w14:textId="1382ADC4" w:rsidR="00ED51A4" w:rsidRPr="00266175" w:rsidRDefault="00B429E5" w:rsidP="00867191">
      <w:pPr>
        <w:rPr>
          <w:rFonts w:ascii="Aparajita" w:hAnsi="Aparajita" w:cs="Aparajita"/>
        </w:rPr>
      </w:pPr>
      <w:r w:rsidRPr="00266175">
        <w:rPr>
          <w:rFonts w:ascii="Aparajita" w:hAnsi="Aparajita" w:cs="Aparajita"/>
        </w:rPr>
        <w:t xml:space="preserve">Figure 1 </w:t>
      </w:r>
      <w:del w:id="481" w:author="Jenny Trinitapoli" w:date="2020-07-10T14:06:00Z">
        <w:r w:rsidR="00A67263" w:rsidRPr="00266175" w:rsidDel="005637B6">
          <w:rPr>
            <w:rFonts w:ascii="Aparajita" w:hAnsi="Aparajita" w:cs="Aparajita"/>
          </w:rPr>
          <w:delText xml:space="preserve">depicts </w:delText>
        </w:r>
      </w:del>
      <w:ins w:id="482" w:author="Jenny Trinitapoli" w:date="2020-07-10T14:06:00Z">
        <w:r w:rsidR="005637B6">
          <w:rPr>
            <w:rFonts w:ascii="Aparajita" w:hAnsi="Aparajita" w:cs="Aparajita"/>
          </w:rPr>
          <w:t>maps</w:t>
        </w:r>
        <w:r w:rsidR="005637B6" w:rsidRPr="00266175">
          <w:rPr>
            <w:rFonts w:ascii="Aparajita" w:hAnsi="Aparajita" w:cs="Aparajita"/>
          </w:rPr>
          <w:t xml:space="preserve"> </w:t>
        </w:r>
      </w:ins>
      <w:r w:rsidR="00A67263" w:rsidRPr="00266175">
        <w:rPr>
          <w:rFonts w:ascii="Aparajita" w:hAnsi="Aparajita" w:cs="Aparajita"/>
        </w:rPr>
        <w:t xml:space="preserve">the mIM </w:t>
      </w:r>
      <w:ins w:id="483" w:author="Jenny Trinitapoli" w:date="2020-07-10T14:06:00Z">
        <w:r w:rsidR="005637B6">
          <w:rPr>
            <w:rFonts w:ascii="Aparajita" w:hAnsi="Aparajita" w:cs="Aparajita"/>
          </w:rPr>
          <w:t xml:space="preserve">across the globe, painting a worldwide portrait of </w:t>
        </w:r>
      </w:ins>
      <w:del w:id="484" w:author="Jenny Trinitapoli" w:date="2020-07-10T14:06:00Z">
        <w:r w:rsidR="00A67263" w:rsidRPr="00266175" w:rsidDel="005637B6">
          <w:rPr>
            <w:rFonts w:ascii="Aparajita" w:hAnsi="Aparajita" w:cs="Aparajita"/>
          </w:rPr>
          <w:delText xml:space="preserve">to demonstrate </w:delText>
        </w:r>
      </w:del>
      <w:r w:rsidR="00A67263" w:rsidRPr="00266175">
        <w:rPr>
          <w:rFonts w:ascii="Aparajita" w:hAnsi="Aparajita" w:cs="Aparajita"/>
        </w:rPr>
        <w:t xml:space="preserve">the prevalence of mothers who have experienced an infant </w:t>
      </w:r>
      <w:r w:rsidR="00014B37" w:rsidRPr="00266175">
        <w:rPr>
          <w:rFonts w:ascii="Aparajita" w:hAnsi="Aparajita" w:cs="Aparajita"/>
        </w:rPr>
        <w:t>d</w:t>
      </w:r>
      <w:del w:id="485" w:author="Jenny Trinitapoli" w:date="2020-07-10T14:06:00Z">
        <w:r w:rsidR="00014B37" w:rsidRPr="00266175" w:rsidDel="005637B6">
          <w:rPr>
            <w:rFonts w:ascii="Aparajita" w:hAnsi="Aparajita" w:cs="Aparajita"/>
          </w:rPr>
          <w:delText>i</w:delText>
        </w:r>
      </w:del>
      <w:r w:rsidR="00014B37" w:rsidRPr="00266175">
        <w:rPr>
          <w:rFonts w:ascii="Aparajita" w:hAnsi="Aparajita" w:cs="Aparajita"/>
        </w:rPr>
        <w:t>e</w:t>
      </w:r>
      <w:ins w:id="486" w:author="Jenny Trinitapoli" w:date="2020-07-10T14:06:00Z">
        <w:r w:rsidR="005637B6">
          <w:rPr>
            <w:rFonts w:ascii="Aparajita" w:hAnsi="Aparajita" w:cs="Aparajita"/>
          </w:rPr>
          <w:t>ath</w:t>
        </w:r>
      </w:ins>
      <w:r w:rsidR="00A67263" w:rsidRPr="00266175">
        <w:rPr>
          <w:rFonts w:ascii="Aparajita" w:hAnsi="Aparajita" w:cs="Aparajita"/>
        </w:rPr>
        <w:t xml:space="preserve">. </w:t>
      </w:r>
      <w:r w:rsidR="00FE4D8D" w:rsidRPr="00266175">
        <w:rPr>
          <w:rFonts w:ascii="Aparajita" w:hAnsi="Aparajita" w:cs="Aparajita"/>
        </w:rPr>
        <w:t>The top panel</w:t>
      </w:r>
      <w:r w:rsidR="00E71065" w:rsidRPr="00266175">
        <w:rPr>
          <w:rFonts w:ascii="Aparajita" w:hAnsi="Aparajita" w:cs="Aparajita"/>
        </w:rPr>
        <w:t xml:space="preserve"> depicts the mIM values for </w:t>
      </w:r>
      <w:r w:rsidR="00F16FB3" w:rsidRPr="00266175">
        <w:rPr>
          <w:rFonts w:ascii="Aparajita" w:hAnsi="Aparajita" w:cs="Aparajita"/>
        </w:rPr>
        <w:t xml:space="preserve">younger mothers </w:t>
      </w:r>
      <w:ins w:id="487" w:author="Jenny Trinitapoli" w:date="2020-07-10T14:07:00Z">
        <w:r w:rsidR="005637B6">
          <w:rPr>
            <w:rFonts w:ascii="Aparajita" w:hAnsi="Aparajita" w:cs="Aparajita"/>
          </w:rPr>
          <w:t>(</w:t>
        </w:r>
      </w:ins>
      <w:r w:rsidR="00F16FB3" w:rsidRPr="00266175">
        <w:rPr>
          <w:rFonts w:ascii="Aparajita" w:hAnsi="Aparajita" w:cs="Aparajita"/>
        </w:rPr>
        <w:t>ages 20-44</w:t>
      </w:r>
      <w:ins w:id="488" w:author="Jenny Trinitapoli" w:date="2020-07-10T14:07:00Z">
        <w:r w:rsidR="005637B6">
          <w:rPr>
            <w:rFonts w:ascii="Aparajita" w:hAnsi="Aparajita" w:cs="Aparajita"/>
          </w:rPr>
          <w:t>)</w:t>
        </w:r>
      </w:ins>
      <w:r w:rsidR="00E71065" w:rsidRPr="00266175">
        <w:rPr>
          <w:rFonts w:ascii="Aparajita" w:hAnsi="Aparajita" w:cs="Aparajita"/>
        </w:rPr>
        <w:t xml:space="preserve">, </w:t>
      </w:r>
      <w:del w:id="489" w:author="Jenny Trinitapoli" w:date="2020-07-10T12:31:00Z">
        <w:r w:rsidR="00E71065" w:rsidRPr="00266175" w:rsidDel="008B3271">
          <w:rPr>
            <w:rFonts w:ascii="Aparajita" w:hAnsi="Aparajita" w:cs="Aparajita"/>
          </w:rPr>
          <w:delText xml:space="preserve">whereas </w:delText>
        </w:r>
      </w:del>
      <w:ins w:id="490" w:author="Jenny Trinitapoli" w:date="2020-07-10T12:31:00Z">
        <w:r w:rsidR="008B3271">
          <w:rPr>
            <w:rFonts w:ascii="Aparajita" w:hAnsi="Aparajita" w:cs="Aparajita"/>
          </w:rPr>
          <w:t>and</w:t>
        </w:r>
        <w:r w:rsidR="008B3271" w:rsidRPr="00266175">
          <w:rPr>
            <w:rFonts w:ascii="Aparajita" w:hAnsi="Aparajita" w:cs="Aparajita"/>
          </w:rPr>
          <w:t xml:space="preserve"> </w:t>
        </w:r>
      </w:ins>
      <w:r w:rsidR="00FE4D8D" w:rsidRPr="00266175">
        <w:rPr>
          <w:rFonts w:ascii="Aparajita" w:hAnsi="Aparajita" w:cs="Aparajita"/>
        </w:rPr>
        <w:t xml:space="preserve">the bottom panel </w:t>
      </w:r>
      <w:r w:rsidR="00E71065" w:rsidRPr="00266175">
        <w:rPr>
          <w:rFonts w:ascii="Aparajita" w:hAnsi="Aparajita" w:cs="Aparajita"/>
        </w:rPr>
        <w:t xml:space="preserve">presents mIM values for </w:t>
      </w:r>
      <w:r w:rsidR="00F16FB3" w:rsidRPr="00266175">
        <w:rPr>
          <w:rFonts w:ascii="Aparajita" w:hAnsi="Aparajita" w:cs="Aparajita"/>
        </w:rPr>
        <w:t xml:space="preserve">older mothers </w:t>
      </w:r>
      <w:ins w:id="491" w:author="Jenny Trinitapoli" w:date="2020-07-10T14:07:00Z">
        <w:r w:rsidR="005637B6">
          <w:rPr>
            <w:rFonts w:ascii="Aparajita" w:hAnsi="Aparajita" w:cs="Aparajita"/>
          </w:rPr>
          <w:t>(</w:t>
        </w:r>
      </w:ins>
      <w:r w:rsidR="00F16FB3" w:rsidRPr="00266175">
        <w:rPr>
          <w:rFonts w:ascii="Aparajita" w:hAnsi="Aparajita" w:cs="Aparajita"/>
        </w:rPr>
        <w:t>ages 45-49</w:t>
      </w:r>
      <w:ins w:id="492" w:author="Jenny Trinitapoli" w:date="2020-07-10T14:07:00Z">
        <w:r w:rsidR="005637B6">
          <w:rPr>
            <w:rFonts w:ascii="Aparajita" w:hAnsi="Aparajita" w:cs="Aparajita"/>
          </w:rPr>
          <w:t>)</w:t>
        </w:r>
      </w:ins>
      <w:del w:id="493" w:author="Jenny Trinitapoli" w:date="2020-07-10T14:07:00Z">
        <w:r w:rsidR="00F16FB3" w:rsidRPr="00266175" w:rsidDel="005637B6">
          <w:rPr>
            <w:rFonts w:ascii="Aparajita" w:hAnsi="Aparajita" w:cs="Aparajita"/>
          </w:rPr>
          <w:delText xml:space="preserve"> years old</w:delText>
        </w:r>
      </w:del>
      <w:r w:rsidR="00F16FB3" w:rsidRPr="00266175">
        <w:rPr>
          <w:rFonts w:ascii="Aparajita" w:hAnsi="Aparajita" w:cs="Aparajita"/>
        </w:rPr>
        <w:t>.</w:t>
      </w:r>
      <w:r w:rsidRPr="00266175">
        <w:rPr>
          <w:rFonts w:ascii="Aparajita" w:hAnsi="Aparajita" w:cs="Aparajita"/>
        </w:rPr>
        <w:t xml:space="preserve"> </w:t>
      </w:r>
      <w:del w:id="494" w:author="Jenny Trinitapoli" w:date="2020-07-10T15:57:00Z">
        <w:r w:rsidR="0094598E" w:rsidRPr="00266175" w:rsidDel="004715D7">
          <w:rPr>
            <w:rFonts w:ascii="Aparajita" w:hAnsi="Aparajita" w:cs="Aparajita"/>
          </w:rPr>
          <w:delText>In several countries t</w:delText>
        </w:r>
      </w:del>
      <w:ins w:id="495" w:author="Jenny Trinitapoli" w:date="2020-07-10T15:57:00Z">
        <w:r w:rsidR="004715D7">
          <w:rPr>
            <w:rFonts w:ascii="Aparajita" w:hAnsi="Aparajita" w:cs="Aparajita"/>
          </w:rPr>
          <w:t>T</w:t>
        </w:r>
      </w:ins>
      <w:r w:rsidR="0094598E" w:rsidRPr="00266175">
        <w:rPr>
          <w:rFonts w:ascii="Aparajita" w:hAnsi="Aparajita" w:cs="Aparajita"/>
        </w:rPr>
        <w:t>hroughout Europe</w:t>
      </w:r>
      <w:ins w:id="496" w:author="Jenny Trinitapoli" w:date="2020-07-10T15:57:00Z">
        <w:r w:rsidR="004715D7">
          <w:rPr>
            <w:rFonts w:ascii="Aparajita" w:hAnsi="Aparajita" w:cs="Aparajita"/>
          </w:rPr>
          <w:t xml:space="preserve">  </w:t>
        </w:r>
      </w:ins>
      <w:del w:id="497" w:author="Jenny Trinitapoli" w:date="2020-07-10T15:57:00Z">
        <w:r w:rsidR="008A0317" w:rsidDel="004715D7">
          <w:rPr>
            <w:rFonts w:ascii="Aparajita" w:hAnsi="Aparajita" w:cs="Aparajita"/>
          </w:rPr>
          <w:delText>,</w:delText>
        </w:r>
        <w:r w:rsidR="0094598E" w:rsidRPr="00266175" w:rsidDel="004715D7">
          <w:rPr>
            <w:rFonts w:ascii="Aparajita" w:hAnsi="Aparajita" w:cs="Aparajita"/>
          </w:rPr>
          <w:delText xml:space="preserve"> </w:delText>
        </w:r>
      </w:del>
      <w:r w:rsidR="0094598E" w:rsidRPr="00266175">
        <w:rPr>
          <w:rFonts w:ascii="Aparajita" w:hAnsi="Aparajita" w:cs="Aparajita"/>
        </w:rPr>
        <w:t xml:space="preserve">and </w:t>
      </w:r>
      <w:ins w:id="498" w:author="Jenny Trinitapoli" w:date="2020-07-10T15:57:00Z">
        <w:r w:rsidR="004715D7">
          <w:rPr>
            <w:rFonts w:ascii="Aparajita" w:hAnsi="Aparajita" w:cs="Aparajita"/>
          </w:rPr>
          <w:t xml:space="preserve">much of </w:t>
        </w:r>
      </w:ins>
      <w:del w:id="499" w:author="Jenny Trinitapoli" w:date="2020-07-10T15:57:00Z">
        <w:r w:rsidR="0094598E" w:rsidRPr="00266175" w:rsidDel="004715D7">
          <w:rPr>
            <w:rFonts w:ascii="Aparajita" w:hAnsi="Aparajita" w:cs="Aparajita"/>
          </w:rPr>
          <w:delText xml:space="preserve">select countries in </w:delText>
        </w:r>
      </w:del>
      <w:r w:rsidR="0094598E" w:rsidRPr="00266175">
        <w:rPr>
          <w:rFonts w:ascii="Aparajita" w:hAnsi="Aparajita" w:cs="Aparajita"/>
        </w:rPr>
        <w:t>Asia, fewer than 1%</w:t>
      </w:r>
      <w:r w:rsidR="00A67263" w:rsidRPr="00266175">
        <w:rPr>
          <w:rFonts w:ascii="Aparajita" w:hAnsi="Aparajita" w:cs="Aparajita"/>
        </w:rPr>
        <w:t xml:space="preserve"> (i.e., 10 per 1,000) of mothers 20-44 and 2% of mothers 45-49 (i.e., 20 per 1,000 mothers ages 45-49) </w:t>
      </w:r>
      <w:r w:rsidR="00DC0D12" w:rsidRPr="00266175">
        <w:rPr>
          <w:rFonts w:ascii="Aparajita" w:hAnsi="Aparajita" w:cs="Aparajita"/>
        </w:rPr>
        <w:t>have ever lost an infan</w:t>
      </w:r>
      <w:r w:rsidR="00A67263" w:rsidRPr="00266175">
        <w:rPr>
          <w:rFonts w:ascii="Aparajita" w:hAnsi="Aparajita" w:cs="Aparajita"/>
        </w:rPr>
        <w:t>t</w:t>
      </w:r>
      <w:r w:rsidR="00DC0D12" w:rsidRPr="00266175">
        <w:rPr>
          <w:rFonts w:ascii="Aparajita" w:hAnsi="Aparajita" w:cs="Aparajita"/>
        </w:rPr>
        <w:t xml:space="preserve">. </w:t>
      </w:r>
      <w:r w:rsidR="00D84AE6" w:rsidRPr="00266175">
        <w:rPr>
          <w:rFonts w:ascii="Aparajita" w:hAnsi="Aparajita" w:cs="Aparajita"/>
        </w:rPr>
        <w:t>Yet, in more than half of the</w:t>
      </w:r>
      <w:r w:rsidR="00A67263" w:rsidRPr="00266175">
        <w:rPr>
          <w:rFonts w:ascii="Aparajita" w:hAnsi="Aparajita" w:cs="Aparajita"/>
        </w:rPr>
        <w:t xml:space="preserve"> 168</w:t>
      </w:r>
      <w:r w:rsidR="00D84AE6" w:rsidRPr="00266175">
        <w:rPr>
          <w:rFonts w:ascii="Aparajita" w:hAnsi="Aparajita" w:cs="Aparajita"/>
        </w:rPr>
        <w:t xml:space="preserve"> countries, over 4</w:t>
      </w:r>
      <w:r w:rsidR="000142D1" w:rsidRPr="00266175">
        <w:rPr>
          <w:rFonts w:ascii="Aparajita" w:hAnsi="Aparajita" w:cs="Aparajita"/>
        </w:rPr>
        <w:t>5</w:t>
      </w:r>
      <w:r w:rsidR="00D84AE6" w:rsidRPr="00266175">
        <w:rPr>
          <w:rFonts w:ascii="Aparajita" w:hAnsi="Aparajita" w:cs="Aparajita"/>
        </w:rPr>
        <w:t xml:space="preserve"> </w:t>
      </w:r>
      <w:r w:rsidR="00A67263" w:rsidRPr="00266175">
        <w:rPr>
          <w:rFonts w:ascii="Aparajita" w:hAnsi="Aparajita" w:cs="Aparajita"/>
        </w:rPr>
        <w:t xml:space="preserve">per 1,000 </w:t>
      </w:r>
      <w:r w:rsidR="00DC0D12" w:rsidRPr="00266175">
        <w:rPr>
          <w:rFonts w:ascii="Aparajita" w:hAnsi="Aparajita" w:cs="Aparajita"/>
        </w:rPr>
        <w:t xml:space="preserve">young </w:t>
      </w:r>
      <w:r w:rsidR="00D84AE6" w:rsidRPr="00266175">
        <w:rPr>
          <w:rFonts w:ascii="Aparajita" w:hAnsi="Aparajita" w:cs="Aparajita"/>
        </w:rPr>
        <w:t xml:space="preserve">mothers </w:t>
      </w:r>
      <w:r w:rsidR="00DC0D12" w:rsidRPr="00266175">
        <w:rPr>
          <w:rFonts w:ascii="Aparajita" w:hAnsi="Aparajita" w:cs="Aparajita"/>
        </w:rPr>
        <w:t xml:space="preserve">and 160 </w:t>
      </w:r>
      <w:r w:rsidR="00A67263" w:rsidRPr="00266175">
        <w:rPr>
          <w:rFonts w:ascii="Aparajita" w:hAnsi="Aparajita" w:cs="Aparajita"/>
        </w:rPr>
        <w:t xml:space="preserve">per 1,000 </w:t>
      </w:r>
      <w:r w:rsidR="00DC0D12" w:rsidRPr="00266175">
        <w:rPr>
          <w:rFonts w:ascii="Aparajita" w:hAnsi="Aparajita" w:cs="Aparajita"/>
        </w:rPr>
        <w:t xml:space="preserve">older mothers </w:t>
      </w:r>
      <w:r w:rsidR="000142D1" w:rsidRPr="00266175">
        <w:rPr>
          <w:rFonts w:ascii="Aparajita" w:hAnsi="Aparajita" w:cs="Aparajita"/>
        </w:rPr>
        <w:t xml:space="preserve">have </w:t>
      </w:r>
      <w:r w:rsidR="00A67263" w:rsidRPr="00266175">
        <w:rPr>
          <w:rFonts w:ascii="Aparajita" w:hAnsi="Aparajita" w:cs="Aparajita"/>
        </w:rPr>
        <w:t>experienced an infant die</w:t>
      </w:r>
      <w:r w:rsidR="000142D1" w:rsidRPr="00266175">
        <w:rPr>
          <w:rFonts w:ascii="Aparajita" w:hAnsi="Aparajita" w:cs="Aparajita"/>
        </w:rPr>
        <w:t xml:space="preserve">. </w:t>
      </w:r>
      <w:del w:id="500" w:author="Jenny Trinitapoli" w:date="2020-07-10T16:00:00Z">
        <w:r w:rsidR="00A67263" w:rsidRPr="00266175" w:rsidDel="003106F3">
          <w:rPr>
            <w:rFonts w:ascii="Aparajita" w:hAnsi="Aparajita" w:cs="Aparajita"/>
          </w:rPr>
          <w:delText xml:space="preserve">In </w:delText>
        </w:r>
        <w:r w:rsidR="001B3AD3" w:rsidRPr="00266175" w:rsidDel="003106F3">
          <w:rPr>
            <w:rFonts w:ascii="Aparajita" w:hAnsi="Aparajita" w:cs="Aparajita"/>
          </w:rPr>
          <w:delText>several countries t</w:delText>
        </w:r>
      </w:del>
      <w:ins w:id="501" w:author="Jenny Trinitapoli" w:date="2020-07-10T16:00:00Z">
        <w:r w:rsidR="003106F3">
          <w:rPr>
            <w:rFonts w:ascii="Aparajita" w:hAnsi="Aparajita" w:cs="Aparajita"/>
          </w:rPr>
          <w:t>T</w:t>
        </w:r>
      </w:ins>
      <w:r w:rsidR="001B3AD3" w:rsidRPr="00266175">
        <w:rPr>
          <w:rFonts w:ascii="Aparajita" w:hAnsi="Aparajita" w:cs="Aparajita"/>
        </w:rPr>
        <w:t>hroughout the Middle East and Northern and sub-Saharan Africa,</w:t>
      </w:r>
      <w:r w:rsidR="000142D1" w:rsidRPr="00266175">
        <w:rPr>
          <w:rFonts w:ascii="Aparajita" w:hAnsi="Aparajita" w:cs="Aparajita"/>
        </w:rPr>
        <w:t xml:space="preserve"> more than 150 </w:t>
      </w:r>
      <w:r w:rsidR="00A67263" w:rsidRPr="00266175">
        <w:rPr>
          <w:rFonts w:ascii="Aparajita" w:hAnsi="Aparajita" w:cs="Aparajita"/>
        </w:rPr>
        <w:t xml:space="preserve">per 1,000 </w:t>
      </w:r>
      <w:r w:rsidR="00F23A15" w:rsidRPr="00266175">
        <w:rPr>
          <w:rFonts w:ascii="Aparajita" w:hAnsi="Aparajita" w:cs="Aparajita"/>
        </w:rPr>
        <w:t>younger mothers and over 300</w:t>
      </w:r>
      <w:r w:rsidR="00A67263" w:rsidRPr="00266175">
        <w:rPr>
          <w:rFonts w:ascii="Aparajita" w:hAnsi="Aparajita" w:cs="Aparajita"/>
        </w:rPr>
        <w:t xml:space="preserve"> per 1,000</w:t>
      </w:r>
      <w:r w:rsidR="00F23A15" w:rsidRPr="00266175">
        <w:rPr>
          <w:rFonts w:ascii="Aparajita" w:hAnsi="Aparajita" w:cs="Aparajita"/>
        </w:rPr>
        <w:t xml:space="preserve"> older mothers </w:t>
      </w:r>
      <w:r w:rsidR="000142D1" w:rsidRPr="00266175">
        <w:rPr>
          <w:rFonts w:ascii="Aparajita" w:hAnsi="Aparajita" w:cs="Aparajita"/>
        </w:rPr>
        <w:t>have</w:t>
      </w:r>
      <w:r w:rsidR="008A0317">
        <w:rPr>
          <w:rFonts w:ascii="Aparajita" w:hAnsi="Aparajita" w:cs="Aparajita"/>
        </w:rPr>
        <w:t xml:space="preserve"> ever</w:t>
      </w:r>
      <w:r w:rsidR="000142D1" w:rsidRPr="00266175">
        <w:rPr>
          <w:rFonts w:ascii="Aparajita" w:hAnsi="Aparajita" w:cs="Aparajita"/>
        </w:rPr>
        <w:t xml:space="preserve"> </w:t>
      </w:r>
      <w:r w:rsidR="00A67263" w:rsidRPr="00266175">
        <w:rPr>
          <w:rFonts w:ascii="Aparajita" w:hAnsi="Aparajita" w:cs="Aparajita"/>
        </w:rPr>
        <w:t>lost an infant</w:t>
      </w:r>
      <w:r w:rsidR="000142D1" w:rsidRPr="00266175">
        <w:rPr>
          <w:rFonts w:ascii="Aparajita" w:hAnsi="Aparajita" w:cs="Aparajita"/>
        </w:rPr>
        <w:t xml:space="preserve">. </w:t>
      </w:r>
      <w:r w:rsidR="00064694" w:rsidRPr="00266175">
        <w:rPr>
          <w:rFonts w:ascii="Aparajita" w:hAnsi="Aparajita" w:cs="Aparajita"/>
        </w:rPr>
        <w:t>The</w:t>
      </w:r>
      <w:ins w:id="502" w:author="Jenny Trinitapoli" w:date="2020-07-10T16:00:00Z">
        <w:r w:rsidR="003106F3">
          <w:rPr>
            <w:rFonts w:ascii="Aparajita" w:hAnsi="Aparajita" w:cs="Aparajita"/>
          </w:rPr>
          <w:t>se</w:t>
        </w:r>
      </w:ins>
      <w:r w:rsidR="00064694" w:rsidRPr="00266175">
        <w:rPr>
          <w:rFonts w:ascii="Aparajita" w:hAnsi="Aparajita" w:cs="Aparajita"/>
        </w:rPr>
        <w:t xml:space="preserve"> </w:t>
      </w:r>
      <w:del w:id="503" w:author="Jenny Trinitapoli" w:date="2020-07-10T16:00:00Z">
        <w:r w:rsidR="00064694" w:rsidRPr="00266175" w:rsidDel="003106F3">
          <w:rPr>
            <w:rFonts w:ascii="Aparajita" w:hAnsi="Aparajita" w:cs="Aparajita"/>
          </w:rPr>
          <w:delText xml:space="preserve">significantly </w:delText>
        </w:r>
      </w:del>
      <w:r w:rsidR="00064694" w:rsidRPr="00266175">
        <w:rPr>
          <w:rFonts w:ascii="Aparajita" w:hAnsi="Aparajita" w:cs="Aparajita"/>
        </w:rPr>
        <w:t>high</w:t>
      </w:r>
      <w:del w:id="504" w:author="Jenny Trinitapoli" w:date="2020-07-10T16:00:00Z">
        <w:r w:rsidR="00064694" w:rsidRPr="00266175" w:rsidDel="003106F3">
          <w:rPr>
            <w:rFonts w:ascii="Aparajita" w:hAnsi="Aparajita" w:cs="Aparajita"/>
          </w:rPr>
          <w:delText>er</w:delText>
        </w:r>
      </w:del>
      <w:r w:rsidR="00064694" w:rsidRPr="00266175">
        <w:rPr>
          <w:rFonts w:ascii="Aparajita" w:hAnsi="Aparajita" w:cs="Aparajita"/>
        </w:rPr>
        <w:t xml:space="preserve"> levels of child loss among older mothers in the Middle East and Africa relative to younger mothers</w:t>
      </w:r>
      <w:ins w:id="505" w:author="Jenny Trinitapoli" w:date="2020-07-10T16:02:00Z">
        <w:r w:rsidR="003106F3">
          <w:rPr>
            <w:rFonts w:ascii="Aparajita" w:hAnsi="Aparajita" w:cs="Aparajita"/>
          </w:rPr>
          <w:t xml:space="preserve"> in those same countries</w:t>
        </w:r>
      </w:ins>
      <w:r w:rsidR="00064694" w:rsidRPr="00266175">
        <w:rPr>
          <w:rFonts w:ascii="Aparajita" w:hAnsi="Aparajita" w:cs="Aparajita"/>
        </w:rPr>
        <w:t xml:space="preserve"> </w:t>
      </w:r>
      <w:del w:id="506" w:author="Jenny Trinitapoli" w:date="2020-07-10T16:02:00Z">
        <w:r w:rsidR="00A6548D" w:rsidDel="003106F3">
          <w:rPr>
            <w:rFonts w:ascii="Aparajita" w:hAnsi="Aparajita" w:cs="Aparajita"/>
          </w:rPr>
          <w:delText xml:space="preserve">owes </w:delText>
        </w:r>
      </w:del>
      <w:ins w:id="507" w:author="Jenny Trinitapoli" w:date="2020-07-10T16:02:00Z">
        <w:r w:rsidR="003106F3">
          <w:rPr>
            <w:rFonts w:ascii="Aparajita" w:hAnsi="Aparajita" w:cs="Aparajita"/>
          </w:rPr>
          <w:t>flows from</w:t>
        </w:r>
      </w:ins>
      <w:del w:id="508" w:author="Jenny Trinitapoli" w:date="2020-07-10T16:02:00Z">
        <w:r w:rsidR="00A6548D" w:rsidDel="003106F3">
          <w:rPr>
            <w:rFonts w:ascii="Aparajita" w:hAnsi="Aparajita" w:cs="Aparajita"/>
          </w:rPr>
          <w:delText>to</w:delText>
        </w:r>
      </w:del>
      <w:r w:rsidR="00A6548D" w:rsidRPr="00266175">
        <w:rPr>
          <w:rFonts w:ascii="Aparajita" w:hAnsi="Aparajita" w:cs="Aparajita"/>
        </w:rPr>
        <w:t xml:space="preserve"> </w:t>
      </w:r>
      <w:r w:rsidR="00064694" w:rsidRPr="00266175">
        <w:rPr>
          <w:rFonts w:ascii="Aparajita" w:hAnsi="Aparajita" w:cs="Aparajita"/>
        </w:rPr>
        <w:t xml:space="preserve">the </w:t>
      </w:r>
      <w:r w:rsidR="00A6548D">
        <w:rPr>
          <w:rFonts w:ascii="Aparajita" w:hAnsi="Aparajita" w:cs="Aparajita"/>
        </w:rPr>
        <w:lastRenderedPageBreak/>
        <w:t xml:space="preserve">swift </w:t>
      </w:r>
      <w:ins w:id="509" w:author="Jenny Trinitapoli" w:date="2020-07-10T16:02:00Z">
        <w:r w:rsidR="003106F3">
          <w:rPr>
            <w:rFonts w:ascii="Aparajita" w:hAnsi="Aparajita" w:cs="Aparajita"/>
          </w:rPr>
          <w:t xml:space="preserve">and recent </w:t>
        </w:r>
      </w:ins>
      <w:r w:rsidR="00A6548D">
        <w:rPr>
          <w:rFonts w:ascii="Aparajita" w:hAnsi="Aparajita" w:cs="Aparajita"/>
        </w:rPr>
        <w:t xml:space="preserve">improvements </w:t>
      </w:r>
      <w:r w:rsidR="00064694" w:rsidRPr="00266175">
        <w:rPr>
          <w:rFonts w:ascii="Aparajita" w:hAnsi="Aparajita" w:cs="Aparajita"/>
        </w:rPr>
        <w:t>in mortality conditions</w:t>
      </w:r>
      <w:del w:id="510" w:author="Jenny Trinitapoli" w:date="2020-07-10T16:03:00Z">
        <w:r w:rsidR="00064694" w:rsidRPr="00266175" w:rsidDel="003106F3">
          <w:rPr>
            <w:rFonts w:ascii="Aparajita" w:hAnsi="Aparajita" w:cs="Aparajita"/>
          </w:rPr>
          <w:delText xml:space="preserve"> in recent years</w:delText>
        </w:r>
      </w:del>
      <w:r w:rsidR="00064694" w:rsidRPr="00266175">
        <w:rPr>
          <w:rFonts w:ascii="Aparajita" w:hAnsi="Aparajita" w:cs="Aparajita"/>
        </w:rPr>
        <w:t xml:space="preserve">. Even so, the degree to which </w:t>
      </w:r>
      <w:r w:rsidR="00A6548D">
        <w:rPr>
          <w:rFonts w:ascii="Aparajita" w:hAnsi="Aparajita" w:cs="Aparajita"/>
        </w:rPr>
        <w:t>young</w:t>
      </w:r>
      <w:r w:rsidR="00064694" w:rsidRPr="00266175">
        <w:rPr>
          <w:rFonts w:ascii="Aparajita" w:hAnsi="Aparajita" w:cs="Aparajita"/>
        </w:rPr>
        <w:t xml:space="preserve"> mothers have experienced </w:t>
      </w:r>
      <w:r w:rsidR="00A6548D">
        <w:rPr>
          <w:rFonts w:ascii="Aparajita" w:hAnsi="Aparajita" w:cs="Aparajita"/>
        </w:rPr>
        <w:t>infant loss</w:t>
      </w:r>
      <w:r w:rsidR="00064694" w:rsidRPr="00266175">
        <w:rPr>
          <w:rFonts w:ascii="Aparajita" w:hAnsi="Aparajita" w:cs="Aparajita"/>
        </w:rPr>
        <w:t xml:space="preserve"> is striking. </w:t>
      </w:r>
      <w:r w:rsidR="009A57FD" w:rsidRPr="00266175">
        <w:rPr>
          <w:rFonts w:ascii="Aparajita" w:hAnsi="Aparajita" w:cs="Aparajita"/>
        </w:rPr>
        <w:t>Angola has the highest mIM value for reproductive</w:t>
      </w:r>
      <w:ins w:id="511" w:author="Jenny Trinitapoli" w:date="2020-07-10T16:03:00Z">
        <w:r w:rsidR="003106F3">
          <w:rPr>
            <w:rFonts w:ascii="Aparajita" w:hAnsi="Aparajita" w:cs="Aparajita"/>
          </w:rPr>
          <w:t>-</w:t>
        </w:r>
      </w:ins>
      <w:del w:id="512" w:author="Jenny Trinitapoli" w:date="2020-07-10T16:03:00Z">
        <w:r w:rsidR="009A57FD" w:rsidRPr="00266175" w:rsidDel="003106F3">
          <w:rPr>
            <w:rFonts w:ascii="Aparajita" w:hAnsi="Aparajita" w:cs="Aparajita"/>
          </w:rPr>
          <w:delText xml:space="preserve"> </w:delText>
        </w:r>
      </w:del>
      <w:r w:rsidR="00F21715" w:rsidRPr="00266175">
        <w:rPr>
          <w:rFonts w:ascii="Aparajita" w:hAnsi="Aparajita" w:cs="Aparajita"/>
        </w:rPr>
        <w:t>age mothers</w:t>
      </w:r>
      <w:r w:rsidR="009A57FD" w:rsidRPr="00266175">
        <w:rPr>
          <w:rFonts w:ascii="Aparajita" w:hAnsi="Aparajita" w:cs="Aparajita"/>
        </w:rPr>
        <w:t xml:space="preserve"> </w:t>
      </w:r>
      <w:commentRangeStart w:id="513"/>
      <w:r w:rsidR="009A57FD" w:rsidRPr="00266175">
        <w:rPr>
          <w:rFonts w:ascii="Aparajita" w:hAnsi="Aparajita" w:cs="Aparajita"/>
        </w:rPr>
        <w:t>(33</w:t>
      </w:r>
      <w:r w:rsidR="00ED51A4" w:rsidRPr="00266175">
        <w:rPr>
          <w:rFonts w:ascii="Aparajita" w:hAnsi="Aparajita" w:cs="Aparajita"/>
        </w:rPr>
        <w:t xml:space="preserve">6 </w:t>
      </w:r>
      <w:r w:rsidR="009A57FD" w:rsidRPr="00266175">
        <w:rPr>
          <w:rFonts w:ascii="Aparajita" w:hAnsi="Aparajita" w:cs="Aparajita"/>
        </w:rPr>
        <w:t>per 1,000</w:t>
      </w:r>
      <w:commentRangeEnd w:id="513"/>
      <w:r w:rsidR="003106F3">
        <w:rPr>
          <w:rStyle w:val="CommentReference"/>
          <w:rFonts w:asciiTheme="minorHAnsi" w:eastAsiaTheme="minorHAnsi" w:hAnsiTheme="minorHAnsi" w:cstheme="minorBidi"/>
        </w:rPr>
        <w:commentReference w:id="513"/>
      </w:r>
      <w:r w:rsidR="009A57FD" w:rsidRPr="00266175">
        <w:rPr>
          <w:rFonts w:ascii="Aparajita" w:hAnsi="Aparajita" w:cs="Aparajita"/>
        </w:rPr>
        <w:t xml:space="preserve">). </w:t>
      </w:r>
    </w:p>
    <w:p w14:paraId="26CFA0E8" w14:textId="4B384D7F" w:rsidR="0002599D" w:rsidRPr="00266175" w:rsidRDefault="00ED51A4" w:rsidP="00266175">
      <w:pPr>
        <w:ind w:firstLine="720"/>
        <w:rPr>
          <w:rFonts w:ascii="Aparajita" w:hAnsi="Aparajita" w:cs="Aparajita"/>
        </w:rPr>
      </w:pPr>
      <w:r w:rsidRPr="00266175">
        <w:rPr>
          <w:rFonts w:ascii="Aparajita" w:hAnsi="Aparajita" w:cs="Aparajita"/>
        </w:rPr>
        <w:t xml:space="preserve">These findings demonstrate not only the exceptionally high </w:t>
      </w:r>
      <w:r w:rsidR="008A0317">
        <w:rPr>
          <w:rFonts w:ascii="Aparajita" w:hAnsi="Aparajita" w:cs="Aparajita"/>
        </w:rPr>
        <w:t xml:space="preserve">prevalence </w:t>
      </w:r>
      <w:r w:rsidRPr="00266175">
        <w:rPr>
          <w:rFonts w:ascii="Aparajita" w:hAnsi="Aparajita" w:cs="Aparajita"/>
        </w:rPr>
        <w:t xml:space="preserve">of bereaved mothers across Asia and Africa, but also the tremendous inequality in surviving mothers’ experience of child loss across countries. These inequalities are significantly larger than comparable inequality in infant mortality rates across countries, which are </w:t>
      </w:r>
      <w:r w:rsidR="00D7757E" w:rsidRPr="00266175">
        <w:rPr>
          <w:rFonts w:ascii="Aparajita" w:hAnsi="Aparajita" w:cs="Aparajita"/>
        </w:rPr>
        <w:t xml:space="preserve">also </w:t>
      </w:r>
      <w:r w:rsidRPr="00266175">
        <w:rPr>
          <w:rFonts w:ascii="Aparajita" w:hAnsi="Aparajita" w:cs="Aparajita"/>
        </w:rPr>
        <w:t>shown in the Appendix</w:t>
      </w:r>
      <w:r w:rsidR="00A6548D">
        <w:rPr>
          <w:rFonts w:ascii="Aparajita" w:hAnsi="Aparajita" w:cs="Aparajita"/>
        </w:rPr>
        <w:t xml:space="preserve"> A</w:t>
      </w:r>
      <w:r w:rsidRPr="00266175">
        <w:rPr>
          <w:rFonts w:ascii="Aparajita" w:hAnsi="Aparajita" w:cs="Aparajita"/>
        </w:rPr>
        <w:t xml:space="preserve">. For instance, </w:t>
      </w:r>
      <w:commentRangeStart w:id="514"/>
      <w:r w:rsidR="00064694" w:rsidRPr="00266175">
        <w:rPr>
          <w:rFonts w:ascii="Aparajita" w:hAnsi="Aparajita" w:cs="Aparajita"/>
        </w:rPr>
        <w:t xml:space="preserve">the infant mortality rate is 20 times higher in Angola than it is in Hong Kong, with </w:t>
      </w:r>
      <w:r w:rsidR="00160F75">
        <w:rPr>
          <w:rFonts w:ascii="Aparajita" w:hAnsi="Aparajita" w:cs="Aparajita"/>
        </w:rPr>
        <w:t>57.8</w:t>
      </w:r>
      <w:r w:rsidR="00160F75" w:rsidRPr="00266175">
        <w:rPr>
          <w:rFonts w:ascii="Aparajita" w:hAnsi="Aparajita" w:cs="Aparajita"/>
        </w:rPr>
        <w:t xml:space="preserve"> </w:t>
      </w:r>
      <w:r w:rsidR="00064694" w:rsidRPr="00266175">
        <w:rPr>
          <w:rFonts w:ascii="Aparajita" w:hAnsi="Aparajita" w:cs="Aparajita"/>
        </w:rPr>
        <w:t>infants dying before their first birthday in the former versus</w:t>
      </w:r>
      <w:r w:rsidR="00160F75">
        <w:rPr>
          <w:rFonts w:ascii="Aparajita" w:hAnsi="Aparajita" w:cs="Aparajita"/>
        </w:rPr>
        <w:t xml:space="preserve"> 1.4</w:t>
      </w:r>
      <w:commentRangeEnd w:id="514"/>
      <w:r w:rsidR="00C150E7">
        <w:rPr>
          <w:rStyle w:val="CommentReference"/>
          <w:rFonts w:asciiTheme="minorHAnsi" w:eastAsiaTheme="minorHAnsi" w:hAnsiTheme="minorHAnsi" w:cstheme="minorBidi"/>
        </w:rPr>
        <w:commentReference w:id="514"/>
      </w:r>
      <w:r w:rsidR="00064694" w:rsidRPr="00266175">
        <w:rPr>
          <w:rFonts w:ascii="Aparajita" w:hAnsi="Aparajita" w:cs="Aparajita"/>
        </w:rPr>
        <w:t xml:space="preserve"> in the lat</w:t>
      </w:r>
      <w:r w:rsidR="00A6548D">
        <w:rPr>
          <w:rFonts w:ascii="Aparajita" w:hAnsi="Aparajita" w:cs="Aparajita"/>
        </w:rPr>
        <w:t>t</w:t>
      </w:r>
      <w:r w:rsidR="00064694" w:rsidRPr="00266175">
        <w:rPr>
          <w:rFonts w:ascii="Aparajita" w:hAnsi="Aparajita" w:cs="Aparajita"/>
        </w:rPr>
        <w:t>er</w:t>
      </w:r>
      <w:r w:rsidR="00A6548D">
        <w:rPr>
          <w:rFonts w:ascii="Aparajita" w:hAnsi="Aparajita" w:cs="Aparajita"/>
        </w:rPr>
        <w:t xml:space="preserve"> (see Appendix A)</w:t>
      </w:r>
      <w:r w:rsidR="00064694" w:rsidRPr="00266175">
        <w:rPr>
          <w:rFonts w:ascii="Aparajita" w:hAnsi="Aparajita" w:cs="Aparajita"/>
        </w:rPr>
        <w:t xml:space="preserve">. However, </w:t>
      </w:r>
      <w:del w:id="515" w:author="Jenny Trinitapoli" w:date="2020-07-10T15:45:00Z">
        <w:r w:rsidR="00064694" w:rsidRPr="00266175" w:rsidDel="00680642">
          <w:rPr>
            <w:rFonts w:ascii="Aparajita" w:hAnsi="Aparajita" w:cs="Aparajita"/>
          </w:rPr>
          <w:delText xml:space="preserve">as the mIM demonstrate, </w:delText>
        </w:r>
      </w:del>
      <w:r w:rsidR="00064694" w:rsidRPr="00266175">
        <w:rPr>
          <w:rFonts w:ascii="Aparajita" w:hAnsi="Aparajita" w:cs="Aparajita"/>
        </w:rPr>
        <w:t xml:space="preserve">the mIM in Angola is </w:t>
      </w:r>
      <w:r w:rsidR="00064694" w:rsidRPr="00A6548D">
        <w:rPr>
          <w:rFonts w:ascii="Aparajita" w:hAnsi="Aparajita" w:cs="Aparajita"/>
          <w:i/>
          <w:iCs/>
        </w:rPr>
        <w:t>124 times</w:t>
      </w:r>
      <w:r w:rsidR="00064694" w:rsidRPr="00266175">
        <w:rPr>
          <w:rFonts w:ascii="Aparajita" w:hAnsi="Aparajita" w:cs="Aparajita"/>
        </w:rPr>
        <w:t xml:space="preserve"> higher than it is in Hong Kong: </w:t>
      </w:r>
      <w:del w:id="516" w:author="Jenny Trinitapoli" w:date="2020-07-10T12:42:00Z">
        <w:r w:rsidR="00064694" w:rsidRPr="00266175" w:rsidDel="00C150E7">
          <w:rPr>
            <w:rFonts w:ascii="Aparajita" w:hAnsi="Aparajita" w:cs="Aparajita"/>
          </w:rPr>
          <w:delText>whereas</w:delText>
        </w:r>
        <w:r w:rsidR="00C65650" w:rsidRPr="00266175" w:rsidDel="00C150E7">
          <w:rPr>
            <w:rFonts w:ascii="Aparajita" w:hAnsi="Aparajita" w:cs="Aparajita"/>
          </w:rPr>
          <w:delText xml:space="preserve"> </w:delText>
        </w:r>
      </w:del>
      <w:r w:rsidR="00C65650" w:rsidRPr="00266175">
        <w:rPr>
          <w:rFonts w:ascii="Aparajita" w:hAnsi="Aparajita" w:cs="Aparajita"/>
        </w:rPr>
        <w:t xml:space="preserve">2 out of 1,000 young mothers </w:t>
      </w:r>
      <w:r w:rsidR="00064694" w:rsidRPr="00266175">
        <w:rPr>
          <w:rFonts w:ascii="Aparajita" w:hAnsi="Aparajita" w:cs="Aparajita"/>
        </w:rPr>
        <w:t xml:space="preserve">in Hong Kong </w:t>
      </w:r>
      <w:r w:rsidR="00C65650" w:rsidRPr="00266175">
        <w:rPr>
          <w:rFonts w:ascii="Aparajita" w:hAnsi="Aparajita" w:cs="Aparajita"/>
        </w:rPr>
        <w:t>have lost an infant</w:t>
      </w:r>
      <w:ins w:id="517" w:author="Jenny Trinitapoli" w:date="2020-07-10T12:45:00Z">
        <w:r w:rsidR="00C150E7">
          <w:rPr>
            <w:rFonts w:ascii="Aparajita" w:hAnsi="Aparajita" w:cs="Aparajita"/>
          </w:rPr>
          <w:t xml:space="preserve"> compared to </w:t>
        </w:r>
      </w:ins>
      <w:commentRangeStart w:id="518"/>
      <w:del w:id="519" w:author="Jenny Trinitapoli" w:date="2020-07-10T12:45:00Z">
        <w:r w:rsidR="009A57FD" w:rsidRPr="00266175" w:rsidDel="00C150E7">
          <w:rPr>
            <w:rFonts w:ascii="Aparajita" w:hAnsi="Aparajita" w:cs="Aparajita"/>
          </w:rPr>
          <w:delText xml:space="preserve">, </w:delText>
        </w:r>
        <w:r w:rsidR="00064694" w:rsidRPr="00266175" w:rsidDel="00C150E7">
          <w:rPr>
            <w:rFonts w:ascii="Aparajita" w:hAnsi="Aparajita" w:cs="Aparajita"/>
          </w:rPr>
          <w:delText>similarly aged mothers</w:delText>
        </w:r>
        <w:r w:rsidR="009A57FD" w:rsidRPr="00266175" w:rsidDel="00C150E7">
          <w:rPr>
            <w:rFonts w:ascii="Aparajita" w:hAnsi="Aparajita" w:cs="Aparajita"/>
          </w:rPr>
          <w:delText xml:space="preserve"> in</w:delText>
        </w:r>
      </w:del>
      <w:ins w:id="520" w:author="Jenny Trinitapoli" w:date="2020-07-10T15:43:00Z">
        <w:r w:rsidR="00680642">
          <w:rPr>
            <w:rFonts w:ascii="Aparajita" w:hAnsi="Aparajita" w:cs="Aparajita"/>
          </w:rPr>
          <w:t>168</w:t>
        </w:r>
      </w:ins>
      <w:ins w:id="521" w:author="Jenny Trinitapoli" w:date="2020-07-10T12:45:00Z">
        <w:r w:rsidR="00C150E7">
          <w:rPr>
            <w:rFonts w:ascii="Aparajita" w:hAnsi="Aparajita" w:cs="Aparajita"/>
          </w:rPr>
          <w:t xml:space="preserve"> in</w:t>
        </w:r>
      </w:ins>
      <w:r w:rsidR="009A57FD" w:rsidRPr="00266175">
        <w:rPr>
          <w:rFonts w:ascii="Aparajita" w:hAnsi="Aparajita" w:cs="Aparajita"/>
        </w:rPr>
        <w:t xml:space="preserve"> Angola</w:t>
      </w:r>
      <w:commentRangeEnd w:id="518"/>
      <w:r w:rsidR="00680642">
        <w:rPr>
          <w:rStyle w:val="CommentReference"/>
          <w:rFonts w:asciiTheme="minorHAnsi" w:eastAsiaTheme="minorHAnsi" w:hAnsiTheme="minorHAnsi" w:cstheme="minorBidi"/>
        </w:rPr>
        <w:commentReference w:id="518"/>
      </w:r>
      <w:del w:id="522" w:author="Jenny Trinitapoli" w:date="2020-07-10T12:45:00Z">
        <w:r w:rsidR="009A57FD" w:rsidRPr="00266175" w:rsidDel="00C150E7">
          <w:rPr>
            <w:rFonts w:ascii="Aparajita" w:hAnsi="Aparajita" w:cs="Aparajita"/>
          </w:rPr>
          <w:delText xml:space="preserve"> </w:delText>
        </w:r>
        <w:r w:rsidR="00C65650" w:rsidRPr="00266175" w:rsidDel="00C150E7">
          <w:rPr>
            <w:rFonts w:ascii="Aparajita" w:hAnsi="Aparajita" w:cs="Aparajita"/>
          </w:rPr>
          <w:delText xml:space="preserve">are </w:delText>
        </w:r>
        <w:r w:rsidR="009A57FD" w:rsidRPr="00266175" w:rsidDel="00C150E7">
          <w:rPr>
            <w:rFonts w:ascii="Aparajita" w:hAnsi="Aparajita" w:cs="Aparajita"/>
          </w:rPr>
          <w:delText xml:space="preserve">124 times more likely to have lost an infant than </w:delText>
        </w:r>
        <w:r w:rsidR="00C65650" w:rsidRPr="00266175" w:rsidDel="00C150E7">
          <w:rPr>
            <w:rFonts w:ascii="Aparajita" w:hAnsi="Aparajita" w:cs="Aparajita"/>
          </w:rPr>
          <w:delText xml:space="preserve">those </w:delText>
        </w:r>
        <w:r w:rsidR="009A57FD" w:rsidRPr="00266175" w:rsidDel="00C150E7">
          <w:rPr>
            <w:rFonts w:ascii="Aparajita" w:hAnsi="Aparajita" w:cs="Aparajita"/>
          </w:rPr>
          <w:delText>in Hong Kong</w:delText>
        </w:r>
      </w:del>
      <w:r w:rsidR="00064694" w:rsidRPr="00266175">
        <w:rPr>
          <w:rFonts w:ascii="Aparajita" w:hAnsi="Aparajita" w:cs="Aparajita"/>
        </w:rPr>
        <w:t xml:space="preserve">. </w:t>
      </w:r>
      <w:del w:id="523" w:author="Jenny Trinitapoli" w:date="2020-07-10T15:46:00Z">
        <w:r w:rsidR="00064694" w:rsidRPr="00266175" w:rsidDel="0092133C">
          <w:rPr>
            <w:rFonts w:ascii="Aparajita" w:hAnsi="Aparajita" w:cs="Aparajita"/>
          </w:rPr>
          <w:delText>These estimates confirm that</w:delText>
        </w:r>
      </w:del>
      <w:ins w:id="524" w:author="Jenny Trinitapoli" w:date="2020-07-10T15:46:00Z">
        <w:r w:rsidR="0092133C">
          <w:rPr>
            <w:rFonts w:ascii="Aparajita" w:hAnsi="Aparajita" w:cs="Aparajita"/>
          </w:rPr>
          <w:t>In this way,</w:t>
        </w:r>
      </w:ins>
      <w:r w:rsidR="00064694" w:rsidRPr="00266175">
        <w:rPr>
          <w:rFonts w:ascii="Aparajita" w:hAnsi="Aparajita" w:cs="Aparajita"/>
        </w:rPr>
        <w:t xml:space="preserve"> the mIM </w:t>
      </w:r>
      <w:ins w:id="525" w:author="Jenny Trinitapoli" w:date="2020-07-10T15:46:00Z">
        <w:r w:rsidR="0092133C">
          <w:rPr>
            <w:rFonts w:ascii="Aparajita" w:hAnsi="Aparajita" w:cs="Aparajita"/>
          </w:rPr>
          <w:t xml:space="preserve">completely </w:t>
        </w:r>
      </w:ins>
      <w:del w:id="526" w:author="Jenny Trinitapoli" w:date="2020-07-10T15:46:00Z">
        <w:r w:rsidR="00064694" w:rsidRPr="00266175" w:rsidDel="00680642">
          <w:rPr>
            <w:rFonts w:ascii="Aparajita" w:hAnsi="Aparajita" w:cs="Aparajita"/>
          </w:rPr>
          <w:delText xml:space="preserve">offers a new sense of </w:delText>
        </w:r>
      </w:del>
      <w:ins w:id="527" w:author="Jenny Trinitapoli" w:date="2020-07-10T15:46:00Z">
        <w:r w:rsidR="00680642">
          <w:rPr>
            <w:rFonts w:ascii="Aparajita" w:hAnsi="Aparajita" w:cs="Aparajita"/>
          </w:rPr>
          <w:t xml:space="preserve">re-scales </w:t>
        </w:r>
      </w:ins>
      <w:r w:rsidR="00064694" w:rsidRPr="00266175">
        <w:rPr>
          <w:rFonts w:ascii="Aparajita" w:hAnsi="Aparajita" w:cs="Aparajita"/>
        </w:rPr>
        <w:t xml:space="preserve">the </w:t>
      </w:r>
      <w:del w:id="528" w:author="Jenny Trinitapoli" w:date="2020-07-10T15:46:00Z">
        <w:r w:rsidR="00064694" w:rsidRPr="00266175" w:rsidDel="00FE0D0A">
          <w:rPr>
            <w:rFonts w:ascii="Aparajita" w:hAnsi="Aparajita" w:cs="Aparajita"/>
          </w:rPr>
          <w:delText xml:space="preserve">vast </w:delText>
        </w:r>
      </w:del>
      <w:r w:rsidR="00064694" w:rsidRPr="00266175">
        <w:rPr>
          <w:rFonts w:ascii="Aparajita" w:hAnsi="Aparajita" w:cs="Aparajita"/>
        </w:rPr>
        <w:t xml:space="preserve">inequality </w:t>
      </w:r>
      <w:r w:rsidR="00A6548D">
        <w:rPr>
          <w:rFonts w:ascii="Aparajita" w:hAnsi="Aparajita" w:cs="Aparajita"/>
        </w:rPr>
        <w:t>in maternal experiences that</w:t>
      </w:r>
      <w:r w:rsidR="008A0317">
        <w:rPr>
          <w:rFonts w:ascii="Aparajita" w:hAnsi="Aparajita" w:cs="Aparajita"/>
        </w:rPr>
        <w:t xml:space="preserve"> women</w:t>
      </w:r>
      <w:r w:rsidR="00A6548D">
        <w:rPr>
          <w:rFonts w:ascii="Aparajita" w:hAnsi="Aparajita" w:cs="Aparajita"/>
        </w:rPr>
        <w:t xml:space="preserve"> in these populations </w:t>
      </w:r>
      <w:r w:rsidR="008A0317">
        <w:rPr>
          <w:rFonts w:ascii="Aparajita" w:hAnsi="Aparajita" w:cs="Aparajita"/>
        </w:rPr>
        <w:t>have endured</w:t>
      </w:r>
      <w:ins w:id="529" w:author="Jenny Trinitapoli" w:date="2020-07-10T15:46:00Z">
        <w:r w:rsidR="00FE0D0A">
          <w:rPr>
            <w:rFonts w:ascii="Aparajita" w:hAnsi="Aparajita" w:cs="Aparajita"/>
          </w:rPr>
          <w:t xml:space="preserve"> and shows it to be far more vast than the </w:t>
        </w:r>
      </w:ins>
      <w:ins w:id="530" w:author="Jenny Trinitapoli" w:date="2020-07-10T15:47:00Z">
        <w:r w:rsidR="00FE0D0A">
          <w:rPr>
            <w:rFonts w:ascii="Aparajita" w:hAnsi="Aparajita" w:cs="Aparajita"/>
          </w:rPr>
          <w:t xml:space="preserve">annualized, </w:t>
        </w:r>
      </w:ins>
      <w:ins w:id="531" w:author="Jenny Trinitapoli" w:date="2020-07-10T15:46:00Z">
        <w:r w:rsidR="00FE0D0A">
          <w:rPr>
            <w:rFonts w:ascii="Aparajita" w:hAnsi="Aparajita" w:cs="Aparajita"/>
          </w:rPr>
          <w:t xml:space="preserve">child-centered metrics </w:t>
        </w:r>
      </w:ins>
      <w:ins w:id="532" w:author="Jenny Trinitapoli" w:date="2020-07-10T15:47:00Z">
        <w:r w:rsidR="00FE0D0A">
          <w:rPr>
            <w:rFonts w:ascii="Aparajita" w:hAnsi="Aparajita" w:cs="Aparajita"/>
          </w:rPr>
          <w:t>suggest.</w:t>
        </w:r>
      </w:ins>
      <w:del w:id="533" w:author="Jenny Trinitapoli" w:date="2020-07-10T15:47:00Z">
        <w:r w:rsidR="00A6548D" w:rsidDel="00FE0D0A">
          <w:rPr>
            <w:rFonts w:ascii="Aparajita" w:hAnsi="Aparajita" w:cs="Aparajita"/>
          </w:rPr>
          <w:delText>.</w:delText>
        </w:r>
        <w:r w:rsidR="00064694" w:rsidRPr="00266175" w:rsidDel="00FE0D0A">
          <w:rPr>
            <w:rFonts w:ascii="Aparajita" w:hAnsi="Aparajita" w:cs="Aparajita"/>
          </w:rPr>
          <w:delText xml:space="preserve"> </w:delText>
        </w:r>
      </w:del>
    </w:p>
    <w:p w14:paraId="18545965" w14:textId="7F49F0FA" w:rsidR="00C65650" w:rsidRPr="00266175" w:rsidRDefault="00F02934" w:rsidP="006A5F7C">
      <w:pPr>
        <w:rPr>
          <w:rFonts w:ascii="Aparajita" w:hAnsi="Aparajita" w:cs="Aparajita"/>
        </w:rPr>
      </w:pPr>
      <w:r w:rsidRPr="00266175">
        <w:rPr>
          <w:rFonts w:ascii="Aparajita" w:hAnsi="Aparajita" w:cs="Aparajita"/>
        </w:rPr>
        <w:tab/>
      </w:r>
      <w:r w:rsidR="00064694" w:rsidRPr="00266175">
        <w:rPr>
          <w:rFonts w:ascii="Aparajita" w:hAnsi="Aparajita" w:cs="Aparajita"/>
        </w:rPr>
        <w:t>The estimates</w:t>
      </w:r>
      <w:del w:id="534" w:author="Jenny Trinitapoli" w:date="2020-07-10T12:47:00Z">
        <w:r w:rsidR="00D7757E" w:rsidRPr="00266175" w:rsidDel="00C150E7">
          <w:rPr>
            <w:rFonts w:ascii="Aparajita" w:hAnsi="Aparajita" w:cs="Aparajita"/>
          </w:rPr>
          <w:delText>, of course,</w:delText>
        </w:r>
      </w:del>
      <w:r w:rsidR="00D7757E" w:rsidRPr="00266175">
        <w:rPr>
          <w:rFonts w:ascii="Aparajita" w:hAnsi="Aparajita" w:cs="Aparajita"/>
        </w:rPr>
        <w:t xml:space="preserve"> pertain only to the death of children before age one, offering no indication of the prevalence by which mothers have experienced the death of </w:t>
      </w:r>
      <w:commentRangeStart w:id="535"/>
      <w:del w:id="536" w:author="Jenny Trinitapoli" w:date="2020-07-10T12:48:00Z">
        <w:r w:rsidR="00D7757E" w:rsidRPr="00266175" w:rsidDel="00C150E7">
          <w:rPr>
            <w:rFonts w:ascii="Aparajita" w:hAnsi="Aparajita" w:cs="Aparajita"/>
          </w:rPr>
          <w:delText xml:space="preserve">older </w:delText>
        </w:r>
      </w:del>
      <w:r w:rsidR="00D7757E" w:rsidRPr="00266175">
        <w:rPr>
          <w:rFonts w:ascii="Aparajita" w:hAnsi="Aparajita" w:cs="Aparajita"/>
        </w:rPr>
        <w:t>children</w:t>
      </w:r>
      <w:ins w:id="537" w:author="Jenny Trinitapoli" w:date="2020-07-10T12:48:00Z">
        <w:r w:rsidR="00C150E7">
          <w:rPr>
            <w:rFonts w:ascii="Aparajita" w:hAnsi="Aparajita" w:cs="Aparajita"/>
          </w:rPr>
          <w:t xml:space="preserve"> under five or older children</w:t>
        </w:r>
        <w:commentRangeEnd w:id="535"/>
        <w:r w:rsidR="00C150E7">
          <w:rPr>
            <w:rStyle w:val="CommentReference"/>
            <w:rFonts w:asciiTheme="minorHAnsi" w:eastAsiaTheme="minorHAnsi" w:hAnsiTheme="minorHAnsi" w:cstheme="minorBidi"/>
          </w:rPr>
          <w:commentReference w:id="535"/>
        </w:r>
      </w:ins>
      <w:r w:rsidR="00D7757E" w:rsidRPr="00266175">
        <w:rPr>
          <w:rFonts w:ascii="Aparajita" w:hAnsi="Aparajita" w:cs="Aparajita"/>
        </w:rPr>
        <w:t xml:space="preserve">. </w:t>
      </w:r>
      <w:del w:id="538" w:author="Jenny Trinitapoli" w:date="2020-07-10T12:48:00Z">
        <w:r w:rsidR="00D7757E" w:rsidRPr="00266175" w:rsidDel="00C150E7">
          <w:rPr>
            <w:rFonts w:ascii="Aparajita" w:hAnsi="Aparajita" w:cs="Aparajita"/>
          </w:rPr>
          <w:delText xml:space="preserve">Thus, </w:delText>
        </w:r>
      </w:del>
      <w:r w:rsidRPr="00266175">
        <w:rPr>
          <w:rFonts w:ascii="Aparajita" w:hAnsi="Aparajita" w:cs="Aparajita"/>
        </w:rPr>
        <w:t>F</w:t>
      </w:r>
      <w:r w:rsidR="0002599D" w:rsidRPr="00266175">
        <w:rPr>
          <w:rFonts w:ascii="Aparajita" w:hAnsi="Aparajita" w:cs="Aparajita"/>
        </w:rPr>
        <w:t xml:space="preserve">igure </w:t>
      </w:r>
      <w:r w:rsidR="00DE30E5" w:rsidRPr="00266175">
        <w:rPr>
          <w:rFonts w:ascii="Aparajita" w:hAnsi="Aparajita" w:cs="Aparajita"/>
        </w:rPr>
        <w:t>2</w:t>
      </w:r>
      <w:r w:rsidR="0002599D" w:rsidRPr="00266175">
        <w:rPr>
          <w:rFonts w:ascii="Aparajita" w:hAnsi="Aparajita" w:cs="Aparajita"/>
        </w:rPr>
        <w:t xml:space="preserve"> depicts the </w:t>
      </w:r>
      <w:ins w:id="539" w:author="Jenny Trinitapoli" w:date="2020-07-10T12:48:00Z">
        <w:r w:rsidR="00C150E7">
          <w:rPr>
            <w:rFonts w:ascii="Aparajita" w:hAnsi="Aparajita" w:cs="Aparajita"/>
          </w:rPr>
          <w:t xml:space="preserve">global </w:t>
        </w:r>
      </w:ins>
      <w:r w:rsidR="00305828" w:rsidRPr="00266175">
        <w:rPr>
          <w:rFonts w:ascii="Aparajita" w:hAnsi="Aparajita" w:cs="Aparajita"/>
        </w:rPr>
        <w:t>m</w:t>
      </w:r>
      <w:r w:rsidR="00DE30E5" w:rsidRPr="00266175">
        <w:rPr>
          <w:rFonts w:ascii="Aparajita" w:hAnsi="Aparajita" w:cs="Aparajita"/>
        </w:rPr>
        <w:t>U5</w:t>
      </w:r>
      <w:r w:rsidR="00305828" w:rsidRPr="00266175">
        <w:rPr>
          <w:rFonts w:ascii="Aparajita" w:hAnsi="Aparajita" w:cs="Aparajita"/>
        </w:rPr>
        <w:t>M</w:t>
      </w:r>
      <w:ins w:id="540" w:author="Jenny Trinitapoli" w:date="2020-07-10T12:49:00Z">
        <w:r w:rsidR="00C150E7">
          <w:rPr>
            <w:rFonts w:ascii="Aparajita" w:hAnsi="Aparajita" w:cs="Aparajita"/>
          </w:rPr>
          <w:t xml:space="preserve">, summarizing </w:t>
        </w:r>
      </w:ins>
      <w:del w:id="541" w:author="Jenny Trinitapoli" w:date="2020-07-10T12:49:00Z">
        <w:r w:rsidR="00305828" w:rsidRPr="00266175" w:rsidDel="00C150E7">
          <w:rPr>
            <w:rFonts w:ascii="Aparajita" w:hAnsi="Aparajita" w:cs="Aparajita"/>
          </w:rPr>
          <w:delText xml:space="preserve"> </w:delText>
        </w:r>
        <w:r w:rsidR="00064694" w:rsidRPr="00266175" w:rsidDel="00C150E7">
          <w:rPr>
            <w:rFonts w:ascii="Aparajita" w:hAnsi="Aparajita" w:cs="Aparajita"/>
          </w:rPr>
          <w:delText xml:space="preserve">to </w:delText>
        </w:r>
        <w:r w:rsidR="00D7757E" w:rsidRPr="00266175" w:rsidDel="00C150E7">
          <w:rPr>
            <w:rFonts w:ascii="Aparajita" w:hAnsi="Aparajita" w:cs="Aparajita"/>
          </w:rPr>
          <w:delText xml:space="preserve">demonstrate </w:delText>
        </w:r>
      </w:del>
      <w:r w:rsidR="00D7757E" w:rsidRPr="00266175">
        <w:rPr>
          <w:rFonts w:ascii="Aparajita" w:hAnsi="Aparajita" w:cs="Aparajita"/>
        </w:rPr>
        <w:t xml:space="preserve">the prevalence of mothers who have experienced a young child die. </w:t>
      </w:r>
      <w:commentRangeStart w:id="542"/>
      <w:r w:rsidR="00D7757E" w:rsidRPr="00266175">
        <w:rPr>
          <w:rFonts w:ascii="Aparajita" w:hAnsi="Aparajita" w:cs="Aparajita"/>
        </w:rPr>
        <w:t>The top panel depicts the mU5M values for younger mothers ages 20-44</w:t>
      </w:r>
      <w:r w:rsidR="00E351B4" w:rsidRPr="00266175">
        <w:rPr>
          <w:rFonts w:ascii="Aparajita" w:hAnsi="Aparajita" w:cs="Aparajita"/>
        </w:rPr>
        <w:t xml:space="preserve"> and</w:t>
      </w:r>
      <w:r w:rsidR="00D7757E" w:rsidRPr="00266175">
        <w:rPr>
          <w:rFonts w:ascii="Aparajita" w:hAnsi="Aparajita" w:cs="Aparajita"/>
        </w:rPr>
        <w:t xml:space="preserve"> the bottom panel presents the mU5M values for older mothers ages 45-49 years old.</w:t>
      </w:r>
      <w:commentRangeEnd w:id="542"/>
      <w:r w:rsidR="00C150E7">
        <w:rPr>
          <w:rStyle w:val="CommentReference"/>
          <w:rFonts w:asciiTheme="minorHAnsi" w:eastAsiaTheme="minorHAnsi" w:hAnsiTheme="minorHAnsi" w:cstheme="minorBidi"/>
        </w:rPr>
        <w:commentReference w:id="542"/>
      </w:r>
      <w:r w:rsidR="00D7757E" w:rsidRPr="00266175">
        <w:rPr>
          <w:rFonts w:ascii="Aparajita" w:hAnsi="Aparajita" w:cs="Aparajita"/>
        </w:rPr>
        <w:t xml:space="preserve"> </w:t>
      </w:r>
      <w:r w:rsidR="000C55D6">
        <w:rPr>
          <w:rFonts w:ascii="Aparajita" w:hAnsi="Aparajita" w:cs="Aparajita"/>
        </w:rPr>
        <w:t xml:space="preserve">In several countries across Europe and Asia, fewer than 10 per 1,000 young mothers had experienced a child die before age five, whereas upwards of 35 per 1,000 older mothers had. In as many as 15 countries across the Middle East and West and Central Africa, more than 300 per 1,000 reproductive age mothers had lost a child, whereas </w:t>
      </w:r>
      <w:r w:rsidR="00737092">
        <w:rPr>
          <w:rFonts w:ascii="Aparajita" w:hAnsi="Aparajita" w:cs="Aparajita"/>
        </w:rPr>
        <w:t>more than half of all older mothers had in most of these countries.</w:t>
      </w:r>
      <w:r w:rsidR="000C55D6">
        <w:rPr>
          <w:rFonts w:ascii="Aparajita" w:hAnsi="Aparajita" w:cs="Aparajita"/>
        </w:rPr>
        <w:t xml:space="preserve"> </w:t>
      </w:r>
    </w:p>
    <w:p w14:paraId="69245CAB" w14:textId="0A4DF215" w:rsidR="00A61A25" w:rsidRPr="00266175" w:rsidRDefault="00F50ADB" w:rsidP="00A61A25">
      <w:pPr>
        <w:ind w:firstLine="720"/>
        <w:rPr>
          <w:rFonts w:ascii="Aparajita" w:hAnsi="Aparajita" w:cs="Aparajita"/>
        </w:rPr>
      </w:pPr>
      <w:del w:id="543" w:author="Jenny Trinitapoli" w:date="2020-07-10T12:59:00Z">
        <w:r w:rsidRPr="00266175" w:rsidDel="00626F84">
          <w:rPr>
            <w:rFonts w:ascii="Aparajita" w:hAnsi="Aparajita" w:cs="Aparajita"/>
          </w:rPr>
          <w:delText>Like</w:delText>
        </w:r>
        <w:r w:rsidR="00D7757E" w:rsidRPr="00266175" w:rsidDel="00626F84">
          <w:rPr>
            <w:rFonts w:ascii="Aparajita" w:hAnsi="Aparajita" w:cs="Aparajita"/>
          </w:rPr>
          <w:delText xml:space="preserve"> </w:delText>
        </w:r>
      </w:del>
      <w:ins w:id="544" w:author="Jenny Trinitapoli" w:date="2020-07-10T12:59:00Z">
        <w:r w:rsidR="00626F84">
          <w:rPr>
            <w:rFonts w:ascii="Aparajita" w:hAnsi="Aparajita" w:cs="Aparajita"/>
          </w:rPr>
          <w:t xml:space="preserve">As with </w:t>
        </w:r>
      </w:ins>
      <w:r w:rsidR="00D7757E" w:rsidRPr="00266175">
        <w:rPr>
          <w:rFonts w:ascii="Aparajita" w:hAnsi="Aparajita" w:cs="Aparajita"/>
        </w:rPr>
        <w:t xml:space="preserve">the mIM, </w:t>
      </w:r>
      <w:del w:id="545" w:author="Jenny Trinitapoli" w:date="2020-07-10T12:59:00Z">
        <w:r w:rsidR="00D7757E" w:rsidRPr="00266175" w:rsidDel="00626F84">
          <w:rPr>
            <w:rFonts w:ascii="Aparajita" w:hAnsi="Aparajita" w:cs="Aparajita"/>
          </w:rPr>
          <w:delText xml:space="preserve">these estimates reveal </w:delText>
        </w:r>
      </w:del>
      <w:ins w:id="546" w:author="Jenny Trinitapoli" w:date="2020-07-10T12:50:00Z">
        <w:r w:rsidR="00C150E7">
          <w:rPr>
            <w:rFonts w:ascii="Aparajita" w:hAnsi="Aparajita" w:cs="Aparajita"/>
          </w:rPr>
          <w:t xml:space="preserve">the </w:t>
        </w:r>
      </w:ins>
      <w:del w:id="547" w:author="Jenny Trinitapoli" w:date="2020-07-10T12:50:00Z">
        <w:r w:rsidR="00D7757E" w:rsidRPr="00266175" w:rsidDel="00C150E7">
          <w:rPr>
            <w:rFonts w:ascii="Aparajita" w:hAnsi="Aparajita" w:cs="Aparajita"/>
          </w:rPr>
          <w:delText xml:space="preserve">even larger </w:delText>
        </w:r>
      </w:del>
      <w:r w:rsidR="00D7757E" w:rsidRPr="00266175">
        <w:rPr>
          <w:rFonts w:ascii="Aparajita" w:hAnsi="Aparajita" w:cs="Aparajita"/>
        </w:rPr>
        <w:t>inequalit</w:t>
      </w:r>
      <w:ins w:id="548" w:author="Jenny Trinitapoli" w:date="2020-07-10T12:59:00Z">
        <w:r w:rsidR="00626F84">
          <w:rPr>
            <w:rFonts w:ascii="Aparajita" w:hAnsi="Aparajita" w:cs="Aparajita"/>
          </w:rPr>
          <w:t>y</w:t>
        </w:r>
      </w:ins>
      <w:del w:id="549" w:author="Jenny Trinitapoli" w:date="2020-07-10T12:59:00Z">
        <w:r w:rsidR="00D7757E" w:rsidRPr="00266175" w:rsidDel="00626F84">
          <w:rPr>
            <w:rFonts w:ascii="Aparajita" w:hAnsi="Aparajita" w:cs="Aparajita"/>
          </w:rPr>
          <w:delText>ies</w:delText>
        </w:r>
      </w:del>
      <w:r w:rsidR="00D7757E" w:rsidRPr="00266175">
        <w:rPr>
          <w:rFonts w:ascii="Aparajita" w:hAnsi="Aparajita" w:cs="Aparajita"/>
        </w:rPr>
        <w:t xml:space="preserve"> in mothers’ experiences of under-five mortality </w:t>
      </w:r>
      <w:ins w:id="550" w:author="Jenny Trinitapoli" w:date="2020-07-10T12:59:00Z">
        <w:r w:rsidR="00626F84">
          <w:rPr>
            <w:rFonts w:ascii="Aparajita" w:hAnsi="Aparajita" w:cs="Aparajita"/>
          </w:rPr>
          <w:t>far</w:t>
        </w:r>
      </w:ins>
      <w:ins w:id="551" w:author="Jenny Trinitapoli" w:date="2020-07-10T12:50:00Z">
        <w:r w:rsidR="00C150E7">
          <w:rPr>
            <w:rFonts w:ascii="Aparajita" w:hAnsi="Aparajita" w:cs="Aparajita"/>
          </w:rPr>
          <w:t xml:space="preserve"> </w:t>
        </w:r>
      </w:ins>
      <w:ins w:id="552" w:author="Jenny Trinitapoli" w:date="2020-07-10T13:00:00Z">
        <w:r w:rsidR="00626F84">
          <w:rPr>
            <w:rFonts w:ascii="Aparajita" w:hAnsi="Aparajita" w:cs="Aparajita"/>
          </w:rPr>
          <w:t xml:space="preserve">exceeds both </w:t>
        </w:r>
      </w:ins>
      <w:commentRangeStart w:id="553"/>
      <w:del w:id="554" w:author="Jenny Trinitapoli" w:date="2020-07-10T12:50:00Z">
        <w:r w:rsidR="00D7757E" w:rsidRPr="00266175" w:rsidDel="00C150E7">
          <w:rPr>
            <w:rFonts w:ascii="Aparajita" w:hAnsi="Aparajita" w:cs="Aparajita"/>
          </w:rPr>
          <w:delText xml:space="preserve">than </w:delText>
        </w:r>
      </w:del>
      <w:r w:rsidR="00D7757E" w:rsidRPr="00266175">
        <w:rPr>
          <w:rFonts w:ascii="Aparajita" w:hAnsi="Aparajita" w:cs="Aparajita"/>
        </w:rPr>
        <w:t xml:space="preserve">current </w:t>
      </w:r>
      <w:ins w:id="555" w:author="Jenny Trinitapoli" w:date="2020-07-10T13:00:00Z">
        <w:r w:rsidR="00626F84">
          <w:rPr>
            <w:rFonts w:ascii="Aparajita" w:hAnsi="Aparajita" w:cs="Aparajita"/>
          </w:rPr>
          <w:t>and</w:t>
        </w:r>
      </w:ins>
      <w:ins w:id="556" w:author="Jenny Trinitapoli" w:date="2020-07-10T12:50:00Z">
        <w:r w:rsidR="00C150E7">
          <w:rPr>
            <w:rFonts w:ascii="Aparajita" w:hAnsi="Aparajita" w:cs="Aparajita"/>
          </w:rPr>
          <w:t xml:space="preserve"> historic</w:t>
        </w:r>
      </w:ins>
      <w:ins w:id="557" w:author="Jenny Trinitapoli" w:date="2020-07-10T12:51:00Z">
        <w:r w:rsidR="00C150E7">
          <w:rPr>
            <w:rFonts w:ascii="Aparajita" w:hAnsi="Aparajita" w:cs="Aparajita"/>
          </w:rPr>
          <w:t xml:space="preserve">al </w:t>
        </w:r>
        <w:commentRangeEnd w:id="553"/>
        <w:r w:rsidR="00C150E7">
          <w:rPr>
            <w:rStyle w:val="CommentReference"/>
            <w:rFonts w:asciiTheme="minorHAnsi" w:eastAsiaTheme="minorHAnsi" w:hAnsiTheme="minorHAnsi" w:cstheme="minorBidi"/>
          </w:rPr>
          <w:commentReference w:id="553"/>
        </w:r>
        <w:r w:rsidR="00C150E7">
          <w:rPr>
            <w:rFonts w:ascii="Aparajita" w:hAnsi="Aparajita" w:cs="Aparajita"/>
          </w:rPr>
          <w:t xml:space="preserve">differences in the </w:t>
        </w:r>
      </w:ins>
      <w:r w:rsidR="00D7757E" w:rsidRPr="00266175">
        <w:rPr>
          <w:rFonts w:ascii="Aparajita" w:hAnsi="Aparajita" w:cs="Aparajita"/>
        </w:rPr>
        <w:t>under-five mortality rates</w:t>
      </w:r>
      <w:ins w:id="558" w:author="Jenny Trinitapoli" w:date="2020-07-10T12:51:00Z">
        <w:r w:rsidR="00C150E7">
          <w:rPr>
            <w:rFonts w:ascii="Aparajita" w:hAnsi="Aparajita" w:cs="Aparajita"/>
          </w:rPr>
          <w:t xml:space="preserve"> themselves</w:t>
        </w:r>
      </w:ins>
      <w:r w:rsidR="00D7757E" w:rsidRPr="00266175">
        <w:rPr>
          <w:rFonts w:ascii="Aparajita" w:hAnsi="Aparajita" w:cs="Aparajita"/>
        </w:rPr>
        <w:t xml:space="preserve">. </w:t>
      </w:r>
      <w:ins w:id="559" w:author="Jenny Trinitapoli" w:date="2020-07-10T12:51:00Z">
        <w:r w:rsidR="00431960">
          <w:rPr>
            <w:rFonts w:ascii="Aparajita" w:hAnsi="Aparajita" w:cs="Aparajita"/>
          </w:rPr>
          <w:t>By way of</w:t>
        </w:r>
      </w:ins>
      <w:del w:id="560" w:author="Jenny Trinitapoli" w:date="2020-07-10T12:51:00Z">
        <w:r w:rsidR="00737092" w:rsidDel="00431960">
          <w:rPr>
            <w:rFonts w:ascii="Aparajita" w:hAnsi="Aparajita" w:cs="Aparajita"/>
          </w:rPr>
          <w:delText>For</w:delText>
        </w:r>
      </w:del>
      <w:r w:rsidR="00737092">
        <w:rPr>
          <w:rFonts w:ascii="Aparajita" w:hAnsi="Aparajita" w:cs="Aparajita"/>
        </w:rPr>
        <w:t xml:space="preserve"> </w:t>
      </w:r>
      <w:r w:rsidR="00A6548D">
        <w:rPr>
          <w:rFonts w:ascii="Aparajita" w:hAnsi="Aparajita" w:cs="Aparajita"/>
        </w:rPr>
        <w:t>example</w:t>
      </w:r>
      <w:r w:rsidR="00737092">
        <w:rPr>
          <w:rFonts w:ascii="Aparajita" w:hAnsi="Aparajita" w:cs="Aparajita"/>
        </w:rPr>
        <w:t xml:space="preserve">, </w:t>
      </w:r>
      <w:commentRangeStart w:id="561"/>
      <w:r w:rsidR="00564989" w:rsidRPr="00266175">
        <w:rPr>
          <w:rFonts w:ascii="Aparajita" w:hAnsi="Aparajita" w:cs="Aparajita"/>
        </w:rPr>
        <w:t>a</w:t>
      </w:r>
      <w:commentRangeEnd w:id="561"/>
      <w:r w:rsidR="00F94389">
        <w:rPr>
          <w:rStyle w:val="CommentReference"/>
          <w:rFonts w:asciiTheme="minorHAnsi" w:eastAsiaTheme="minorHAnsi" w:hAnsiTheme="minorHAnsi" w:cstheme="minorBidi"/>
        </w:rPr>
        <w:commentReference w:id="561"/>
      </w:r>
      <w:r w:rsidR="00564989" w:rsidRPr="00266175">
        <w:rPr>
          <w:rFonts w:ascii="Aparajita" w:hAnsi="Aparajita" w:cs="Aparajita"/>
        </w:rPr>
        <w:t xml:space="preserve"> child born in </w:t>
      </w:r>
      <w:commentRangeStart w:id="562"/>
      <w:r w:rsidR="00564989" w:rsidRPr="00266175">
        <w:rPr>
          <w:rFonts w:ascii="Aparajita" w:hAnsi="Aparajita" w:cs="Aparajita"/>
        </w:rPr>
        <w:t xml:space="preserve">Niger </w:t>
      </w:r>
      <w:ins w:id="563" w:author="Jenny Trinitapoli" w:date="2020-07-10T12:51:00Z">
        <w:r w:rsidR="00431960">
          <w:rPr>
            <w:rFonts w:ascii="Aparajita" w:hAnsi="Aparajita" w:cs="Aparajita"/>
          </w:rPr>
          <w:t xml:space="preserve">today </w:t>
        </w:r>
      </w:ins>
      <w:commentRangeEnd w:id="562"/>
      <w:ins w:id="564" w:author="Jenny Trinitapoli" w:date="2020-07-10T13:00:00Z">
        <w:r w:rsidR="00626F84">
          <w:rPr>
            <w:rStyle w:val="CommentReference"/>
            <w:rFonts w:asciiTheme="minorHAnsi" w:eastAsiaTheme="minorHAnsi" w:hAnsiTheme="minorHAnsi" w:cstheme="minorBidi"/>
          </w:rPr>
          <w:commentReference w:id="562"/>
        </w:r>
      </w:ins>
      <w:r w:rsidR="00564989" w:rsidRPr="00266175">
        <w:rPr>
          <w:rFonts w:ascii="Aparajita" w:hAnsi="Aparajita" w:cs="Aparajita"/>
        </w:rPr>
        <w:t xml:space="preserve">is roughly 41 times more likely to die before their fifth birthday than a child </w:t>
      </w:r>
      <w:r w:rsidR="00A6548D">
        <w:rPr>
          <w:rFonts w:ascii="Aparajita" w:hAnsi="Aparajita" w:cs="Aparajita"/>
        </w:rPr>
        <w:t xml:space="preserve">born in Hong Kong (see Appendix A). </w:t>
      </w:r>
      <w:r w:rsidR="00737092">
        <w:rPr>
          <w:rFonts w:ascii="Aparajita" w:hAnsi="Aparajita" w:cs="Aparajita"/>
        </w:rPr>
        <w:t xml:space="preserve">Yet, </w:t>
      </w:r>
      <w:r w:rsidR="008A0317">
        <w:rPr>
          <w:rFonts w:ascii="Aparajita" w:hAnsi="Aparajita" w:cs="Aparajita"/>
        </w:rPr>
        <w:t xml:space="preserve">the </w:t>
      </w:r>
      <w:r w:rsidR="00737092">
        <w:rPr>
          <w:rFonts w:ascii="Aparajita" w:hAnsi="Aparajita" w:cs="Aparajita"/>
        </w:rPr>
        <w:t xml:space="preserve">difference </w:t>
      </w:r>
      <w:r w:rsidR="00C65650" w:rsidRPr="00266175">
        <w:rPr>
          <w:rFonts w:ascii="Aparajita" w:hAnsi="Aparajita" w:cs="Aparajita"/>
        </w:rPr>
        <w:t>in mothers</w:t>
      </w:r>
      <w:r w:rsidR="00C97DB8">
        <w:rPr>
          <w:rFonts w:ascii="Aparajita" w:hAnsi="Aparajita" w:cs="Aparajita"/>
        </w:rPr>
        <w:t xml:space="preserve">’ accumulated </w:t>
      </w:r>
      <w:r w:rsidR="00C65650" w:rsidRPr="00266175">
        <w:rPr>
          <w:rFonts w:ascii="Aparajita" w:hAnsi="Aparajita" w:cs="Aparajita"/>
        </w:rPr>
        <w:t>experience</w:t>
      </w:r>
      <w:r w:rsidR="00C97DB8">
        <w:rPr>
          <w:rFonts w:ascii="Aparajita" w:hAnsi="Aparajita" w:cs="Aparajita"/>
        </w:rPr>
        <w:t>s</w:t>
      </w:r>
      <w:r w:rsidR="00C65650" w:rsidRPr="00266175">
        <w:rPr>
          <w:rFonts w:ascii="Aparajita" w:hAnsi="Aparajita" w:cs="Aparajita"/>
        </w:rPr>
        <w:t xml:space="preserve"> of los</w:t>
      </w:r>
      <w:r w:rsidR="00A615F0" w:rsidRPr="00266175">
        <w:rPr>
          <w:rFonts w:ascii="Aparajita" w:hAnsi="Aparajita" w:cs="Aparajita"/>
        </w:rPr>
        <w:t>s</w:t>
      </w:r>
      <w:r w:rsidR="008A0317">
        <w:rPr>
          <w:rFonts w:ascii="Aparajita" w:hAnsi="Aparajita" w:cs="Aparajita"/>
        </w:rPr>
        <w:t xml:space="preserve"> is far greater</w:t>
      </w:r>
      <w:r w:rsidR="00C65650" w:rsidRPr="00266175">
        <w:rPr>
          <w:rFonts w:ascii="Aparajita" w:hAnsi="Aparajita" w:cs="Aparajita"/>
        </w:rPr>
        <w:t>:</w:t>
      </w:r>
      <w:r w:rsidR="00F02934" w:rsidRPr="00266175">
        <w:rPr>
          <w:rFonts w:ascii="Aparajita" w:hAnsi="Aparajita" w:cs="Aparajita"/>
        </w:rPr>
        <w:t xml:space="preserve"> a mother </w:t>
      </w:r>
      <w:r w:rsidR="00C65650" w:rsidRPr="00266175">
        <w:rPr>
          <w:rFonts w:ascii="Aparajita" w:hAnsi="Aparajita" w:cs="Aparajita"/>
        </w:rPr>
        <w:t xml:space="preserve">in Niger </w:t>
      </w:r>
      <w:r w:rsidR="00F02934" w:rsidRPr="00266175">
        <w:rPr>
          <w:rFonts w:ascii="Aparajita" w:hAnsi="Aparajita" w:cs="Aparajita"/>
        </w:rPr>
        <w:t xml:space="preserve">is roughly </w:t>
      </w:r>
      <w:r w:rsidR="003116C1" w:rsidRPr="00C97DB8">
        <w:rPr>
          <w:rFonts w:ascii="Aparajita" w:hAnsi="Aparajita" w:cs="Aparajita"/>
          <w:i/>
          <w:iCs/>
        </w:rPr>
        <w:t xml:space="preserve">157 </w:t>
      </w:r>
      <w:r w:rsidR="00F02934" w:rsidRPr="00C97DB8">
        <w:rPr>
          <w:rFonts w:ascii="Aparajita" w:hAnsi="Aparajita" w:cs="Aparajita"/>
          <w:i/>
          <w:iCs/>
        </w:rPr>
        <w:t>times</w:t>
      </w:r>
      <w:r w:rsidR="00F02934" w:rsidRPr="00266175">
        <w:rPr>
          <w:rFonts w:ascii="Aparajita" w:hAnsi="Aparajita" w:cs="Aparajita"/>
        </w:rPr>
        <w:t xml:space="preserve"> more likely to </w:t>
      </w:r>
      <w:r w:rsidR="00C97DB8">
        <w:rPr>
          <w:rFonts w:ascii="Aparajita" w:hAnsi="Aparajita" w:cs="Aparajita"/>
        </w:rPr>
        <w:t xml:space="preserve">have </w:t>
      </w:r>
      <w:r w:rsidR="00F02934" w:rsidRPr="00266175">
        <w:rPr>
          <w:rFonts w:ascii="Aparajita" w:hAnsi="Aparajita" w:cs="Aparajita"/>
        </w:rPr>
        <w:t>experience</w:t>
      </w:r>
      <w:r w:rsidR="00C97DB8">
        <w:rPr>
          <w:rFonts w:ascii="Aparajita" w:hAnsi="Aparajita" w:cs="Aparajita"/>
        </w:rPr>
        <w:t>d</w:t>
      </w:r>
      <w:r w:rsidR="00F02934" w:rsidRPr="00266175">
        <w:rPr>
          <w:rFonts w:ascii="Aparajita" w:hAnsi="Aparajita" w:cs="Aparajita"/>
        </w:rPr>
        <w:t xml:space="preserve"> </w:t>
      </w:r>
      <w:ins w:id="565" w:author="Jenny Trinitapoli" w:date="2020-07-10T12:52:00Z">
        <w:r w:rsidR="004F1751">
          <w:rPr>
            <w:rFonts w:ascii="Aparajita" w:hAnsi="Aparajita" w:cs="Aparajita"/>
          </w:rPr>
          <w:t xml:space="preserve">the death of </w:t>
        </w:r>
      </w:ins>
      <w:r w:rsidR="003116C1" w:rsidRPr="00266175">
        <w:rPr>
          <w:rFonts w:ascii="Aparajita" w:hAnsi="Aparajita" w:cs="Aparajita"/>
        </w:rPr>
        <w:t xml:space="preserve">a child </w:t>
      </w:r>
      <w:del w:id="566" w:author="Jenny Trinitapoli" w:date="2020-07-10T12:52:00Z">
        <w:r w:rsidR="003116C1" w:rsidRPr="00266175" w:rsidDel="004F1751">
          <w:rPr>
            <w:rFonts w:ascii="Aparajita" w:hAnsi="Aparajita" w:cs="Aparajita"/>
          </w:rPr>
          <w:delText xml:space="preserve">die before </w:delText>
        </w:r>
      </w:del>
      <w:ins w:id="567" w:author="Jenny Trinitapoli" w:date="2020-07-10T12:52:00Z">
        <w:r w:rsidR="004F1751">
          <w:rPr>
            <w:rFonts w:ascii="Aparajita" w:hAnsi="Aparajita" w:cs="Aparajita"/>
          </w:rPr>
          <w:t xml:space="preserve">under </w:t>
        </w:r>
      </w:ins>
      <w:r w:rsidR="003116C1" w:rsidRPr="00266175">
        <w:rPr>
          <w:rFonts w:ascii="Aparajita" w:hAnsi="Aparajita" w:cs="Aparajita"/>
        </w:rPr>
        <w:t xml:space="preserve">age five </w:t>
      </w:r>
      <w:r w:rsidR="00F02934" w:rsidRPr="00266175">
        <w:rPr>
          <w:rFonts w:ascii="Aparajita" w:hAnsi="Aparajita" w:cs="Aparajita"/>
        </w:rPr>
        <w:t xml:space="preserve">than </w:t>
      </w:r>
      <w:ins w:id="568" w:author="Jenny Trinitapoli" w:date="2020-07-10T12:52:00Z">
        <w:r w:rsidR="004F1751">
          <w:rPr>
            <w:rFonts w:ascii="Aparajita" w:hAnsi="Aparajita" w:cs="Aparajita"/>
          </w:rPr>
          <w:t xml:space="preserve">is </w:t>
        </w:r>
      </w:ins>
      <w:r w:rsidR="00F02934" w:rsidRPr="00266175">
        <w:rPr>
          <w:rFonts w:ascii="Aparajita" w:hAnsi="Aparajita" w:cs="Aparajita"/>
        </w:rPr>
        <w:t xml:space="preserve">a mother in Hong Kong. </w:t>
      </w:r>
      <w:ins w:id="569" w:author="Jenny Trinitapoli" w:date="2020-07-10T12:52:00Z">
        <w:r w:rsidR="004F1751">
          <w:rPr>
            <w:rFonts w:ascii="Aparajita" w:hAnsi="Aparajita" w:cs="Aparajita"/>
          </w:rPr>
          <w:t>Th</w:t>
        </w:r>
      </w:ins>
      <w:ins w:id="570" w:author="Jenny Trinitapoli" w:date="2020-07-10T12:57:00Z">
        <w:r w:rsidR="00626F84">
          <w:rPr>
            <w:rFonts w:ascii="Aparajita" w:hAnsi="Aparajita" w:cs="Aparajita"/>
          </w:rPr>
          <w:t>is compounded</w:t>
        </w:r>
      </w:ins>
      <w:ins w:id="571" w:author="Jenny Trinitapoli" w:date="2020-07-10T12:52:00Z">
        <w:r w:rsidR="004F1751">
          <w:rPr>
            <w:rFonts w:ascii="Aparajita" w:hAnsi="Aparajita" w:cs="Aparajita"/>
          </w:rPr>
          <w:t xml:space="preserve"> disparity result</w:t>
        </w:r>
      </w:ins>
      <w:ins w:id="572" w:author="Jenny Trinitapoli" w:date="2020-07-10T12:57:00Z">
        <w:r w:rsidR="00626F84">
          <w:rPr>
            <w:rFonts w:ascii="Aparajita" w:hAnsi="Aparajita" w:cs="Aparajita"/>
          </w:rPr>
          <w:t xml:space="preserve">s from </w:t>
        </w:r>
      </w:ins>
      <w:ins w:id="573" w:author="Jenny Trinitapoli" w:date="2020-07-11T10:59:00Z">
        <w:r w:rsidR="00C67F4A">
          <w:rPr>
            <w:rFonts w:ascii="Aparajita" w:hAnsi="Aparajita" w:cs="Aparajita"/>
          </w:rPr>
          <w:t>the</w:t>
        </w:r>
      </w:ins>
      <w:ins w:id="574" w:author="Jenny Trinitapoli" w:date="2020-07-10T12:57:00Z">
        <w:r w:rsidR="00626F84">
          <w:rPr>
            <w:rFonts w:ascii="Aparajita" w:hAnsi="Aparajita" w:cs="Aparajita"/>
          </w:rPr>
          <w:t xml:space="preserve"> combined legacy of </w:t>
        </w:r>
      </w:ins>
      <w:ins w:id="575" w:author="Jenny Trinitapoli" w:date="2020-07-10T13:02:00Z">
        <w:r w:rsidR="00DA697F">
          <w:rPr>
            <w:rFonts w:ascii="Aparajita" w:hAnsi="Aparajita" w:cs="Aparajita"/>
          </w:rPr>
          <w:t>the</w:t>
        </w:r>
      </w:ins>
      <w:ins w:id="576" w:author="Jenny Trinitapoli" w:date="2020-07-10T12:52:00Z">
        <w:r w:rsidR="004F1751">
          <w:rPr>
            <w:rFonts w:ascii="Aparajita" w:hAnsi="Aparajita" w:cs="Aparajita"/>
          </w:rPr>
          <w:t xml:space="preserve"> mortality </w:t>
        </w:r>
      </w:ins>
      <w:ins w:id="577" w:author="Jenny Trinitapoli" w:date="2020-07-10T13:02:00Z">
        <w:r w:rsidR="00DA697F">
          <w:rPr>
            <w:rFonts w:ascii="Aparajita" w:hAnsi="Aparajita" w:cs="Aparajita"/>
          </w:rPr>
          <w:t>and</w:t>
        </w:r>
      </w:ins>
      <w:ins w:id="578" w:author="Jenny Trinitapoli" w:date="2020-07-10T12:52:00Z">
        <w:r w:rsidR="004F1751">
          <w:rPr>
            <w:rFonts w:ascii="Aparajita" w:hAnsi="Aparajita" w:cs="Aparajita"/>
          </w:rPr>
          <w:t xml:space="preserve"> fertility rates </w:t>
        </w:r>
      </w:ins>
      <w:ins w:id="579" w:author="Jenny Trinitapoli" w:date="2020-07-10T12:57:00Z">
        <w:r w:rsidR="00626F84">
          <w:rPr>
            <w:rFonts w:ascii="Aparajita" w:hAnsi="Aparajita" w:cs="Aparajita"/>
          </w:rPr>
          <w:t>tha</w:t>
        </w:r>
      </w:ins>
      <w:ins w:id="580" w:author="Jenny Trinitapoli" w:date="2020-07-11T10:59:00Z">
        <w:r w:rsidR="00C67F4A">
          <w:rPr>
            <w:rFonts w:ascii="Aparajita" w:hAnsi="Aparajita" w:cs="Aparajita"/>
          </w:rPr>
          <w:t>t</w:t>
        </w:r>
      </w:ins>
      <w:ins w:id="581" w:author="Jenny Trinitapoli" w:date="2020-07-10T13:02:00Z">
        <w:r w:rsidR="00DA697F">
          <w:rPr>
            <w:rFonts w:ascii="Aparajita" w:hAnsi="Aparajita" w:cs="Aparajita"/>
          </w:rPr>
          <w:t xml:space="preserve"> characterize </w:t>
        </w:r>
      </w:ins>
      <w:ins w:id="582" w:author="Jenny Trinitapoli" w:date="2020-07-11T10:59:00Z">
        <w:r w:rsidR="00C67F4A">
          <w:rPr>
            <w:rFonts w:ascii="Aparajita" w:hAnsi="Aparajita" w:cs="Aparajita"/>
          </w:rPr>
          <w:t>each</w:t>
        </w:r>
      </w:ins>
      <w:ins w:id="583" w:author="Jenny Trinitapoli" w:date="2020-07-10T13:02:00Z">
        <w:r w:rsidR="00DA697F">
          <w:rPr>
            <w:rFonts w:ascii="Aparajita" w:hAnsi="Aparajita" w:cs="Aparajita"/>
          </w:rPr>
          <w:t xml:space="preserve"> countr</w:t>
        </w:r>
      </w:ins>
      <w:ins w:id="584" w:author="Jenny Trinitapoli" w:date="2020-07-11T10:59:00Z">
        <w:r w:rsidR="00C67F4A">
          <w:rPr>
            <w:rFonts w:ascii="Aparajita" w:hAnsi="Aparajita" w:cs="Aparajita"/>
          </w:rPr>
          <w:t>y</w:t>
        </w:r>
      </w:ins>
      <w:ins w:id="585" w:author="Jenny Trinitapoli" w:date="2020-07-10T13:03:00Z">
        <w:r w:rsidR="00A61A25">
          <w:rPr>
            <w:rFonts w:ascii="Aparajita" w:hAnsi="Aparajita" w:cs="Aparajita"/>
          </w:rPr>
          <w:t xml:space="preserve">. In </w:t>
        </w:r>
      </w:ins>
      <w:ins w:id="586" w:author="Jenny Trinitapoli" w:date="2020-07-10T13:02:00Z">
        <w:r w:rsidR="00DA697F">
          <w:rPr>
            <w:rFonts w:ascii="Aparajita" w:hAnsi="Aparajita" w:cs="Aparajita"/>
          </w:rPr>
          <w:t xml:space="preserve">Niger, </w:t>
        </w:r>
      </w:ins>
      <w:ins w:id="587" w:author="Jenny Trinitapoli" w:date="2020-07-10T13:03:00Z">
        <w:r w:rsidR="00A61A25">
          <w:rPr>
            <w:rFonts w:ascii="Aparajita" w:hAnsi="Aparajita" w:cs="Aparajita"/>
          </w:rPr>
          <w:t>not only is the ch</w:t>
        </w:r>
      </w:ins>
      <w:ins w:id="588" w:author="Jenny Trinitapoli" w:date="2020-07-10T13:04:00Z">
        <w:r w:rsidR="00A61A25">
          <w:rPr>
            <w:rFonts w:ascii="Aparajita" w:hAnsi="Aparajita" w:cs="Aparajita"/>
          </w:rPr>
          <w:t xml:space="preserve">ild mortality rate high; women have high fertility, and each birth </w:t>
        </w:r>
      </w:ins>
      <w:ins w:id="589" w:author="Jenny Trinitapoli" w:date="2020-07-10T15:48:00Z">
        <w:r w:rsidR="003662CE">
          <w:rPr>
            <w:rFonts w:ascii="Aparajita" w:hAnsi="Aparajita" w:cs="Aparajita"/>
          </w:rPr>
          <w:t>increases</w:t>
        </w:r>
      </w:ins>
      <w:ins w:id="590" w:author="Jenny Trinitapoli" w:date="2020-07-10T13:04:00Z">
        <w:r w:rsidR="00A61A25">
          <w:rPr>
            <w:rFonts w:ascii="Aparajita" w:hAnsi="Aparajita" w:cs="Aparajita"/>
          </w:rPr>
          <w:t xml:space="preserve"> the mother’s </w:t>
        </w:r>
      </w:ins>
      <w:ins w:id="591" w:author="Jenny Trinitapoli" w:date="2020-07-11T10:59:00Z">
        <w:r w:rsidR="00C67F4A">
          <w:rPr>
            <w:rFonts w:ascii="Aparajita" w:hAnsi="Aparajita" w:cs="Aparajita"/>
          </w:rPr>
          <w:t xml:space="preserve">overall </w:t>
        </w:r>
      </w:ins>
      <w:ins w:id="592" w:author="Jenny Trinitapoli" w:date="2020-07-10T13:04:00Z">
        <w:r w:rsidR="00A61A25">
          <w:rPr>
            <w:rFonts w:ascii="Aparajita" w:hAnsi="Aparajita" w:cs="Aparajita"/>
          </w:rPr>
          <w:t xml:space="preserve">exposure </w:t>
        </w:r>
      </w:ins>
      <w:ins w:id="593" w:author="Jenny Trinitapoli" w:date="2020-07-11T10:59:00Z">
        <w:r w:rsidR="00C67F4A">
          <w:rPr>
            <w:rFonts w:ascii="Aparajita" w:hAnsi="Aparajita" w:cs="Aparajita"/>
          </w:rPr>
          <w:t xml:space="preserve">to the risk of </w:t>
        </w:r>
      </w:ins>
      <w:ins w:id="594" w:author="Jenny Trinitapoli" w:date="2020-07-10T13:04:00Z">
        <w:r w:rsidR="00A61A25">
          <w:rPr>
            <w:rFonts w:ascii="Aparajita" w:hAnsi="Aparajita" w:cs="Aparajita"/>
          </w:rPr>
          <w:t>experiencing a child’s death</w:t>
        </w:r>
      </w:ins>
      <w:ins w:id="595" w:author="Jenny Trinitapoli" w:date="2020-07-10T12:57:00Z">
        <w:r w:rsidR="00626F84">
          <w:rPr>
            <w:rFonts w:ascii="Aparajita" w:hAnsi="Aparajita" w:cs="Aparajita"/>
          </w:rPr>
          <w:t xml:space="preserve">. </w:t>
        </w:r>
      </w:ins>
      <w:ins w:id="596" w:author="Jenny Trinitapoli" w:date="2020-07-10T13:04:00Z">
        <w:r w:rsidR="00A61A25">
          <w:rPr>
            <w:rFonts w:ascii="Aparajita" w:hAnsi="Aparajita" w:cs="Aparajita"/>
          </w:rPr>
          <w:t xml:space="preserve">In contexts like these, </w:t>
        </w:r>
        <w:commentRangeStart w:id="597"/>
        <w:r w:rsidR="00A61A25">
          <w:rPr>
            <w:rFonts w:ascii="Aparajita" w:hAnsi="Aparajita" w:cs="Aparajita"/>
          </w:rPr>
          <w:t>among high</w:t>
        </w:r>
      </w:ins>
      <w:ins w:id="598" w:author="Jenny Trinitapoli" w:date="2020-07-10T14:23:00Z">
        <w:r w:rsidR="00B01CAB">
          <w:rPr>
            <w:rFonts w:ascii="Aparajita" w:hAnsi="Aparajita" w:cs="Aparajita"/>
          </w:rPr>
          <w:t>est</w:t>
        </w:r>
      </w:ins>
      <w:ins w:id="599" w:author="Jenny Trinitapoli" w:date="2020-07-10T13:04:00Z">
        <w:r w:rsidR="00A61A25">
          <w:rPr>
            <w:rFonts w:ascii="Aparajita" w:hAnsi="Aparajita" w:cs="Aparajita"/>
          </w:rPr>
          <w:t xml:space="preserve"> fertility women (</w:t>
        </w:r>
      </w:ins>
      <w:ins w:id="600" w:author="Jenny Trinitapoli" w:date="2020-07-10T13:05:00Z">
        <w:r w:rsidR="00A61A25">
          <w:rPr>
            <w:rFonts w:ascii="Aparajita" w:hAnsi="Aparajita" w:cs="Aparajita"/>
          </w:rPr>
          <w:t xml:space="preserve">i.e., 7+) the probability of having lost a child approximates 1. </w:t>
        </w:r>
        <w:commentRangeEnd w:id="597"/>
        <w:r w:rsidR="00A61A25">
          <w:rPr>
            <w:rStyle w:val="CommentReference"/>
            <w:rFonts w:asciiTheme="minorHAnsi" w:eastAsiaTheme="minorHAnsi" w:hAnsiTheme="minorHAnsi" w:cstheme="minorBidi"/>
          </w:rPr>
          <w:commentReference w:id="597"/>
        </w:r>
      </w:ins>
    </w:p>
    <w:p w14:paraId="36DAD56C" w14:textId="4BA338CB" w:rsidR="000E2663" w:rsidRDefault="00800E45" w:rsidP="0002599D">
      <w:pPr>
        <w:ind w:firstLine="720"/>
        <w:rPr>
          <w:ins w:id="601" w:author="Jenny Trinitapoli" w:date="2020-07-10T14:42:00Z"/>
          <w:rFonts w:ascii="Aparajita" w:hAnsi="Aparajita" w:cs="Aparajita"/>
        </w:rPr>
      </w:pPr>
      <w:ins w:id="602" w:author="Jenny Trinitapoli" w:date="2020-07-10T14:25:00Z">
        <w:r>
          <w:rPr>
            <w:rFonts w:ascii="Aparajita" w:hAnsi="Aparajita" w:cs="Aparajita"/>
          </w:rPr>
          <w:t xml:space="preserve">The risk of child death for parents persists </w:t>
        </w:r>
      </w:ins>
      <w:ins w:id="603" w:author="Jenny Trinitapoli" w:date="2020-07-10T14:27:00Z">
        <w:r w:rsidR="006B092D">
          <w:rPr>
            <w:rFonts w:ascii="Aparajita" w:hAnsi="Aparajita" w:cs="Aparajita"/>
          </w:rPr>
          <w:t xml:space="preserve">well </w:t>
        </w:r>
      </w:ins>
      <w:ins w:id="604" w:author="Jenny Trinitapoli" w:date="2020-07-10T14:25:00Z">
        <w:r>
          <w:rPr>
            <w:rFonts w:ascii="Aparajita" w:hAnsi="Aparajita" w:cs="Aparajita"/>
          </w:rPr>
          <w:t>beyond the 60</w:t>
        </w:r>
      </w:ins>
      <w:ins w:id="605" w:author="Jenny Trinitapoli" w:date="2020-07-10T14:27:00Z">
        <w:r w:rsidR="006B092D">
          <w:rPr>
            <w:rFonts w:ascii="Aparajita" w:hAnsi="Aparajita" w:cs="Aparajita"/>
          </w:rPr>
          <w:t>-</w:t>
        </w:r>
      </w:ins>
      <w:ins w:id="606" w:author="Jenny Trinitapoli" w:date="2020-07-10T14:25:00Z">
        <w:r>
          <w:rPr>
            <w:rFonts w:ascii="Aparajita" w:hAnsi="Aparajita" w:cs="Aparajita"/>
          </w:rPr>
          <w:t>month</w:t>
        </w:r>
      </w:ins>
      <w:ins w:id="607" w:author="Jenny Trinitapoli" w:date="2020-07-10T14:27:00Z">
        <w:r w:rsidR="006B092D">
          <w:rPr>
            <w:rFonts w:ascii="Aparajita" w:hAnsi="Aparajita" w:cs="Aparajita"/>
          </w:rPr>
          <w:t xml:space="preserve"> </w:t>
        </w:r>
      </w:ins>
      <w:ins w:id="608" w:author="Jenny Trinitapoli" w:date="2020-07-10T14:25:00Z">
        <w:r>
          <w:rPr>
            <w:rFonts w:ascii="Aparajita" w:hAnsi="Aparajita" w:cs="Aparajita"/>
          </w:rPr>
          <w:t>mark that so</w:t>
        </w:r>
      </w:ins>
      <w:ins w:id="609" w:author="Jenny Trinitapoli" w:date="2020-07-10T14:26:00Z">
        <w:r>
          <w:rPr>
            <w:rFonts w:ascii="Aparajita" w:hAnsi="Aparajita" w:cs="Aparajita"/>
          </w:rPr>
          <w:t xml:space="preserve"> thoroughly permeates contemporary approaches to </w:t>
        </w:r>
      </w:ins>
      <w:ins w:id="610" w:author="Jenny Trinitapoli" w:date="2020-07-10T14:25:00Z">
        <w:r>
          <w:rPr>
            <w:rFonts w:ascii="Aparajita" w:hAnsi="Aparajita" w:cs="Aparajita"/>
          </w:rPr>
          <w:t>measuring</w:t>
        </w:r>
      </w:ins>
      <w:ins w:id="611" w:author="Jenny Trinitapoli" w:date="2020-07-10T14:26:00Z">
        <w:r>
          <w:rPr>
            <w:rFonts w:ascii="Aparajita" w:hAnsi="Aparajita" w:cs="Aparajita"/>
          </w:rPr>
          <w:t xml:space="preserve"> and monitoring</w:t>
        </w:r>
      </w:ins>
      <w:ins w:id="612" w:author="Jenny Trinitapoli" w:date="2020-07-10T14:25:00Z">
        <w:r>
          <w:rPr>
            <w:rFonts w:ascii="Aparajita" w:hAnsi="Aparajita" w:cs="Aparajita"/>
          </w:rPr>
          <w:t xml:space="preserve"> health in early childhood. </w:t>
        </w:r>
      </w:ins>
      <w:del w:id="613" w:author="Jenny Trinitapoli" w:date="2020-07-10T14:25:00Z">
        <w:r w:rsidR="009E4D1B" w:rsidDel="00800E45">
          <w:rPr>
            <w:rFonts w:ascii="Aparajita" w:hAnsi="Aparajita" w:cs="Aparajita"/>
          </w:rPr>
          <w:delText xml:space="preserve">While there is considerable demographic interest in the experience of infant and under-five mortality across the globe, the focus on maternal losses of children in these age groups overlooks the </w:delText>
        </w:r>
        <w:r w:rsidR="008A0317" w:rsidDel="00800E45">
          <w:rPr>
            <w:rFonts w:ascii="Aparajita" w:hAnsi="Aparajita" w:cs="Aparajita"/>
          </w:rPr>
          <w:delText xml:space="preserve">extent to which the </w:delText>
        </w:r>
        <w:r w:rsidR="009E4D1B" w:rsidDel="00800E45">
          <w:rPr>
            <w:rFonts w:ascii="Aparajita" w:hAnsi="Aparajita" w:cs="Aparajita"/>
          </w:rPr>
          <w:delText xml:space="preserve">same age groups of mothers experience the death of older children, adolescents, and even young adults. </w:delText>
        </w:r>
      </w:del>
      <w:r w:rsidR="008A0317">
        <w:rPr>
          <w:rFonts w:ascii="Aparajita" w:hAnsi="Aparajita" w:cs="Aparajita"/>
        </w:rPr>
        <w:t>T</w:t>
      </w:r>
      <w:r w:rsidR="00F50ADB" w:rsidRPr="00266175">
        <w:rPr>
          <w:rFonts w:ascii="Aparajita" w:hAnsi="Aparajita" w:cs="Aparajita"/>
        </w:rPr>
        <w:t xml:space="preserve">o offer a </w:t>
      </w:r>
      <w:del w:id="614" w:author="Jenny Trinitapoli" w:date="2020-07-10T14:24:00Z">
        <w:r w:rsidR="00F50ADB" w:rsidRPr="00266175" w:rsidDel="00800E45">
          <w:rPr>
            <w:rFonts w:ascii="Aparajita" w:hAnsi="Aparajita" w:cs="Aparajita"/>
          </w:rPr>
          <w:delText xml:space="preserve">more </w:delText>
        </w:r>
      </w:del>
      <w:r w:rsidR="00F50ADB" w:rsidRPr="00266175">
        <w:rPr>
          <w:rFonts w:ascii="Aparajita" w:hAnsi="Aparajita" w:cs="Aparajita"/>
        </w:rPr>
        <w:t xml:space="preserve">comprehensive overview of the </w:t>
      </w:r>
      <w:ins w:id="615" w:author="Jenny Trinitapoli" w:date="2020-07-10T12:54:00Z">
        <w:r w:rsidR="004F1751">
          <w:rPr>
            <w:rFonts w:ascii="Aparajita" w:hAnsi="Aparajita" w:cs="Aparajita"/>
          </w:rPr>
          <w:t xml:space="preserve">total </w:t>
        </w:r>
      </w:ins>
      <w:r w:rsidR="00F50ADB" w:rsidRPr="00266175">
        <w:rPr>
          <w:rFonts w:ascii="Aparajita" w:hAnsi="Aparajita" w:cs="Aparajita"/>
        </w:rPr>
        <w:t xml:space="preserve">burden of child loss </w:t>
      </w:r>
      <w:ins w:id="616" w:author="Jenny Trinitapoli" w:date="2020-07-10T12:54:00Z">
        <w:r w:rsidR="004F1751">
          <w:rPr>
            <w:rFonts w:ascii="Aparajita" w:hAnsi="Aparajita" w:cs="Aparajita"/>
          </w:rPr>
          <w:t xml:space="preserve">(i.e., </w:t>
        </w:r>
      </w:ins>
      <w:commentRangeStart w:id="617"/>
      <w:r w:rsidR="00F50ADB" w:rsidRPr="00266175">
        <w:rPr>
          <w:rFonts w:ascii="Aparajita" w:hAnsi="Aparajita" w:cs="Aparajita"/>
        </w:rPr>
        <w:t>regardless of the child’s age at the time of death</w:t>
      </w:r>
      <w:commentRangeEnd w:id="617"/>
      <w:r w:rsidR="00DE6BA3">
        <w:rPr>
          <w:rStyle w:val="CommentReference"/>
          <w:rFonts w:asciiTheme="minorHAnsi" w:eastAsiaTheme="minorHAnsi" w:hAnsiTheme="minorHAnsi" w:cstheme="minorBidi"/>
        </w:rPr>
        <w:commentReference w:id="617"/>
      </w:r>
      <w:ins w:id="618" w:author="Jenny Trinitapoli" w:date="2020-07-10T12:54:00Z">
        <w:r w:rsidR="004F1751">
          <w:rPr>
            <w:rFonts w:ascii="Aparajita" w:hAnsi="Aparajita" w:cs="Aparajita"/>
          </w:rPr>
          <w:t>)</w:t>
        </w:r>
      </w:ins>
      <w:r w:rsidR="00F50ADB" w:rsidRPr="00266175">
        <w:rPr>
          <w:rFonts w:ascii="Aparajita" w:hAnsi="Aparajita" w:cs="Aparajita"/>
        </w:rPr>
        <w:t xml:space="preserve">, </w:t>
      </w:r>
      <w:r w:rsidR="002E2875" w:rsidRPr="00266175">
        <w:rPr>
          <w:rFonts w:ascii="Aparajita" w:hAnsi="Aparajita" w:cs="Aparajita"/>
        </w:rPr>
        <w:t>Figure 3</w:t>
      </w:r>
      <w:r w:rsidR="00A615F0" w:rsidRPr="00266175">
        <w:rPr>
          <w:rFonts w:ascii="Aparajita" w:hAnsi="Aparajita" w:cs="Aparajita"/>
        </w:rPr>
        <w:t xml:space="preserve"> depicts the</w:t>
      </w:r>
      <w:r w:rsidR="002E2875" w:rsidRPr="00266175">
        <w:rPr>
          <w:rFonts w:ascii="Aparajita" w:hAnsi="Aparajita" w:cs="Aparajita"/>
        </w:rPr>
        <w:t xml:space="preserve"> burden of all offspring mortality</w:t>
      </w:r>
      <w:r w:rsidR="00A615F0" w:rsidRPr="00266175">
        <w:rPr>
          <w:rFonts w:ascii="Aparajita" w:hAnsi="Aparajita" w:cs="Aparajita"/>
        </w:rPr>
        <w:t xml:space="preserve"> </w:t>
      </w:r>
      <w:commentRangeStart w:id="619"/>
      <w:r w:rsidR="00A615F0" w:rsidRPr="00266175">
        <w:rPr>
          <w:rFonts w:ascii="Aparajita" w:hAnsi="Aparajita" w:cs="Aparajita"/>
        </w:rPr>
        <w:t>(mOM</w:t>
      </w:r>
      <w:commentRangeEnd w:id="619"/>
      <w:r w:rsidR="005D03AA">
        <w:rPr>
          <w:rStyle w:val="CommentReference"/>
          <w:rFonts w:asciiTheme="minorHAnsi" w:eastAsiaTheme="minorHAnsi" w:hAnsiTheme="minorHAnsi" w:cstheme="minorBidi"/>
        </w:rPr>
        <w:commentReference w:id="619"/>
      </w:r>
      <w:r w:rsidR="00A615F0" w:rsidRPr="00266175">
        <w:rPr>
          <w:rFonts w:ascii="Aparajita" w:hAnsi="Aparajita" w:cs="Aparajita"/>
        </w:rPr>
        <w:t>)</w:t>
      </w:r>
      <w:r w:rsidR="004A42CA">
        <w:rPr>
          <w:rFonts w:ascii="Aparajita" w:hAnsi="Aparajita" w:cs="Aparajita"/>
        </w:rPr>
        <w:t xml:space="preserve"> among mothers 45-49 years old</w:t>
      </w:r>
      <w:r w:rsidR="00380F11" w:rsidRPr="00266175">
        <w:rPr>
          <w:rFonts w:ascii="Aparajita" w:hAnsi="Aparajita" w:cs="Aparajita"/>
        </w:rPr>
        <w:t xml:space="preserve">. </w:t>
      </w:r>
      <w:ins w:id="620" w:author="Jenny Trinitapoli" w:date="2020-07-10T14:33:00Z">
        <w:r w:rsidR="00A82EF1">
          <w:rPr>
            <w:rFonts w:ascii="Aparajita" w:hAnsi="Aparajita" w:cs="Aparajita"/>
          </w:rPr>
          <w:t>For obvious reasons,</w:t>
        </w:r>
      </w:ins>
      <w:ins w:id="621" w:author="Jenny Trinitapoli" w:date="2020-07-10T12:54:00Z">
        <w:r w:rsidR="004F1751">
          <w:rPr>
            <w:rFonts w:ascii="Aparajita" w:hAnsi="Aparajita" w:cs="Aparajita"/>
          </w:rPr>
          <w:t xml:space="preserve"> </w:t>
        </w:r>
      </w:ins>
      <w:ins w:id="622" w:author="Jenny Trinitapoli" w:date="2020-07-10T14:33:00Z">
        <w:r w:rsidR="00A82EF1">
          <w:rPr>
            <w:rFonts w:ascii="Aparajita" w:hAnsi="Aparajita" w:cs="Aparajita"/>
          </w:rPr>
          <w:t xml:space="preserve">the </w:t>
        </w:r>
      </w:ins>
      <w:ins w:id="623" w:author="Jenny Trinitapoli" w:date="2020-07-10T12:55:00Z">
        <w:r w:rsidR="004F1751">
          <w:rPr>
            <w:rFonts w:ascii="Aparajita" w:hAnsi="Aparajita" w:cs="Aparajita"/>
          </w:rPr>
          <w:t>global pattern</w:t>
        </w:r>
      </w:ins>
      <w:ins w:id="624" w:author="Jenny Trinitapoli" w:date="2020-07-10T14:27:00Z">
        <w:r w:rsidR="006B092D">
          <w:rPr>
            <w:rFonts w:ascii="Aparajita" w:hAnsi="Aparajita" w:cs="Aparajita"/>
          </w:rPr>
          <w:t>ing</w:t>
        </w:r>
      </w:ins>
      <w:ins w:id="625" w:author="Jenny Trinitapoli" w:date="2020-07-10T12:55:00Z">
        <w:r w:rsidR="004F1751">
          <w:rPr>
            <w:rFonts w:ascii="Aparajita" w:hAnsi="Aparajita" w:cs="Aparajita"/>
          </w:rPr>
          <w:t xml:space="preserve"> of </w:t>
        </w:r>
      </w:ins>
      <w:del w:id="626" w:author="Jenny Trinitapoli" w:date="2020-07-10T12:55:00Z">
        <w:r w:rsidR="004A42CA" w:rsidDel="004F1751">
          <w:rPr>
            <w:rFonts w:ascii="Aparajita" w:hAnsi="Aparajita" w:cs="Aparajita"/>
          </w:rPr>
          <w:delText xml:space="preserve">Unsurprisingly, </w:delText>
        </w:r>
      </w:del>
      <w:r w:rsidR="004A42CA">
        <w:rPr>
          <w:rFonts w:ascii="Aparajita" w:hAnsi="Aparajita" w:cs="Aparajita"/>
        </w:rPr>
        <w:t xml:space="preserve">the mOM indicators </w:t>
      </w:r>
      <w:del w:id="627" w:author="Jenny Trinitapoli" w:date="2020-07-10T12:55:00Z">
        <w:r w:rsidR="004A42CA" w:rsidDel="004F1751">
          <w:rPr>
            <w:rFonts w:ascii="Aparajita" w:hAnsi="Aparajita" w:cs="Aparajita"/>
          </w:rPr>
          <w:delText>are globally patterned</w:delText>
        </w:r>
      </w:del>
      <w:ins w:id="628" w:author="Jenny Trinitapoli" w:date="2020-07-10T14:34:00Z">
        <w:r w:rsidR="00A82EF1">
          <w:rPr>
            <w:rFonts w:ascii="Aparajita" w:hAnsi="Aparajita" w:cs="Aparajita"/>
          </w:rPr>
          <w:t>closely follows the trends of</w:t>
        </w:r>
      </w:ins>
      <w:del w:id="629" w:author="Jenny Trinitapoli" w:date="2020-07-10T14:34:00Z">
        <w:r w:rsidR="004A42CA" w:rsidDel="00A82EF1">
          <w:rPr>
            <w:rFonts w:ascii="Aparajita" w:hAnsi="Aparajita" w:cs="Aparajita"/>
          </w:rPr>
          <w:delText xml:space="preserve"> very similar</w:delText>
        </w:r>
      </w:del>
      <w:del w:id="630" w:author="Jenny Trinitapoli" w:date="2020-07-10T12:55:00Z">
        <w:r w:rsidR="004A42CA" w:rsidDel="004F1751">
          <w:rPr>
            <w:rFonts w:ascii="Aparajita" w:hAnsi="Aparajita" w:cs="Aparajita"/>
          </w:rPr>
          <w:delText>ly</w:delText>
        </w:r>
      </w:del>
      <w:del w:id="631" w:author="Jenny Trinitapoli" w:date="2020-07-10T14:34:00Z">
        <w:r w:rsidR="004A42CA" w:rsidDel="00A82EF1">
          <w:rPr>
            <w:rFonts w:ascii="Aparajita" w:hAnsi="Aparajita" w:cs="Aparajita"/>
          </w:rPr>
          <w:delText xml:space="preserve"> to</w:delText>
        </w:r>
      </w:del>
      <w:r w:rsidR="004A42CA">
        <w:rPr>
          <w:rFonts w:ascii="Aparajita" w:hAnsi="Aparajita" w:cs="Aparajita"/>
        </w:rPr>
        <w:t xml:space="preserve"> both the mIM and mU5M</w:t>
      </w:r>
      <w:r w:rsidR="008A0317">
        <w:rPr>
          <w:rFonts w:ascii="Aparajita" w:hAnsi="Aparajita" w:cs="Aparajita"/>
        </w:rPr>
        <w:t>:</w:t>
      </w:r>
      <w:r w:rsidR="004A42CA">
        <w:rPr>
          <w:rFonts w:ascii="Aparajita" w:hAnsi="Aparajita" w:cs="Aparajita"/>
        </w:rPr>
        <w:t xml:space="preserve"> countries where</w:t>
      </w:r>
      <w:ins w:id="632" w:author="Jenny Trinitapoli" w:date="2020-07-10T14:28:00Z">
        <w:r w:rsidR="006B092D">
          <w:rPr>
            <w:rFonts w:ascii="Aparajita" w:hAnsi="Aparajita" w:cs="Aparajita"/>
          </w:rPr>
          <w:t>in</w:t>
        </w:r>
      </w:ins>
      <w:r w:rsidR="004A42CA">
        <w:rPr>
          <w:rFonts w:ascii="Aparajita" w:hAnsi="Aparajita" w:cs="Aparajita"/>
        </w:rPr>
        <w:t xml:space="preserve"> a high prevalence of mothers have lost an infant or under-five year old child </w:t>
      </w:r>
      <w:del w:id="633" w:author="Jenny Trinitapoli" w:date="2020-07-10T12:55:00Z">
        <w:r w:rsidR="004A42CA" w:rsidDel="004F1751">
          <w:rPr>
            <w:rFonts w:ascii="Aparajita" w:hAnsi="Aparajita" w:cs="Aparajita"/>
          </w:rPr>
          <w:delText xml:space="preserve">are </w:delText>
        </w:r>
        <w:r w:rsidR="00C97DB8" w:rsidDel="004F1751">
          <w:rPr>
            <w:rFonts w:ascii="Aparajita" w:hAnsi="Aparajita" w:cs="Aparajita"/>
          </w:rPr>
          <w:delText>those</w:delText>
        </w:r>
      </w:del>
      <w:ins w:id="634" w:author="Jenny Trinitapoli" w:date="2020-07-10T12:55:00Z">
        <w:r w:rsidR="004F1751">
          <w:rPr>
            <w:rFonts w:ascii="Aparajita" w:hAnsi="Aparajita" w:cs="Aparajita"/>
          </w:rPr>
          <w:t xml:space="preserve">also carry </w:t>
        </w:r>
      </w:ins>
      <w:del w:id="635" w:author="Jenny Trinitapoli" w:date="2020-07-10T12:55:00Z">
        <w:r w:rsidR="004A42CA" w:rsidDel="004F1751">
          <w:rPr>
            <w:rFonts w:ascii="Aparajita" w:hAnsi="Aparajita" w:cs="Aparajita"/>
          </w:rPr>
          <w:delText xml:space="preserve"> w</w:delText>
        </w:r>
        <w:r w:rsidR="00E83983" w:rsidDel="004F1751">
          <w:rPr>
            <w:rFonts w:ascii="Aparajita" w:hAnsi="Aparajita" w:cs="Aparajita"/>
          </w:rPr>
          <w:delText xml:space="preserve">ith overall </w:delText>
        </w:r>
      </w:del>
      <w:r w:rsidR="00E83983">
        <w:rPr>
          <w:rFonts w:ascii="Aparajita" w:hAnsi="Aparajita" w:cs="Aparajita"/>
        </w:rPr>
        <w:t>high levels of maternal bereavement</w:t>
      </w:r>
      <w:ins w:id="636" w:author="Jenny Trinitapoli" w:date="2020-07-10T14:34:00Z">
        <w:r w:rsidR="00A82EF1">
          <w:rPr>
            <w:rFonts w:ascii="Aparajita" w:hAnsi="Aparajita" w:cs="Aparajita"/>
          </w:rPr>
          <w:t xml:space="preserve"> when</w:t>
        </w:r>
      </w:ins>
      <w:ins w:id="637" w:author="Jenny Trinitapoli" w:date="2020-07-10T12:55:00Z">
        <w:r w:rsidR="004F1751">
          <w:rPr>
            <w:rFonts w:ascii="Aparajita" w:hAnsi="Aparajita" w:cs="Aparajita"/>
          </w:rPr>
          <w:t xml:space="preserve"> </w:t>
        </w:r>
      </w:ins>
      <w:ins w:id="638" w:author="Jenny Trinitapoli" w:date="2020-07-10T14:34:00Z">
        <w:r w:rsidR="00A82EF1">
          <w:rPr>
            <w:rFonts w:ascii="Aparajita" w:hAnsi="Aparajita" w:cs="Aparajita"/>
          </w:rPr>
          <w:t>measured on a longer time horizon</w:t>
        </w:r>
      </w:ins>
      <w:r w:rsidR="00E83983">
        <w:rPr>
          <w:rFonts w:ascii="Aparajita" w:hAnsi="Aparajita" w:cs="Aparajita"/>
        </w:rPr>
        <w:t xml:space="preserve">. </w:t>
      </w:r>
      <w:del w:id="639" w:author="Jenny Trinitapoli" w:date="2020-07-10T14:28:00Z">
        <w:r w:rsidR="00E83983" w:rsidDel="006B092D">
          <w:rPr>
            <w:rFonts w:ascii="Aparajita" w:hAnsi="Aparajita" w:cs="Aparajita"/>
          </w:rPr>
          <w:delText>Yet,</w:delText>
        </w:r>
      </w:del>
      <w:ins w:id="640" w:author="Jenny Trinitapoli" w:date="2020-07-10T14:28:00Z">
        <w:r w:rsidR="006B092D">
          <w:rPr>
            <w:rFonts w:ascii="Aparajita" w:hAnsi="Aparajita" w:cs="Aparajita"/>
          </w:rPr>
          <w:t>Still,</w:t>
        </w:r>
      </w:ins>
      <w:r w:rsidR="00E83983">
        <w:rPr>
          <w:rFonts w:ascii="Aparajita" w:hAnsi="Aparajita" w:cs="Aparajita"/>
        </w:rPr>
        <w:t xml:space="preserve"> </w:t>
      </w:r>
      <w:ins w:id="641" w:author="Jenny Trinitapoli" w:date="2020-07-10T14:28:00Z">
        <w:r w:rsidR="006B092D">
          <w:rPr>
            <w:rFonts w:ascii="Aparajita" w:hAnsi="Aparajita" w:cs="Aparajita"/>
          </w:rPr>
          <w:t xml:space="preserve">the differences in magnitude are </w:t>
        </w:r>
      </w:ins>
      <w:del w:id="642" w:author="Jenny Trinitapoli" w:date="2020-07-10T14:28:00Z">
        <w:r w:rsidR="00C97DB8" w:rsidDel="006B092D">
          <w:rPr>
            <w:rFonts w:ascii="Aparajita" w:hAnsi="Aparajita" w:cs="Aparajita"/>
          </w:rPr>
          <w:delText xml:space="preserve">what is </w:delText>
        </w:r>
      </w:del>
      <w:r w:rsidR="00C97DB8">
        <w:rPr>
          <w:rFonts w:ascii="Aparajita" w:hAnsi="Aparajita" w:cs="Aparajita"/>
        </w:rPr>
        <w:t>striking</w:t>
      </w:r>
      <w:del w:id="643" w:author="Jenny Trinitapoli" w:date="2020-07-10T14:28:00Z">
        <w:r w:rsidR="00C97DB8" w:rsidDel="006B092D">
          <w:rPr>
            <w:rFonts w:ascii="Aparajita" w:hAnsi="Aparajita" w:cs="Aparajita"/>
          </w:rPr>
          <w:delText xml:space="preserve"> </w:delText>
        </w:r>
      </w:del>
      <w:ins w:id="644" w:author="Jenny Trinitapoli" w:date="2020-07-10T14:28:00Z">
        <w:r w:rsidR="006B092D">
          <w:rPr>
            <w:rFonts w:ascii="Aparajita" w:hAnsi="Aparajita" w:cs="Aparajita"/>
          </w:rPr>
          <w:t>; even though a</w:t>
        </w:r>
      </w:ins>
      <w:ins w:id="645" w:author="Jenny Trinitapoli" w:date="2020-07-10T14:48:00Z">
        <w:r w:rsidR="00600012">
          <w:rPr>
            <w:rFonts w:ascii="Aparajita" w:hAnsi="Aparajita" w:cs="Aparajita"/>
          </w:rPr>
          <w:t>n individual</w:t>
        </w:r>
      </w:ins>
      <w:ins w:id="646" w:author="Jenny Trinitapoli" w:date="2020-07-10T14:28:00Z">
        <w:r w:rsidR="006B092D">
          <w:rPr>
            <w:rFonts w:ascii="Aparajita" w:hAnsi="Aparajita" w:cs="Aparajita"/>
          </w:rPr>
          <w:t xml:space="preserve"> child’s risk of</w:t>
        </w:r>
      </w:ins>
      <w:ins w:id="647" w:author="Jenny Trinitapoli" w:date="2020-07-10T14:29:00Z">
        <w:r w:rsidR="006B092D">
          <w:rPr>
            <w:rFonts w:ascii="Aparajita" w:hAnsi="Aparajita" w:cs="Aparajita"/>
          </w:rPr>
          <w:t xml:space="preserve"> death declines precipitously after 60 months, the risk to parents remains sizable</w:t>
        </w:r>
      </w:ins>
      <w:del w:id="648" w:author="Jenny Trinitapoli" w:date="2020-07-10T14:28:00Z">
        <w:r w:rsidR="00C97DB8" w:rsidDel="006B092D">
          <w:rPr>
            <w:rFonts w:ascii="Aparajita" w:hAnsi="Aparajita" w:cs="Aparajita"/>
          </w:rPr>
          <w:delText xml:space="preserve">is how </w:delText>
        </w:r>
        <w:r w:rsidR="00E83983" w:rsidDel="006B092D">
          <w:rPr>
            <w:rFonts w:ascii="Aparajita" w:hAnsi="Aparajita" w:cs="Aparajita"/>
          </w:rPr>
          <w:delText>many more mothers have ever lost a child, relative to only those bereaved by the death of an infant or under-five year old</w:delText>
        </w:r>
      </w:del>
      <w:r w:rsidR="00E83983">
        <w:rPr>
          <w:rFonts w:ascii="Aparajita" w:hAnsi="Aparajita" w:cs="Aparajita"/>
        </w:rPr>
        <w:t xml:space="preserve">. </w:t>
      </w:r>
      <w:r w:rsidR="009D4FAF">
        <w:rPr>
          <w:rFonts w:ascii="Aparajita" w:hAnsi="Aparajita" w:cs="Aparajita"/>
        </w:rPr>
        <w:t xml:space="preserve">In </w:t>
      </w:r>
      <w:commentRangeStart w:id="649"/>
      <w:del w:id="650" w:author="Jenny Trinitapoli" w:date="2020-07-10T14:37:00Z">
        <w:r w:rsidR="009D4FAF" w:rsidDel="00DB5695">
          <w:rPr>
            <w:rFonts w:ascii="Aparajita" w:hAnsi="Aparajita" w:cs="Aparajita"/>
          </w:rPr>
          <w:delText xml:space="preserve">as many as 37 countries </w:delText>
        </w:r>
        <w:commentRangeEnd w:id="649"/>
        <w:r w:rsidR="006B092D" w:rsidDel="00DB5695">
          <w:rPr>
            <w:rStyle w:val="CommentReference"/>
            <w:rFonts w:asciiTheme="minorHAnsi" w:eastAsiaTheme="minorHAnsi" w:hAnsiTheme="minorHAnsi" w:cstheme="minorBidi"/>
          </w:rPr>
          <w:commentReference w:id="649"/>
        </w:r>
        <w:r w:rsidR="009D4FAF" w:rsidDel="00DB5695">
          <w:rPr>
            <w:rFonts w:ascii="Aparajita" w:hAnsi="Aparajita" w:cs="Aparajita"/>
          </w:rPr>
          <w:delText>across the global south</w:delText>
        </w:r>
        <w:r w:rsidR="00B52646" w:rsidDel="00DB5695">
          <w:rPr>
            <w:rFonts w:ascii="Aparajita" w:hAnsi="Aparajita" w:cs="Aparajita"/>
          </w:rPr>
          <w:delText xml:space="preserve"> more than 400 per 1,000 mothers</w:delText>
        </w:r>
        <w:r w:rsidR="00BE44DA" w:rsidDel="00DB5695">
          <w:rPr>
            <w:rFonts w:ascii="Aparajita" w:hAnsi="Aparajita" w:cs="Aparajita"/>
          </w:rPr>
          <w:delText xml:space="preserve">—40%—have </w:delText>
        </w:r>
        <w:r w:rsidR="00B52646" w:rsidDel="00DB5695">
          <w:rPr>
            <w:rFonts w:ascii="Aparajita" w:hAnsi="Aparajita" w:cs="Aparajita"/>
          </w:rPr>
          <w:delText>ever experienced a child die</w:delText>
        </w:r>
        <w:r w:rsidR="00A25B0A" w:rsidDel="00DB5695">
          <w:rPr>
            <w:rFonts w:ascii="Aparajita" w:hAnsi="Aparajita" w:cs="Aparajita"/>
          </w:rPr>
          <w:delText xml:space="preserve"> and i</w:delText>
        </w:r>
        <w:r w:rsidR="00B52646" w:rsidDel="00DB5695">
          <w:rPr>
            <w:rFonts w:ascii="Aparajita" w:hAnsi="Aparajita" w:cs="Aparajita"/>
          </w:rPr>
          <w:delText xml:space="preserve">n </w:delText>
        </w:r>
      </w:del>
      <w:r w:rsidR="00B52646">
        <w:rPr>
          <w:rFonts w:ascii="Aparajita" w:hAnsi="Aparajita" w:cs="Aparajita"/>
        </w:rPr>
        <w:t>as many 22 countries</w:t>
      </w:r>
      <w:ins w:id="651" w:author="Jenny Trinitapoli" w:date="2020-07-10T14:38:00Z">
        <w:r w:rsidR="000E2663">
          <w:rPr>
            <w:rFonts w:ascii="Aparajita" w:hAnsi="Aparajita" w:cs="Aparajita"/>
          </w:rPr>
          <w:t xml:space="preserve"> – all located in sub-Saharan Africa an</w:t>
        </w:r>
      </w:ins>
      <w:ins w:id="652" w:author="Jenny Trinitapoli" w:date="2020-07-10T14:39:00Z">
        <w:r w:rsidR="000E2663">
          <w:rPr>
            <w:rFonts w:ascii="Aparajita" w:hAnsi="Aparajita" w:cs="Aparajita"/>
          </w:rPr>
          <w:t>d the Middle East and all featuring the combination of high mortality and hi</w:t>
        </w:r>
      </w:ins>
      <w:ins w:id="653" w:author="Jenny Trinitapoli" w:date="2020-07-10T14:40:00Z">
        <w:r w:rsidR="000E2663">
          <w:rPr>
            <w:rFonts w:ascii="Aparajita" w:hAnsi="Aparajita" w:cs="Aparajita"/>
          </w:rPr>
          <w:t>gh fertility rates</w:t>
        </w:r>
      </w:ins>
      <w:ins w:id="654" w:author="Jenny Trinitapoli" w:date="2020-07-10T14:39:00Z">
        <w:r w:rsidR="000E2663">
          <w:rPr>
            <w:rFonts w:ascii="Aparajita" w:hAnsi="Aparajita" w:cs="Aparajita"/>
          </w:rPr>
          <w:t xml:space="preserve"> – </w:t>
        </w:r>
      </w:ins>
      <w:del w:id="655" w:author="Jenny Trinitapoli" w:date="2020-07-10T14:39:00Z">
        <w:r w:rsidR="00B52646" w:rsidDel="000E2663">
          <w:rPr>
            <w:rFonts w:ascii="Aparajita" w:hAnsi="Aparajita" w:cs="Aparajita"/>
          </w:rPr>
          <w:delText xml:space="preserve">, </w:delText>
        </w:r>
      </w:del>
      <w:r w:rsidR="00B52646">
        <w:rPr>
          <w:rFonts w:ascii="Aparajita" w:hAnsi="Aparajita" w:cs="Aparajita"/>
        </w:rPr>
        <w:t xml:space="preserve">more than one half of mothers have experienced </w:t>
      </w:r>
      <w:commentRangeStart w:id="656"/>
      <w:r w:rsidR="00B52646">
        <w:rPr>
          <w:rFonts w:ascii="Aparajita" w:hAnsi="Aparajita" w:cs="Aparajita"/>
        </w:rPr>
        <w:t>a child die</w:t>
      </w:r>
      <w:commentRangeEnd w:id="656"/>
      <w:r w:rsidR="00DB5695">
        <w:rPr>
          <w:rStyle w:val="CommentReference"/>
          <w:rFonts w:asciiTheme="minorHAnsi" w:eastAsiaTheme="minorHAnsi" w:hAnsiTheme="minorHAnsi" w:cstheme="minorBidi"/>
        </w:rPr>
        <w:commentReference w:id="656"/>
      </w:r>
      <w:r w:rsidR="00C97DB8">
        <w:rPr>
          <w:rFonts w:ascii="Aparajita" w:hAnsi="Aparajita" w:cs="Aparajita"/>
        </w:rPr>
        <w:t xml:space="preserve">. </w:t>
      </w:r>
      <w:del w:id="657" w:author="Jenny Trinitapoli" w:date="2020-07-10T14:31:00Z">
        <w:r w:rsidR="001D4B0F" w:rsidDel="006B092D">
          <w:rPr>
            <w:rFonts w:ascii="Aparajita" w:hAnsi="Aparajita" w:cs="Aparajita"/>
          </w:rPr>
          <w:delText>Yet</w:delText>
        </w:r>
      </w:del>
      <w:ins w:id="658" w:author="Jenny Trinitapoli" w:date="2020-07-10T14:52:00Z">
        <w:r w:rsidR="00600012">
          <w:rPr>
            <w:rFonts w:ascii="Aparajita" w:hAnsi="Aparajita" w:cs="Aparajita"/>
          </w:rPr>
          <w:t>At</w:t>
        </w:r>
      </w:ins>
      <w:ins w:id="659" w:author="Jenny Trinitapoli" w:date="2020-07-10T14:31:00Z">
        <w:r w:rsidR="006B092D">
          <w:rPr>
            <w:rFonts w:ascii="Aparajita" w:hAnsi="Aparajita" w:cs="Aparajita"/>
          </w:rPr>
          <w:t xml:space="preserve"> t</w:t>
        </w:r>
      </w:ins>
      <w:ins w:id="660" w:author="Jenny Trinitapoli" w:date="2020-07-10T14:32:00Z">
        <w:r w:rsidR="006B092D">
          <w:rPr>
            <w:rFonts w:ascii="Aparajita" w:hAnsi="Aparajita" w:cs="Aparajita"/>
          </w:rPr>
          <w:t>he other end of the spectrum</w:t>
        </w:r>
      </w:ins>
      <w:r w:rsidR="001D4B0F">
        <w:rPr>
          <w:rFonts w:ascii="Aparajita" w:hAnsi="Aparajita" w:cs="Aparajita"/>
        </w:rPr>
        <w:t xml:space="preserve">, </w:t>
      </w:r>
      <w:ins w:id="661" w:author="Jenny Trinitapoli" w:date="2020-07-10T14:35:00Z">
        <w:r w:rsidR="00A82EF1">
          <w:rPr>
            <w:rFonts w:ascii="Aparajita" w:hAnsi="Aparajita" w:cs="Aparajita"/>
          </w:rPr>
          <w:t xml:space="preserve">the reigning pattern </w:t>
        </w:r>
      </w:ins>
      <w:del w:id="662" w:author="Jenny Trinitapoli" w:date="2020-07-10T14:35:00Z">
        <w:r w:rsidR="001D4B0F" w:rsidDel="00A82EF1">
          <w:rPr>
            <w:rFonts w:ascii="Aparajita" w:hAnsi="Aparajita" w:cs="Aparajita"/>
          </w:rPr>
          <w:delText xml:space="preserve">in </w:delText>
        </w:r>
      </w:del>
      <w:del w:id="663" w:author="Jenny Trinitapoli" w:date="2020-07-10T14:32:00Z">
        <w:r w:rsidR="001D4B0F" w:rsidDel="006B092D">
          <w:rPr>
            <w:rFonts w:ascii="Aparajita" w:hAnsi="Aparajita" w:cs="Aparajita"/>
          </w:rPr>
          <w:delText xml:space="preserve">as many as </w:delText>
        </w:r>
      </w:del>
      <w:del w:id="664" w:author="Jenny Trinitapoli" w:date="2020-07-10T14:35:00Z">
        <w:r w:rsidR="001D4B0F" w:rsidDel="00A82EF1">
          <w:rPr>
            <w:rFonts w:ascii="Aparajita" w:hAnsi="Aparajita" w:cs="Aparajita"/>
          </w:rPr>
          <w:delText xml:space="preserve">48 countries </w:delText>
        </w:r>
      </w:del>
      <w:r w:rsidR="001D4B0F">
        <w:rPr>
          <w:rFonts w:ascii="Aparajita" w:hAnsi="Aparajita" w:cs="Aparajita"/>
        </w:rPr>
        <w:t xml:space="preserve">across Europe, North America, and </w:t>
      </w:r>
      <w:commentRangeStart w:id="665"/>
      <w:r w:rsidR="001D4B0F">
        <w:rPr>
          <w:rFonts w:ascii="Aparajita" w:hAnsi="Aparajita" w:cs="Aparajita"/>
        </w:rPr>
        <w:t>parts of Asia</w:t>
      </w:r>
      <w:commentRangeEnd w:id="665"/>
      <w:r w:rsidR="00600012">
        <w:rPr>
          <w:rStyle w:val="CommentReference"/>
          <w:rFonts w:asciiTheme="minorHAnsi" w:eastAsiaTheme="minorHAnsi" w:hAnsiTheme="minorHAnsi" w:cstheme="minorBidi"/>
        </w:rPr>
        <w:commentReference w:id="665"/>
      </w:r>
      <w:ins w:id="666" w:author="Jenny Trinitapoli" w:date="2020-07-10T14:35:00Z">
        <w:r w:rsidR="00A82EF1">
          <w:rPr>
            <w:rFonts w:ascii="Aparajita" w:hAnsi="Aparajita" w:cs="Aparajita"/>
          </w:rPr>
          <w:t xml:space="preserve"> (48 countries total</w:t>
        </w:r>
      </w:ins>
      <w:ins w:id="667" w:author="Jenny Trinitapoli" w:date="2020-07-10T14:40:00Z">
        <w:r w:rsidR="000E2663">
          <w:rPr>
            <w:rFonts w:ascii="Aparajita" w:hAnsi="Aparajita" w:cs="Aparajita"/>
          </w:rPr>
          <w:t>, all of which have secured high rates of child survival and low or very-low fertility</w:t>
        </w:r>
      </w:ins>
      <w:ins w:id="668" w:author="Jenny Trinitapoli" w:date="2020-07-10T14:35:00Z">
        <w:r w:rsidR="00A82EF1">
          <w:rPr>
            <w:rFonts w:ascii="Aparajita" w:hAnsi="Aparajita" w:cs="Aparajita"/>
          </w:rPr>
          <w:t>) is that</w:t>
        </w:r>
      </w:ins>
      <w:del w:id="669" w:author="Jenny Trinitapoli" w:date="2020-07-10T14:35:00Z">
        <w:r w:rsidR="001D4B0F" w:rsidDel="00A82EF1">
          <w:rPr>
            <w:rFonts w:ascii="Aparajita" w:hAnsi="Aparajita" w:cs="Aparajita"/>
          </w:rPr>
          <w:delText>,</w:delText>
        </w:r>
      </w:del>
      <w:r w:rsidR="001D4B0F">
        <w:rPr>
          <w:rFonts w:ascii="Aparajita" w:hAnsi="Aparajita" w:cs="Aparajita"/>
        </w:rPr>
        <w:t xml:space="preserve"> fewer than </w:t>
      </w:r>
      <w:commentRangeStart w:id="670"/>
      <w:r w:rsidR="001D4B0F">
        <w:rPr>
          <w:rFonts w:ascii="Aparajita" w:hAnsi="Aparajita" w:cs="Aparajita"/>
        </w:rPr>
        <w:t>50 per 1,000</w:t>
      </w:r>
      <w:del w:id="671" w:author="Jenny Trinitapoli" w:date="2020-07-10T14:36:00Z">
        <w:r w:rsidR="001D4B0F" w:rsidDel="00A82EF1">
          <w:rPr>
            <w:rFonts w:ascii="Aparajita" w:hAnsi="Aparajita" w:cs="Aparajita"/>
          </w:rPr>
          <w:delText>—</w:delText>
        </w:r>
      </w:del>
      <w:del w:id="672" w:author="Jenny Trinitapoli" w:date="2020-07-10T14:32:00Z">
        <w:r w:rsidR="001D4B0F" w:rsidDel="006B092D">
          <w:rPr>
            <w:rFonts w:ascii="Aparajita" w:hAnsi="Aparajita" w:cs="Aparajita"/>
          </w:rPr>
          <w:delText xml:space="preserve">that is, </w:delText>
        </w:r>
      </w:del>
      <w:del w:id="673" w:author="Jenny Trinitapoli" w:date="2020-07-10T14:36:00Z">
        <w:r w:rsidR="001D4B0F" w:rsidDel="00A82EF1">
          <w:rPr>
            <w:rFonts w:ascii="Aparajita" w:hAnsi="Aparajita" w:cs="Aparajita"/>
          </w:rPr>
          <w:delText>less than 5% of mothers—</w:delText>
        </w:r>
      </w:del>
      <w:ins w:id="674" w:author="Jenny Trinitapoli" w:date="2020-07-10T14:36:00Z">
        <w:r w:rsidR="00A82EF1">
          <w:rPr>
            <w:rFonts w:ascii="Aparajita" w:hAnsi="Aparajita" w:cs="Aparajita"/>
          </w:rPr>
          <w:t xml:space="preserve"> </w:t>
        </w:r>
      </w:ins>
      <w:r w:rsidR="001D4B0F">
        <w:rPr>
          <w:rFonts w:ascii="Aparajita" w:hAnsi="Aparajita" w:cs="Aparajita"/>
        </w:rPr>
        <w:t xml:space="preserve">have </w:t>
      </w:r>
      <w:commentRangeEnd w:id="670"/>
      <w:r w:rsidR="00A82EF1">
        <w:rPr>
          <w:rStyle w:val="CommentReference"/>
          <w:rFonts w:asciiTheme="minorHAnsi" w:eastAsiaTheme="minorHAnsi" w:hAnsiTheme="minorHAnsi" w:cstheme="minorBidi"/>
        </w:rPr>
        <w:commentReference w:id="670"/>
      </w:r>
      <w:r w:rsidR="001D4B0F">
        <w:rPr>
          <w:rFonts w:ascii="Aparajita" w:hAnsi="Aparajita" w:cs="Aparajita"/>
        </w:rPr>
        <w:t>ever lost a child</w:t>
      </w:r>
      <w:r w:rsidR="00FE0D45">
        <w:rPr>
          <w:rFonts w:ascii="Aparajita" w:hAnsi="Aparajita" w:cs="Aparajita"/>
        </w:rPr>
        <w:t xml:space="preserve">, reflecting the stark inequality </w:t>
      </w:r>
      <w:del w:id="675" w:author="Jenny Trinitapoli" w:date="2020-07-10T14:41:00Z">
        <w:r w:rsidR="00FE0D45" w:rsidDel="000E2663">
          <w:rPr>
            <w:rFonts w:ascii="Aparajita" w:hAnsi="Aparajita" w:cs="Aparajita"/>
          </w:rPr>
          <w:delText xml:space="preserve">in maternal experiences </w:delText>
        </w:r>
      </w:del>
      <w:r w:rsidR="00FE0D45">
        <w:rPr>
          <w:rFonts w:ascii="Aparajita" w:hAnsi="Aparajita" w:cs="Aparajita"/>
        </w:rPr>
        <w:t>th</w:t>
      </w:r>
      <w:ins w:id="676" w:author="Jenny Trinitapoli" w:date="2020-07-10T14:41:00Z">
        <w:r w:rsidR="000E2663">
          <w:rPr>
            <w:rFonts w:ascii="Aparajita" w:hAnsi="Aparajita" w:cs="Aparajita"/>
          </w:rPr>
          <w:t xml:space="preserve">is combination of </w:t>
        </w:r>
      </w:ins>
      <w:del w:id="677" w:author="Jenny Trinitapoli" w:date="2020-07-10T14:41:00Z">
        <w:r w:rsidR="00FE0D45" w:rsidDel="000E2663">
          <w:rPr>
            <w:rFonts w:ascii="Aparajita" w:hAnsi="Aparajita" w:cs="Aparajita"/>
          </w:rPr>
          <w:delText xml:space="preserve">at </w:delText>
        </w:r>
      </w:del>
      <w:r w:rsidR="00FE0D45">
        <w:rPr>
          <w:rFonts w:ascii="Aparajita" w:hAnsi="Aparajita" w:cs="Aparajita"/>
        </w:rPr>
        <w:t xml:space="preserve">mortality </w:t>
      </w:r>
      <w:r w:rsidR="00C97DB8">
        <w:rPr>
          <w:rFonts w:ascii="Aparajita" w:hAnsi="Aparajita" w:cs="Aparajita"/>
        </w:rPr>
        <w:t xml:space="preserve">and fertility </w:t>
      </w:r>
      <w:r w:rsidR="00FE0D45">
        <w:rPr>
          <w:rFonts w:ascii="Aparajita" w:hAnsi="Aparajita" w:cs="Aparajita"/>
        </w:rPr>
        <w:t>conditions generate</w:t>
      </w:r>
      <w:ins w:id="678" w:author="Jenny Trinitapoli" w:date="2020-07-10T14:41:00Z">
        <w:r w:rsidR="000E2663">
          <w:rPr>
            <w:rFonts w:ascii="Aparajita" w:hAnsi="Aparajita" w:cs="Aparajita"/>
          </w:rPr>
          <w:t xml:space="preserve"> for maternal experiences</w:t>
        </w:r>
      </w:ins>
      <w:r w:rsidR="00FE0D45">
        <w:rPr>
          <w:rFonts w:ascii="Aparajita" w:hAnsi="Aparajita" w:cs="Aparajita"/>
        </w:rPr>
        <w:t xml:space="preserve">. </w:t>
      </w:r>
    </w:p>
    <w:p w14:paraId="4AF45748" w14:textId="0C5BBFD4" w:rsidR="002E2875" w:rsidRPr="00266175" w:rsidRDefault="00380F11" w:rsidP="0002599D">
      <w:pPr>
        <w:ind w:firstLine="720"/>
        <w:rPr>
          <w:rFonts w:ascii="Aparajita" w:hAnsi="Aparajita" w:cs="Aparajita"/>
        </w:rPr>
      </w:pPr>
      <w:r w:rsidRPr="00266175">
        <w:rPr>
          <w:rFonts w:ascii="Aparajita" w:hAnsi="Aparajita" w:cs="Aparajita"/>
        </w:rPr>
        <w:t xml:space="preserve"> </w:t>
      </w:r>
    </w:p>
    <w:p w14:paraId="638B9AF1" w14:textId="7350AF5E" w:rsidR="00014B37" w:rsidRDefault="00DB5695" w:rsidP="00600012">
      <w:pPr>
        <w:pStyle w:val="CommentText"/>
        <w:rPr>
          <w:ins w:id="679" w:author="Jenny Trinitapoli" w:date="2020-07-10T15:02:00Z"/>
        </w:rPr>
      </w:pPr>
      <w:ins w:id="680" w:author="Jenny Trinitapoli" w:date="2020-07-10T14:37:00Z">
        <w:r>
          <w:t xml:space="preserve">JT: ^^ </w:t>
        </w:r>
      </w:ins>
      <w:ins w:id="681" w:author="Jenny Trinitapoli" w:date="2020-07-10T15:08:00Z">
        <w:r w:rsidR="008B63C7">
          <w:t>A n</w:t>
        </w:r>
      </w:ins>
      <w:ins w:id="682" w:author="Jenny Trinitapoli" w:date="2020-07-10T14:42:00Z">
        <w:r w:rsidR="000E2663">
          <w:t>ote about my edits to th</w:t>
        </w:r>
      </w:ins>
      <w:ins w:id="683" w:author="Jenny Trinitapoli" w:date="2020-07-10T15:56:00Z">
        <w:r w:rsidR="00771924">
          <w:t xml:space="preserve">e </w:t>
        </w:r>
      </w:ins>
      <w:ins w:id="684" w:author="Jenny Trinitapoli" w:date="2020-07-10T14:42:00Z">
        <w:r w:rsidR="000E2663">
          <w:t>paragraph</w:t>
        </w:r>
      </w:ins>
      <w:ins w:id="685" w:author="Jenny Trinitapoli" w:date="2020-07-10T15:56:00Z">
        <w:r w:rsidR="00771924">
          <w:t xml:space="preserve"> above</w:t>
        </w:r>
      </w:ins>
      <w:ins w:id="686" w:author="Jenny Trinitapoli" w:date="2020-07-10T14:42:00Z">
        <w:r w:rsidR="000E2663">
          <w:t xml:space="preserve">. </w:t>
        </w:r>
      </w:ins>
      <w:ins w:id="687" w:author="Jenny Trinitapoli" w:date="2020-07-10T14:37:00Z">
        <w:r>
          <w:t>I’m conflicted about the approach of counting up countries. 37 countries isn’t a fact that people will remember.</w:t>
        </w:r>
      </w:ins>
      <w:ins w:id="688" w:author="Jenny Trinitapoli" w:date="2020-07-10T14:42:00Z">
        <w:r w:rsidR="000E2663">
          <w:t xml:space="preserve"> In and of itself, it’s not that interesting. </w:t>
        </w:r>
      </w:ins>
      <w:ins w:id="689" w:author="Jenny Trinitapoli" w:date="2020-07-10T14:37:00Z">
        <w:r>
          <w:t>And whether these are really big or really small countries matters a lot for the global weight of this</w:t>
        </w:r>
      </w:ins>
      <w:ins w:id="690" w:author="Jenny Trinitapoli" w:date="2020-07-10T14:42:00Z">
        <w:r w:rsidR="000E2663">
          <w:t xml:space="preserve"> argument</w:t>
        </w:r>
      </w:ins>
      <w:ins w:id="691" w:author="Jenny Trinitapoli" w:date="2020-07-10T14:37:00Z">
        <w:r>
          <w:t>. E</w:t>
        </w:r>
      </w:ins>
      <w:ins w:id="692" w:author="Jenny Trinitapoli" w:date="2020-07-10T14:42:00Z">
        <w:r w:rsidR="000E2663">
          <w:t>SG</w:t>
        </w:r>
      </w:ins>
      <w:ins w:id="693" w:author="Jenny Trinitapoli" w:date="2020-07-10T14:37:00Z">
        <w:r>
          <w:t xml:space="preserve"> – you and I worked on this </w:t>
        </w:r>
      </w:ins>
      <w:ins w:id="694" w:author="Jenny Trinitapoli" w:date="2020-07-10T14:42:00Z">
        <w:r w:rsidR="000E2663">
          <w:t xml:space="preserve">a lot </w:t>
        </w:r>
      </w:ins>
      <w:ins w:id="695" w:author="Jenny Trinitapoli" w:date="2020-07-10T14:37:00Z">
        <w:r>
          <w:t>in the PNAS paper</w:t>
        </w:r>
      </w:ins>
      <w:ins w:id="696" w:author="Jenny Trinitapoli" w:date="2020-07-10T14:42:00Z">
        <w:r w:rsidR="000E2663">
          <w:t xml:space="preserve"> as we were figuring out how to write-it up</w:t>
        </w:r>
      </w:ins>
      <w:ins w:id="697" w:author="Jenny Trinitapoli" w:date="2020-07-10T14:37:00Z">
        <w:r>
          <w:t xml:space="preserve">. I think we have to use this construction </w:t>
        </w:r>
        <w:r>
          <w:lastRenderedPageBreak/>
          <w:t>sometimes, but I tr</w:t>
        </w:r>
      </w:ins>
      <w:ins w:id="698" w:author="Jenny Trinitapoli" w:date="2020-07-10T14:43:00Z">
        <w:r w:rsidR="000E2663">
          <w:t xml:space="preserve">ied here to just </w:t>
        </w:r>
      </w:ins>
      <w:ins w:id="699" w:author="Jenny Trinitapoli" w:date="2020-07-10T14:37:00Z">
        <w:r>
          <w:t xml:space="preserve">reduce the number of times we do </w:t>
        </w:r>
      </w:ins>
      <w:ins w:id="700" w:author="Jenny Trinitapoli" w:date="2020-07-10T14:43:00Z">
        <w:r w:rsidR="000E2663">
          <w:t xml:space="preserve">this – count up the countries over some threshold -- </w:t>
        </w:r>
      </w:ins>
      <w:ins w:id="701" w:author="Jenny Trinitapoli" w:date="2020-07-10T14:37:00Z">
        <w:r>
          <w:t>and instead, replace this construction with facts/insights that will be more memorable and more concrete.</w:t>
        </w:r>
      </w:ins>
      <w:ins w:id="702" w:author="Jenny Trinitapoli" w:date="2020-07-10T15:11:00Z">
        <w:r w:rsidR="001C7798">
          <w:t xml:space="preserve"> Below I added a paragraph that tried to inject specifics and also link these examples to a literature people already know. That way it doesn’t seem like we’re cherry-picking countries and examples. </w:t>
        </w:r>
      </w:ins>
    </w:p>
    <w:p w14:paraId="740EED7B" w14:textId="3B4EA926" w:rsidR="002941AE" w:rsidRDefault="002941AE" w:rsidP="001C7798">
      <w:pPr>
        <w:rPr>
          <w:rFonts w:ascii="Aparajita" w:hAnsi="Aparajita" w:cs="Aparajita"/>
        </w:rPr>
      </w:pPr>
      <w:r>
        <w:rPr>
          <w:rFonts w:ascii="Aparajita" w:hAnsi="Aparajita" w:cs="Aparajita"/>
        </w:rPr>
        <w:t xml:space="preserve">Of course, there is no “typical” country or modal mortality </w:t>
      </w:r>
      <w:r w:rsidR="003662CE">
        <w:rPr>
          <w:rFonts w:ascii="Aparajita" w:hAnsi="Aparajita" w:cs="Aparajita"/>
        </w:rPr>
        <w:t xml:space="preserve">regime </w:t>
      </w:r>
      <w:r>
        <w:rPr>
          <w:rFonts w:ascii="Aparajita" w:hAnsi="Aparajita" w:cs="Aparajita"/>
        </w:rPr>
        <w:t xml:space="preserve">when it comes to the mOM. </w:t>
      </w:r>
      <w:r w:rsidR="008B63C7">
        <w:rPr>
          <w:rFonts w:ascii="Aparajita" w:hAnsi="Aparajita" w:cs="Aparajita"/>
        </w:rPr>
        <w:t xml:space="preserve">To </w:t>
      </w:r>
      <w:r w:rsidR="00F56063">
        <w:rPr>
          <w:rFonts w:ascii="Aparajita" w:hAnsi="Aparajita" w:cs="Aparajita"/>
        </w:rPr>
        <w:t xml:space="preserve">understand </w:t>
      </w:r>
      <w:r w:rsidR="008B63C7">
        <w:rPr>
          <w:rFonts w:ascii="Aparajita" w:hAnsi="Aparajita" w:cs="Aparajita"/>
        </w:rPr>
        <w:t xml:space="preserve">the divergent experience of transitional countries, </w:t>
      </w:r>
      <w:r>
        <w:rPr>
          <w:rFonts w:ascii="Aparajita" w:hAnsi="Aparajita" w:cs="Aparajita"/>
        </w:rPr>
        <w:t xml:space="preserve">we find it </w:t>
      </w:r>
      <w:r w:rsidR="008B63C7">
        <w:rPr>
          <w:rFonts w:ascii="Aparajita" w:hAnsi="Aparajita" w:cs="Aparajita"/>
        </w:rPr>
        <w:t xml:space="preserve">helpful to </w:t>
      </w:r>
      <w:r>
        <w:rPr>
          <w:rFonts w:ascii="Aparajita" w:hAnsi="Aparajita" w:cs="Aparajita"/>
        </w:rPr>
        <w:t>examin</w:t>
      </w:r>
      <w:r w:rsidR="008B63C7">
        <w:rPr>
          <w:rFonts w:ascii="Aparajita" w:hAnsi="Aparajita" w:cs="Aparajita"/>
        </w:rPr>
        <w:t xml:space="preserve">e, in particular, </w:t>
      </w:r>
      <w:r>
        <w:rPr>
          <w:rFonts w:ascii="Aparajita" w:hAnsi="Aparajita" w:cs="Aparajita"/>
        </w:rPr>
        <w:t xml:space="preserve">the most recent mOM estimates for countries Caldwell (1986) and later Kuhn (2010) identified as “superior health achievers”: </w:t>
      </w:r>
      <w:commentRangeStart w:id="703"/>
      <w:r>
        <w:rPr>
          <w:rFonts w:ascii="Aparajita" w:hAnsi="Aparajita" w:cs="Aparajita"/>
        </w:rPr>
        <w:t>Bangladesh (414 per 1000</w:t>
      </w:r>
      <w:r w:rsidR="00C94C0B">
        <w:rPr>
          <w:rFonts w:ascii="Aparajita" w:hAnsi="Aparajita" w:cs="Aparajita"/>
        </w:rPr>
        <w:t xml:space="preserve"> in 2014</w:t>
      </w:r>
      <w:commentRangeEnd w:id="703"/>
      <w:r w:rsidR="001C7798">
        <w:rPr>
          <w:rStyle w:val="CommentReference"/>
          <w:rFonts w:asciiTheme="minorHAnsi" w:eastAsiaTheme="minorHAnsi" w:hAnsiTheme="minorHAnsi" w:cstheme="minorBidi"/>
        </w:rPr>
        <w:commentReference w:id="703"/>
      </w:r>
      <w:r>
        <w:rPr>
          <w:rFonts w:ascii="Aparajita" w:hAnsi="Aparajita" w:cs="Aparajita"/>
        </w:rPr>
        <w:t>), Paraguay (167 per 1000</w:t>
      </w:r>
      <w:r w:rsidR="00C94C0B">
        <w:rPr>
          <w:rFonts w:ascii="Aparajita" w:hAnsi="Aparajita" w:cs="Aparajita"/>
        </w:rPr>
        <w:t xml:space="preserve"> in 2016</w:t>
      </w:r>
      <w:r>
        <w:rPr>
          <w:rFonts w:ascii="Aparajita" w:hAnsi="Aparajita" w:cs="Aparajita"/>
        </w:rPr>
        <w:t>), Nicaragua (220</w:t>
      </w:r>
      <w:r w:rsidR="00C94C0B">
        <w:rPr>
          <w:rFonts w:ascii="Aparajita" w:hAnsi="Aparajita" w:cs="Aparajita"/>
        </w:rPr>
        <w:t xml:space="preserve"> per 1000 in 2016</w:t>
      </w:r>
      <w:r>
        <w:rPr>
          <w:rFonts w:ascii="Aparajita" w:hAnsi="Aparajita" w:cs="Aparajita"/>
        </w:rPr>
        <w:t>), Costa Rica (63 per 1000</w:t>
      </w:r>
      <w:r w:rsidR="00C94C0B">
        <w:rPr>
          <w:rFonts w:ascii="Aparajita" w:hAnsi="Aparajita" w:cs="Aparajita"/>
        </w:rPr>
        <w:t xml:space="preserve"> in 2016</w:t>
      </w:r>
      <w:r>
        <w:rPr>
          <w:rFonts w:ascii="Aparajita" w:hAnsi="Aparajita" w:cs="Aparajita"/>
        </w:rPr>
        <w:t>), Vietnam (126</w:t>
      </w:r>
      <w:r w:rsidR="00C94C0B">
        <w:rPr>
          <w:rFonts w:ascii="Aparajita" w:hAnsi="Aparajita" w:cs="Aparajita"/>
        </w:rPr>
        <w:t xml:space="preserve"> per 1000 in 2013</w:t>
      </w:r>
      <w:r>
        <w:rPr>
          <w:rFonts w:ascii="Aparajita" w:hAnsi="Aparajita" w:cs="Aparajita"/>
        </w:rPr>
        <w:t>)</w:t>
      </w:r>
      <w:r w:rsidR="00C94C0B">
        <w:rPr>
          <w:rFonts w:ascii="Aparajita" w:hAnsi="Aparajita" w:cs="Aparajita"/>
        </w:rPr>
        <w:t>, and Nigeria (524 in 2013)</w:t>
      </w:r>
      <w:r>
        <w:rPr>
          <w:rFonts w:ascii="Aparajita" w:hAnsi="Aparajita" w:cs="Aparajita"/>
        </w:rPr>
        <w:t xml:space="preserve">. </w:t>
      </w:r>
      <w:r w:rsidR="008B63C7">
        <w:rPr>
          <w:rFonts w:ascii="Aparajita" w:hAnsi="Aparajita" w:cs="Aparajita"/>
        </w:rPr>
        <w:t>During the past 30 years, all of these countries experienced astonishing declines in both mortality and fertility rates</w:t>
      </w:r>
      <w:ins w:id="704" w:author="Jenny Trinitapoli" w:date="2020-07-11T11:02:00Z">
        <w:r w:rsidR="00C67F4A">
          <w:rPr>
            <w:rFonts w:ascii="Aparajita" w:hAnsi="Aparajita" w:cs="Aparajita"/>
          </w:rPr>
          <w:t xml:space="preserve"> --</w:t>
        </w:r>
      </w:ins>
      <w:del w:id="705" w:author="Jenny Trinitapoli" w:date="2020-07-11T11:02:00Z">
        <w:r w:rsidR="00F56063" w:rsidDel="00C67F4A">
          <w:rPr>
            <w:rFonts w:ascii="Aparajita" w:hAnsi="Aparajita" w:cs="Aparajita"/>
          </w:rPr>
          <w:delText>;</w:delText>
        </w:r>
      </w:del>
      <w:r w:rsidR="00F56063">
        <w:rPr>
          <w:rFonts w:ascii="Aparajita" w:hAnsi="Aparajita" w:cs="Aparajita"/>
        </w:rPr>
        <w:t xml:space="preserve"> declines</w:t>
      </w:r>
      <w:r w:rsidR="007E39A0">
        <w:rPr>
          <w:rFonts w:ascii="Aparajita" w:hAnsi="Aparajita" w:cs="Aparajita"/>
        </w:rPr>
        <w:t xml:space="preserve"> that have been </w:t>
      </w:r>
      <w:r w:rsidR="003662CE">
        <w:rPr>
          <w:rFonts w:ascii="Aparajita" w:hAnsi="Aparajita" w:cs="Aparajita"/>
        </w:rPr>
        <w:t>touted</w:t>
      </w:r>
      <w:r w:rsidR="007E39A0">
        <w:rPr>
          <w:rFonts w:ascii="Aparajita" w:hAnsi="Aparajita" w:cs="Aparajita"/>
        </w:rPr>
        <w:t xml:space="preserve"> as exemplary by the global health community</w:t>
      </w:r>
      <w:r w:rsidR="008B63C7">
        <w:rPr>
          <w:rFonts w:ascii="Aparajita" w:hAnsi="Aparajita" w:cs="Aparajita"/>
        </w:rPr>
        <w:t xml:space="preserve">. </w:t>
      </w:r>
      <w:r w:rsidR="007E39A0">
        <w:rPr>
          <w:rFonts w:ascii="Aparajita" w:hAnsi="Aparajita" w:cs="Aparajita"/>
        </w:rPr>
        <w:t>The mOM estimates show, however, that t</w:t>
      </w:r>
      <w:r>
        <w:rPr>
          <w:rFonts w:ascii="Aparajita" w:hAnsi="Aparajita" w:cs="Aparajita"/>
        </w:rPr>
        <w:t>he legacy of higher morality</w:t>
      </w:r>
      <w:r w:rsidR="007E39A0">
        <w:rPr>
          <w:rFonts w:ascii="Aparajita" w:hAnsi="Aparajita" w:cs="Aparajita"/>
        </w:rPr>
        <w:t xml:space="preserve"> </w:t>
      </w:r>
      <w:r>
        <w:rPr>
          <w:rFonts w:ascii="Aparajita" w:hAnsi="Aparajita" w:cs="Aparajita"/>
        </w:rPr>
        <w:t xml:space="preserve">is still very present in the lives of </w:t>
      </w:r>
      <w:r w:rsidR="008B63C7">
        <w:rPr>
          <w:rFonts w:ascii="Aparajita" w:hAnsi="Aparajita" w:cs="Aparajita"/>
        </w:rPr>
        <w:t xml:space="preserve">the </w:t>
      </w:r>
      <w:r>
        <w:rPr>
          <w:rFonts w:ascii="Aparajita" w:hAnsi="Aparajita" w:cs="Aparajita"/>
        </w:rPr>
        <w:t>mothers</w:t>
      </w:r>
      <w:r w:rsidR="008B63C7">
        <w:rPr>
          <w:rFonts w:ascii="Aparajita" w:hAnsi="Aparajita" w:cs="Aparajita"/>
        </w:rPr>
        <w:t xml:space="preserve"> now aged 45-49</w:t>
      </w:r>
      <w:r w:rsidR="00C94C0B">
        <w:rPr>
          <w:rFonts w:ascii="Aparajita" w:hAnsi="Aparajita" w:cs="Aparajita"/>
        </w:rPr>
        <w:t xml:space="preserve">; </w:t>
      </w:r>
      <w:r w:rsidR="007E39A0">
        <w:rPr>
          <w:rFonts w:ascii="Aparajita" w:hAnsi="Aparajita" w:cs="Aparajita"/>
        </w:rPr>
        <w:t xml:space="preserve">furthermore, </w:t>
      </w:r>
      <w:r w:rsidR="00C94C0B">
        <w:rPr>
          <w:rFonts w:ascii="Aparajita" w:hAnsi="Aparajita" w:cs="Aparajita"/>
        </w:rPr>
        <w:t xml:space="preserve">despite their similar </w:t>
      </w:r>
      <w:r w:rsidR="008B63C7">
        <w:rPr>
          <w:rFonts w:ascii="Aparajita" w:hAnsi="Aparajita" w:cs="Aparajita"/>
        </w:rPr>
        <w:t xml:space="preserve">trajectories, the </w:t>
      </w:r>
      <w:r w:rsidR="00C94C0B">
        <w:rPr>
          <w:rFonts w:ascii="Aparajita" w:hAnsi="Aparajita" w:cs="Aparajita"/>
        </w:rPr>
        <w:t xml:space="preserve">mOM </w:t>
      </w:r>
      <w:r w:rsidR="008B63C7">
        <w:rPr>
          <w:rFonts w:ascii="Aparajita" w:hAnsi="Aparajita" w:cs="Aparajita"/>
        </w:rPr>
        <w:t xml:space="preserve">estimates </w:t>
      </w:r>
      <w:r w:rsidR="00C94C0B">
        <w:rPr>
          <w:rFonts w:ascii="Aparajita" w:hAnsi="Aparajita" w:cs="Aparajita"/>
        </w:rPr>
        <w:t xml:space="preserve">for these countries </w:t>
      </w:r>
      <w:r w:rsidR="00FD7066">
        <w:rPr>
          <w:rFonts w:ascii="Aparajita" w:hAnsi="Aparajita" w:cs="Aparajita"/>
        </w:rPr>
        <w:t xml:space="preserve">diverge considerably from one </w:t>
      </w:r>
      <w:commentRangeStart w:id="706"/>
      <w:r w:rsidR="00FD7066">
        <w:rPr>
          <w:rFonts w:ascii="Aparajita" w:hAnsi="Aparajita" w:cs="Aparajita"/>
        </w:rPr>
        <w:t>another</w:t>
      </w:r>
      <w:commentRangeEnd w:id="706"/>
      <w:r w:rsidR="007A018E">
        <w:rPr>
          <w:rStyle w:val="CommentReference"/>
          <w:rFonts w:asciiTheme="minorHAnsi" w:eastAsiaTheme="minorHAnsi" w:hAnsiTheme="minorHAnsi" w:cstheme="minorBidi"/>
        </w:rPr>
        <w:commentReference w:id="706"/>
      </w:r>
      <w:r w:rsidR="008B63C7">
        <w:rPr>
          <w:rFonts w:ascii="Aparajita" w:hAnsi="Aparajita" w:cs="Aparajita"/>
        </w:rPr>
        <w:t>.</w:t>
      </w:r>
      <w:r>
        <w:rPr>
          <w:rFonts w:ascii="Aparajita" w:hAnsi="Aparajita" w:cs="Aparajita"/>
        </w:rPr>
        <w:t xml:space="preserve"> </w:t>
      </w:r>
    </w:p>
    <w:p w14:paraId="25B355A9" w14:textId="77777777" w:rsidR="002941AE" w:rsidRPr="00FD7066" w:rsidRDefault="002941AE" w:rsidP="00FD7066">
      <w:pPr>
        <w:pStyle w:val="CommentText"/>
      </w:pPr>
    </w:p>
    <w:p w14:paraId="3538CFE6" w14:textId="77777777" w:rsidR="00DB5695" w:rsidRPr="00266175" w:rsidRDefault="00DB5695" w:rsidP="00A60CE6">
      <w:pPr>
        <w:rPr>
          <w:rFonts w:ascii="Aparajita" w:hAnsi="Aparajita" w:cs="Aparajita"/>
          <w:b/>
          <w:bCs/>
        </w:rPr>
      </w:pPr>
    </w:p>
    <w:p w14:paraId="61C043BA" w14:textId="02309D87" w:rsidR="007E3CFD" w:rsidRDefault="00573D92" w:rsidP="00A60CE6">
      <w:pPr>
        <w:rPr>
          <w:rFonts w:ascii="Aparajita" w:hAnsi="Aparajita" w:cs="Aparajita"/>
        </w:rPr>
      </w:pPr>
      <w:commentRangeStart w:id="707"/>
      <w:r w:rsidRPr="00266175">
        <w:rPr>
          <w:rFonts w:ascii="Aparajita" w:hAnsi="Aparajita" w:cs="Aparajita"/>
          <w:b/>
          <w:bCs/>
        </w:rPr>
        <w:t>Discussion</w:t>
      </w:r>
      <w:commentRangeEnd w:id="707"/>
      <w:r w:rsidR="003068B2">
        <w:rPr>
          <w:rStyle w:val="CommentReference"/>
          <w:rFonts w:asciiTheme="minorHAnsi" w:eastAsiaTheme="minorHAnsi" w:hAnsiTheme="minorHAnsi" w:cstheme="minorBidi"/>
        </w:rPr>
        <w:commentReference w:id="707"/>
      </w:r>
      <w:r w:rsidRPr="00266175">
        <w:rPr>
          <w:rFonts w:ascii="Aparajita" w:hAnsi="Aparajita" w:cs="Aparajita"/>
        </w:rPr>
        <w:t xml:space="preserve"> </w:t>
      </w:r>
      <w:r w:rsidR="00FD7066" w:rsidRPr="00F56063">
        <w:rPr>
          <w:rFonts w:ascii="Aparajita" w:hAnsi="Aparajita" w:cs="Aparajita"/>
          <w:highlight w:val="yellow"/>
        </w:rPr>
        <w:t xml:space="preserve">JT ADDING: I agreed with your note, Emily. </w:t>
      </w:r>
      <w:r w:rsidR="001972D9">
        <w:rPr>
          <w:rFonts w:ascii="Aparajita" w:hAnsi="Aparajita" w:cs="Aparajita"/>
          <w:highlight w:val="yellow"/>
        </w:rPr>
        <w:t xml:space="preserve">Since </w:t>
      </w:r>
      <w:r w:rsidR="00FD7066" w:rsidRPr="00F56063">
        <w:rPr>
          <w:rFonts w:ascii="Aparajita" w:hAnsi="Aparajita" w:cs="Aparajita"/>
          <w:highlight w:val="yellow"/>
        </w:rPr>
        <w:t xml:space="preserve">‘convergence” isn’t really our </w:t>
      </w:r>
      <w:r w:rsidR="001972D9">
        <w:rPr>
          <w:rFonts w:ascii="Aparajita" w:hAnsi="Aparajita" w:cs="Aparajita"/>
          <w:highlight w:val="yellow"/>
        </w:rPr>
        <w:t>big idea here,</w:t>
      </w:r>
      <w:r w:rsidR="00FD7066" w:rsidRPr="00F56063">
        <w:rPr>
          <w:rFonts w:ascii="Aparajita" w:hAnsi="Aparajita" w:cs="Aparajita"/>
          <w:highlight w:val="yellow"/>
        </w:rPr>
        <w:t xml:space="preserve"> we </w:t>
      </w:r>
      <w:r w:rsidR="00FD7066" w:rsidRPr="00C67F4A">
        <w:rPr>
          <w:rFonts w:ascii="Aparajita" w:hAnsi="Aparajita" w:cs="Aparajita"/>
          <w:highlight w:val="yellow"/>
        </w:rPr>
        <w:t xml:space="preserve">probably don’t want to open and close the paper with that idea. </w:t>
      </w:r>
      <w:r w:rsidR="00F56063" w:rsidRPr="00C67F4A">
        <w:rPr>
          <w:rFonts w:ascii="Aparajita" w:hAnsi="Aparajita" w:cs="Aparajita"/>
          <w:highlight w:val="yellow"/>
        </w:rPr>
        <w:t xml:space="preserve">Below I’ve </w:t>
      </w:r>
      <w:r w:rsidR="00FD7066" w:rsidRPr="00C67F4A">
        <w:rPr>
          <w:rFonts w:ascii="Aparajita" w:hAnsi="Aparajita" w:cs="Aparajita"/>
          <w:highlight w:val="yellow"/>
        </w:rPr>
        <w:t>attempt</w:t>
      </w:r>
      <w:r w:rsidR="00F56063" w:rsidRPr="00C67F4A">
        <w:rPr>
          <w:rFonts w:ascii="Aparajita" w:hAnsi="Aparajita" w:cs="Aparajita"/>
          <w:highlight w:val="yellow"/>
        </w:rPr>
        <w:t>ed</w:t>
      </w:r>
      <w:r w:rsidR="00FD7066" w:rsidRPr="00C67F4A">
        <w:rPr>
          <w:rFonts w:ascii="Aparajita" w:hAnsi="Aparajita" w:cs="Aparajita"/>
          <w:highlight w:val="yellow"/>
        </w:rPr>
        <w:t xml:space="preserve"> something a little different.</w:t>
      </w:r>
      <w:r w:rsidR="00F56063" w:rsidRPr="00C67F4A">
        <w:rPr>
          <w:rFonts w:ascii="Aparajita" w:hAnsi="Aparajita" w:cs="Aparajita"/>
          <w:highlight w:val="yellow"/>
        </w:rPr>
        <w:t xml:space="preserve"> It’s a big swing, </w:t>
      </w:r>
      <w:r w:rsidR="00937826">
        <w:rPr>
          <w:rFonts w:ascii="Aparajita" w:hAnsi="Aparajita" w:cs="Aparajita"/>
          <w:highlight w:val="yellow"/>
        </w:rPr>
        <w:t xml:space="preserve">tying this </w:t>
      </w:r>
      <w:r w:rsidR="00F56063" w:rsidRPr="00C67F4A">
        <w:rPr>
          <w:rFonts w:ascii="Aparajita" w:hAnsi="Aparajita" w:cs="Aparajita"/>
          <w:highlight w:val="yellow"/>
        </w:rPr>
        <w:t>back to a foundational text. But I think it’s correct and will be compelling to Demography or PDR readers.</w:t>
      </w:r>
      <w:r w:rsidR="00C67F4A" w:rsidRPr="00C67F4A">
        <w:rPr>
          <w:rFonts w:ascii="Aparajita" w:hAnsi="Aparajita" w:cs="Aparajita"/>
          <w:highlight w:val="yellow"/>
        </w:rPr>
        <w:t xml:space="preserve"> LMK what you think!</w:t>
      </w:r>
    </w:p>
    <w:p w14:paraId="012E676C" w14:textId="77777777" w:rsidR="00C01278" w:rsidRPr="00266175" w:rsidRDefault="00C01278" w:rsidP="00A60CE6">
      <w:pPr>
        <w:rPr>
          <w:rFonts w:ascii="Aparajita" w:hAnsi="Aparajita" w:cs="Aparajita"/>
        </w:rPr>
      </w:pPr>
    </w:p>
    <w:p w14:paraId="6979C51B" w14:textId="059617AD" w:rsidR="009923A3" w:rsidRDefault="00A26C45" w:rsidP="006A2310">
      <w:pPr>
        <w:rPr>
          <w:ins w:id="708" w:author="Jenny Trinitapoli" w:date="2020-07-10T13:25:00Z"/>
          <w:rFonts w:ascii="Aparajita" w:hAnsi="Aparajita" w:cs="Aparajita"/>
        </w:rPr>
      </w:pPr>
      <w:ins w:id="709" w:author="Jenny Trinitapoli" w:date="2020-07-10T13:19:00Z">
        <w:r>
          <w:rPr>
            <w:rFonts w:ascii="Aparajita" w:hAnsi="Aparajita" w:cs="Aparajita"/>
          </w:rPr>
          <w:t xml:space="preserve">Macro-level mortality tends have been a cornerstone of </w:t>
        </w:r>
      </w:ins>
      <w:del w:id="710" w:author="Jenny Trinitapoli" w:date="2020-07-10T13:19:00Z">
        <w:r w:rsidR="00CB5D5D" w:rsidDel="00A26C45">
          <w:rPr>
            <w:rFonts w:ascii="Aparajita" w:hAnsi="Aparajita" w:cs="Aparajita"/>
          </w:rPr>
          <w:delText xml:space="preserve">Demographers </w:delText>
        </w:r>
      </w:del>
      <w:ins w:id="711" w:author="Jenny Trinitapoli" w:date="2020-07-10T13:19:00Z">
        <w:r>
          <w:rPr>
            <w:rFonts w:ascii="Aparajita" w:hAnsi="Aparajita" w:cs="Aparajita"/>
          </w:rPr>
          <w:t xml:space="preserve">demographic research since </w:t>
        </w:r>
      </w:ins>
      <w:ins w:id="712" w:author="Jenny Trinitapoli" w:date="2020-07-10T13:20:00Z">
        <w:r>
          <w:rPr>
            <w:rFonts w:ascii="Aparajita" w:hAnsi="Aparajita" w:cs="Aparajita"/>
          </w:rPr>
          <w:t xml:space="preserve">John </w:t>
        </w:r>
      </w:ins>
      <w:ins w:id="713" w:author="Jenny Trinitapoli" w:date="2020-07-10T13:19:00Z">
        <w:r>
          <w:rPr>
            <w:rFonts w:ascii="Aparajita" w:hAnsi="Aparajita" w:cs="Aparajita"/>
          </w:rPr>
          <w:t xml:space="preserve">Graunt’s </w:t>
        </w:r>
        <w:r w:rsidRPr="009D42EE">
          <w:rPr>
            <w:rFonts w:ascii="Aparajita" w:hAnsi="Aparajita" w:cs="Aparajita"/>
            <w:i/>
            <w:iCs/>
            <w:rPrChange w:id="714" w:author="Jenny Trinitapoli" w:date="2020-07-10T13:25:00Z">
              <w:rPr>
                <w:rFonts w:ascii="Aparajita" w:hAnsi="Aparajita" w:cs="Aparajita"/>
              </w:rPr>
            </w:rPrChange>
          </w:rPr>
          <w:t>Bills of Mortality</w:t>
        </w:r>
      </w:ins>
      <w:ins w:id="715" w:author="Jenny Trinitapoli" w:date="2020-07-10T13:20:00Z">
        <w:r>
          <w:rPr>
            <w:rFonts w:ascii="Aparajita" w:hAnsi="Aparajita" w:cs="Aparajita"/>
          </w:rPr>
          <w:t>; only recently, however</w:t>
        </w:r>
      </w:ins>
      <w:ins w:id="716" w:author="Jenny Trinitapoli" w:date="2020-07-12T11:50:00Z">
        <w:r w:rsidR="00937826">
          <w:rPr>
            <w:rFonts w:ascii="Aparajita" w:hAnsi="Aparajita" w:cs="Aparajita"/>
          </w:rPr>
          <w:t>,</w:t>
        </w:r>
      </w:ins>
      <w:ins w:id="717" w:author="Jenny Trinitapoli" w:date="2020-07-10T13:20:00Z">
        <w:r>
          <w:rPr>
            <w:rFonts w:ascii="Aparajita" w:hAnsi="Aparajita" w:cs="Aparajita"/>
          </w:rPr>
          <w:t xml:space="preserve"> have population scholars </w:t>
        </w:r>
      </w:ins>
      <w:del w:id="718" w:author="Jenny Trinitapoli" w:date="2020-07-10T13:19:00Z">
        <w:r w:rsidR="00CB5D5D" w:rsidDel="00A26C45">
          <w:rPr>
            <w:rFonts w:ascii="Aparajita" w:hAnsi="Aparajita" w:cs="Aparajita"/>
          </w:rPr>
          <w:delText>have long studied macro-level mortality trends</w:delText>
        </w:r>
      </w:del>
      <w:del w:id="719" w:author="Jenny Trinitapoli" w:date="2020-07-10T13:20:00Z">
        <w:r w:rsidR="00BE44DA" w:rsidDel="00A26C45">
          <w:rPr>
            <w:rFonts w:ascii="Aparajita" w:hAnsi="Aparajita" w:cs="Aparajita"/>
          </w:rPr>
          <w:delText xml:space="preserve">, </w:delText>
        </w:r>
      </w:del>
      <w:del w:id="720" w:author="Jenny Trinitapoli" w:date="2020-07-10T13:15:00Z">
        <w:r w:rsidR="00BE44DA" w:rsidDel="00A26C45">
          <w:rPr>
            <w:rFonts w:ascii="Aparajita" w:hAnsi="Aparajita" w:cs="Aparajita"/>
          </w:rPr>
          <w:delText>noting</w:delText>
        </w:r>
        <w:r w:rsidR="00C97DB8" w:rsidDel="00A26C45">
          <w:rPr>
            <w:rFonts w:ascii="Aparajita" w:hAnsi="Aparajita" w:cs="Aparajita"/>
          </w:rPr>
          <w:delText xml:space="preserve"> </w:delText>
        </w:r>
        <w:r w:rsidR="00BE44DA" w:rsidDel="00A26C45">
          <w:rPr>
            <w:rFonts w:ascii="Aparajita" w:hAnsi="Aparajita" w:cs="Aparajita"/>
          </w:rPr>
          <w:delText>patterns of</w:delText>
        </w:r>
        <w:r w:rsidR="00C97DB8" w:rsidDel="00A26C45">
          <w:rPr>
            <w:rFonts w:ascii="Aparajita" w:hAnsi="Aparajita" w:cs="Aparajita"/>
          </w:rPr>
          <w:delText xml:space="preserve"> global demographic convergence; </w:delText>
        </w:r>
      </w:del>
      <w:del w:id="721" w:author="Jenny Trinitapoli" w:date="2020-07-10T13:07:00Z">
        <w:r w:rsidR="00C97DB8" w:rsidDel="00CE1FAA">
          <w:rPr>
            <w:rFonts w:ascii="Aparajita" w:hAnsi="Aparajita" w:cs="Aparajita"/>
          </w:rPr>
          <w:delText xml:space="preserve">however, more </w:delText>
        </w:r>
      </w:del>
      <w:del w:id="722" w:author="Jenny Trinitapoli" w:date="2020-07-10T13:20:00Z">
        <w:r w:rsidR="00CB5D5D" w:rsidDel="00A26C45">
          <w:rPr>
            <w:rFonts w:ascii="Aparajita" w:hAnsi="Aparajita" w:cs="Aparajita"/>
          </w:rPr>
          <w:delText>recently</w:delText>
        </w:r>
      </w:del>
      <w:del w:id="723" w:author="Jenny Trinitapoli" w:date="2020-07-10T13:07:00Z">
        <w:r w:rsidR="00C97DB8" w:rsidDel="00CE1FAA">
          <w:rPr>
            <w:rFonts w:ascii="Aparajita" w:hAnsi="Aparajita" w:cs="Aparajita"/>
          </w:rPr>
          <w:delText>,</w:delText>
        </w:r>
        <w:r w:rsidR="00CB5D5D" w:rsidDel="00CE1FAA">
          <w:rPr>
            <w:rFonts w:ascii="Aparajita" w:hAnsi="Aparajita" w:cs="Aparajita"/>
          </w:rPr>
          <w:delText xml:space="preserve"> studies</w:delText>
        </w:r>
        <w:r w:rsidR="00C97DB8" w:rsidDel="00CE1FAA">
          <w:rPr>
            <w:rFonts w:ascii="Aparajita" w:hAnsi="Aparajita" w:cs="Aparajita"/>
          </w:rPr>
          <w:delText xml:space="preserve"> have</w:delText>
        </w:r>
        <w:r w:rsidR="00CB5D5D" w:rsidDel="00CE1FAA">
          <w:rPr>
            <w:rFonts w:ascii="Aparajita" w:hAnsi="Aparajita" w:cs="Aparajita"/>
          </w:rPr>
          <w:delText xml:space="preserve"> </w:delText>
        </w:r>
      </w:del>
      <w:r w:rsidR="00C921A2">
        <w:rPr>
          <w:rFonts w:ascii="Aparajita" w:hAnsi="Aparajita" w:cs="Aparajita"/>
        </w:rPr>
        <w:t>begun</w:t>
      </w:r>
      <w:r w:rsidR="00CB5D5D">
        <w:rPr>
          <w:rFonts w:ascii="Aparajita" w:hAnsi="Aparajita" w:cs="Aparajita"/>
        </w:rPr>
        <w:t xml:space="preserve"> to track mortality conditions from the perspective of the surviving population. </w:t>
      </w:r>
      <w:ins w:id="724" w:author="Jenny Trinitapoli" w:date="2020-07-10T13:07:00Z">
        <w:r w:rsidR="00CE1FAA">
          <w:rPr>
            <w:rFonts w:ascii="Aparajita" w:hAnsi="Aparajita" w:cs="Aparajita"/>
          </w:rPr>
          <w:t xml:space="preserve">Doing so represents a departure from the </w:t>
        </w:r>
      </w:ins>
      <w:del w:id="725" w:author="Jenny Trinitapoli" w:date="2020-07-10T13:07:00Z">
        <w:r w:rsidR="00C97DB8" w:rsidDel="00CE1FAA">
          <w:rPr>
            <w:rFonts w:ascii="Aparajita" w:hAnsi="Aparajita" w:cs="Aparajita"/>
          </w:rPr>
          <w:delText>That is, expanding</w:delText>
        </w:r>
        <w:r w:rsidR="00CB5D5D" w:rsidDel="00CE1FAA">
          <w:rPr>
            <w:rFonts w:ascii="Aparajita" w:hAnsi="Aparajita" w:cs="Aparajita"/>
          </w:rPr>
          <w:delText xml:space="preserve"> beyond an </w:delText>
        </w:r>
      </w:del>
      <w:r w:rsidR="00CB5D5D">
        <w:rPr>
          <w:rFonts w:ascii="Aparajita" w:hAnsi="Aparajita" w:cs="Aparajita"/>
        </w:rPr>
        <w:t>individual-risk framework</w:t>
      </w:r>
      <w:ins w:id="726" w:author="Jenny Trinitapoli" w:date="2020-07-10T13:08:00Z">
        <w:r w:rsidR="00CE1FAA">
          <w:rPr>
            <w:rFonts w:ascii="Aparajita" w:hAnsi="Aparajita" w:cs="Aparajita"/>
          </w:rPr>
          <w:t xml:space="preserve"> that has characterized our discipline</w:t>
        </w:r>
      </w:ins>
      <w:ins w:id="727" w:author="Jenny Trinitapoli" w:date="2020-07-10T13:11:00Z">
        <w:r w:rsidR="00CE1FAA">
          <w:rPr>
            <w:rFonts w:ascii="Aparajita" w:hAnsi="Aparajita" w:cs="Aparajita"/>
          </w:rPr>
          <w:t xml:space="preserve"> for the past 50 years</w:t>
        </w:r>
      </w:ins>
      <w:ins w:id="728" w:author="Jenny Trinitapoli" w:date="2020-07-10T13:20:00Z">
        <w:r>
          <w:rPr>
            <w:rFonts w:ascii="Aparajita" w:hAnsi="Aparajita" w:cs="Aparajita"/>
          </w:rPr>
          <w:t xml:space="preserve">, but it also </w:t>
        </w:r>
        <w:r w:rsidRPr="00C5710E">
          <w:rPr>
            <w:rFonts w:ascii="Aparajita" w:hAnsi="Aparajita" w:cs="Aparajita"/>
          </w:rPr>
          <w:t>represents a return to some of the core concerns that motivat</w:t>
        </w:r>
      </w:ins>
      <w:ins w:id="729" w:author="Jenny Trinitapoli" w:date="2020-07-10T13:21:00Z">
        <w:r w:rsidRPr="00C5710E">
          <w:rPr>
            <w:rFonts w:ascii="Aparajita" w:hAnsi="Aparajita" w:cs="Aparajita"/>
          </w:rPr>
          <w:t>ed the formalization of mor</w:t>
        </w:r>
      </w:ins>
      <w:ins w:id="730" w:author="MPIDR_D\Zagheni" w:date="2020-07-14T18:09:00Z">
        <w:r w:rsidR="00414309">
          <w:rPr>
            <w:rFonts w:ascii="Aparajita" w:hAnsi="Aparajita" w:cs="Aparajita"/>
          </w:rPr>
          <w:t>t</w:t>
        </w:r>
      </w:ins>
      <w:ins w:id="731" w:author="Jenny Trinitapoli" w:date="2020-07-10T13:21:00Z">
        <w:r w:rsidRPr="00C5710E">
          <w:rPr>
            <w:rFonts w:ascii="Aparajita" w:hAnsi="Aparajita" w:cs="Aparajita"/>
          </w:rPr>
          <w:t xml:space="preserve">ality research </w:t>
        </w:r>
      </w:ins>
      <w:ins w:id="732" w:author="Jenny Trinitapoli" w:date="2020-07-10T13:25:00Z">
        <w:r w:rsidR="009D42EE" w:rsidRPr="00C5710E">
          <w:rPr>
            <w:rFonts w:ascii="Aparajita" w:hAnsi="Aparajita" w:cs="Aparajita"/>
          </w:rPr>
          <w:t>over 350 years ago</w:t>
        </w:r>
      </w:ins>
      <w:ins w:id="733" w:author="Jenny Trinitapoli" w:date="2020-07-10T13:08:00Z">
        <w:r w:rsidR="00CE1FAA" w:rsidRPr="00C5710E">
          <w:rPr>
            <w:rFonts w:ascii="Aparajita" w:hAnsi="Aparajita" w:cs="Aparajita"/>
          </w:rPr>
          <w:t xml:space="preserve">. </w:t>
        </w:r>
      </w:ins>
      <w:ins w:id="734" w:author="Jenny Trinitapoli" w:date="2020-07-10T14:47:00Z">
        <w:r w:rsidR="00600012" w:rsidRPr="00C5710E">
          <w:rPr>
            <w:rFonts w:ascii="Aparajita" w:hAnsi="Aparajita" w:cs="Aparajita"/>
          </w:rPr>
          <w:t>When</w:t>
        </w:r>
      </w:ins>
      <w:ins w:id="735" w:author="Jenny Trinitapoli" w:date="2020-07-10T14:46:00Z">
        <w:r w:rsidR="00600012" w:rsidRPr="00C5710E">
          <w:rPr>
            <w:rFonts w:ascii="Aparajita" w:hAnsi="Aparajita" w:cs="Aparajita"/>
          </w:rPr>
          <w:t xml:space="preserve"> Graunt observed</w:t>
        </w:r>
      </w:ins>
      <w:ins w:id="736" w:author="Jenny Trinitapoli" w:date="2020-07-10T14:47:00Z">
        <w:r w:rsidR="00600012" w:rsidRPr="00C5710E">
          <w:rPr>
            <w:rFonts w:ascii="Aparajita" w:hAnsi="Aparajita" w:cs="Aparajita"/>
          </w:rPr>
          <w:t xml:space="preserve"> that</w:t>
        </w:r>
      </w:ins>
      <w:ins w:id="737" w:author="Jenny Trinitapoli" w:date="2020-07-10T14:46:00Z">
        <w:r w:rsidR="00600012" w:rsidRPr="00C5710E">
          <w:rPr>
            <w:rFonts w:ascii="Aparajita" w:hAnsi="Aparajita" w:cs="Aparajita"/>
          </w:rPr>
          <w:t xml:space="preserve"> </w:t>
        </w:r>
      </w:ins>
      <w:ins w:id="738" w:author="Jenny Trinitapoli" w:date="2020-07-10T14:45:00Z">
        <w:r w:rsidR="00600012" w:rsidRPr="00C5710E">
          <w:rPr>
            <w:rFonts w:ascii="Aparajita" w:hAnsi="Aparajita" w:cs="Aparajita"/>
          </w:rPr>
          <w:t>“</w:t>
        </w:r>
      </w:ins>
      <w:ins w:id="739" w:author="Jenny Trinitapoli" w:date="2020-07-10T14:46:00Z">
        <w:r w:rsidR="00600012" w:rsidRPr="00C5710E">
          <w:rPr>
            <w:rFonts w:ascii="Aparajita" w:hAnsi="Aparajita" w:cs="Aparajita"/>
          </w:rPr>
          <w:t xml:space="preserve">…most of them who constantly took in the weekly Bills of Mortality made little other use of them than to look at the foot how the burials increased or decreased….” </w:t>
        </w:r>
      </w:ins>
      <w:ins w:id="740" w:author="Jenny Trinitapoli" w:date="2020-07-10T14:47:00Z">
        <w:r w:rsidR="00600012" w:rsidRPr="00C5710E">
          <w:rPr>
            <w:rFonts w:ascii="Aparajita" w:hAnsi="Aparajita" w:cs="Aparajita"/>
          </w:rPr>
          <w:t>he understood that m</w:t>
        </w:r>
      </w:ins>
      <w:ins w:id="741" w:author="Jenny Trinitapoli" w:date="2020-07-10T14:46:00Z">
        <w:r w:rsidR="00600012" w:rsidRPr="00C5710E">
          <w:rPr>
            <w:rFonts w:ascii="Aparajita" w:hAnsi="Aparajita" w:cs="Aparajita"/>
          </w:rPr>
          <w:t xml:space="preserve">ortality statistics </w:t>
        </w:r>
      </w:ins>
      <w:ins w:id="742" w:author="Jenny Trinitapoli" w:date="2020-07-11T12:05:00Z">
        <w:r w:rsidR="00577D1A">
          <w:rPr>
            <w:rFonts w:ascii="Aparajita" w:hAnsi="Aparajita" w:cs="Aparajita"/>
          </w:rPr>
          <w:t>have importance</w:t>
        </w:r>
      </w:ins>
      <w:ins w:id="743" w:author="Jenny Trinitapoli" w:date="2020-07-10T15:30:00Z">
        <w:r w:rsidR="00E40A00">
          <w:rPr>
            <w:rFonts w:ascii="Aparajita" w:hAnsi="Aparajita" w:cs="Aparajita"/>
          </w:rPr>
          <w:t xml:space="preserve"> </w:t>
        </w:r>
      </w:ins>
      <w:ins w:id="744" w:author="Jenny Trinitapoli" w:date="2020-07-11T12:03:00Z">
        <w:r w:rsidR="00BF511E">
          <w:rPr>
            <w:rFonts w:ascii="Aparajita" w:hAnsi="Aparajita" w:cs="Aparajita"/>
          </w:rPr>
          <w:t xml:space="preserve">beyond </w:t>
        </w:r>
      </w:ins>
      <w:ins w:id="745" w:author="Jenny Trinitapoli" w:date="2020-07-11T12:05:00Z">
        <w:r w:rsidR="00577D1A">
          <w:rPr>
            <w:rFonts w:ascii="Aparajita" w:hAnsi="Aparajita" w:cs="Aparajita"/>
          </w:rPr>
          <w:t xml:space="preserve">the task of </w:t>
        </w:r>
      </w:ins>
      <w:ins w:id="746" w:author="Jenny Trinitapoli" w:date="2020-07-11T12:03:00Z">
        <w:r w:rsidR="00BF511E">
          <w:rPr>
            <w:rFonts w:ascii="Aparajita" w:hAnsi="Aparajita" w:cs="Aparajita"/>
          </w:rPr>
          <w:t>counting</w:t>
        </w:r>
      </w:ins>
      <w:ins w:id="747" w:author="Jenny Trinitapoli" w:date="2020-07-11T12:04:00Z">
        <w:r w:rsidR="00577D1A">
          <w:rPr>
            <w:rFonts w:ascii="Aparajita" w:hAnsi="Aparajita" w:cs="Aparajita"/>
          </w:rPr>
          <w:t>. Here,</w:t>
        </w:r>
      </w:ins>
      <w:ins w:id="748" w:author="Jenny Trinitapoli" w:date="2020-07-11T12:03:00Z">
        <w:r w:rsidR="00BF511E">
          <w:rPr>
            <w:rFonts w:ascii="Aparajita" w:hAnsi="Aparajita" w:cs="Aparajita"/>
          </w:rPr>
          <w:t xml:space="preserve"> </w:t>
        </w:r>
      </w:ins>
      <w:ins w:id="749" w:author="Jenny Trinitapoli" w:date="2020-07-11T12:04:00Z">
        <w:r w:rsidR="00BF511E">
          <w:rPr>
            <w:rFonts w:ascii="Aparajita" w:hAnsi="Aparajita" w:cs="Aparajita"/>
          </w:rPr>
          <w:t>we look beyond “the foot” to show how mortality regimes shape</w:t>
        </w:r>
      </w:ins>
      <w:ins w:id="750" w:author="Jenny Trinitapoli" w:date="2020-07-10T15:31:00Z">
        <w:r w:rsidR="00E40A00">
          <w:rPr>
            <w:rFonts w:ascii="Aparajita" w:hAnsi="Aparajita" w:cs="Aparajita"/>
          </w:rPr>
          <w:t xml:space="preserve"> </w:t>
        </w:r>
      </w:ins>
      <w:ins w:id="751" w:author="Jenny Trinitapoli" w:date="2020-07-10T14:46:00Z">
        <w:r w:rsidR="00600012" w:rsidRPr="00C5710E">
          <w:rPr>
            <w:rFonts w:ascii="Aparajita" w:hAnsi="Aparajita" w:cs="Aparajita"/>
          </w:rPr>
          <w:t xml:space="preserve">the </w:t>
        </w:r>
      </w:ins>
      <w:ins w:id="752" w:author="Jenny Trinitapoli" w:date="2020-07-11T12:05:00Z">
        <w:r w:rsidR="00577D1A">
          <w:rPr>
            <w:rFonts w:ascii="Aparajita" w:hAnsi="Aparajita" w:cs="Aparajita"/>
          </w:rPr>
          <w:t>world for</w:t>
        </w:r>
      </w:ins>
      <w:ins w:id="753" w:author="Jenny Trinitapoli" w:date="2020-07-10T14:46:00Z">
        <w:r w:rsidR="00600012" w:rsidRPr="00C5710E">
          <w:rPr>
            <w:rFonts w:ascii="Aparajita" w:hAnsi="Aparajita" w:cs="Aparajita"/>
          </w:rPr>
          <w:t xml:space="preserve"> living</w:t>
        </w:r>
      </w:ins>
      <w:ins w:id="754" w:author="Jenny Trinitapoli" w:date="2020-07-11T12:05:00Z">
        <w:r w:rsidR="00577D1A">
          <w:rPr>
            <w:rFonts w:ascii="Aparajita" w:hAnsi="Aparajita" w:cs="Aparajita"/>
          </w:rPr>
          <w:t xml:space="preserve"> parents.</w:t>
        </w:r>
      </w:ins>
    </w:p>
    <w:p w14:paraId="1B771912" w14:textId="4359598E" w:rsidR="00A25B0A" w:rsidRDefault="00F56063" w:rsidP="006A2310">
      <w:pPr>
        <w:rPr>
          <w:rFonts w:ascii="Aparajita" w:hAnsi="Aparajita" w:cs="Aparajita"/>
        </w:rPr>
      </w:pPr>
      <w:r>
        <w:rPr>
          <w:rFonts w:ascii="Aparajita" w:hAnsi="Aparajita" w:cs="Aparajita"/>
        </w:rPr>
        <w:tab/>
      </w:r>
      <w:ins w:id="755" w:author="Jenny Trinitapoli" w:date="2020-07-10T15:51:00Z">
        <w:r w:rsidR="00AD38E5">
          <w:rPr>
            <w:rFonts w:ascii="Aparajita" w:hAnsi="Aparajita" w:cs="Aparajita"/>
          </w:rPr>
          <w:t xml:space="preserve">Scholarly </w:t>
        </w:r>
      </w:ins>
      <w:ins w:id="756" w:author="Jenny Trinitapoli" w:date="2020-07-10T13:08:00Z">
        <w:r w:rsidR="00CE1FAA">
          <w:rPr>
            <w:rFonts w:ascii="Aparajita" w:hAnsi="Aparajita" w:cs="Aparajita"/>
          </w:rPr>
          <w:t xml:space="preserve">attempts to </w:t>
        </w:r>
      </w:ins>
      <w:del w:id="757" w:author="Jenny Trinitapoli" w:date="2020-07-10T13:08:00Z">
        <w:r w:rsidR="00CB5D5D" w:rsidDel="00CE1FAA">
          <w:rPr>
            <w:rFonts w:ascii="Aparajita" w:hAnsi="Aparajita" w:cs="Aparajita"/>
          </w:rPr>
          <w:delText xml:space="preserve">, </w:delText>
        </w:r>
        <w:r w:rsidR="00C97DB8" w:rsidDel="00CE1FAA">
          <w:rPr>
            <w:rFonts w:ascii="Aparajita" w:hAnsi="Aparajita" w:cs="Aparajita"/>
          </w:rPr>
          <w:delText>demographers have increasingly</w:delText>
        </w:r>
        <w:r w:rsidR="00CB5D5D" w:rsidDel="00CE1FAA">
          <w:rPr>
            <w:rFonts w:ascii="Aparajita" w:hAnsi="Aparajita" w:cs="Aparajita"/>
          </w:rPr>
          <w:delText xml:space="preserve"> pursued empirical approaches that </w:delText>
        </w:r>
      </w:del>
      <w:r w:rsidR="00CB5D5D">
        <w:rPr>
          <w:rFonts w:ascii="Aparajita" w:hAnsi="Aparajita" w:cs="Aparajita"/>
        </w:rPr>
        <w:t xml:space="preserve">summarize macro-level mortality conditions explicitly from the vantage point of the surviving population—namely, family members </w:t>
      </w:r>
      <w:r w:rsidR="00CB5D5D" w:rsidRPr="00266175">
        <w:rPr>
          <w:rFonts w:ascii="Aparajita" w:hAnsi="Aparajita" w:cs="Aparajita"/>
        </w:rPr>
        <w:fldChar w:fldCharType="begin"/>
      </w:r>
      <w:r w:rsidR="00CB5D5D" w:rsidRPr="00266175">
        <w:rPr>
          <w:rFonts w:ascii="Aparajita" w:hAnsi="Aparajita" w:cs="Aparajita"/>
        </w:rPr>
        <w:instrText xml:space="preserve"> ADDIN ZOTERO_ITEM CSL_CITATION {"citationID":"NEFWp4kp","properties":{"formattedCitation":"(Fletcher et al., 2013; Smith-Greenaway &amp; Trinitapoli, 2020; Thomas, 2020; Umberson et al., 2017; Verdery &amp; Margolis, 2017)","plainCitation":"(Fletcher et al., 2013; Smith-Greenaway &amp; Trinitapoli, 2020; Thomas, 2020; Umberson et al., 2017; Verdery &amp; Margolis, 2017)","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instrText>
      </w:r>
      <w:r w:rsidR="00CB5D5D" w:rsidRPr="00266175">
        <w:rPr>
          <w:rFonts w:ascii="Aparajita" w:hAnsi="Aparajita" w:cs="Aparajita"/>
        </w:rPr>
        <w:fldChar w:fldCharType="separate"/>
      </w:r>
      <w:r w:rsidR="00CB5D5D" w:rsidRPr="00266175">
        <w:rPr>
          <w:rFonts w:ascii="Aparajita" w:hAnsi="Aparajita" w:cs="Aparajita"/>
        </w:rPr>
        <w:t>(Fletcher et al., 2013; Smith-Greenaway &amp; Trinitapoli, 2020; Thomas, 2020; Umberson et al., 2017; Verdery &amp; Margolis, 2017)</w:t>
      </w:r>
      <w:r w:rsidR="00CB5D5D" w:rsidRPr="00266175">
        <w:rPr>
          <w:rFonts w:ascii="Aparajita" w:hAnsi="Aparajita" w:cs="Aparajita"/>
        </w:rPr>
        <w:fldChar w:fldCharType="end"/>
      </w:r>
      <w:ins w:id="758" w:author="Jenny Trinitapoli" w:date="2020-07-10T13:08:00Z">
        <w:r w:rsidR="00CE1FAA">
          <w:rPr>
            <w:rFonts w:ascii="Aparajita" w:hAnsi="Aparajita" w:cs="Aparajita"/>
          </w:rPr>
          <w:t xml:space="preserve"> have been generative as stand-alone efforts</w:t>
        </w:r>
      </w:ins>
      <w:ins w:id="759" w:author="Jenny Trinitapoli" w:date="2020-07-10T13:11:00Z">
        <w:r w:rsidR="00CE1FAA">
          <w:rPr>
            <w:rFonts w:ascii="Aparajita" w:hAnsi="Aparajita" w:cs="Aparajita"/>
          </w:rPr>
          <w:t xml:space="preserve"> and have been accumulating</w:t>
        </w:r>
      </w:ins>
      <w:ins w:id="760" w:author="Jenny Trinitapoli" w:date="2020-07-10T15:51:00Z">
        <w:r w:rsidR="00AD38E5">
          <w:rPr>
            <w:rFonts w:ascii="Aparajita" w:hAnsi="Aparajita" w:cs="Aparajita"/>
          </w:rPr>
          <w:t xml:space="preserve"> in recent years</w:t>
        </w:r>
      </w:ins>
      <w:r w:rsidR="00CB5D5D" w:rsidRPr="00266175">
        <w:rPr>
          <w:rFonts w:ascii="Aparajita" w:hAnsi="Aparajita" w:cs="Aparajita"/>
        </w:rPr>
        <w:t xml:space="preserve">. </w:t>
      </w:r>
      <w:r w:rsidR="00CB5D5D">
        <w:rPr>
          <w:rFonts w:ascii="Aparajita" w:hAnsi="Aparajita" w:cs="Aparajita"/>
        </w:rPr>
        <w:t xml:space="preserve">In line with these efforts, </w:t>
      </w:r>
      <w:ins w:id="761" w:author="Jenny Trinitapoli" w:date="2020-07-10T15:16:00Z">
        <w:r w:rsidR="003909B2">
          <w:rPr>
            <w:rFonts w:ascii="Aparajita" w:hAnsi="Aparajita" w:cs="Aparajita"/>
          </w:rPr>
          <w:t xml:space="preserve">here </w:t>
        </w:r>
      </w:ins>
      <w:del w:id="762" w:author="Jenny Trinitapoli" w:date="2020-07-10T13:11:00Z">
        <w:r w:rsidR="00C97DB8" w:rsidDel="00CE1FAA">
          <w:rPr>
            <w:rFonts w:ascii="Aparajita" w:hAnsi="Aparajita" w:cs="Aparajita"/>
          </w:rPr>
          <w:delText xml:space="preserve">in </w:delText>
        </w:r>
        <w:r w:rsidR="00CB5D5D" w:rsidDel="00CE1FAA">
          <w:rPr>
            <w:rFonts w:ascii="Aparajita" w:hAnsi="Aparajita" w:cs="Aparajita"/>
          </w:rPr>
          <w:delText>this study</w:delText>
        </w:r>
        <w:r w:rsidR="006A2310" w:rsidDel="00CE1FAA">
          <w:rPr>
            <w:rFonts w:ascii="Aparajita" w:hAnsi="Aparajita" w:cs="Aparajita"/>
          </w:rPr>
          <w:delText xml:space="preserve">, </w:delText>
        </w:r>
      </w:del>
      <w:r w:rsidR="006A2310">
        <w:rPr>
          <w:rFonts w:ascii="Aparajita" w:hAnsi="Aparajita" w:cs="Aparajita"/>
        </w:rPr>
        <w:t xml:space="preserve">we </w:t>
      </w:r>
      <w:ins w:id="763" w:author="Jenny Trinitapoli" w:date="2020-07-10T13:12:00Z">
        <w:r w:rsidR="00CE1FAA">
          <w:rPr>
            <w:rFonts w:ascii="Aparajita" w:hAnsi="Aparajita" w:cs="Aparajita"/>
          </w:rPr>
          <w:t>take a</w:t>
        </w:r>
      </w:ins>
      <w:ins w:id="764" w:author="Jenny Trinitapoli" w:date="2020-07-10T13:21:00Z">
        <w:r w:rsidR="00A26C45">
          <w:rPr>
            <w:rFonts w:ascii="Aparajita" w:hAnsi="Aparajita" w:cs="Aparajita"/>
          </w:rPr>
          <w:t>n initial</w:t>
        </w:r>
      </w:ins>
      <w:ins w:id="765" w:author="Jenny Trinitapoli" w:date="2020-07-10T13:12:00Z">
        <w:r w:rsidR="00CE1FAA">
          <w:rPr>
            <w:rFonts w:ascii="Aparajita" w:hAnsi="Aparajita" w:cs="Aparajita"/>
          </w:rPr>
          <w:t xml:space="preserve"> step to formalize th</w:t>
        </w:r>
      </w:ins>
      <w:ins w:id="766" w:author="Jenny Trinitapoli" w:date="2020-07-10T13:22:00Z">
        <w:r w:rsidR="00A26C45">
          <w:rPr>
            <w:rFonts w:ascii="Aparajita" w:hAnsi="Aparajita" w:cs="Aparajita"/>
          </w:rPr>
          <w:t xml:space="preserve">e measurement of </w:t>
        </w:r>
      </w:ins>
      <w:ins w:id="767" w:author="Jenny Trinitapoli" w:date="2020-07-10T13:12:00Z">
        <w:r w:rsidR="00CE1FAA">
          <w:rPr>
            <w:rFonts w:ascii="Aparajita" w:hAnsi="Aparajita" w:cs="Aparajita"/>
          </w:rPr>
          <w:t>parental bereavement</w:t>
        </w:r>
      </w:ins>
      <w:ins w:id="768" w:author="Jenny Trinitapoli" w:date="2020-07-10T13:22:00Z">
        <w:r w:rsidR="00A26C45">
          <w:rPr>
            <w:rFonts w:ascii="Aparajita" w:hAnsi="Aparajita" w:cs="Aparajita"/>
          </w:rPr>
          <w:t xml:space="preserve"> -- </w:t>
        </w:r>
      </w:ins>
      <w:ins w:id="769" w:author="Jenny Trinitapoli" w:date="2020-07-10T13:12:00Z">
        <w:r w:rsidR="00CE1FAA">
          <w:rPr>
            <w:rFonts w:ascii="Aparajita" w:hAnsi="Aparajita" w:cs="Aparajita"/>
          </w:rPr>
          <w:t xml:space="preserve">accurately and systematically </w:t>
        </w:r>
      </w:ins>
      <w:ins w:id="770" w:author="Jenny Trinitapoli" w:date="2020-07-10T15:16:00Z">
        <w:r w:rsidR="003909B2">
          <w:rPr>
            <w:rFonts w:ascii="Aparajita" w:hAnsi="Aparajita" w:cs="Aparajita"/>
          </w:rPr>
          <w:t>–</w:t>
        </w:r>
      </w:ins>
      <w:ins w:id="771" w:author="Jenny Trinitapoli" w:date="2020-07-10T13:22:00Z">
        <w:r w:rsidR="00A26C45">
          <w:rPr>
            <w:rFonts w:ascii="Aparajita" w:hAnsi="Aparajita" w:cs="Aparajita"/>
          </w:rPr>
          <w:t xml:space="preserve"> </w:t>
        </w:r>
      </w:ins>
      <w:ins w:id="772" w:author="Jenny Trinitapoli" w:date="2020-07-10T15:16:00Z">
        <w:r w:rsidR="003909B2">
          <w:rPr>
            <w:rFonts w:ascii="Aparajita" w:hAnsi="Aparajita" w:cs="Aparajita"/>
          </w:rPr>
          <w:t>using strategies</w:t>
        </w:r>
      </w:ins>
      <w:ins w:id="773" w:author="Jenny Trinitapoli" w:date="2020-07-10T13:12:00Z">
        <w:r w:rsidR="00CE1FAA">
          <w:rPr>
            <w:rFonts w:ascii="Aparajita" w:hAnsi="Aparajita" w:cs="Aparajita"/>
          </w:rPr>
          <w:t xml:space="preserve"> </w:t>
        </w:r>
      </w:ins>
      <w:ins w:id="774" w:author="Jenny Trinitapoli" w:date="2020-07-10T15:16:00Z">
        <w:r w:rsidR="003909B2">
          <w:rPr>
            <w:rFonts w:ascii="Aparajita" w:hAnsi="Aparajita" w:cs="Aparajita"/>
          </w:rPr>
          <w:t xml:space="preserve">from demography </w:t>
        </w:r>
      </w:ins>
      <w:ins w:id="775" w:author="Jenny Trinitapoli" w:date="2020-07-10T13:22:00Z">
        <w:r w:rsidR="00A26C45">
          <w:rPr>
            <w:rFonts w:ascii="Aparajita" w:hAnsi="Aparajita" w:cs="Aparajita"/>
          </w:rPr>
          <w:t xml:space="preserve">that </w:t>
        </w:r>
      </w:ins>
      <w:ins w:id="776" w:author="Jenny Trinitapoli" w:date="2020-07-10T15:16:00Z">
        <w:r w:rsidR="003909B2">
          <w:rPr>
            <w:rFonts w:ascii="Aparajita" w:hAnsi="Aparajita" w:cs="Aparajita"/>
          </w:rPr>
          <w:t>are</w:t>
        </w:r>
      </w:ins>
      <w:ins w:id="777" w:author="Jenny Trinitapoli" w:date="2020-07-10T13:22:00Z">
        <w:r w:rsidR="00A26C45">
          <w:rPr>
            <w:rFonts w:ascii="Aparajita" w:hAnsi="Aparajita" w:cs="Aparajita"/>
          </w:rPr>
          <w:t xml:space="preserve"> </w:t>
        </w:r>
      </w:ins>
      <w:ins w:id="778" w:author="Jenny Trinitapoli" w:date="2020-07-10T13:13:00Z">
        <w:r w:rsidR="00A26C45">
          <w:rPr>
            <w:rFonts w:ascii="Aparajita" w:hAnsi="Aparajita" w:cs="Aparajita"/>
          </w:rPr>
          <w:t>conducive</w:t>
        </w:r>
      </w:ins>
      <w:ins w:id="779" w:author="Jenny Trinitapoli" w:date="2020-07-10T13:12:00Z">
        <w:r w:rsidR="00A26C45">
          <w:rPr>
            <w:rFonts w:ascii="Aparajita" w:hAnsi="Aparajita" w:cs="Aparajita"/>
          </w:rPr>
          <w:t xml:space="preserve"> to </w:t>
        </w:r>
      </w:ins>
      <w:ins w:id="780" w:author="Jenny Trinitapoli" w:date="2020-07-10T13:13:00Z">
        <w:r w:rsidR="00A26C45">
          <w:rPr>
            <w:rFonts w:ascii="Aparajita" w:hAnsi="Aparajita" w:cs="Aparajita"/>
          </w:rPr>
          <w:t xml:space="preserve">making </w:t>
        </w:r>
      </w:ins>
      <w:ins w:id="781" w:author="Jenny Trinitapoli" w:date="2020-07-10T13:12:00Z">
        <w:r w:rsidR="00A26C45">
          <w:rPr>
            <w:rFonts w:ascii="Aparajita" w:hAnsi="Aparajita" w:cs="Aparajita"/>
          </w:rPr>
          <w:t>cross-nationa</w:t>
        </w:r>
      </w:ins>
      <w:ins w:id="782" w:author="Jenny Trinitapoli" w:date="2020-07-10T13:13:00Z">
        <w:r w:rsidR="00A26C45">
          <w:rPr>
            <w:rFonts w:ascii="Aparajita" w:hAnsi="Aparajita" w:cs="Aparajita"/>
          </w:rPr>
          <w:t>l comparisons – both global and regional</w:t>
        </w:r>
      </w:ins>
      <w:ins w:id="783" w:author="Jenny Trinitapoli" w:date="2020-07-10T13:22:00Z">
        <w:r w:rsidR="00A26C45">
          <w:rPr>
            <w:rFonts w:ascii="Aparajita" w:hAnsi="Aparajita" w:cs="Aparajita"/>
          </w:rPr>
          <w:t xml:space="preserve">. </w:t>
        </w:r>
      </w:ins>
      <w:ins w:id="784" w:author="Jenny Trinitapoli" w:date="2020-07-10T13:23:00Z">
        <w:r w:rsidR="009D42EE">
          <w:rPr>
            <w:rFonts w:ascii="Aparajita" w:hAnsi="Aparajita" w:cs="Aparajita"/>
          </w:rPr>
          <w:t>At the same time</w:t>
        </w:r>
      </w:ins>
      <w:ins w:id="785" w:author="Jenny Trinitapoli" w:date="2020-07-10T13:22:00Z">
        <w:r w:rsidR="00A26C45">
          <w:rPr>
            <w:rFonts w:ascii="Aparajita" w:hAnsi="Aparajita" w:cs="Aparajita"/>
          </w:rPr>
          <w:t xml:space="preserve">, we </w:t>
        </w:r>
      </w:ins>
      <w:ins w:id="786" w:author="Jenny Trinitapoli" w:date="2020-07-10T13:23:00Z">
        <w:r w:rsidR="009D42EE">
          <w:rPr>
            <w:rFonts w:ascii="Aparajita" w:hAnsi="Aparajita" w:cs="Aparajita"/>
          </w:rPr>
          <w:t>endeavor</w:t>
        </w:r>
      </w:ins>
      <w:ins w:id="787" w:author="Jenny Trinitapoli" w:date="2020-07-10T13:22:00Z">
        <w:r w:rsidR="00A26C45">
          <w:rPr>
            <w:rFonts w:ascii="Aparajita" w:hAnsi="Aparajita" w:cs="Aparajita"/>
          </w:rPr>
          <w:t xml:space="preserve"> to </w:t>
        </w:r>
      </w:ins>
      <w:ins w:id="788" w:author="Jenny Trinitapoli" w:date="2020-07-10T15:52:00Z">
        <w:r w:rsidR="00AD38E5">
          <w:rPr>
            <w:rFonts w:ascii="Aparajita" w:hAnsi="Aparajita" w:cs="Aparajita"/>
          </w:rPr>
          <w:t>identify</w:t>
        </w:r>
      </w:ins>
      <w:ins w:id="789" w:author="Jenny Trinitapoli" w:date="2020-07-10T13:13:00Z">
        <w:r w:rsidR="00A26C45">
          <w:rPr>
            <w:rFonts w:ascii="Aparajita" w:hAnsi="Aparajita" w:cs="Aparajita"/>
          </w:rPr>
          <w:t xml:space="preserve"> </w:t>
        </w:r>
      </w:ins>
      <w:ins w:id="790" w:author="Jenny Trinitapoli" w:date="2020-07-10T13:22:00Z">
        <w:r w:rsidR="009D42EE">
          <w:rPr>
            <w:rFonts w:ascii="Aparajita" w:hAnsi="Aparajita" w:cs="Aparajita"/>
          </w:rPr>
          <w:t>parental bereavement</w:t>
        </w:r>
      </w:ins>
      <w:ins w:id="791" w:author="Jenny Trinitapoli" w:date="2020-07-10T13:13:00Z">
        <w:r w:rsidR="00A26C45">
          <w:rPr>
            <w:rFonts w:ascii="Aparajita" w:hAnsi="Aparajita" w:cs="Aparajita"/>
          </w:rPr>
          <w:t xml:space="preserve"> as a</w:t>
        </w:r>
      </w:ins>
      <w:ins w:id="792" w:author="Jenny Trinitapoli" w:date="2020-07-10T13:23:00Z">
        <w:r w:rsidR="009D42EE">
          <w:rPr>
            <w:rFonts w:ascii="Aparajita" w:hAnsi="Aparajita" w:cs="Aparajita"/>
          </w:rPr>
          <w:t>mong the most fundamental health</w:t>
        </w:r>
      </w:ins>
      <w:del w:id="793" w:author="Jenny Trinitapoli" w:date="2020-07-10T13:13:00Z">
        <w:r w:rsidR="006A2310" w:rsidDel="00A26C45">
          <w:rPr>
            <w:rFonts w:ascii="Aparajita" w:hAnsi="Aparajita" w:cs="Aparajita"/>
          </w:rPr>
          <w:delText>document global</w:delText>
        </w:r>
      </w:del>
      <w:r w:rsidR="006A2310">
        <w:rPr>
          <w:rFonts w:ascii="Aparajita" w:hAnsi="Aparajita" w:cs="Aparajita"/>
        </w:rPr>
        <w:t xml:space="preserve"> inequalities in </w:t>
      </w:r>
      <w:ins w:id="794" w:author="Jenny Trinitapoli" w:date="2020-07-10T13:24:00Z">
        <w:r w:rsidR="009D42EE">
          <w:rPr>
            <w:rFonts w:ascii="Aparajita" w:hAnsi="Aparajita" w:cs="Aparajita"/>
          </w:rPr>
          <w:t xml:space="preserve">contemporary populations, and we begin by focusing on the </w:t>
        </w:r>
      </w:ins>
      <w:del w:id="795" w:author="Jenny Trinitapoli" w:date="2020-07-10T13:24:00Z">
        <w:r w:rsidR="006A2310" w:rsidDel="009D42EE">
          <w:rPr>
            <w:rFonts w:ascii="Aparajita" w:hAnsi="Aparajita" w:cs="Aparajita"/>
          </w:rPr>
          <w:delText xml:space="preserve">the burden of child mortality as </w:delText>
        </w:r>
      </w:del>
      <w:r w:rsidR="006A2310">
        <w:rPr>
          <w:rFonts w:ascii="Aparajita" w:hAnsi="Aparajita" w:cs="Aparajita"/>
        </w:rPr>
        <w:t>experience</w:t>
      </w:r>
      <w:ins w:id="796" w:author="Jenny Trinitapoli" w:date="2020-07-10T13:24:00Z">
        <w:r w:rsidR="009D42EE">
          <w:rPr>
            <w:rFonts w:ascii="Aparajita" w:hAnsi="Aparajita" w:cs="Aparajita"/>
          </w:rPr>
          <w:t xml:space="preserve"> of </w:t>
        </w:r>
      </w:ins>
      <w:del w:id="797" w:author="Jenny Trinitapoli" w:date="2020-07-10T13:24:00Z">
        <w:r w:rsidR="006A2310" w:rsidDel="009D42EE">
          <w:rPr>
            <w:rFonts w:ascii="Aparajita" w:hAnsi="Aparajita" w:cs="Aparajita"/>
          </w:rPr>
          <w:delText xml:space="preserve">d by </w:delText>
        </w:r>
      </w:del>
      <w:r w:rsidR="006A2310">
        <w:rPr>
          <w:rFonts w:ascii="Aparajita" w:hAnsi="Aparajita" w:cs="Aparajita"/>
        </w:rPr>
        <w:t>mothers</w:t>
      </w:r>
      <w:ins w:id="798" w:author="Jenny Trinitapoli" w:date="2020-07-10T13:24:00Z">
        <w:r w:rsidR="009D42EE">
          <w:rPr>
            <w:rFonts w:ascii="Aparajita" w:hAnsi="Aparajita" w:cs="Aparajita"/>
          </w:rPr>
          <w:t>, from whom we have data of a much higher quality than we have from men</w:t>
        </w:r>
      </w:ins>
      <w:r w:rsidR="006A2310">
        <w:rPr>
          <w:rFonts w:ascii="Aparajita" w:hAnsi="Aparajita" w:cs="Aparajita"/>
        </w:rPr>
        <w:t xml:space="preserve">. </w:t>
      </w:r>
      <w:del w:id="799" w:author="Jenny Trinitapoli" w:date="2020-07-10T15:17:00Z">
        <w:r w:rsidR="006A2310" w:rsidDel="003909B2">
          <w:rPr>
            <w:rFonts w:ascii="Aparajita" w:hAnsi="Aparajita" w:cs="Aparajita"/>
          </w:rPr>
          <w:delText>We demonstrate that such</w:delText>
        </w:r>
      </w:del>
      <w:ins w:id="800" w:author="Jenny Trinitapoli" w:date="2020-07-10T15:17:00Z">
        <w:r w:rsidR="003909B2">
          <w:rPr>
            <w:rFonts w:ascii="Aparajita" w:hAnsi="Aparajita" w:cs="Aparajita"/>
          </w:rPr>
          <w:t>Our</w:t>
        </w:r>
      </w:ins>
      <w:r w:rsidR="006A2310">
        <w:rPr>
          <w:rFonts w:ascii="Aparajita" w:hAnsi="Aparajita" w:cs="Aparajita"/>
        </w:rPr>
        <w:t xml:space="preserve"> </w:t>
      </w:r>
      <w:del w:id="801" w:author="Jenny Trinitapoli" w:date="2020-07-10T15:17:00Z">
        <w:r w:rsidR="006A2310" w:rsidDel="003909B2">
          <w:rPr>
            <w:rFonts w:ascii="Aparajita" w:hAnsi="Aparajita" w:cs="Aparajita"/>
          </w:rPr>
          <w:delText xml:space="preserve">an </w:delText>
        </w:r>
      </w:del>
      <w:r w:rsidR="006A2310">
        <w:rPr>
          <w:rFonts w:ascii="Aparajita" w:hAnsi="Aparajita" w:cs="Aparajita"/>
        </w:rPr>
        <w:t xml:space="preserve">approach </w:t>
      </w:r>
      <w:del w:id="802" w:author="Jenny Trinitapoli" w:date="2020-07-10T15:17:00Z">
        <w:r w:rsidR="006A2310" w:rsidDel="003909B2">
          <w:rPr>
            <w:rFonts w:ascii="Aparajita" w:hAnsi="Aparajita" w:cs="Aparajita"/>
          </w:rPr>
          <w:delText>better reveals</w:delText>
        </w:r>
      </w:del>
      <w:ins w:id="803" w:author="Jenny Trinitapoli" w:date="2020-07-10T15:17:00Z">
        <w:r w:rsidR="003909B2">
          <w:rPr>
            <w:rFonts w:ascii="Aparajita" w:hAnsi="Aparajita" w:cs="Aparajita"/>
          </w:rPr>
          <w:t>underscores</w:t>
        </w:r>
      </w:ins>
      <w:r w:rsidR="006A2310">
        <w:rPr>
          <w:rFonts w:ascii="Aparajita" w:hAnsi="Aparajita" w:cs="Aparajita"/>
        </w:rPr>
        <w:t xml:space="preserve"> how recent and persistent differences in mortality and fertility conditions </w:t>
      </w:r>
      <w:del w:id="804" w:author="Jenny Trinitapoli" w:date="2020-07-10T15:17:00Z">
        <w:r w:rsidR="006A2310" w:rsidDel="003909B2">
          <w:rPr>
            <w:rFonts w:ascii="Aparajita" w:hAnsi="Aparajita" w:cs="Aparajita"/>
          </w:rPr>
          <w:delText>help to sustain</w:delText>
        </w:r>
      </w:del>
      <w:ins w:id="805" w:author="Jenny Trinitapoli" w:date="2020-07-10T15:17:00Z">
        <w:r w:rsidR="003909B2">
          <w:rPr>
            <w:rFonts w:ascii="Aparajita" w:hAnsi="Aparajita" w:cs="Aparajita"/>
          </w:rPr>
          <w:t>are manifest in</w:t>
        </w:r>
      </w:ins>
      <w:r w:rsidR="006A2310">
        <w:rPr>
          <w:rFonts w:ascii="Aparajita" w:hAnsi="Aparajita" w:cs="Aparajita"/>
        </w:rPr>
        <w:t xml:space="preserve"> enormous disparities in the burden of child loss. Even </w:t>
      </w:r>
      <w:del w:id="806" w:author="Jenny Trinitapoli" w:date="2020-07-10T15:18:00Z">
        <w:r w:rsidR="006A2310" w:rsidDel="003909B2">
          <w:rPr>
            <w:rFonts w:ascii="Aparajita" w:hAnsi="Aparajita" w:cs="Aparajita"/>
          </w:rPr>
          <w:delText xml:space="preserve">amid </w:delText>
        </w:r>
      </w:del>
      <w:ins w:id="807" w:author="Jenny Trinitapoli" w:date="2020-07-10T15:18:00Z">
        <w:r w:rsidR="003909B2">
          <w:rPr>
            <w:rFonts w:ascii="Aparajita" w:hAnsi="Aparajita" w:cs="Aparajita"/>
          </w:rPr>
          <w:t xml:space="preserve">in </w:t>
        </w:r>
      </w:ins>
      <w:ins w:id="808" w:author="Jenny Trinitapoli" w:date="2020-07-11T11:05:00Z">
        <w:r w:rsidR="000A4200">
          <w:rPr>
            <w:rFonts w:ascii="Aparajita" w:hAnsi="Aparajita" w:cs="Aparajita"/>
          </w:rPr>
          <w:t>this</w:t>
        </w:r>
      </w:ins>
      <w:ins w:id="809" w:author="Jenny Trinitapoli" w:date="2020-07-10T15:18:00Z">
        <w:r w:rsidR="003909B2">
          <w:rPr>
            <w:rFonts w:ascii="Aparajita" w:hAnsi="Aparajita" w:cs="Aparajita"/>
          </w:rPr>
          <w:t xml:space="preserve"> age of </w:t>
        </w:r>
      </w:ins>
      <w:commentRangeStart w:id="810"/>
      <w:r w:rsidR="006A2310">
        <w:rPr>
          <w:rFonts w:ascii="Aparajita" w:hAnsi="Aparajita" w:cs="Aparajita"/>
        </w:rPr>
        <w:t>demographic convergence</w:t>
      </w:r>
      <w:commentRangeEnd w:id="810"/>
      <w:r w:rsidR="003909B2">
        <w:rPr>
          <w:rStyle w:val="CommentReference"/>
          <w:rFonts w:asciiTheme="minorHAnsi" w:eastAsiaTheme="minorHAnsi" w:hAnsiTheme="minorHAnsi" w:cstheme="minorBidi"/>
        </w:rPr>
        <w:commentReference w:id="810"/>
      </w:r>
      <w:r w:rsidR="006A2310">
        <w:rPr>
          <w:rFonts w:ascii="Aparajita" w:hAnsi="Aparajita" w:cs="Aparajita"/>
        </w:rPr>
        <w:t>, m</w:t>
      </w:r>
      <w:r w:rsidR="00114E0C">
        <w:rPr>
          <w:rFonts w:ascii="Aparajita" w:hAnsi="Aparajita" w:cs="Aparajita"/>
        </w:rPr>
        <w:t xml:space="preserve">others </w:t>
      </w:r>
      <w:r w:rsidR="001873BA">
        <w:rPr>
          <w:rFonts w:ascii="Aparajita" w:hAnsi="Aparajita" w:cs="Aparajita"/>
        </w:rPr>
        <w:t xml:space="preserve">in </w:t>
      </w:r>
      <w:del w:id="811" w:author="Jenny Trinitapoli" w:date="2020-07-10T13:09:00Z">
        <w:r w:rsidR="00C97DB8" w:rsidDel="00CE1FAA">
          <w:rPr>
            <w:rFonts w:ascii="Aparajita" w:hAnsi="Aparajita" w:cs="Aparajita"/>
          </w:rPr>
          <w:delText xml:space="preserve">select Middle Eastern and </w:delText>
        </w:r>
        <w:r w:rsidR="001873BA" w:rsidDel="00CE1FAA">
          <w:rPr>
            <w:rFonts w:ascii="Aparajita" w:hAnsi="Aparajita" w:cs="Aparajita"/>
          </w:rPr>
          <w:delText>sub-Saharan African</w:delText>
        </w:r>
      </w:del>
      <w:ins w:id="812" w:author="Jenny Trinitapoli" w:date="2020-07-10T13:09:00Z">
        <w:r w:rsidR="00CE1FAA">
          <w:rPr>
            <w:rFonts w:ascii="Aparajita" w:hAnsi="Aparajita" w:cs="Aparajita"/>
          </w:rPr>
          <w:t>high mortality</w:t>
        </w:r>
      </w:ins>
      <w:r w:rsidR="001873BA">
        <w:rPr>
          <w:rFonts w:ascii="Aparajita" w:hAnsi="Aparajita" w:cs="Aparajita"/>
        </w:rPr>
        <w:t xml:space="preserve"> co</w:t>
      </w:r>
      <w:ins w:id="813" w:author="Jenny Trinitapoli" w:date="2020-07-10T15:19:00Z">
        <w:r w:rsidR="00B6335C">
          <w:rPr>
            <w:rFonts w:ascii="Aparajita" w:hAnsi="Aparajita" w:cs="Aparajita"/>
          </w:rPr>
          <w:t>ntexts</w:t>
        </w:r>
      </w:ins>
      <w:del w:id="814" w:author="Jenny Trinitapoli" w:date="2020-07-10T15:19:00Z">
        <w:r w:rsidR="001873BA" w:rsidDel="00B6335C">
          <w:rPr>
            <w:rFonts w:ascii="Aparajita" w:hAnsi="Aparajita" w:cs="Aparajita"/>
          </w:rPr>
          <w:delText>untries</w:delText>
        </w:r>
      </w:del>
      <w:r w:rsidR="001873BA">
        <w:rPr>
          <w:rFonts w:ascii="Aparajita" w:hAnsi="Aparajita" w:cs="Aparajita"/>
        </w:rPr>
        <w:t xml:space="preserve"> are more than </w:t>
      </w:r>
      <w:r w:rsidR="001873BA" w:rsidRPr="006A2310">
        <w:rPr>
          <w:rFonts w:ascii="Aparajita" w:hAnsi="Aparajita" w:cs="Aparajita"/>
          <w:i/>
          <w:iCs/>
        </w:rPr>
        <w:t>100 times</w:t>
      </w:r>
      <w:r w:rsidR="001873BA">
        <w:rPr>
          <w:rFonts w:ascii="Aparajita" w:hAnsi="Aparajita" w:cs="Aparajita"/>
        </w:rPr>
        <w:t xml:space="preserve"> more likely to have experienced a child die than </w:t>
      </w:r>
      <w:r w:rsidR="00114E0C">
        <w:rPr>
          <w:rFonts w:ascii="Aparajita" w:hAnsi="Aparajita" w:cs="Aparajita"/>
        </w:rPr>
        <w:t xml:space="preserve">mothers </w:t>
      </w:r>
      <w:ins w:id="815" w:author="Jenny Trinitapoli" w:date="2020-07-10T13:09:00Z">
        <w:r w:rsidR="00CE1FAA">
          <w:rPr>
            <w:rFonts w:ascii="Aparajita" w:hAnsi="Aparajita" w:cs="Aparajita"/>
          </w:rPr>
          <w:t>who inhabit the</w:t>
        </w:r>
      </w:ins>
      <w:del w:id="816" w:author="Jenny Trinitapoli" w:date="2020-07-10T13:09:00Z">
        <w:r w:rsidR="00114E0C" w:rsidDel="00CE1FAA">
          <w:rPr>
            <w:rFonts w:ascii="Aparajita" w:hAnsi="Aparajita" w:cs="Aparajita"/>
          </w:rPr>
          <w:delText>in</w:delText>
        </w:r>
      </w:del>
      <w:r w:rsidR="00114E0C">
        <w:rPr>
          <w:rFonts w:ascii="Aparajita" w:hAnsi="Aparajita" w:cs="Aparajita"/>
        </w:rPr>
        <w:t xml:space="preserve"> </w:t>
      </w:r>
      <w:commentRangeStart w:id="817"/>
      <w:commentRangeStart w:id="818"/>
      <w:ins w:id="819" w:author="Jenny Trinitapoli" w:date="2020-07-10T13:09:00Z">
        <w:r w:rsidR="00CE1FAA">
          <w:rPr>
            <w:rFonts w:ascii="Aparajita" w:hAnsi="Aparajita" w:cs="Aparajita"/>
          </w:rPr>
          <w:t xml:space="preserve">low-mortality </w:t>
        </w:r>
      </w:ins>
      <w:del w:id="820" w:author="Jenny Trinitapoli" w:date="2020-07-10T15:19:00Z">
        <w:r w:rsidR="00114E0C" w:rsidDel="005D3947">
          <w:rPr>
            <w:rFonts w:ascii="Aparajita" w:hAnsi="Aparajita" w:cs="Aparajita"/>
          </w:rPr>
          <w:delText xml:space="preserve">parts </w:delText>
        </w:r>
      </w:del>
      <w:ins w:id="821" w:author="Jenny Trinitapoli" w:date="2020-07-10T15:19:00Z">
        <w:r w:rsidR="005D3947">
          <w:rPr>
            <w:rFonts w:ascii="Aparajita" w:hAnsi="Aparajita" w:cs="Aparajita"/>
          </w:rPr>
          <w:t xml:space="preserve">enclaves </w:t>
        </w:r>
      </w:ins>
      <w:r w:rsidR="00114E0C">
        <w:rPr>
          <w:rFonts w:ascii="Aparajita" w:hAnsi="Aparajita" w:cs="Aparajita"/>
        </w:rPr>
        <w:t xml:space="preserve">of </w:t>
      </w:r>
      <w:del w:id="822" w:author="Jenny Trinitapoli" w:date="2020-07-10T15:18:00Z">
        <w:r w:rsidR="00114E0C" w:rsidDel="005D3947">
          <w:rPr>
            <w:rFonts w:ascii="Aparajita" w:hAnsi="Aparajita" w:cs="Aparajita"/>
          </w:rPr>
          <w:delText>Asia and Europe</w:delText>
        </w:r>
      </w:del>
      <w:ins w:id="823" w:author="Jenny Trinitapoli" w:date="2020-07-10T15:18:00Z">
        <w:r w:rsidR="005D3947">
          <w:rPr>
            <w:rFonts w:ascii="Aparajita" w:hAnsi="Aparajita" w:cs="Aparajita"/>
          </w:rPr>
          <w:t>our world</w:t>
        </w:r>
      </w:ins>
      <w:r w:rsidR="006A2310">
        <w:rPr>
          <w:rFonts w:ascii="Aparajita" w:hAnsi="Aparajita" w:cs="Aparajita"/>
        </w:rPr>
        <w:t xml:space="preserve">. </w:t>
      </w:r>
      <w:commentRangeEnd w:id="817"/>
      <w:r w:rsidR="00B6335C">
        <w:rPr>
          <w:rStyle w:val="CommentReference"/>
          <w:rFonts w:asciiTheme="minorHAnsi" w:eastAsiaTheme="minorHAnsi" w:hAnsiTheme="minorHAnsi" w:cstheme="minorBidi"/>
        </w:rPr>
        <w:commentReference w:id="817"/>
      </w:r>
      <w:commentRangeEnd w:id="818"/>
      <w:r w:rsidR="007D458F">
        <w:rPr>
          <w:rStyle w:val="CommentReference"/>
          <w:rFonts w:asciiTheme="minorHAnsi" w:eastAsiaTheme="minorHAnsi" w:hAnsiTheme="minorHAnsi" w:cstheme="minorBidi"/>
        </w:rPr>
        <w:commentReference w:id="818"/>
      </w:r>
    </w:p>
    <w:p w14:paraId="07A8A698" w14:textId="4DB6E65D" w:rsidR="00261D63" w:rsidRPr="00266175" w:rsidRDefault="00A25B0A" w:rsidP="00096827">
      <w:pPr>
        <w:autoSpaceDE w:val="0"/>
        <w:autoSpaceDN w:val="0"/>
        <w:adjustRightInd w:val="0"/>
        <w:ind w:firstLine="720"/>
        <w:rPr>
          <w:rFonts w:ascii="Aparajita" w:hAnsi="Aparajita" w:cs="Aparajita"/>
        </w:rPr>
      </w:pPr>
      <w:del w:id="825" w:author="Jenny Trinitapoli" w:date="2020-07-10T15:21:00Z">
        <w:r w:rsidRPr="00266175" w:rsidDel="00BA38D1">
          <w:rPr>
            <w:rFonts w:ascii="Aparajita" w:hAnsi="Aparajita" w:cs="Aparajita"/>
          </w:rPr>
          <w:delText>Th</w:delText>
        </w:r>
        <w:r w:rsidDel="00BA38D1">
          <w:rPr>
            <w:rFonts w:ascii="Aparajita" w:hAnsi="Aparajita" w:cs="Aparajita"/>
          </w:rPr>
          <w:delText>ese results</w:delText>
        </w:r>
      </w:del>
      <w:ins w:id="826" w:author="Jenny Trinitapoli" w:date="2020-07-10T15:21:00Z">
        <w:r w:rsidR="00BA38D1">
          <w:rPr>
            <w:rFonts w:ascii="Aparajita" w:hAnsi="Aparajita" w:cs="Aparajita"/>
          </w:rPr>
          <w:t>We close with a call to</w:t>
        </w:r>
      </w:ins>
      <w:del w:id="827" w:author="Jenny Trinitapoli" w:date="2020-07-10T15:21:00Z">
        <w:r w:rsidDel="00BA38D1">
          <w:rPr>
            <w:rFonts w:ascii="Aparajita" w:hAnsi="Aparajita" w:cs="Aparajita"/>
          </w:rPr>
          <w:delText xml:space="preserve"> also highlight the need for</w:delText>
        </w:r>
      </w:del>
      <w:r>
        <w:rPr>
          <w:rFonts w:ascii="Aparajita" w:hAnsi="Aparajita" w:cs="Aparajita"/>
        </w:rPr>
        <w:t xml:space="preserve"> increas</w:t>
      </w:r>
      <w:ins w:id="828" w:author="Jenny Trinitapoli" w:date="2020-07-10T15:21:00Z">
        <w:r w:rsidR="00BA38D1">
          <w:rPr>
            <w:rFonts w:ascii="Aparajita" w:hAnsi="Aparajita" w:cs="Aparajita"/>
          </w:rPr>
          <w:t>e</w:t>
        </w:r>
      </w:ins>
      <w:del w:id="829" w:author="Jenny Trinitapoli" w:date="2020-07-10T15:21:00Z">
        <w:r w:rsidDel="00BA38D1">
          <w:rPr>
            <w:rFonts w:ascii="Aparajita" w:hAnsi="Aparajita" w:cs="Aparajita"/>
          </w:rPr>
          <w:delText>ing</w:delText>
        </w:r>
      </w:del>
      <w:r>
        <w:rPr>
          <w:rFonts w:ascii="Aparajita" w:hAnsi="Aparajita" w:cs="Aparajita"/>
        </w:rPr>
        <w:t xml:space="preserve"> research on the implications of child loss</w:t>
      </w:r>
      <w:ins w:id="830" w:author="Jenny Trinitapoli" w:date="2020-07-10T15:22:00Z">
        <w:r w:rsidR="00BA38D1">
          <w:rPr>
            <w:rFonts w:ascii="Aparajita" w:hAnsi="Aparajita" w:cs="Aparajita"/>
          </w:rPr>
          <w:t xml:space="preserve"> for paren</w:t>
        </w:r>
      </w:ins>
      <w:ins w:id="831" w:author="Jenny Trinitapoli" w:date="2020-07-10T15:23:00Z">
        <w:r w:rsidR="00BA38D1">
          <w:rPr>
            <w:rFonts w:ascii="Aparajita" w:hAnsi="Aparajita" w:cs="Aparajita"/>
          </w:rPr>
          <w:t>ts, starting with mothers</w:t>
        </w:r>
      </w:ins>
      <w:ins w:id="832" w:author="Jenny Trinitapoli" w:date="2020-07-10T15:24:00Z">
        <w:r w:rsidR="00BA38D1">
          <w:rPr>
            <w:rFonts w:ascii="Aparajita" w:hAnsi="Aparajita" w:cs="Aparajita"/>
          </w:rPr>
          <w:t>, including</w:t>
        </w:r>
      </w:ins>
      <w:ins w:id="833" w:author="Jenny Trinitapoli" w:date="2020-07-10T15:23:00Z">
        <w:r w:rsidR="00BA38D1">
          <w:rPr>
            <w:rFonts w:ascii="Aparajita" w:hAnsi="Aparajita" w:cs="Aparajita"/>
          </w:rPr>
          <w:t xml:space="preserve"> </w:t>
        </w:r>
      </w:ins>
      <w:ins w:id="834" w:author="Jenny Trinitapoli" w:date="2020-07-10T15:24:00Z">
        <w:r w:rsidR="00BA38D1">
          <w:rPr>
            <w:rFonts w:ascii="Aparajita" w:hAnsi="Aparajita" w:cs="Aparajita"/>
          </w:rPr>
          <w:t>f</w:t>
        </w:r>
      </w:ins>
      <w:ins w:id="835" w:author="Jenny Trinitapoli" w:date="2020-07-10T15:23:00Z">
        <w:r w:rsidR="00BA38D1">
          <w:rPr>
            <w:rFonts w:ascii="Aparajita" w:hAnsi="Aparajita" w:cs="Aparajita"/>
          </w:rPr>
          <w:t>athers</w:t>
        </w:r>
      </w:ins>
      <w:ins w:id="836" w:author="Jenny Trinitapoli" w:date="2020-07-10T15:53:00Z">
        <w:r w:rsidR="00AD38E5">
          <w:rPr>
            <w:rFonts w:ascii="Aparajita" w:hAnsi="Aparajita" w:cs="Aparajita"/>
          </w:rPr>
          <w:t>,</w:t>
        </w:r>
      </w:ins>
      <w:ins w:id="837" w:author="Jenny Trinitapoli" w:date="2020-07-10T15:23:00Z">
        <w:r w:rsidR="00BA38D1">
          <w:rPr>
            <w:rFonts w:ascii="Aparajita" w:hAnsi="Aparajita" w:cs="Aparajita"/>
          </w:rPr>
          <w:t xml:space="preserve"> and</w:t>
        </w:r>
      </w:ins>
      <w:ins w:id="838" w:author="Jenny Trinitapoli" w:date="2020-07-10T15:24:00Z">
        <w:r w:rsidR="00BA38D1">
          <w:rPr>
            <w:rFonts w:ascii="Aparajita" w:hAnsi="Aparajita" w:cs="Aparajita"/>
          </w:rPr>
          <w:t>, perhaps</w:t>
        </w:r>
      </w:ins>
      <w:ins w:id="839" w:author="Jenny Trinitapoli" w:date="2020-07-10T15:53:00Z">
        <w:r w:rsidR="00AD38E5">
          <w:rPr>
            <w:rFonts w:ascii="Aparajita" w:hAnsi="Aparajita" w:cs="Aparajita"/>
          </w:rPr>
          <w:t xml:space="preserve"> -- </w:t>
        </w:r>
      </w:ins>
      <w:ins w:id="840" w:author="Jenny Trinitapoli" w:date="2020-07-10T15:24:00Z">
        <w:r w:rsidR="00BA38D1">
          <w:rPr>
            <w:rFonts w:ascii="Aparajita" w:hAnsi="Aparajita" w:cs="Aparajita"/>
          </w:rPr>
          <w:t xml:space="preserve">in a framework of family </w:t>
        </w:r>
        <w:commentRangeStart w:id="841"/>
        <w:r w:rsidR="00BA38D1">
          <w:rPr>
            <w:rFonts w:ascii="Aparajita" w:hAnsi="Aparajita" w:cs="Aparajita"/>
          </w:rPr>
          <w:t>demography</w:t>
        </w:r>
      </w:ins>
      <w:ins w:id="842" w:author="Jenny Trinitapoli" w:date="2020-07-10T15:53:00Z">
        <w:r w:rsidR="00AD38E5">
          <w:rPr>
            <w:rFonts w:ascii="Aparajita" w:hAnsi="Aparajita" w:cs="Aparajita"/>
          </w:rPr>
          <w:t xml:space="preserve"> -- </w:t>
        </w:r>
      </w:ins>
      <w:ins w:id="843" w:author="Jenny Trinitapoli" w:date="2020-07-10T15:24:00Z">
        <w:r w:rsidR="00BA38D1">
          <w:rPr>
            <w:rFonts w:ascii="Aparajita" w:hAnsi="Aparajita" w:cs="Aparajita"/>
          </w:rPr>
          <w:t>extending to sibling bereavement</w:t>
        </w:r>
      </w:ins>
      <w:commentRangeEnd w:id="841"/>
      <w:ins w:id="844" w:author="Jenny Trinitapoli" w:date="2020-07-12T13:26:00Z">
        <w:r w:rsidR="00B50EB7">
          <w:rPr>
            <w:rStyle w:val="CommentReference"/>
            <w:rFonts w:asciiTheme="minorHAnsi" w:eastAsiaTheme="minorHAnsi" w:hAnsiTheme="minorHAnsi" w:cstheme="minorBidi"/>
          </w:rPr>
          <w:commentReference w:id="841"/>
        </w:r>
      </w:ins>
      <w:ins w:id="845" w:author="Jenny Trinitapoli" w:date="2020-07-10T15:23:00Z">
        <w:r w:rsidR="00BA38D1">
          <w:rPr>
            <w:rFonts w:ascii="Aparajita" w:hAnsi="Aparajita" w:cs="Aparajita"/>
          </w:rPr>
          <w:t xml:space="preserve">. We </w:t>
        </w:r>
      </w:ins>
      <w:ins w:id="846" w:author="Jenny Trinitapoli" w:date="2020-07-10T15:26:00Z">
        <w:r w:rsidR="00BA38D1">
          <w:rPr>
            <w:rFonts w:ascii="Aparajita" w:hAnsi="Aparajita" w:cs="Aparajita"/>
          </w:rPr>
          <w:t xml:space="preserve">note </w:t>
        </w:r>
      </w:ins>
      <w:ins w:id="847" w:author="Jenny Trinitapoli" w:date="2020-07-10T15:24:00Z">
        <w:r w:rsidR="00BA38D1">
          <w:rPr>
            <w:rFonts w:ascii="Aparajita" w:hAnsi="Aparajita" w:cs="Aparajita"/>
          </w:rPr>
          <w:t>that</w:t>
        </w:r>
      </w:ins>
      <w:ins w:id="848" w:author="Jenny Trinitapoli" w:date="2020-07-10T15:23:00Z">
        <w:r w:rsidR="00BA38D1">
          <w:rPr>
            <w:rFonts w:ascii="Aparajita" w:hAnsi="Aparajita" w:cs="Aparajita"/>
          </w:rPr>
          <w:t xml:space="preserve"> different </w:t>
        </w:r>
      </w:ins>
      <w:ins w:id="849" w:author="Jenny Trinitapoli" w:date="2020-07-10T15:24:00Z">
        <w:r w:rsidR="00BA38D1">
          <w:rPr>
            <w:rFonts w:ascii="Aparajita" w:hAnsi="Aparajita" w:cs="Aparajita"/>
          </w:rPr>
          <w:t>methodologies</w:t>
        </w:r>
      </w:ins>
      <w:ins w:id="850" w:author="Jenny Trinitapoli" w:date="2020-07-10T15:23:00Z">
        <w:r w:rsidR="00BA38D1">
          <w:rPr>
            <w:rFonts w:ascii="Aparajita" w:hAnsi="Aparajita" w:cs="Aparajita"/>
          </w:rPr>
          <w:t>, theories, questions</w:t>
        </w:r>
      </w:ins>
      <w:ins w:id="851" w:author="Jenny Trinitapoli" w:date="2020-07-10T15:54:00Z">
        <w:r w:rsidR="00AD38E5">
          <w:rPr>
            <w:rFonts w:ascii="Aparajita" w:hAnsi="Aparajita" w:cs="Aparajita"/>
          </w:rPr>
          <w:t>, and</w:t>
        </w:r>
      </w:ins>
      <w:ins w:id="852" w:author="Jenny Trinitapoli" w:date="2020-07-10T15:23:00Z">
        <w:r w:rsidR="00BA38D1">
          <w:rPr>
            <w:rFonts w:ascii="Aparajita" w:hAnsi="Aparajita" w:cs="Aparajita"/>
          </w:rPr>
          <w:t xml:space="preserve"> approaches </w:t>
        </w:r>
      </w:ins>
      <w:ins w:id="853" w:author="Jenny Trinitapoli" w:date="2020-07-10T15:24:00Z">
        <w:r w:rsidR="00BA38D1">
          <w:rPr>
            <w:rFonts w:ascii="Aparajita" w:hAnsi="Aparajita" w:cs="Aparajita"/>
          </w:rPr>
          <w:t xml:space="preserve">should guide research undertaken </w:t>
        </w:r>
      </w:ins>
      <w:ins w:id="854" w:author="Jenny Trinitapoli" w:date="2020-07-10T15:23:00Z">
        <w:r w:rsidR="00BA38D1">
          <w:rPr>
            <w:rFonts w:ascii="Aparajita" w:hAnsi="Aparajita" w:cs="Aparajita"/>
          </w:rPr>
          <w:t xml:space="preserve">in </w:t>
        </w:r>
      </w:ins>
      <w:del w:id="855" w:author="Jenny Trinitapoli" w:date="2020-07-10T15:23:00Z">
        <w:r w:rsidDel="00BA38D1">
          <w:rPr>
            <w:rFonts w:ascii="Aparajita" w:hAnsi="Aparajita" w:cs="Aparajita"/>
          </w:rPr>
          <w:delText xml:space="preserve"> for mothers in the</w:delText>
        </w:r>
        <w:r w:rsidR="006A2310" w:rsidDel="00BA38D1">
          <w:rPr>
            <w:rFonts w:ascii="Aparajita" w:hAnsi="Aparajita" w:cs="Aparajita"/>
          </w:rPr>
          <w:delText xml:space="preserve"> </w:delText>
        </w:r>
      </w:del>
      <w:r>
        <w:rPr>
          <w:rFonts w:ascii="Aparajita" w:hAnsi="Aparajita" w:cs="Aparajita"/>
        </w:rPr>
        <w:t>settings</w:t>
      </w:r>
      <w:r w:rsidR="006A2310">
        <w:rPr>
          <w:rFonts w:ascii="Aparajita" w:hAnsi="Aparajita" w:cs="Aparajita"/>
        </w:rPr>
        <w:t xml:space="preserve"> where </w:t>
      </w:r>
      <w:del w:id="856" w:author="Jenny Trinitapoli" w:date="2020-07-10T15:54:00Z">
        <w:r w:rsidR="006A2310" w:rsidDel="00AD38E5">
          <w:rPr>
            <w:rFonts w:ascii="Aparajita" w:hAnsi="Aparajita" w:cs="Aparajita"/>
          </w:rPr>
          <w:delText xml:space="preserve">it </w:delText>
        </w:r>
      </w:del>
      <w:ins w:id="857" w:author="Jenny Trinitapoli" w:date="2020-07-10T15:54:00Z">
        <w:r w:rsidR="00AD38E5">
          <w:rPr>
            <w:rFonts w:ascii="Aparajita" w:hAnsi="Aparajita" w:cs="Aparajita"/>
          </w:rPr>
          <w:t xml:space="preserve">child death </w:t>
        </w:r>
      </w:ins>
      <w:r w:rsidR="006A2310">
        <w:rPr>
          <w:rFonts w:ascii="Aparajita" w:hAnsi="Aparajita" w:cs="Aparajita"/>
        </w:rPr>
        <w:t xml:space="preserve">remains a common </w:t>
      </w:r>
      <w:ins w:id="858" w:author="Jenny Trinitapoli" w:date="2020-07-11T11:06:00Z">
        <w:r w:rsidR="00D34753">
          <w:rPr>
            <w:rFonts w:ascii="Aparajita" w:hAnsi="Aparajita" w:cs="Aparajita"/>
          </w:rPr>
          <w:t>correlate</w:t>
        </w:r>
      </w:ins>
      <w:del w:id="859" w:author="Jenny Trinitapoli" w:date="2020-07-11T11:06:00Z">
        <w:r w:rsidR="006A2310" w:rsidDel="00D34753">
          <w:rPr>
            <w:rFonts w:ascii="Aparajita" w:hAnsi="Aparajita" w:cs="Aparajita"/>
          </w:rPr>
          <w:delText>element</w:delText>
        </w:r>
      </w:del>
      <w:r w:rsidR="006A2310">
        <w:rPr>
          <w:rFonts w:ascii="Aparajita" w:hAnsi="Aparajita" w:cs="Aparajita"/>
        </w:rPr>
        <w:t xml:space="preserve"> of motherhood</w:t>
      </w:r>
      <w:ins w:id="860" w:author="Jenny Trinitapoli" w:date="2020-07-10T15:21:00Z">
        <w:r w:rsidR="00BA38D1">
          <w:rPr>
            <w:rFonts w:ascii="Aparajita" w:hAnsi="Aparajita" w:cs="Aparajita"/>
          </w:rPr>
          <w:t xml:space="preserve"> </w:t>
        </w:r>
      </w:ins>
      <w:ins w:id="861" w:author="Jenny Trinitapoli" w:date="2020-07-10T15:55:00Z">
        <w:r w:rsidR="00AD38E5">
          <w:rPr>
            <w:rFonts w:ascii="Aparajita" w:hAnsi="Aparajita" w:cs="Aparajita"/>
          </w:rPr>
          <w:t xml:space="preserve">and </w:t>
        </w:r>
      </w:ins>
      <w:ins w:id="862" w:author="Jenny Trinitapoli" w:date="2020-07-10T15:22:00Z">
        <w:r w:rsidR="00BA38D1">
          <w:rPr>
            <w:rFonts w:ascii="Aparajita" w:hAnsi="Aparajita" w:cs="Aparajita"/>
          </w:rPr>
          <w:t xml:space="preserve">in contexts where the experience is increasingly rare and, therefore, </w:t>
        </w:r>
      </w:ins>
      <w:ins w:id="863" w:author="Jenny Trinitapoli" w:date="2020-07-10T16:19:00Z">
        <w:r w:rsidR="00B97F50">
          <w:rPr>
            <w:rFonts w:ascii="Aparajita" w:hAnsi="Aparajita" w:cs="Aparajita"/>
          </w:rPr>
          <w:t xml:space="preserve">perhaps </w:t>
        </w:r>
      </w:ins>
      <w:ins w:id="864" w:author="Jenny Trinitapoli" w:date="2020-07-10T15:22:00Z">
        <w:r w:rsidR="00BA38D1">
          <w:rPr>
            <w:rFonts w:ascii="Aparajita" w:hAnsi="Aparajita" w:cs="Aparajita"/>
          </w:rPr>
          <w:t>even more isolating</w:t>
        </w:r>
      </w:ins>
      <w:ins w:id="865" w:author="Jenny Trinitapoli" w:date="2020-07-10T15:25:00Z">
        <w:r w:rsidR="00BA38D1">
          <w:rPr>
            <w:rFonts w:ascii="Aparajita" w:hAnsi="Aparajita" w:cs="Aparajita"/>
          </w:rPr>
          <w:t xml:space="preserve"> for women</w:t>
        </w:r>
      </w:ins>
      <w:r>
        <w:rPr>
          <w:rFonts w:ascii="Aparajita" w:hAnsi="Aparajita" w:cs="Aparajita"/>
        </w:rPr>
        <w:t xml:space="preserve">. </w:t>
      </w:r>
      <w:ins w:id="866" w:author="Jenny Trinitapoli" w:date="2020-07-10T15:26:00Z">
        <w:r w:rsidR="00BA38D1">
          <w:rPr>
            <w:rFonts w:ascii="Aparajita" w:hAnsi="Aparajita" w:cs="Aparajita"/>
          </w:rPr>
          <w:t xml:space="preserve">And we highlight </w:t>
        </w:r>
      </w:ins>
      <w:ins w:id="867" w:author="Jenny Trinitapoli" w:date="2020-07-11T11:06:00Z">
        <w:r w:rsidR="00D34753">
          <w:rPr>
            <w:rFonts w:ascii="Aparajita" w:hAnsi="Aparajita" w:cs="Aparajita"/>
          </w:rPr>
          <w:t xml:space="preserve">yet another </w:t>
        </w:r>
      </w:ins>
      <w:ins w:id="868" w:author="Jenny Trinitapoli" w:date="2020-07-10T15:26:00Z">
        <w:r w:rsidR="00BA38D1">
          <w:rPr>
            <w:rFonts w:ascii="Aparajita" w:hAnsi="Aparajita" w:cs="Aparajita"/>
          </w:rPr>
          <w:t xml:space="preserve">a meta-inequality that cuts across the </w:t>
        </w:r>
        <w:r w:rsidR="00BA38D1">
          <w:rPr>
            <w:rFonts w:ascii="Aparajita" w:hAnsi="Aparajita" w:cs="Aparajita"/>
          </w:rPr>
          <w:lastRenderedPageBreak/>
          <w:t>trends and patterns we’ve established here: that t</w:t>
        </w:r>
      </w:ins>
      <w:del w:id="869" w:author="Jenny Trinitapoli" w:date="2020-07-10T15:26:00Z">
        <w:r w:rsidR="007E1C46" w:rsidDel="00BA38D1">
          <w:rPr>
            <w:rFonts w:ascii="Aparajita" w:hAnsi="Aparajita" w:cs="Aparajita"/>
          </w:rPr>
          <w:delText>T</w:delText>
        </w:r>
      </w:del>
      <w:r w:rsidR="007E1C46">
        <w:rPr>
          <w:rFonts w:ascii="Aparajita" w:hAnsi="Aparajita" w:cs="Aparajita"/>
        </w:rPr>
        <w:t xml:space="preserve">he world regions </w:t>
      </w:r>
      <w:ins w:id="870" w:author="Jenny Trinitapoli" w:date="2020-07-10T15:26:00Z">
        <w:r w:rsidR="00BA38D1">
          <w:rPr>
            <w:rFonts w:ascii="Aparajita" w:hAnsi="Aparajita" w:cs="Aparajita"/>
          </w:rPr>
          <w:t xml:space="preserve">in </w:t>
        </w:r>
      </w:ins>
      <w:r w:rsidR="007E1C46">
        <w:rPr>
          <w:rFonts w:ascii="Aparajita" w:hAnsi="Aparajita" w:cs="Aparajita"/>
        </w:rPr>
        <w:t>wh</w:t>
      </w:r>
      <w:ins w:id="871" w:author="Jenny Trinitapoli" w:date="2020-07-10T15:26:00Z">
        <w:r w:rsidR="00BA38D1">
          <w:rPr>
            <w:rFonts w:ascii="Aparajita" w:hAnsi="Aparajita" w:cs="Aparajita"/>
          </w:rPr>
          <w:t>ich</w:t>
        </w:r>
      </w:ins>
      <w:del w:id="872" w:author="Jenny Trinitapoli" w:date="2020-07-10T15:26:00Z">
        <w:r w:rsidR="007E1C46" w:rsidDel="00BA38D1">
          <w:rPr>
            <w:rFonts w:ascii="Aparajita" w:hAnsi="Aparajita" w:cs="Aparajita"/>
          </w:rPr>
          <w:delText>ere</w:delText>
        </w:r>
      </w:del>
      <w:r w:rsidR="007E1C46">
        <w:rPr>
          <w:rFonts w:ascii="Aparajita" w:hAnsi="Aparajita" w:cs="Aparajita"/>
        </w:rPr>
        <w:t xml:space="preserve"> maternal bereavement is concentrated </w:t>
      </w:r>
      <w:del w:id="873" w:author="Jenny Trinitapoli" w:date="2020-07-10T15:27:00Z">
        <w:r w:rsidR="007E1C46" w:rsidDel="00EA40AD">
          <w:rPr>
            <w:rFonts w:ascii="Aparajita" w:hAnsi="Aparajita" w:cs="Aparajita"/>
          </w:rPr>
          <w:delText>are the ones where</w:delText>
        </w:r>
      </w:del>
      <w:ins w:id="874" w:author="Jenny Trinitapoli" w:date="2020-07-10T15:27:00Z">
        <w:r w:rsidR="00EA40AD">
          <w:rPr>
            <w:rFonts w:ascii="Aparajita" w:hAnsi="Aparajita" w:cs="Aparajita"/>
          </w:rPr>
          <w:t>lack, almost completely,</w:t>
        </w:r>
      </w:ins>
      <w:r w:rsidR="007E1C46">
        <w:rPr>
          <w:rFonts w:ascii="Aparajita" w:hAnsi="Aparajita" w:cs="Aparajita"/>
        </w:rPr>
        <w:t xml:space="preserve"> </w:t>
      </w:r>
      <w:del w:id="875" w:author="Jenny Trinitapoli" w:date="2020-07-10T15:27:00Z">
        <w:r w:rsidR="00C921A2" w:rsidDel="00EA40AD">
          <w:rPr>
            <w:rFonts w:ascii="Aparajita" w:hAnsi="Aparajita" w:cs="Aparajita"/>
          </w:rPr>
          <w:delText xml:space="preserve">few </w:delText>
        </w:r>
      </w:del>
      <w:r w:rsidR="00C921A2">
        <w:rPr>
          <w:rFonts w:ascii="Aparajita" w:hAnsi="Aparajita" w:cs="Aparajita"/>
        </w:rPr>
        <w:t xml:space="preserve">empirical studies </w:t>
      </w:r>
      <w:del w:id="876" w:author="Jenny Trinitapoli" w:date="2020-07-10T15:27:00Z">
        <w:r w:rsidR="00C921A2" w:rsidDel="00EA40AD">
          <w:rPr>
            <w:rFonts w:ascii="Aparajita" w:hAnsi="Aparajita" w:cs="Aparajita"/>
          </w:rPr>
          <w:delText xml:space="preserve">have </w:delText>
        </w:r>
      </w:del>
      <w:r w:rsidR="00C921A2">
        <w:rPr>
          <w:rFonts w:ascii="Aparajita" w:hAnsi="Aparajita" w:cs="Aparajita"/>
        </w:rPr>
        <w:t>investigat</w:t>
      </w:r>
      <w:ins w:id="877" w:author="Jenny Trinitapoli" w:date="2020-07-10T15:27:00Z">
        <w:r w:rsidR="00EA40AD">
          <w:rPr>
            <w:rFonts w:ascii="Aparajita" w:hAnsi="Aparajita" w:cs="Aparajita"/>
          </w:rPr>
          <w:t>ing</w:t>
        </w:r>
      </w:ins>
      <w:del w:id="878" w:author="Jenny Trinitapoli" w:date="2020-07-10T15:27:00Z">
        <w:r w:rsidR="00C921A2" w:rsidDel="00EA40AD">
          <w:rPr>
            <w:rFonts w:ascii="Aparajita" w:hAnsi="Aparajita" w:cs="Aparajita"/>
          </w:rPr>
          <w:delText>ed</w:delText>
        </w:r>
      </w:del>
      <w:r w:rsidR="00C921A2">
        <w:rPr>
          <w:rFonts w:ascii="Aparajita" w:hAnsi="Aparajita" w:cs="Aparajita"/>
        </w:rPr>
        <w:t xml:space="preserve"> the long-</w:t>
      </w:r>
      <w:del w:id="879" w:author="Jenny Trinitapoli" w:date="2020-07-10T16:19:00Z">
        <w:r w:rsidR="00C921A2" w:rsidDel="00B97F50">
          <w:rPr>
            <w:rFonts w:ascii="Aparajita" w:hAnsi="Aparajita" w:cs="Aparajita"/>
          </w:rPr>
          <w:delText xml:space="preserve">lasting </w:delText>
        </w:r>
      </w:del>
      <w:ins w:id="880" w:author="Jenny Trinitapoli" w:date="2020-07-10T16:19:00Z">
        <w:r w:rsidR="00B97F50">
          <w:rPr>
            <w:rFonts w:ascii="Aparajita" w:hAnsi="Aparajita" w:cs="Aparajita"/>
          </w:rPr>
          <w:t xml:space="preserve">term </w:t>
        </w:r>
      </w:ins>
      <w:r w:rsidR="00C921A2">
        <w:rPr>
          <w:rFonts w:ascii="Aparajita" w:hAnsi="Aparajita" w:cs="Aparajita"/>
        </w:rPr>
        <w:t>consequences of</w:t>
      </w:r>
      <w:ins w:id="881" w:author="Jenny Trinitapoli" w:date="2020-07-10T15:27:00Z">
        <w:r w:rsidR="00EA40AD">
          <w:rPr>
            <w:rFonts w:ascii="Aparajita" w:hAnsi="Aparajita" w:cs="Aparajita"/>
          </w:rPr>
          <w:t xml:space="preserve"> this experience</w:t>
        </w:r>
      </w:ins>
      <w:del w:id="882" w:author="Jenny Trinitapoli" w:date="2020-07-10T15:27:00Z">
        <w:r w:rsidR="00C921A2" w:rsidDel="00EA40AD">
          <w:rPr>
            <w:rFonts w:ascii="Aparajita" w:hAnsi="Aparajita" w:cs="Aparajita"/>
          </w:rPr>
          <w:delText xml:space="preserve"> it</w:delText>
        </w:r>
      </w:del>
      <w:r w:rsidR="00C921A2">
        <w:rPr>
          <w:rFonts w:ascii="Aparajita" w:hAnsi="Aparajita" w:cs="Aparajita"/>
        </w:rPr>
        <w:t>.</w:t>
      </w:r>
      <w:r w:rsidR="007E1C46">
        <w:rPr>
          <w:rFonts w:ascii="Aparajita" w:hAnsi="Aparajita" w:cs="Aparajita"/>
        </w:rPr>
        <w:t xml:space="preserve"> </w:t>
      </w:r>
      <w:commentRangeStart w:id="883"/>
      <w:r w:rsidR="007E1C46">
        <w:rPr>
          <w:rFonts w:ascii="Aparajita" w:hAnsi="Aparajita" w:cs="Aparajita"/>
        </w:rPr>
        <w:t>There is a pressing need for</w:t>
      </w:r>
      <w:r w:rsidR="00A23C95" w:rsidRPr="00266175">
        <w:rPr>
          <w:rFonts w:ascii="Aparajita" w:hAnsi="Aparajita" w:cs="Aparajita"/>
        </w:rPr>
        <w:t xml:space="preserve"> further studies on the consequences of child loss</w:t>
      </w:r>
      <w:r w:rsidR="00961110">
        <w:rPr>
          <w:rFonts w:ascii="Aparajita" w:hAnsi="Aparajita" w:cs="Aparajita"/>
        </w:rPr>
        <w:t xml:space="preserve">, and how global inequality </w:t>
      </w:r>
      <w:del w:id="884" w:author="Jenny Trinitapoli" w:date="2020-07-10T15:28:00Z">
        <w:r w:rsidR="00961110" w:rsidDel="00EA40AD">
          <w:rPr>
            <w:rFonts w:ascii="Aparajita" w:hAnsi="Aparajita" w:cs="Aparajita"/>
          </w:rPr>
          <w:delText>in its frequency helps</w:delText>
        </w:r>
      </w:del>
      <w:ins w:id="885" w:author="Jenny Trinitapoli" w:date="2020-07-10T15:28:00Z">
        <w:r w:rsidR="00EA40AD">
          <w:rPr>
            <w:rFonts w:ascii="Aparajita" w:hAnsi="Aparajita" w:cs="Aparajita"/>
          </w:rPr>
          <w:t>along this dimension of life</w:t>
        </w:r>
      </w:ins>
      <w:r w:rsidR="00961110">
        <w:rPr>
          <w:rFonts w:ascii="Aparajita" w:hAnsi="Aparajita" w:cs="Aparajita"/>
        </w:rPr>
        <w:t xml:space="preserve"> </w:t>
      </w:r>
      <w:ins w:id="886" w:author="Jenny Trinitapoli" w:date="2020-07-10T15:28:00Z">
        <w:r w:rsidR="00EA40AD">
          <w:rPr>
            <w:rFonts w:ascii="Aparajita" w:hAnsi="Aparajita" w:cs="Aparajita"/>
          </w:rPr>
          <w:t xml:space="preserve">both </w:t>
        </w:r>
      </w:ins>
      <w:del w:id="887" w:author="Jenny Trinitapoli" w:date="2020-07-10T15:28:00Z">
        <w:r w:rsidR="00961110" w:rsidDel="00EA40AD">
          <w:rPr>
            <w:rFonts w:ascii="Aparajita" w:hAnsi="Aparajita" w:cs="Aparajita"/>
          </w:rPr>
          <w:delText>to fuel broader</w:delText>
        </w:r>
      </w:del>
      <w:ins w:id="888" w:author="Jenny Trinitapoli" w:date="2020-07-10T15:28:00Z">
        <w:r w:rsidR="00EA40AD">
          <w:rPr>
            <w:rFonts w:ascii="Aparajita" w:hAnsi="Aparajita" w:cs="Aparajita"/>
          </w:rPr>
          <w:t xml:space="preserve">generates </w:t>
        </w:r>
      </w:ins>
      <w:ins w:id="889" w:author="Jenny Trinitapoli" w:date="2020-07-10T15:29:00Z">
        <w:r w:rsidR="00EA40AD">
          <w:rPr>
            <w:rFonts w:ascii="Aparajita" w:hAnsi="Aparajita" w:cs="Aparajita"/>
          </w:rPr>
          <w:t xml:space="preserve">new </w:t>
        </w:r>
      </w:ins>
      <w:ins w:id="890" w:author="Jenny Trinitapoli" w:date="2020-07-10T15:28:00Z">
        <w:r w:rsidR="00EA40AD">
          <w:rPr>
            <w:rFonts w:ascii="Aparajita" w:hAnsi="Aparajita" w:cs="Aparajita"/>
          </w:rPr>
          <w:t>and exac</w:t>
        </w:r>
      </w:ins>
      <w:ins w:id="891" w:author="Jenny Trinitapoli" w:date="2020-07-10T15:29:00Z">
        <w:r w:rsidR="00EA40AD">
          <w:rPr>
            <w:rFonts w:ascii="Aparajita" w:hAnsi="Aparajita" w:cs="Aparajita"/>
          </w:rPr>
          <w:t>erbates</w:t>
        </w:r>
      </w:ins>
      <w:r w:rsidR="00961110">
        <w:rPr>
          <w:rFonts w:ascii="Aparajita" w:hAnsi="Aparajita" w:cs="Aparajita"/>
        </w:rPr>
        <w:t xml:space="preserve"> </w:t>
      </w:r>
      <w:ins w:id="892" w:author="Jenny Trinitapoli" w:date="2020-07-10T15:29:00Z">
        <w:r w:rsidR="00EA40AD">
          <w:rPr>
            <w:rFonts w:ascii="Aparajita" w:hAnsi="Aparajita" w:cs="Aparajita"/>
          </w:rPr>
          <w:t xml:space="preserve">existing </w:t>
        </w:r>
      </w:ins>
      <w:r w:rsidR="00961110">
        <w:rPr>
          <w:rFonts w:ascii="Aparajita" w:hAnsi="Aparajita" w:cs="Aparajita"/>
        </w:rPr>
        <w:t>disparities in adult wellbeing.</w:t>
      </w:r>
      <w:r w:rsidR="00A23C95" w:rsidRPr="00266175">
        <w:rPr>
          <w:rFonts w:ascii="Aparajita" w:hAnsi="Aparajita" w:cs="Aparajita"/>
        </w:rPr>
        <w:t xml:space="preserve"> </w:t>
      </w:r>
      <w:commentRangeEnd w:id="883"/>
      <w:r w:rsidR="00B97F50">
        <w:rPr>
          <w:rStyle w:val="CommentReference"/>
          <w:rFonts w:asciiTheme="minorHAnsi" w:eastAsiaTheme="minorHAnsi" w:hAnsiTheme="minorHAnsi" w:cstheme="minorBidi"/>
        </w:rPr>
        <w:commentReference w:id="883"/>
      </w:r>
    </w:p>
    <w:p w14:paraId="570DD576" w14:textId="77777777" w:rsidR="006A6C54" w:rsidRDefault="006A6C54" w:rsidP="002C03EE">
      <w:pPr>
        <w:rPr>
          <w:rFonts w:ascii="Aparajita" w:hAnsi="Aparajita" w:cs="Aparajita"/>
          <w:b/>
        </w:rPr>
      </w:pPr>
    </w:p>
    <w:p w14:paraId="23A88A65" w14:textId="1D6C1F61" w:rsidR="001D1DE4" w:rsidRDefault="00824348" w:rsidP="00C921A2">
      <w:pPr>
        <w:rPr>
          <w:rFonts w:ascii="Aparajita" w:hAnsi="Aparajita" w:cs="Aparajita"/>
          <w:b/>
        </w:rPr>
      </w:pPr>
      <w:r w:rsidRPr="00C921A2">
        <w:rPr>
          <w:rFonts w:ascii="Aparajita" w:hAnsi="Aparajita" w:cs="Aparajita"/>
          <w:b/>
        </w:rPr>
        <w:t>References</w:t>
      </w:r>
    </w:p>
    <w:p w14:paraId="57FC8E66" w14:textId="77777777" w:rsidR="00C921A2" w:rsidRPr="00C921A2" w:rsidRDefault="00C921A2" w:rsidP="00C921A2">
      <w:pPr>
        <w:rPr>
          <w:rFonts w:ascii="Aparajita" w:hAnsi="Aparajita" w:cs="Aparajita"/>
          <w:b/>
        </w:rPr>
      </w:pPr>
    </w:p>
    <w:p w14:paraId="2991EB9B" w14:textId="77777777" w:rsidR="007F6C5E" w:rsidRPr="00C921A2" w:rsidRDefault="00824348" w:rsidP="00C921A2">
      <w:pPr>
        <w:pStyle w:val="Bibliography"/>
        <w:spacing w:line="240" w:lineRule="auto"/>
        <w:rPr>
          <w:rFonts w:ascii="Aparajita" w:hAnsi="Aparajita" w:cs="Aparajita"/>
          <w:sz w:val="24"/>
        </w:rPr>
      </w:pPr>
      <w:r w:rsidRPr="00C921A2">
        <w:rPr>
          <w:rFonts w:ascii="Aparajita" w:hAnsi="Aparajita" w:cs="Aparajita"/>
        </w:rPr>
        <w:fldChar w:fldCharType="begin"/>
      </w:r>
      <w:r w:rsidRPr="00C921A2">
        <w:rPr>
          <w:rFonts w:ascii="Aparajita" w:hAnsi="Aparajita" w:cs="Aparajita"/>
        </w:rPr>
        <w:instrText xml:space="preserve"> ADDIN ZOTERO_BIBL {"uncited":[],"omitted":[],"custom":[]} CSL_BIBLIOGRAPHY </w:instrText>
      </w:r>
      <w:r w:rsidRPr="00C921A2">
        <w:rPr>
          <w:rFonts w:ascii="Aparajita" w:hAnsi="Aparajita" w:cs="Aparajita"/>
        </w:rPr>
        <w:fldChar w:fldCharType="separate"/>
      </w:r>
      <w:r w:rsidR="007F6C5E" w:rsidRPr="00C921A2">
        <w:rPr>
          <w:rFonts w:ascii="Aparajita" w:hAnsi="Aparajita" w:cs="Aparajita"/>
          <w:sz w:val="24"/>
        </w:rPr>
        <w:t xml:space="preserve">Fletcher, J., Mailick, M., Song, J., &amp; Wolfe, B. (2013). A sibling death in the family: Common and consequential. </w:t>
      </w:r>
      <w:r w:rsidR="007F6C5E" w:rsidRPr="00C921A2">
        <w:rPr>
          <w:rFonts w:ascii="Aparajita" w:hAnsi="Aparajita" w:cs="Aparajita"/>
          <w:i/>
          <w:iCs/>
          <w:sz w:val="24"/>
        </w:rPr>
        <w:t>Demography</w:t>
      </w:r>
      <w:r w:rsidR="007F6C5E" w:rsidRPr="00C921A2">
        <w:rPr>
          <w:rFonts w:ascii="Aparajita" w:hAnsi="Aparajita" w:cs="Aparajita"/>
          <w:sz w:val="24"/>
        </w:rPr>
        <w:t xml:space="preserve">, </w:t>
      </w:r>
      <w:r w:rsidR="007F6C5E" w:rsidRPr="00C921A2">
        <w:rPr>
          <w:rFonts w:ascii="Aparajita" w:hAnsi="Aparajita" w:cs="Aparajita"/>
          <w:i/>
          <w:iCs/>
          <w:sz w:val="24"/>
        </w:rPr>
        <w:t>50</w:t>
      </w:r>
      <w:r w:rsidR="007F6C5E" w:rsidRPr="00C921A2">
        <w:rPr>
          <w:rFonts w:ascii="Aparajita" w:hAnsi="Aparajita" w:cs="Aparajita"/>
          <w:sz w:val="24"/>
        </w:rPr>
        <w:t>(3), 803–826.</w:t>
      </w:r>
    </w:p>
    <w:p w14:paraId="5E087339"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Graham, W., Brass, W., &amp; Snow, R. W. (1989). Estimating maternal mortality: The sisterhood method. </w:t>
      </w:r>
      <w:r w:rsidRPr="00C921A2">
        <w:rPr>
          <w:rFonts w:ascii="Aparajita" w:hAnsi="Aparajita" w:cs="Aparajita"/>
          <w:i/>
          <w:iCs/>
          <w:sz w:val="24"/>
        </w:rPr>
        <w:t>Studies in Family Planning</w:t>
      </w:r>
      <w:r w:rsidRPr="00C921A2">
        <w:rPr>
          <w:rFonts w:ascii="Aparajita" w:hAnsi="Aparajita" w:cs="Aparajita"/>
          <w:sz w:val="24"/>
        </w:rPr>
        <w:t xml:space="preserve">, </w:t>
      </w:r>
      <w:r w:rsidRPr="00C921A2">
        <w:rPr>
          <w:rFonts w:ascii="Aparajita" w:hAnsi="Aparajita" w:cs="Aparajita"/>
          <w:i/>
          <w:iCs/>
          <w:sz w:val="24"/>
        </w:rPr>
        <w:t>20</w:t>
      </w:r>
      <w:r w:rsidRPr="00C921A2">
        <w:rPr>
          <w:rFonts w:ascii="Aparajita" w:hAnsi="Aparajita" w:cs="Aparajita"/>
          <w:sz w:val="24"/>
        </w:rPr>
        <w:t>(3), 125–135.</w:t>
      </w:r>
    </w:p>
    <w:p w14:paraId="05392A5A"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Hill, K. (1977). Estimating adult mortality levels from information on widowhood. </w:t>
      </w:r>
      <w:r w:rsidRPr="00C921A2">
        <w:rPr>
          <w:rFonts w:ascii="Aparajita" w:hAnsi="Aparajita" w:cs="Aparajita"/>
          <w:i/>
          <w:iCs/>
          <w:sz w:val="24"/>
        </w:rPr>
        <w:t>Population Studies</w:t>
      </w:r>
      <w:r w:rsidRPr="00C921A2">
        <w:rPr>
          <w:rFonts w:ascii="Aparajita" w:hAnsi="Aparajita" w:cs="Aparajita"/>
          <w:sz w:val="24"/>
        </w:rPr>
        <w:t xml:space="preserve">, </w:t>
      </w:r>
      <w:r w:rsidRPr="00C921A2">
        <w:rPr>
          <w:rFonts w:ascii="Aparajita" w:hAnsi="Aparajita" w:cs="Aparajita"/>
          <w:i/>
          <w:iCs/>
          <w:sz w:val="24"/>
        </w:rPr>
        <w:t>31</w:t>
      </w:r>
      <w:r w:rsidRPr="00C921A2">
        <w:rPr>
          <w:rFonts w:ascii="Aparajita" w:hAnsi="Aparajita" w:cs="Aparajita"/>
          <w:sz w:val="24"/>
        </w:rPr>
        <w:t>(1), 75–84.</w:t>
      </w:r>
    </w:p>
    <w:p w14:paraId="7D1A6D99"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Hill, K., Thomas, K., AbouZahr, C., Walker, N., Say, L., Inoue, M., Suzuki, E., &amp; Group, M. M. W. (2007). Estimates of maternal mortality worldwide between 1990 and 2005: An assessment of available data. </w:t>
      </w:r>
      <w:r w:rsidRPr="00C921A2">
        <w:rPr>
          <w:rFonts w:ascii="Aparajita" w:hAnsi="Aparajita" w:cs="Aparajita"/>
          <w:i/>
          <w:iCs/>
          <w:sz w:val="24"/>
        </w:rPr>
        <w:t>The Lancet</w:t>
      </w:r>
      <w:r w:rsidRPr="00C921A2">
        <w:rPr>
          <w:rFonts w:ascii="Aparajita" w:hAnsi="Aparajita" w:cs="Aparajita"/>
          <w:sz w:val="24"/>
        </w:rPr>
        <w:t xml:space="preserve">, </w:t>
      </w:r>
      <w:r w:rsidRPr="00C921A2">
        <w:rPr>
          <w:rFonts w:ascii="Aparajita" w:hAnsi="Aparajita" w:cs="Aparajita"/>
          <w:i/>
          <w:iCs/>
          <w:sz w:val="24"/>
        </w:rPr>
        <w:t>370</w:t>
      </w:r>
      <w:r w:rsidRPr="00C921A2">
        <w:rPr>
          <w:rFonts w:ascii="Aparajita" w:hAnsi="Aparajita" w:cs="Aparajita"/>
          <w:sz w:val="24"/>
        </w:rPr>
        <w:t>(9595), 1311–1319.</w:t>
      </w:r>
    </w:p>
    <w:p w14:paraId="79EB7B8B"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Keyfitz, N. (1985). </w:t>
      </w:r>
      <w:r w:rsidRPr="00C921A2">
        <w:rPr>
          <w:rFonts w:ascii="Aparajita" w:hAnsi="Aparajita" w:cs="Aparajita"/>
          <w:i/>
          <w:iCs/>
          <w:sz w:val="24"/>
        </w:rPr>
        <w:t>Applied mathematical demography</w:t>
      </w:r>
      <w:r w:rsidRPr="00C921A2">
        <w:rPr>
          <w:rFonts w:ascii="Aparajita" w:hAnsi="Aparajita" w:cs="Aparajita"/>
          <w:sz w:val="24"/>
        </w:rPr>
        <w:t>. Springer. http://public.eblib.com/choice/publicfullrecord.aspx?p=3084208</w:t>
      </w:r>
    </w:p>
    <w:p w14:paraId="59EF722A" w14:textId="77777777" w:rsidR="007F6C5E" w:rsidRPr="00C921A2" w:rsidRDefault="007F6C5E" w:rsidP="00C921A2">
      <w:pPr>
        <w:pStyle w:val="Bibliography"/>
        <w:spacing w:line="240" w:lineRule="auto"/>
        <w:rPr>
          <w:rFonts w:ascii="Aparajita" w:hAnsi="Aparajita" w:cs="Aparajita"/>
          <w:sz w:val="24"/>
        </w:rPr>
      </w:pPr>
      <w:r w:rsidRPr="00AE3E8D">
        <w:rPr>
          <w:rFonts w:ascii="Aparajita" w:hAnsi="Aparajita" w:cs="Aparajita"/>
          <w:sz w:val="24"/>
          <w:lang w:val="de-DE"/>
          <w:rPrChange w:id="893" w:author="MPIDR_D\Zagheni" w:date="2020-07-14T17:27:00Z">
            <w:rPr>
              <w:rFonts w:ascii="Aparajita" w:hAnsi="Aparajita" w:cs="Aparajita"/>
              <w:sz w:val="24"/>
            </w:rPr>
          </w:rPrChange>
        </w:rPr>
        <w:t xml:space="preserve">Li, J., Precht, D. H., Mortensen, P. B., &amp; Olsen, J. (2003). </w:t>
      </w:r>
      <w:r w:rsidRPr="00C921A2">
        <w:rPr>
          <w:rFonts w:ascii="Aparajita" w:hAnsi="Aparajita" w:cs="Aparajita"/>
          <w:sz w:val="24"/>
        </w:rPr>
        <w:t xml:space="preserve">Mortality in parents after death of a child in Denmark: A nationwide follow-up study. </w:t>
      </w:r>
      <w:r w:rsidRPr="00C921A2">
        <w:rPr>
          <w:rFonts w:ascii="Aparajita" w:hAnsi="Aparajita" w:cs="Aparajita"/>
          <w:i/>
          <w:iCs/>
          <w:sz w:val="24"/>
        </w:rPr>
        <w:t>The Lancet</w:t>
      </w:r>
      <w:r w:rsidRPr="00C921A2">
        <w:rPr>
          <w:rFonts w:ascii="Aparajita" w:hAnsi="Aparajita" w:cs="Aparajita"/>
          <w:sz w:val="24"/>
        </w:rPr>
        <w:t xml:space="preserve">, </w:t>
      </w:r>
      <w:r w:rsidRPr="00C921A2">
        <w:rPr>
          <w:rFonts w:ascii="Aparajita" w:hAnsi="Aparajita" w:cs="Aparajita"/>
          <w:i/>
          <w:iCs/>
          <w:sz w:val="24"/>
        </w:rPr>
        <w:t>361</w:t>
      </w:r>
      <w:r w:rsidRPr="00C921A2">
        <w:rPr>
          <w:rFonts w:ascii="Aparajita" w:hAnsi="Aparajita" w:cs="Aparajita"/>
          <w:sz w:val="24"/>
        </w:rPr>
        <w:t>(9355), 363–367.</w:t>
      </w:r>
    </w:p>
    <w:p w14:paraId="51FB9A09"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Nobles, J., Frankenberg, E., &amp; Thomas, D. (2015). The effects of mortality on fertility: Population dynamics after a natural disaster. </w:t>
      </w:r>
      <w:r w:rsidRPr="00C921A2">
        <w:rPr>
          <w:rFonts w:ascii="Aparajita" w:hAnsi="Aparajita" w:cs="Aparajita"/>
          <w:i/>
          <w:iCs/>
          <w:sz w:val="24"/>
        </w:rPr>
        <w:t>Demography</w:t>
      </w:r>
      <w:r w:rsidRPr="00C921A2">
        <w:rPr>
          <w:rFonts w:ascii="Aparajita" w:hAnsi="Aparajita" w:cs="Aparajita"/>
          <w:sz w:val="24"/>
        </w:rPr>
        <w:t xml:space="preserve">, </w:t>
      </w:r>
      <w:r w:rsidRPr="00C921A2">
        <w:rPr>
          <w:rFonts w:ascii="Aparajita" w:hAnsi="Aparajita" w:cs="Aparajita"/>
          <w:i/>
          <w:iCs/>
          <w:sz w:val="24"/>
        </w:rPr>
        <w:t>52</w:t>
      </w:r>
      <w:r w:rsidRPr="00C921A2">
        <w:rPr>
          <w:rFonts w:ascii="Aparajita" w:hAnsi="Aparajita" w:cs="Aparajita"/>
          <w:sz w:val="24"/>
        </w:rPr>
        <w:t>(1), 15–38.</w:t>
      </w:r>
    </w:p>
    <w:p w14:paraId="3C5130DF"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Obermeyer, Z., Rajaratnam, J. K., Park, C. H., Gakidou, E., Hogan, M. C., Lopez, A. D., &amp; Murray, C. J. (2010). Measuring adult mortality using sibling survival: A new analytical method and new results for 44 countries, 1974–2006. </w:t>
      </w:r>
      <w:r w:rsidRPr="00C921A2">
        <w:rPr>
          <w:rFonts w:ascii="Aparajita" w:hAnsi="Aparajita" w:cs="Aparajita"/>
          <w:i/>
          <w:iCs/>
          <w:sz w:val="24"/>
        </w:rPr>
        <w:t>PLoS Medicine</w:t>
      </w:r>
      <w:r w:rsidRPr="00C921A2">
        <w:rPr>
          <w:rFonts w:ascii="Aparajita" w:hAnsi="Aparajita" w:cs="Aparajita"/>
          <w:sz w:val="24"/>
        </w:rPr>
        <w:t xml:space="preserve">, </w:t>
      </w:r>
      <w:r w:rsidRPr="00C921A2">
        <w:rPr>
          <w:rFonts w:ascii="Aparajita" w:hAnsi="Aparajita" w:cs="Aparajita"/>
          <w:i/>
          <w:iCs/>
          <w:sz w:val="24"/>
        </w:rPr>
        <w:t>7</w:t>
      </w:r>
      <w:r w:rsidRPr="00C921A2">
        <w:rPr>
          <w:rFonts w:ascii="Aparajita" w:hAnsi="Aparajita" w:cs="Aparajita"/>
          <w:sz w:val="24"/>
        </w:rPr>
        <w:t>(4).</w:t>
      </w:r>
    </w:p>
    <w:p w14:paraId="11CCC08B"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Preston, S. H., Heuveline, P., &amp; Guillot, M. (2001). </w:t>
      </w:r>
      <w:r w:rsidRPr="00C921A2">
        <w:rPr>
          <w:rFonts w:ascii="Aparajita" w:hAnsi="Aparajita" w:cs="Aparajita"/>
          <w:i/>
          <w:iCs/>
          <w:sz w:val="24"/>
        </w:rPr>
        <w:t>Demography: Measuring and modeling population processes</w:t>
      </w:r>
      <w:r w:rsidRPr="00C921A2">
        <w:rPr>
          <w:rFonts w:ascii="Aparajita" w:hAnsi="Aparajita" w:cs="Aparajita"/>
          <w:sz w:val="24"/>
        </w:rPr>
        <w:t>. Blackwell Publishers.</w:t>
      </w:r>
    </w:p>
    <w:p w14:paraId="77034CB0"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Rogers, C. H., Floyd, F. J., Seltzer, M. M., Greenberg, J., &amp; Hong, J. (2008). Long-term effects of the death of a child on parents’ adjustment in midlife. </w:t>
      </w:r>
      <w:r w:rsidRPr="00C921A2">
        <w:rPr>
          <w:rFonts w:ascii="Aparajita" w:hAnsi="Aparajita" w:cs="Aparajita"/>
          <w:i/>
          <w:iCs/>
          <w:sz w:val="24"/>
        </w:rPr>
        <w:t>Journal of Family Psychology</w:t>
      </w:r>
      <w:r w:rsidRPr="00C921A2">
        <w:rPr>
          <w:rFonts w:ascii="Aparajita" w:hAnsi="Aparajita" w:cs="Aparajita"/>
          <w:sz w:val="24"/>
        </w:rPr>
        <w:t xml:space="preserve">, </w:t>
      </w:r>
      <w:r w:rsidRPr="00C921A2">
        <w:rPr>
          <w:rFonts w:ascii="Aparajita" w:hAnsi="Aparajita" w:cs="Aparajita"/>
          <w:i/>
          <w:iCs/>
          <w:sz w:val="24"/>
        </w:rPr>
        <w:t>22</w:t>
      </w:r>
      <w:r w:rsidRPr="00C921A2">
        <w:rPr>
          <w:rFonts w:ascii="Aparajita" w:hAnsi="Aparajita" w:cs="Aparajita"/>
          <w:sz w:val="24"/>
        </w:rPr>
        <w:t>(2), 203.</w:t>
      </w:r>
    </w:p>
    <w:p w14:paraId="54A204FB"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Rostila, M., Saarela, J., &amp; Kawachi, I. (2012). The forgotten griever: A nationwide follow-up study of mortality subsequent to the death of a sibling. </w:t>
      </w:r>
      <w:r w:rsidRPr="00C921A2">
        <w:rPr>
          <w:rFonts w:ascii="Aparajita" w:hAnsi="Aparajita" w:cs="Aparajita"/>
          <w:i/>
          <w:iCs/>
          <w:sz w:val="24"/>
        </w:rPr>
        <w:t>American Journal of Epidemiology</w:t>
      </w:r>
      <w:r w:rsidRPr="00C921A2">
        <w:rPr>
          <w:rFonts w:ascii="Aparajita" w:hAnsi="Aparajita" w:cs="Aparajita"/>
          <w:sz w:val="24"/>
        </w:rPr>
        <w:t xml:space="preserve">, </w:t>
      </w:r>
      <w:r w:rsidRPr="00C921A2">
        <w:rPr>
          <w:rFonts w:ascii="Aparajita" w:hAnsi="Aparajita" w:cs="Aparajita"/>
          <w:i/>
          <w:iCs/>
          <w:sz w:val="24"/>
        </w:rPr>
        <w:t>176</w:t>
      </w:r>
      <w:r w:rsidRPr="00C921A2">
        <w:rPr>
          <w:rFonts w:ascii="Aparajita" w:hAnsi="Aparajita" w:cs="Aparajita"/>
          <w:sz w:val="24"/>
        </w:rPr>
        <w:t>(4), 338–346.</w:t>
      </w:r>
    </w:p>
    <w:p w14:paraId="66A5F390"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Smith-Greenaway, E., &amp; Trinitapoli, J. (2020). Maternal cumulative prevalence measures of child mortality show heavy burden in sub-Saharan Africa.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117</w:t>
      </w:r>
      <w:r w:rsidRPr="00C921A2">
        <w:rPr>
          <w:rFonts w:ascii="Aparajita" w:hAnsi="Aparajita" w:cs="Aparajita"/>
          <w:sz w:val="24"/>
        </w:rPr>
        <w:t>(8), 4027–4033.</w:t>
      </w:r>
    </w:p>
    <w:p w14:paraId="077DC81D"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Song, J., Floyd, F. J., Seltzer, M. M., Greenberg, J. S., &amp; Hong, J. (2010). Long</w:t>
      </w:r>
      <w:r w:rsidRPr="00C921A2">
        <w:rPr>
          <w:rFonts w:ascii="Times New Roman" w:hAnsi="Times New Roman" w:cs="Times New Roman"/>
          <w:sz w:val="24"/>
        </w:rPr>
        <w:t>‐</w:t>
      </w:r>
      <w:r w:rsidRPr="00C921A2">
        <w:rPr>
          <w:rFonts w:ascii="Aparajita" w:hAnsi="Aparajita" w:cs="Aparajita"/>
          <w:sz w:val="24"/>
        </w:rPr>
        <w:t>Term Effects of Child Death on Parents’ Health</w:t>
      </w:r>
      <w:r w:rsidRPr="00C921A2">
        <w:rPr>
          <w:rFonts w:ascii="Times New Roman" w:hAnsi="Times New Roman" w:cs="Times New Roman"/>
          <w:sz w:val="24"/>
        </w:rPr>
        <w:t>‐</w:t>
      </w:r>
      <w:r w:rsidRPr="00C921A2">
        <w:rPr>
          <w:rFonts w:ascii="Aparajita" w:hAnsi="Aparajita" w:cs="Aparajita"/>
          <w:sz w:val="24"/>
        </w:rPr>
        <w:t xml:space="preserve">Related Quality of Life: A Dyadic Analysis. </w:t>
      </w:r>
      <w:r w:rsidRPr="00C921A2">
        <w:rPr>
          <w:rFonts w:ascii="Aparajita" w:hAnsi="Aparajita" w:cs="Aparajita"/>
          <w:i/>
          <w:iCs/>
          <w:sz w:val="24"/>
        </w:rPr>
        <w:t>Family Relations</w:t>
      </w:r>
      <w:r w:rsidRPr="00C921A2">
        <w:rPr>
          <w:rFonts w:ascii="Aparajita" w:hAnsi="Aparajita" w:cs="Aparajita"/>
          <w:sz w:val="24"/>
        </w:rPr>
        <w:t xml:space="preserve">, </w:t>
      </w:r>
      <w:r w:rsidRPr="00C921A2">
        <w:rPr>
          <w:rFonts w:ascii="Aparajita" w:hAnsi="Aparajita" w:cs="Aparajita"/>
          <w:i/>
          <w:iCs/>
          <w:sz w:val="24"/>
        </w:rPr>
        <w:t>59</w:t>
      </w:r>
      <w:r w:rsidRPr="00C921A2">
        <w:rPr>
          <w:rFonts w:ascii="Aparajita" w:hAnsi="Aparajita" w:cs="Aparajita"/>
          <w:sz w:val="24"/>
        </w:rPr>
        <w:t>(3), 269–282.</w:t>
      </w:r>
    </w:p>
    <w:p w14:paraId="7F72AA1E"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Thomas, K. J. (2020). Child deaths in the past, their consequences in the present, and mortality conditions in sub-Saharan Africa.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117</w:t>
      </w:r>
      <w:r w:rsidRPr="00C921A2">
        <w:rPr>
          <w:rFonts w:ascii="Aparajita" w:hAnsi="Aparajita" w:cs="Aparajita"/>
          <w:sz w:val="24"/>
        </w:rPr>
        <w:t>(9), 4453–4455.</w:t>
      </w:r>
    </w:p>
    <w:p w14:paraId="6CF539D5"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Umberson, D., Olson, J. S., Crosnoe, R., Liu, H., Pudrovska, T., &amp; Donnelly, R. (2017). Death of family members as an overlooked source of racial disadvantage in the United States.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114</w:t>
      </w:r>
      <w:r w:rsidRPr="00C921A2">
        <w:rPr>
          <w:rFonts w:ascii="Aparajita" w:hAnsi="Aparajita" w:cs="Aparajita"/>
          <w:sz w:val="24"/>
        </w:rPr>
        <w:t>(5), 915–920.</w:t>
      </w:r>
    </w:p>
    <w:p w14:paraId="16B880D1"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Verdery, A. M., &amp; Margolis, R. (2017). Projections of white and black older adults without living kin in the United States, 2015 to 2060.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114</w:t>
      </w:r>
      <w:r w:rsidRPr="00C921A2">
        <w:rPr>
          <w:rFonts w:ascii="Aparajita" w:hAnsi="Aparajita" w:cs="Aparajita"/>
          <w:sz w:val="24"/>
        </w:rPr>
        <w:t>(42), 11109–11114.</w:t>
      </w:r>
    </w:p>
    <w:p w14:paraId="3F327CB6"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Wachter, K. W. (2014). </w:t>
      </w:r>
      <w:r w:rsidRPr="00C921A2">
        <w:rPr>
          <w:rFonts w:ascii="Aparajita" w:hAnsi="Aparajita" w:cs="Aparajita"/>
          <w:i/>
          <w:iCs/>
          <w:sz w:val="24"/>
        </w:rPr>
        <w:t>Essential demographic methods</w:t>
      </w:r>
      <w:r w:rsidRPr="00C921A2">
        <w:rPr>
          <w:rFonts w:ascii="Aparajita" w:hAnsi="Aparajita" w:cs="Aparajita"/>
          <w:sz w:val="24"/>
        </w:rPr>
        <w:t>. Harvard Univ. Press.</w:t>
      </w:r>
    </w:p>
    <w:p w14:paraId="0EE72118"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Wilson, C. (2001). On the scale of global demographic convergence 1950–2000. </w:t>
      </w:r>
      <w:r w:rsidRPr="00C921A2">
        <w:rPr>
          <w:rFonts w:ascii="Aparajita" w:hAnsi="Aparajita" w:cs="Aparajita"/>
          <w:i/>
          <w:iCs/>
          <w:sz w:val="24"/>
        </w:rPr>
        <w:t>Population and Development Review</w:t>
      </w:r>
      <w:r w:rsidRPr="00C921A2">
        <w:rPr>
          <w:rFonts w:ascii="Aparajita" w:hAnsi="Aparajita" w:cs="Aparajita"/>
          <w:sz w:val="24"/>
        </w:rPr>
        <w:t xml:space="preserve">, </w:t>
      </w:r>
      <w:r w:rsidRPr="00C921A2">
        <w:rPr>
          <w:rFonts w:ascii="Aparajita" w:hAnsi="Aparajita" w:cs="Aparajita"/>
          <w:i/>
          <w:iCs/>
          <w:sz w:val="24"/>
        </w:rPr>
        <w:t>27</w:t>
      </w:r>
      <w:r w:rsidRPr="00C921A2">
        <w:rPr>
          <w:rFonts w:ascii="Aparajita" w:hAnsi="Aparajita" w:cs="Aparajita"/>
          <w:sz w:val="24"/>
        </w:rPr>
        <w:t>(1), 155–171.</w:t>
      </w:r>
    </w:p>
    <w:p w14:paraId="1D432693" w14:textId="7CC7FADD" w:rsidR="00567950" w:rsidRPr="00C921A2" w:rsidRDefault="00824348" w:rsidP="00C921A2">
      <w:pPr>
        <w:rPr>
          <w:rFonts w:ascii="Aparajita" w:hAnsi="Aparajita" w:cs="Aparajita"/>
        </w:rPr>
        <w:sectPr w:rsidR="00567950" w:rsidRPr="00C921A2" w:rsidSect="00C01278">
          <w:pgSz w:w="12240" w:h="15840"/>
          <w:pgMar w:top="1440" w:right="1440" w:bottom="1440" w:left="1440" w:header="720" w:footer="720" w:gutter="0"/>
          <w:cols w:space="720"/>
          <w:docGrid w:linePitch="360"/>
        </w:sectPr>
      </w:pPr>
      <w:r w:rsidRPr="00C921A2">
        <w:rPr>
          <w:rFonts w:ascii="Aparajita" w:hAnsi="Aparajita" w:cs="Aparajita"/>
        </w:rPr>
        <w:fldChar w:fldCharType="end"/>
      </w:r>
    </w:p>
    <w:p w14:paraId="2E14CA85" w14:textId="1829EAB2" w:rsidR="004348E4" w:rsidRPr="00266175" w:rsidRDefault="005263CE" w:rsidP="00E734FF">
      <w:pPr>
        <w:rPr>
          <w:rFonts w:ascii="Aparajita" w:hAnsi="Aparajita" w:cs="Aparajita"/>
        </w:rPr>
      </w:pPr>
      <w:bookmarkStart w:id="894" w:name="_Hlk44061782"/>
      <w:r w:rsidRPr="00266175">
        <w:rPr>
          <w:rFonts w:ascii="Aparajita" w:hAnsi="Aparajita" w:cs="Aparajita"/>
        </w:rPr>
        <w:lastRenderedPageBreak/>
        <w:t xml:space="preserve">Figure 1. </w:t>
      </w:r>
      <w:r w:rsidR="00E734FF" w:rsidRPr="00266175">
        <w:rPr>
          <w:rFonts w:ascii="Aparajita" w:hAnsi="Aparajita" w:cs="Aparajita"/>
        </w:rPr>
        <w:t xml:space="preserve">Maternal Infant Mortality (mIM) Indicators for mothers </w:t>
      </w:r>
      <w:r w:rsidR="00C01278">
        <w:rPr>
          <w:rFonts w:ascii="Aparajita" w:hAnsi="Aparajita" w:cs="Aparajita"/>
        </w:rPr>
        <w:t>20</w:t>
      </w:r>
      <w:r w:rsidR="00E734FF" w:rsidRPr="00266175">
        <w:rPr>
          <w:rFonts w:ascii="Aparajita" w:hAnsi="Aparajita" w:cs="Aparajita"/>
        </w:rPr>
        <w:t>-44-years-old (top panel) and ages 45-49-years-old (bottom panel)</w:t>
      </w:r>
    </w:p>
    <w:p w14:paraId="4E331E6B" w14:textId="3AA6A6EC" w:rsidR="005263CE" w:rsidRPr="00266175" w:rsidRDefault="00C01278" w:rsidP="00E734FF">
      <w:pPr>
        <w:rPr>
          <w:rFonts w:ascii="Aparajita" w:hAnsi="Aparajita" w:cs="Aparajita"/>
        </w:rPr>
      </w:pPr>
      <w:r>
        <w:rPr>
          <w:rFonts w:ascii="Aparajita" w:hAnsi="Aparajita" w:cs="Aparajita"/>
          <w:noProof/>
        </w:rPr>
        <w:drawing>
          <wp:inline distT="0" distB="0" distL="0" distR="0" wp14:anchorId="265E90D1" wp14:editId="6849E19F">
            <wp:extent cx="7058158" cy="37121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04" t="5205" r="2332" b="5411"/>
                    <a:stretch/>
                  </pic:blipFill>
                  <pic:spPr bwMode="auto">
                    <a:xfrm>
                      <a:off x="0" y="0"/>
                      <a:ext cx="7090129" cy="3729006"/>
                    </a:xfrm>
                    <a:prstGeom prst="rect">
                      <a:avLst/>
                    </a:prstGeom>
                    <a:noFill/>
                    <a:ln>
                      <a:noFill/>
                    </a:ln>
                    <a:extLst>
                      <a:ext uri="{53640926-AAD7-44D8-BBD7-CCE9431645EC}">
                        <a14:shadowObscured xmlns:a14="http://schemas.microsoft.com/office/drawing/2010/main"/>
                      </a:ext>
                    </a:extLst>
                  </pic:spPr>
                </pic:pic>
              </a:graphicData>
            </a:graphic>
          </wp:inline>
        </w:drawing>
      </w:r>
      <w:r w:rsidR="004348E4">
        <w:rPr>
          <w:rFonts w:ascii="Aparajita" w:hAnsi="Aparajita" w:cs="Aparajita"/>
          <w:noProof/>
        </w:rPr>
        <w:drawing>
          <wp:inline distT="0" distB="0" distL="0" distR="0" wp14:anchorId="6AC03D33" wp14:editId="6F6AE174">
            <wp:extent cx="7221118" cy="368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1" t="5213" r="2773" b="4967"/>
                    <a:stretch/>
                  </pic:blipFill>
                  <pic:spPr bwMode="auto">
                    <a:xfrm>
                      <a:off x="0" y="0"/>
                      <a:ext cx="7301460" cy="3725893"/>
                    </a:xfrm>
                    <a:prstGeom prst="rect">
                      <a:avLst/>
                    </a:prstGeom>
                    <a:noFill/>
                    <a:ln>
                      <a:noFill/>
                    </a:ln>
                    <a:extLst>
                      <a:ext uri="{53640926-AAD7-44D8-BBD7-CCE9431645EC}">
                        <a14:shadowObscured xmlns:a14="http://schemas.microsoft.com/office/drawing/2010/main"/>
                      </a:ext>
                    </a:extLst>
                  </pic:spPr>
                </pic:pic>
              </a:graphicData>
            </a:graphic>
          </wp:inline>
        </w:drawing>
      </w:r>
    </w:p>
    <w:p w14:paraId="678D61E0" w14:textId="77777777" w:rsidR="00C01278" w:rsidRDefault="002C03EE" w:rsidP="00E734FF">
      <w:pPr>
        <w:rPr>
          <w:rFonts w:ascii="Aparajita" w:hAnsi="Aparajita" w:cs="Aparajita"/>
        </w:rPr>
      </w:pPr>
      <w:r w:rsidRPr="00266175">
        <w:rPr>
          <w:rFonts w:ascii="Aparajita" w:hAnsi="Aparajita" w:cs="Aparajita"/>
        </w:rPr>
        <w:t xml:space="preserve">See the Appendix for a full list of results </w:t>
      </w:r>
    </w:p>
    <w:p w14:paraId="41FAB4CD" w14:textId="77777777" w:rsidR="00C01278" w:rsidRDefault="00C01278" w:rsidP="00E734FF">
      <w:pPr>
        <w:rPr>
          <w:rFonts w:ascii="Aparajita" w:hAnsi="Aparajita" w:cs="Aparajita"/>
        </w:rPr>
      </w:pPr>
    </w:p>
    <w:p w14:paraId="676702D6" w14:textId="77777777" w:rsidR="00C01278" w:rsidRDefault="00C01278" w:rsidP="00E734FF">
      <w:pPr>
        <w:rPr>
          <w:rFonts w:ascii="Aparajita" w:hAnsi="Aparajita" w:cs="Aparajita"/>
        </w:rPr>
      </w:pPr>
    </w:p>
    <w:p w14:paraId="4B04C4ED" w14:textId="26D432A6" w:rsidR="006F21A8" w:rsidRPr="00266175" w:rsidRDefault="005263CE" w:rsidP="00A60CE6">
      <w:pPr>
        <w:rPr>
          <w:rFonts w:ascii="Aparajita" w:hAnsi="Aparajita" w:cs="Aparajita"/>
        </w:rPr>
      </w:pPr>
      <w:r w:rsidRPr="00266175">
        <w:rPr>
          <w:rFonts w:ascii="Aparajita" w:hAnsi="Aparajita" w:cs="Aparajita"/>
        </w:rPr>
        <w:lastRenderedPageBreak/>
        <w:t xml:space="preserve">Figure </w:t>
      </w:r>
      <w:r w:rsidR="00E734FF" w:rsidRPr="00266175">
        <w:rPr>
          <w:rFonts w:ascii="Aparajita" w:hAnsi="Aparajita" w:cs="Aparajita"/>
        </w:rPr>
        <w:t>2</w:t>
      </w:r>
      <w:r w:rsidRPr="00266175">
        <w:rPr>
          <w:rFonts w:ascii="Aparajita" w:hAnsi="Aparajita" w:cs="Aparajita"/>
        </w:rPr>
        <w:t xml:space="preserve">. </w:t>
      </w:r>
      <w:r w:rsidR="00E734FF" w:rsidRPr="00266175">
        <w:rPr>
          <w:rFonts w:ascii="Aparajita" w:hAnsi="Aparajita" w:cs="Aparajita"/>
        </w:rPr>
        <w:t>Maternal Under-Five Mortality (mIM) Indicators for mothers ages 15-44-years-old (top panel) and ages 45-49-years-old (bottom panel)</w:t>
      </w:r>
    </w:p>
    <w:p w14:paraId="5428C18C" w14:textId="20BD7F57" w:rsidR="006F21A8" w:rsidRPr="00266175" w:rsidRDefault="00C01278" w:rsidP="00A60CE6">
      <w:pPr>
        <w:rPr>
          <w:rFonts w:ascii="Aparajita" w:hAnsi="Aparajita" w:cs="Aparajita"/>
        </w:rPr>
      </w:pPr>
      <w:r>
        <w:rPr>
          <w:rFonts w:ascii="Aparajita" w:hAnsi="Aparajita" w:cs="Aparajita"/>
          <w:noProof/>
        </w:rPr>
        <w:drawing>
          <wp:inline distT="0" distB="0" distL="0" distR="0" wp14:anchorId="214EA245" wp14:editId="7790B939">
            <wp:extent cx="7178722" cy="36030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0" t="4450" r="2267" b="5473"/>
                    <a:stretch/>
                  </pic:blipFill>
                  <pic:spPr bwMode="auto">
                    <a:xfrm>
                      <a:off x="0" y="0"/>
                      <a:ext cx="7187521" cy="3607491"/>
                    </a:xfrm>
                    <a:prstGeom prst="rect">
                      <a:avLst/>
                    </a:prstGeom>
                    <a:noFill/>
                    <a:ln>
                      <a:noFill/>
                    </a:ln>
                    <a:extLst>
                      <a:ext uri="{53640926-AAD7-44D8-BBD7-CCE9431645EC}">
                        <a14:shadowObscured xmlns:a14="http://schemas.microsoft.com/office/drawing/2010/main"/>
                      </a:ext>
                    </a:extLst>
                  </pic:spPr>
                </pic:pic>
              </a:graphicData>
            </a:graphic>
          </wp:inline>
        </w:drawing>
      </w:r>
    </w:p>
    <w:p w14:paraId="3097C2F3" w14:textId="0DF7890E" w:rsidR="006F21A8" w:rsidRPr="00266175" w:rsidRDefault="00C01278" w:rsidP="00A60CE6">
      <w:pPr>
        <w:rPr>
          <w:rFonts w:ascii="Aparajita" w:hAnsi="Aparajita" w:cs="Aparajita"/>
        </w:rPr>
      </w:pPr>
      <w:r>
        <w:rPr>
          <w:rFonts w:ascii="Aparajita" w:hAnsi="Aparajita" w:cs="Aparajita"/>
          <w:noProof/>
        </w:rPr>
        <w:drawing>
          <wp:inline distT="0" distB="0" distL="0" distR="0" wp14:anchorId="40824129" wp14:editId="5251AD80">
            <wp:extent cx="7178675" cy="361956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99" t="4449" r="2697" b="5463"/>
                    <a:stretch/>
                  </pic:blipFill>
                  <pic:spPr bwMode="auto">
                    <a:xfrm>
                      <a:off x="0" y="0"/>
                      <a:ext cx="7184429" cy="3622463"/>
                    </a:xfrm>
                    <a:prstGeom prst="rect">
                      <a:avLst/>
                    </a:prstGeom>
                    <a:noFill/>
                    <a:ln>
                      <a:noFill/>
                    </a:ln>
                    <a:extLst>
                      <a:ext uri="{53640926-AAD7-44D8-BBD7-CCE9431645EC}">
                        <a14:shadowObscured xmlns:a14="http://schemas.microsoft.com/office/drawing/2010/main"/>
                      </a:ext>
                    </a:extLst>
                  </pic:spPr>
                </pic:pic>
              </a:graphicData>
            </a:graphic>
          </wp:inline>
        </w:drawing>
      </w:r>
    </w:p>
    <w:p w14:paraId="03B94F67" w14:textId="77777777" w:rsidR="00C01278" w:rsidRDefault="002C03EE" w:rsidP="00E734FF">
      <w:pPr>
        <w:rPr>
          <w:rFonts w:ascii="Aparajita" w:hAnsi="Aparajita" w:cs="Aparajita"/>
        </w:rPr>
      </w:pPr>
      <w:r w:rsidRPr="00266175">
        <w:rPr>
          <w:rFonts w:ascii="Aparajita" w:hAnsi="Aparajita" w:cs="Aparajita"/>
        </w:rPr>
        <w:t xml:space="preserve">See the Appendix for a full list of results </w:t>
      </w:r>
    </w:p>
    <w:p w14:paraId="5F9F2BF9" w14:textId="77777777" w:rsidR="00C01278" w:rsidRDefault="00C01278" w:rsidP="00E734FF">
      <w:pPr>
        <w:rPr>
          <w:rFonts w:ascii="Aparajita" w:hAnsi="Aparajita" w:cs="Aparajita"/>
        </w:rPr>
      </w:pPr>
    </w:p>
    <w:p w14:paraId="094D8C46" w14:textId="77777777" w:rsidR="00C01278" w:rsidRDefault="00C01278" w:rsidP="00E734FF">
      <w:pPr>
        <w:rPr>
          <w:rFonts w:ascii="Aparajita" w:hAnsi="Aparajita" w:cs="Aparajita"/>
        </w:rPr>
      </w:pPr>
    </w:p>
    <w:p w14:paraId="0BDF5014" w14:textId="18FDF76B" w:rsidR="005263CE" w:rsidRPr="00266175" w:rsidRDefault="005263CE" w:rsidP="00E734FF">
      <w:pPr>
        <w:rPr>
          <w:rFonts w:ascii="Aparajita" w:hAnsi="Aparajita" w:cs="Aparajita"/>
        </w:rPr>
      </w:pPr>
      <w:r w:rsidRPr="00266175">
        <w:rPr>
          <w:rFonts w:ascii="Aparajita" w:hAnsi="Aparajita" w:cs="Aparajita"/>
        </w:rPr>
        <w:lastRenderedPageBreak/>
        <w:t xml:space="preserve">Figure </w:t>
      </w:r>
      <w:r w:rsidR="00E734FF" w:rsidRPr="00266175">
        <w:rPr>
          <w:rFonts w:ascii="Aparajita" w:hAnsi="Aparajita" w:cs="Aparajita"/>
        </w:rPr>
        <w:t>3</w:t>
      </w:r>
      <w:r w:rsidRPr="00266175">
        <w:rPr>
          <w:rFonts w:ascii="Aparajita" w:hAnsi="Aparajita" w:cs="Aparajita"/>
        </w:rPr>
        <w:t xml:space="preserve">. </w:t>
      </w:r>
      <w:r w:rsidR="00E734FF" w:rsidRPr="00266175">
        <w:rPr>
          <w:rFonts w:ascii="Aparajita" w:hAnsi="Aparajita" w:cs="Aparajita"/>
        </w:rPr>
        <w:t xml:space="preserve">Maternal Offspring Mortality (mOM) Indicators for mothers ages 45-49-years-old </w:t>
      </w:r>
    </w:p>
    <w:p w14:paraId="4CF8A86D" w14:textId="47A8D7ED" w:rsidR="006F21A8" w:rsidRPr="00266175" w:rsidRDefault="00C01278" w:rsidP="00A60CE6">
      <w:pPr>
        <w:rPr>
          <w:rFonts w:ascii="Aparajita" w:hAnsi="Aparajita" w:cs="Aparajita"/>
        </w:rPr>
      </w:pPr>
      <w:r>
        <w:rPr>
          <w:rFonts w:ascii="Aparajita" w:hAnsi="Aparajita" w:cs="Aparajita"/>
          <w:noProof/>
        </w:rPr>
        <w:drawing>
          <wp:inline distT="0" distB="0" distL="0" distR="0" wp14:anchorId="2C0CA53E" wp14:editId="394FDEE1">
            <wp:extent cx="7267725" cy="3626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819" r="2671" b="5087"/>
                    <a:stretch/>
                  </pic:blipFill>
                  <pic:spPr bwMode="auto">
                    <a:xfrm>
                      <a:off x="0" y="0"/>
                      <a:ext cx="7277763" cy="3631077"/>
                    </a:xfrm>
                    <a:prstGeom prst="rect">
                      <a:avLst/>
                    </a:prstGeom>
                    <a:noFill/>
                    <a:ln>
                      <a:noFill/>
                    </a:ln>
                    <a:extLst>
                      <a:ext uri="{53640926-AAD7-44D8-BBD7-CCE9431645EC}">
                        <a14:shadowObscured xmlns:a14="http://schemas.microsoft.com/office/drawing/2010/main"/>
                      </a:ext>
                    </a:extLst>
                  </pic:spPr>
                </pic:pic>
              </a:graphicData>
            </a:graphic>
          </wp:inline>
        </w:drawing>
      </w:r>
    </w:p>
    <w:p w14:paraId="5DB2F591" w14:textId="463ECE8C" w:rsidR="006F21A8" w:rsidRPr="00266175" w:rsidRDefault="002C03EE" w:rsidP="00A60CE6">
      <w:pPr>
        <w:rPr>
          <w:rFonts w:ascii="Aparajita" w:hAnsi="Aparajita" w:cs="Aparajita"/>
        </w:rPr>
      </w:pPr>
      <w:r w:rsidRPr="00266175">
        <w:rPr>
          <w:rFonts w:ascii="Aparajita" w:hAnsi="Aparajita" w:cs="Aparajita"/>
        </w:rPr>
        <w:t xml:space="preserve">See the Appendix for a full list of results </w:t>
      </w:r>
      <w:bookmarkEnd w:id="894"/>
    </w:p>
    <w:sectPr w:rsidR="006F21A8" w:rsidRPr="00266175" w:rsidSect="00C01278">
      <w:pgSz w:w="12240" w:h="15840"/>
      <w:pgMar w:top="1440" w:right="720" w:bottom="144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enny Trinitapoli" w:date="2020-07-31T08:55:00Z" w:initials="JT">
    <w:p w14:paraId="02CC1877" w14:textId="0850C129" w:rsidR="004E2C9D" w:rsidRDefault="004E2C9D">
      <w:pPr>
        <w:pStyle w:val="CommentText"/>
      </w:pPr>
      <w:r>
        <w:rPr>
          <w:rStyle w:val="CommentReference"/>
        </w:rPr>
        <w:annotationRef/>
      </w:r>
      <w:r>
        <w:t xml:space="preserve">I didn’t touch the abstract. I’m happy to come back to this and work on it once we’ve all agreed on the text. I think some of the </w:t>
      </w:r>
      <w:r w:rsidR="008D6019">
        <w:t>decisions</w:t>
      </w:r>
      <w:r>
        <w:t xml:space="preserve"> we make there will affect how we introduce this in the abstract.</w:t>
      </w:r>
    </w:p>
  </w:comment>
  <w:comment w:id="2" w:author="MPIDR_D\alburezgutierrez" w:date="2020-07-31T08:55:00Z" w:initials="M">
    <w:p w14:paraId="7492102A" w14:textId="262B093C" w:rsidR="00D0315A" w:rsidRDefault="00D0315A">
      <w:pPr>
        <w:pStyle w:val="CommentText"/>
      </w:pPr>
      <w:r>
        <w:rPr>
          <w:rStyle w:val="CommentReference"/>
        </w:rPr>
        <w:annotationRef/>
      </w:r>
      <w:r>
        <w:t>Countries and territories – some ‘countries’ in the UNWPP data are actually not countries (eg HK)</w:t>
      </w:r>
    </w:p>
  </w:comment>
  <w:comment w:id="5" w:author="Emily Smith-Greenaway" w:date="2020-07-31T08:55:00Z" w:initials="ES">
    <w:p w14:paraId="2E628322" w14:textId="17F930FC" w:rsidR="004E2C9D" w:rsidRDefault="004E2C9D">
      <w:pPr>
        <w:pStyle w:val="CommentText"/>
      </w:pPr>
      <w:r>
        <w:rPr>
          <w:rStyle w:val="CommentReference"/>
        </w:rPr>
        <w:annotationRef/>
      </w:r>
      <w:r>
        <w:t xml:space="preserve">Not sure this is the best pitch. Open to suggestions for how to (very quickly for a short piece) frame this as important contribution. we may want to go further into interplay of mort and fert and how it alters women’s life course and cumulative experiences in ways not well understood.   </w:t>
      </w:r>
    </w:p>
  </w:comment>
  <w:comment w:id="6" w:author="Jenny Trinitapoli" w:date="2020-07-31T08:55:00Z" w:initials="JT">
    <w:p w14:paraId="6485D10C" w14:textId="448643DA" w:rsidR="008D6019" w:rsidRDefault="008D6019">
      <w:pPr>
        <w:pStyle w:val="CommentText"/>
      </w:pPr>
      <w:r>
        <w:rPr>
          <w:rStyle w:val="CommentReference"/>
        </w:rPr>
        <w:annotationRef/>
      </w:r>
      <w:r>
        <w:t xml:space="preserve">I agree with you. Since convergence isn’t our pain point here, I took a stab at something different below, building on the text you had in paragraph 2 but rearranging the sentences and augmenting a little bit. </w:t>
      </w:r>
    </w:p>
  </w:comment>
  <w:comment w:id="164" w:author="Emily Smith-Greenaway" w:date="2020-07-31T08:55:00Z" w:initials="ES">
    <w:p w14:paraId="0C7D2F99" w14:textId="225212B5" w:rsidR="004E2C9D" w:rsidRDefault="004E2C9D">
      <w:pPr>
        <w:pStyle w:val="CommentText"/>
      </w:pPr>
      <w:r>
        <w:rPr>
          <w:rStyle w:val="CommentReference"/>
        </w:rPr>
        <w:annotationRef/>
      </w:r>
      <w:r>
        <w:t xml:space="preserve">Could also start with motivation along these lines—purely as a contribution that allows us to assess what populations have largest % bereaved parents ‘at risk’ of associated disadvantages.  </w:t>
      </w:r>
    </w:p>
  </w:comment>
  <w:comment w:id="165" w:author="MPIDR_D\alburezgutierrez" w:date="2020-07-31T08:55:00Z" w:initials="M">
    <w:p w14:paraId="0CAEAC92" w14:textId="4ADED0A4" w:rsidR="00B82C51" w:rsidRDefault="00B82C51">
      <w:pPr>
        <w:pStyle w:val="CommentText"/>
      </w:pPr>
      <w:r>
        <w:t>[</w:t>
      </w:r>
      <w:r>
        <w:rPr>
          <w:rStyle w:val="CommentReference"/>
        </w:rPr>
        <w:annotationRef/>
      </w:r>
      <w:r>
        <w:t xml:space="preserve">DAG]: I like the focus on persisting global inequalities in spite of declining disparities in demographic rates. I think it is a stronger motivation than global convergence. </w:t>
      </w:r>
      <w:r w:rsidR="002607EF">
        <w:t xml:space="preserve">Note that this </w:t>
      </w:r>
      <w:r>
        <w:t xml:space="preserve">is also the </w:t>
      </w:r>
      <w:r w:rsidR="002607EF">
        <w:t xml:space="preserve">motivation </w:t>
      </w:r>
      <w:r>
        <w:t>of our other child death paper (with Emilio, under review).</w:t>
      </w:r>
      <w:r w:rsidR="005571D8">
        <w:t xml:space="preserve"> It also depends on whether a time-varying component is introduced to the paper using the indirect method.</w:t>
      </w:r>
    </w:p>
  </w:comment>
  <w:comment w:id="170" w:author="Jenny Trinitapoli" w:date="2020-07-31T08:55:00Z" w:initials="JT">
    <w:p w14:paraId="2B6204ED" w14:textId="3EC83EE5" w:rsidR="00B14230" w:rsidRDefault="00B14230">
      <w:pPr>
        <w:pStyle w:val="CommentText"/>
      </w:pPr>
      <w:r>
        <w:rPr>
          <w:rStyle w:val="CommentReference"/>
        </w:rPr>
        <w:annotationRef/>
      </w:r>
      <w:r>
        <w:t xml:space="preserve">Do we want to go full Keyfitz here and make </w:t>
      </w:r>
      <w:r w:rsidR="00CC0C2A">
        <w:t>an explicit</w:t>
      </w:r>
      <w:r>
        <w:t xml:space="preserve"> link with population appearances</w:t>
      </w:r>
      <w:r w:rsidR="00CC0C2A">
        <w:t xml:space="preserve"> in this paragraph</w:t>
      </w:r>
      <w:r>
        <w:t>?</w:t>
      </w:r>
    </w:p>
  </w:comment>
  <w:comment w:id="172" w:author="Jenny Trinitapoli" w:date="2020-07-31T08:55:00Z" w:initials="JT">
    <w:p w14:paraId="257B0210" w14:textId="5E7DD2B1" w:rsidR="004E2C9D" w:rsidRDefault="004E2C9D">
      <w:pPr>
        <w:pStyle w:val="CommentText"/>
      </w:pPr>
      <w:r>
        <w:rPr>
          <w:rStyle w:val="CommentReference"/>
        </w:rPr>
        <w:annotationRef/>
      </w:r>
      <w:r>
        <w:t>like this word for our purposes, but I think we have to use it sparingly. So I took out the use above and kept this one.</w:t>
      </w:r>
    </w:p>
  </w:comment>
  <w:comment w:id="248" w:author="MPIDR_D\alburezgutierrez" w:date="2020-07-31T08:55:00Z" w:initials="M">
    <w:p w14:paraId="49B447A2" w14:textId="70EA5A83" w:rsidR="000739AA" w:rsidRDefault="000739AA">
      <w:pPr>
        <w:pStyle w:val="CommentText"/>
      </w:pPr>
      <w:r>
        <w:t>‘</w:t>
      </w:r>
      <w:r>
        <w:rPr>
          <w:rStyle w:val="CommentReference"/>
        </w:rPr>
        <w:annotationRef/>
      </w:r>
      <w:r>
        <w:t>commonly reported demographic quantities’?</w:t>
      </w:r>
      <w:r w:rsidR="005A4AA4">
        <w:t xml:space="preserve"> widely available?</w:t>
      </w:r>
    </w:p>
  </w:comment>
  <w:comment w:id="275" w:author="Jenny Trinitapoli" w:date="2020-07-31T08:55:00Z" w:initials="JT">
    <w:p w14:paraId="49617017" w14:textId="71D8790C" w:rsidR="004E2C9D" w:rsidRDefault="004E2C9D">
      <w:pPr>
        <w:pStyle w:val="CommentText"/>
      </w:pPr>
      <w:r>
        <w:rPr>
          <w:rStyle w:val="CommentReference"/>
        </w:rPr>
        <w:annotationRef/>
      </w:r>
      <w:r>
        <w:t>I tried to make this paragraph a bit more of a road-map paragraph. Because what follows in this section has several steps. So I just tried to structure it here.</w:t>
      </w:r>
    </w:p>
  </w:comment>
  <w:comment w:id="304" w:author="MPIDR_D\alburezgutierrez" w:date="2020-07-31T08:55:00Z" w:initials="M">
    <w:p w14:paraId="4140DE21" w14:textId="498748C7" w:rsidR="004F6A28" w:rsidRDefault="004F6A28">
      <w:pPr>
        <w:pStyle w:val="CommentText"/>
      </w:pPr>
      <w:r>
        <w:rPr>
          <w:rStyle w:val="CommentReference"/>
        </w:rPr>
        <w:annotationRef/>
      </w:r>
      <w:r>
        <w:t>DAG: good point from JT: in many countries of the Global North data are availbale (GGS, register data) but we are not using it…</w:t>
      </w:r>
    </w:p>
  </w:comment>
  <w:comment w:id="329" w:author="MPIDR_D\Zagheni" w:date="2020-07-31T08:55:00Z" w:initials="M">
    <w:p w14:paraId="5753E975" w14:textId="41E35526" w:rsidR="000F2BCF" w:rsidRDefault="000F2BCF">
      <w:pPr>
        <w:pStyle w:val="CommentText"/>
      </w:pPr>
      <w:r>
        <w:rPr>
          <w:rStyle w:val="CommentReference"/>
        </w:rPr>
        <w:annotationRef/>
      </w:r>
      <w:r>
        <w:t>All these references to links could become endnotes.</w:t>
      </w:r>
    </w:p>
  </w:comment>
  <w:comment w:id="341" w:author="Jenny Trinitapoli" w:date="2020-07-31T08:55:00Z" w:initials="JT">
    <w:p w14:paraId="3CAF60C4" w14:textId="15406EF0" w:rsidR="004E2C9D" w:rsidRDefault="004E2C9D">
      <w:pPr>
        <w:pStyle w:val="CommentText"/>
      </w:pPr>
      <w:r>
        <w:rPr>
          <w:rStyle w:val="CommentReference"/>
        </w:rPr>
        <w:annotationRef/>
      </w:r>
      <w:r>
        <w:t>I think we can cut this sentence because it corresponds to the section below. And it’s super clear there. Here, it kind of interrupts the flow of moving through the 3 measues and letting readers get their grounding.</w:t>
      </w:r>
    </w:p>
  </w:comment>
  <w:comment w:id="343" w:author="Jenny Trinitapoli" w:date="2020-07-31T08:55:00Z" w:initials="JT">
    <w:p w14:paraId="7B5F4C66" w14:textId="6E8EA55F" w:rsidR="004E2C9D" w:rsidRDefault="004E2C9D">
      <w:pPr>
        <w:pStyle w:val="CommentText"/>
      </w:pPr>
      <w:r>
        <w:rPr>
          <w:rStyle w:val="CommentReference"/>
        </w:rPr>
        <w:annotationRef/>
      </w:r>
      <w:r>
        <w:t>I would link this up to the paragraph above, so all 3 measures are explained in the 1 paragraph. Didn’t do it here just because doing so started to produce a slew of weird formatting issues.</w:t>
      </w:r>
    </w:p>
  </w:comment>
  <w:comment w:id="360" w:author="Jenny Trinitapoli" w:date="2020-07-31T08:55:00Z" w:initials="JT">
    <w:p w14:paraId="3F7B732E" w14:textId="36B198A7" w:rsidR="004E2C9D" w:rsidRDefault="004E2C9D">
      <w:pPr>
        <w:pStyle w:val="CommentText"/>
      </w:pPr>
      <w:r>
        <w:rPr>
          <w:rStyle w:val="CommentReference"/>
        </w:rPr>
        <w:annotationRef/>
      </w:r>
      <w:r>
        <w:t>I thought “employ” kind of minimized our contribution; as if we lifted this out of some existing manual.</w:t>
      </w:r>
    </w:p>
  </w:comment>
  <w:comment w:id="371" w:author="Jenny Trinitapoli" w:date="2020-07-31T08:55:00Z" w:initials="JT">
    <w:p w14:paraId="68BEFF6A" w14:textId="04076AF6" w:rsidR="004E2C9D" w:rsidRDefault="004E2C9D">
      <w:pPr>
        <w:pStyle w:val="CommentText"/>
      </w:pPr>
      <w:r>
        <w:rPr>
          <w:rStyle w:val="CommentReference"/>
        </w:rPr>
        <w:annotationRef/>
      </w:r>
      <w:r>
        <w:t>Trying to make a clear statement here about the min data requirements necessary for constructing the indirect measures. You need a: mortality schedule, ASFRs, and YZ.</w:t>
      </w:r>
    </w:p>
  </w:comment>
  <w:comment w:id="372" w:author="MPIDR_D\alburezgutierrez" w:date="2020-07-31T08:55:00Z" w:initials="M">
    <w:p w14:paraId="284EFDD5" w14:textId="16873107" w:rsidR="00294584" w:rsidRDefault="00294584">
      <w:pPr>
        <w:pStyle w:val="CommentText"/>
      </w:pPr>
      <w:r>
        <w:rPr>
          <w:rStyle w:val="CommentReference"/>
        </w:rPr>
        <w:annotationRef/>
      </w:r>
      <w:r>
        <w:t xml:space="preserve">DAG: Good point. How about “country-level period mortality and fertility </w:t>
      </w:r>
      <w:r w:rsidR="008857AC">
        <w:t>rates</w:t>
      </w:r>
      <w:r>
        <w:t>”?</w:t>
      </w:r>
    </w:p>
  </w:comment>
  <w:comment w:id="380" w:author="MPIDR_D\alburezgutierrez" w:date="2020-07-31T08:55:00Z" w:initials="M">
    <w:p w14:paraId="4BBD5A96" w14:textId="2CE610F3" w:rsidR="00A76AD9" w:rsidRDefault="00A76AD9">
      <w:pPr>
        <w:pStyle w:val="CommentText"/>
      </w:pPr>
      <w:r>
        <w:rPr>
          <w:rStyle w:val="CommentReference"/>
        </w:rPr>
        <w:annotationRef/>
      </w:r>
      <w:r>
        <w:t>DAG: this could also go in a ‘Data’ section if we plan to have one.</w:t>
      </w:r>
    </w:p>
  </w:comment>
  <w:comment w:id="400" w:author="MPIDR_D\alburezgutierrez" w:date="2020-07-31T08:55:00Z" w:initials="M">
    <w:p w14:paraId="59255F7C" w14:textId="4737ABB4" w:rsidR="00623750" w:rsidRDefault="00623750">
      <w:pPr>
        <w:pStyle w:val="CommentText"/>
      </w:pPr>
      <w:r>
        <w:rPr>
          <w:rStyle w:val="CommentReference"/>
        </w:rPr>
        <w:annotationRef/>
      </w:r>
      <w:r>
        <w:t xml:space="preserve">‘are unavailbale’ or ‘for the other </w:t>
      </w:r>
      <w:r w:rsidR="000450DB">
        <w:t>countries</w:t>
      </w:r>
      <w:r>
        <w:t>’?</w:t>
      </w:r>
    </w:p>
  </w:comment>
  <w:comment w:id="415" w:author="Jenny Trinitapoli" w:date="2020-07-31T08:55:00Z" w:initials="JT">
    <w:p w14:paraId="02062E80" w14:textId="7652A8FC" w:rsidR="00F713F0" w:rsidRDefault="00F713F0">
      <w:pPr>
        <w:pStyle w:val="CommentText"/>
      </w:pPr>
      <w:r>
        <w:rPr>
          <w:rStyle w:val="CommentReference"/>
        </w:rPr>
        <w:annotationRef/>
      </w:r>
      <w:r>
        <w:t xml:space="preserve">I was confused here. Are we actually restricting to 20-44 and then 45-49? </w:t>
      </w:r>
    </w:p>
  </w:comment>
  <w:comment w:id="416" w:author="MPIDR_D\alburezgutierrez" w:date="2020-07-31T08:55:00Z" w:initials="M">
    <w:p w14:paraId="42B21A1A" w14:textId="4E025C22" w:rsidR="000379EF" w:rsidRDefault="000379EF">
      <w:pPr>
        <w:pStyle w:val="CommentText"/>
      </w:pPr>
      <w:r>
        <w:rPr>
          <w:rStyle w:val="CommentReference"/>
        </w:rPr>
        <w:annotationRef/>
      </w:r>
      <w:r>
        <w:t>[</w:t>
      </w:r>
      <w:r>
        <w:rPr>
          <w:rStyle w:val="CommentReference"/>
        </w:rPr>
        <w:annotationRef/>
      </w:r>
      <w:r>
        <w:t xml:space="preserve">DAG]: The indirect approach produces single-age estimates for all ages in the 15-49 age group. To make the results comparable with the survey, I grouped them in the 22-44 and 45-49 age intervals after conducting the analysis.  </w:t>
      </w:r>
    </w:p>
  </w:comment>
  <w:comment w:id="422" w:author="Jenny Trinitapoli" w:date="2020-07-31T08:55:00Z" w:initials="JT">
    <w:p w14:paraId="13203430" w14:textId="4CF59F83" w:rsidR="004E2C9D" w:rsidRDefault="004E2C9D">
      <w:pPr>
        <w:pStyle w:val="CommentText"/>
      </w:pPr>
      <w:r>
        <w:rPr>
          <w:rStyle w:val="CommentReference"/>
        </w:rPr>
        <w:annotationRef/>
      </w:r>
      <w:r>
        <w:t xml:space="preserve">I think I would move this up to the spot I flagged in the “macro-level fertility and mortality data alone” paragraph. </w:t>
      </w:r>
    </w:p>
  </w:comment>
  <w:comment w:id="423" w:author="MPIDR_D\alburezgutierrez" w:date="2020-07-31T08:55:00Z" w:initials="M">
    <w:p w14:paraId="0AD7898C" w14:textId="03ED048F" w:rsidR="00292011" w:rsidRDefault="00292011">
      <w:pPr>
        <w:pStyle w:val="CommentText"/>
      </w:pPr>
      <w:r>
        <w:rPr>
          <w:rStyle w:val="CommentReference"/>
        </w:rPr>
        <w:annotationRef/>
      </w:r>
      <w:r>
        <w:t>DAG: Agreed, I moved this up.</w:t>
      </w:r>
    </w:p>
  </w:comment>
  <w:comment w:id="427" w:author="Jenny Trinitapoli" w:date="2020-07-31T08:55:00Z" w:initials="JT">
    <w:p w14:paraId="531F4B93" w14:textId="72E0D6F5" w:rsidR="004E2C9D" w:rsidRDefault="004E2C9D">
      <w:pPr>
        <w:pStyle w:val="CommentText"/>
      </w:pPr>
      <w:r>
        <w:rPr>
          <w:rStyle w:val="CommentReference"/>
        </w:rPr>
        <w:annotationRef/>
      </w:r>
      <w:r>
        <w:t xml:space="preserve">I think LT should be hyphenated here because it’s a compound noun, functioning as an adjective modifying “approach.” </w:t>
      </w:r>
    </w:p>
  </w:comment>
  <w:comment w:id="430" w:author="Jenny Trinitapoli" w:date="2020-07-31T08:55:00Z" w:initials="JT">
    <w:p w14:paraId="05F543E7" w14:textId="78D828A0" w:rsidR="004E2C9D" w:rsidRDefault="004E2C9D">
      <w:pPr>
        <w:pStyle w:val="CommentText"/>
      </w:pPr>
      <w:r>
        <w:rPr>
          <w:rStyle w:val="CommentReference"/>
        </w:rPr>
        <w:annotationRef/>
      </w:r>
      <w:r>
        <w:t>Can we specify in that earlier paragraph where we typically pull these from?</w:t>
      </w:r>
    </w:p>
  </w:comment>
  <w:comment w:id="442" w:author="Jenny Trinitapoli" w:date="2020-07-31T08:55:00Z" w:initials="JT">
    <w:p w14:paraId="74A8B35D" w14:textId="1F266918" w:rsidR="00E25945" w:rsidRDefault="00E25945">
      <w:pPr>
        <w:pStyle w:val="CommentText"/>
      </w:pPr>
      <w:r>
        <w:rPr>
          <w:rStyle w:val="CommentReference"/>
        </w:rPr>
        <w:annotationRef/>
      </w:r>
      <w:r>
        <w:t>This confuses me a little bit because bot</w:t>
      </w:r>
      <w:r w:rsidR="00861531">
        <w:rPr>
          <w:noProof/>
        </w:rPr>
        <w:t>h estimates are period estimates, right? So I'm not sure if this is empahsizing to differentiate or for some other reason. Do we want to say "Indirectly estiamted period measures of the curumulative maternal mortality experience are comprable...."?</w:t>
      </w:r>
    </w:p>
  </w:comment>
  <w:comment w:id="443" w:author="MPIDR_D\alburezgutierrez" w:date="2020-07-31T09:01:00Z" w:initials="M">
    <w:p w14:paraId="1E0CEF71" w14:textId="70BB7FC2" w:rsidR="001D387E" w:rsidRDefault="001D387E">
      <w:pPr>
        <w:pStyle w:val="CommentText"/>
      </w:pPr>
      <w:r>
        <w:t xml:space="preserve">DAG: </w:t>
      </w:r>
      <w:r>
        <w:rPr>
          <w:rStyle w:val="CommentReference"/>
        </w:rPr>
        <w:annotationRef/>
      </w:r>
      <w:r>
        <w:t>I added a new sentence to clarify. The issue is that all estimates fro the indirect approach are cohort estimates, which we then must transdoem to period ones by taking the va</w:t>
      </w:r>
      <w:r w:rsidR="00500F6C">
        <w:t>l</w:t>
      </w:r>
      <w:r>
        <w:t xml:space="preserve">ues </w:t>
      </w:r>
      <w:r w:rsidR="00CD7899">
        <w:t>‘</w:t>
      </w:r>
      <w:r>
        <w:t>along the diagonal</w:t>
      </w:r>
      <w:r w:rsidR="00CD7899">
        <w:t>’</w:t>
      </w:r>
      <w:r>
        <w:t>.</w:t>
      </w:r>
    </w:p>
  </w:comment>
  <w:comment w:id="479" w:author="Jenny Trinitapoli" w:date="2020-07-31T08:55:00Z" w:initials="JT">
    <w:p w14:paraId="219B1D67" w14:textId="162E95D0" w:rsidR="004E2C9D" w:rsidRDefault="004E2C9D">
      <w:pPr>
        <w:pStyle w:val="CommentText"/>
      </w:pPr>
      <w:r>
        <w:rPr>
          <w:rStyle w:val="CommentReference"/>
        </w:rPr>
        <w:annotationRef/>
      </w:r>
      <w:r>
        <w:t>This is really interesting. Though it strikes me as not very plausible. Maybe this should be a footnote rather than the main text. This caveat also reminds me that survivorship bias affects these estimates, especially where maternal mortality is high.</w:t>
      </w:r>
      <w:r w:rsidR="00861531">
        <w:rPr>
          <w:noProof/>
        </w:rPr>
        <w:t xml:space="preserve"> And that selection into parenthood is captured in the indirect measure but not the direct measure. Are those 2 things important to note?</w:t>
      </w:r>
    </w:p>
  </w:comment>
  <w:comment w:id="480" w:author="MPIDR_D\alburezgutierrez" w:date="2020-07-31T09:11:00Z" w:initials="M">
    <w:p w14:paraId="060B3460" w14:textId="6E174B6E" w:rsidR="00752D50" w:rsidRDefault="00752D50">
      <w:pPr>
        <w:pStyle w:val="CommentText"/>
      </w:pPr>
      <w:r>
        <w:rPr>
          <w:rStyle w:val="CommentReference"/>
        </w:rPr>
        <w:annotationRef/>
      </w:r>
      <w:r>
        <w:t>DAG: Another interesting thing is that the survey estimates may be biased given bad data quality, access restrictions, etc. I think we saw this for the case of Mali. In this sense, the indirect estimates may be more accurate. However, as I mention in a footnote below, the UN WPP also ses model life tables for some countries (the same countries maybe) for which the survey data may be bad.</w:t>
      </w:r>
      <w:r w:rsidR="00B033A8">
        <w:t xml:space="preserve"> Maybe a limitations section would be useful?</w:t>
      </w:r>
    </w:p>
  </w:comment>
  <w:comment w:id="513" w:author="Jenny Trinitapoli" w:date="2020-07-31T08:55:00Z" w:initials="JT">
    <w:p w14:paraId="31B32774" w14:textId="138D7831" w:rsidR="003106F3" w:rsidRDefault="003106F3" w:rsidP="003106F3">
      <w:pPr>
        <w:pStyle w:val="CommentText"/>
      </w:pPr>
      <w:r>
        <w:rPr>
          <w:rStyle w:val="CommentReference"/>
        </w:rPr>
        <w:annotationRef/>
      </w:r>
      <w:r>
        <w:t xml:space="preserve">Do I not have the right spreadsheet? I see </w:t>
      </w:r>
      <w:r w:rsidR="00861531">
        <w:rPr>
          <w:noProof/>
        </w:rPr>
        <w:t>168 &amp; 310 for Angola, with 168 as the number for reproductive-age -- mIM20-44, I see 310 as the mIM45-49 in the appendix table i have.</w:t>
      </w:r>
    </w:p>
  </w:comment>
  <w:comment w:id="514" w:author="Jenny Trinitapoli" w:date="2020-07-31T08:55:00Z" w:initials="JT">
    <w:p w14:paraId="44DD3664" w14:textId="58579C22" w:rsidR="004E2C9D" w:rsidRDefault="004E2C9D">
      <w:pPr>
        <w:pStyle w:val="CommentText"/>
      </w:pPr>
      <w:r>
        <w:rPr>
          <w:rStyle w:val="CommentReference"/>
        </w:rPr>
        <w:annotationRef/>
      </w:r>
      <w:r>
        <w:t>I think this is really effective; how you contrast the 124 times to the 20-something here for the mIM. 20 times seems really low to me, though. Isn’t it more like 40 times?</w:t>
      </w:r>
    </w:p>
  </w:comment>
  <w:comment w:id="518" w:author="Jenny Trinitapoli" w:date="2020-07-31T08:55:00Z" w:initials="JT">
    <w:p w14:paraId="164DB6F8" w14:textId="5C987B9B" w:rsidR="004E2C9D" w:rsidRDefault="004E2C9D">
      <w:pPr>
        <w:pStyle w:val="CommentText"/>
      </w:pPr>
      <w:r>
        <w:rPr>
          <w:rStyle w:val="CommentReference"/>
        </w:rPr>
        <w:annotationRef/>
      </w:r>
      <w:r>
        <w:t xml:space="preserve">From the table, it’s 168 for 20-44 and 310 for 45-49. I think you got 124 times by using 310, but I got counfused. </w:t>
      </w:r>
    </w:p>
  </w:comment>
  <w:comment w:id="535" w:author="Jenny Trinitapoli" w:date="2020-07-31T08:55:00Z" w:initials="JT">
    <w:p w14:paraId="5900BFB5" w14:textId="76BD5F5B" w:rsidR="004E2C9D" w:rsidRDefault="004E2C9D">
      <w:pPr>
        <w:pStyle w:val="CommentText"/>
      </w:pPr>
      <w:r>
        <w:rPr>
          <w:rStyle w:val="CommentReference"/>
        </w:rPr>
        <w:annotationRef/>
      </w:r>
      <w:r>
        <w:t>Attempting to distinguish these as 2 categories, so it doesn’t seem like all chidlen over 1 are “older children.”</w:t>
      </w:r>
    </w:p>
  </w:comment>
  <w:comment w:id="542" w:author="Jenny Trinitapoli" w:date="2020-07-31T08:55:00Z" w:initials="JT">
    <w:p w14:paraId="52AE9ACF" w14:textId="32D059F7" w:rsidR="004E2C9D" w:rsidRDefault="004E2C9D">
      <w:pPr>
        <w:pStyle w:val="CommentText"/>
      </w:pPr>
      <w:r>
        <w:rPr>
          <w:rStyle w:val="CommentReference"/>
        </w:rPr>
        <w:annotationRef/>
      </w:r>
      <w:r>
        <w:t xml:space="preserve">I think we can cut this since it follows exactly from the previous paragraph, we can assume that readers can differentiate this. </w:t>
      </w:r>
    </w:p>
  </w:comment>
  <w:comment w:id="553" w:author="Jenny Trinitapoli" w:date="2020-07-31T08:55:00Z" w:initials="JT">
    <w:p w14:paraId="4BD16554" w14:textId="05A4E168" w:rsidR="004E2C9D" w:rsidRDefault="004E2C9D">
      <w:pPr>
        <w:pStyle w:val="CommentText"/>
      </w:pPr>
      <w:r>
        <w:rPr>
          <w:rStyle w:val="CommentReference"/>
        </w:rPr>
        <w:annotationRef/>
      </w:r>
      <w:r>
        <w:t>Trying to head off the critiquet hat this is “just” a lagged measure.</w:t>
      </w:r>
    </w:p>
  </w:comment>
  <w:comment w:id="561" w:author="MPIDR_D\alburezgutierrez" w:date="2020-07-31T11:16:00Z" w:initials="M">
    <w:p w14:paraId="52E4FF26" w14:textId="74871526" w:rsidR="00F94389" w:rsidRDefault="00F94389">
      <w:pPr>
        <w:pStyle w:val="CommentText"/>
      </w:pPr>
      <w:r>
        <w:rPr>
          <w:rStyle w:val="CommentReference"/>
        </w:rPr>
        <w:annotationRef/>
      </w:r>
      <w:r>
        <w:t>“according to the current levels of child mortality”</w:t>
      </w:r>
    </w:p>
  </w:comment>
  <w:comment w:id="562" w:author="Jenny Trinitapoli" w:date="2020-07-31T08:55:00Z" w:initials="JT">
    <w:p w14:paraId="5FE979A3" w14:textId="18DCA3D5" w:rsidR="004E2C9D" w:rsidRDefault="004E2C9D">
      <w:pPr>
        <w:pStyle w:val="CommentText"/>
      </w:pPr>
      <w:r>
        <w:rPr>
          <w:rStyle w:val="CommentReference"/>
        </w:rPr>
        <w:annotationRef/>
      </w:r>
      <w:r>
        <w:t xml:space="preserve">Is flipping to Niger helpful? Or should we use the same countries to make the contrasts. I have a preference for consistency in these examples. But I have no preference btween Angola vs. Niger. </w:t>
      </w:r>
    </w:p>
  </w:comment>
  <w:comment w:id="597" w:author="Jenny Trinitapoli" w:date="2020-07-31T08:55:00Z" w:initials="JT">
    <w:p w14:paraId="2211E1E2" w14:textId="6C96C4FB" w:rsidR="004E2C9D" w:rsidRDefault="004E2C9D">
      <w:pPr>
        <w:pStyle w:val="CommentText"/>
      </w:pPr>
      <w:r>
        <w:rPr>
          <w:rStyle w:val="CommentReference"/>
        </w:rPr>
        <w:annotationRef/>
      </w:r>
      <w:r>
        <w:t xml:space="preserve">I’m not 100% sue this is true, but I was thinking that we could run PPs in 1 country by parity. I think for women 7+ it truly would be that high.And we could footnote it – results not shown. OR elaborate this in a small table or a figure of risk by parity in a high-fertility, high-mortaltiy country. </w:t>
      </w:r>
    </w:p>
  </w:comment>
  <w:comment w:id="617" w:author="MPIDR_D\alburezgutierrez" w:date="2020-07-31T11:19:00Z" w:initials="M">
    <w:p w14:paraId="17341E84" w14:textId="38C6812B" w:rsidR="00DE6BA3" w:rsidRDefault="00DE6BA3">
      <w:pPr>
        <w:pStyle w:val="CommentText"/>
      </w:pPr>
      <w:r>
        <w:rPr>
          <w:rStyle w:val="CommentReference"/>
        </w:rPr>
        <w:annotationRef/>
      </w:r>
      <w:r>
        <w:t>Technically, up to a child’s age 35, right? Assuming reproductive age is 15-49</w:t>
      </w:r>
      <w:r w:rsidR="002D3BFE">
        <w:t>.</w:t>
      </w:r>
    </w:p>
  </w:comment>
  <w:comment w:id="619" w:author="Emily Smith-Greenaway" w:date="2020-07-31T08:55:00Z" w:initials="ES">
    <w:p w14:paraId="1455F70F" w14:textId="70F76DD3" w:rsidR="004E2C9D" w:rsidRDefault="004E2C9D">
      <w:pPr>
        <w:pStyle w:val="CommentText"/>
      </w:pPr>
      <w:r>
        <w:rPr>
          <w:rStyle w:val="CommentReference"/>
        </w:rPr>
        <w:annotationRef/>
      </w:r>
      <w:r>
        <w:t xml:space="preserve">If we want to focus in on how these indicators offer a new window into the scale of global inequality, we could cut this measure since no comparable child centered indicator—could focus instead only on the mU5M and mIM. I think we want to cut something if going for a short research brief given we need some more motivation upfront (Demography only allows 2K words—think DR is not so tight on space).  </w:t>
      </w:r>
    </w:p>
  </w:comment>
  <w:comment w:id="649" w:author="Jenny Trinitapoli" w:date="2020-07-31T08:55:00Z" w:initials="JT">
    <w:p w14:paraId="7AF535C0" w14:textId="5467C97A" w:rsidR="004E2C9D" w:rsidRDefault="004E2C9D">
      <w:pPr>
        <w:pStyle w:val="CommentText"/>
      </w:pPr>
      <w:r>
        <w:rPr>
          <w:rStyle w:val="CommentReference"/>
        </w:rPr>
        <w:annotationRef/>
      </w:r>
      <w:r>
        <w:t>I’m conflicted about the approach of counting up countries. 37 countries isn’t a fact that people will remember. And whether these are really big or really small countries matters a lot for the global weight of this. E – you and I worked on this in the PNAS paper. I think we have to use this construction sometimes, but I’m trying to reduce the number of times we do it, and instead, replace this construction with facts/insights that will be more memorable and more concrete.</w:t>
      </w:r>
    </w:p>
  </w:comment>
  <w:comment w:id="656" w:author="Jenny Trinitapoli" w:date="2020-07-31T08:55:00Z" w:initials="JT">
    <w:p w14:paraId="049B9919" w14:textId="7499954A" w:rsidR="004E2C9D" w:rsidRDefault="004E2C9D">
      <w:pPr>
        <w:pStyle w:val="CommentText"/>
      </w:pPr>
      <w:r>
        <w:rPr>
          <w:rStyle w:val="CommentReference"/>
        </w:rPr>
        <w:annotationRef/>
      </w:r>
      <w:r>
        <w:t>Do we have a rule for when we’re writing “the death of a child” vs. “a child die”? I had an inclination to change it here. But it’s not critical. Good convo to have, though.</w:t>
      </w:r>
    </w:p>
  </w:comment>
  <w:comment w:id="665" w:author="Jenny Trinitapoli" w:date="2020-07-31T08:55:00Z" w:initials="JT">
    <w:p w14:paraId="687E8929" w14:textId="6ED83B34" w:rsidR="004E2C9D" w:rsidRDefault="004E2C9D">
      <w:pPr>
        <w:pStyle w:val="CommentText"/>
      </w:pPr>
      <w:r>
        <w:rPr>
          <w:rStyle w:val="CommentReference"/>
        </w:rPr>
        <w:annotationRef/>
      </w:r>
      <w:r>
        <w:t>Would it help here to specify East Asia? And that way it distinguishes Korea, Japan for which this is true from SE Asia (Cambodia, Vietnam) for which it is not.</w:t>
      </w:r>
    </w:p>
  </w:comment>
  <w:comment w:id="670" w:author="Jenny Trinitapoli" w:date="2020-07-31T08:55:00Z" w:initials="JT">
    <w:p w14:paraId="2160A935" w14:textId="0E071EB7" w:rsidR="004E2C9D" w:rsidRDefault="004E2C9D">
      <w:pPr>
        <w:pStyle w:val="CommentText"/>
      </w:pPr>
      <w:r>
        <w:rPr>
          <w:rStyle w:val="CommentReference"/>
        </w:rPr>
        <w:annotationRef/>
      </w:r>
      <w:r>
        <w:t>I cut these percents because I think it’s pr</w:t>
      </w:r>
      <w:r>
        <w:rPr>
          <w:noProof/>
        </w:rPr>
        <w:t>etty redundant -- especially for a demography audience.</w:t>
      </w:r>
    </w:p>
  </w:comment>
  <w:comment w:id="703" w:author="Jenny Trinitapoli" w:date="2020-07-31T08:55:00Z" w:initials="JT">
    <w:p w14:paraId="01CD7F77" w14:textId="4EE69CD9" w:rsidR="004E2C9D" w:rsidRDefault="004E2C9D">
      <w:pPr>
        <w:pStyle w:val="CommentText"/>
      </w:pPr>
      <w:r>
        <w:rPr>
          <w:rStyle w:val="CommentReference"/>
        </w:rPr>
        <w:annotationRef/>
      </w:r>
      <w:r>
        <w:t>Holy shit this is high!</w:t>
      </w:r>
    </w:p>
  </w:comment>
  <w:comment w:id="706" w:author="MPIDR_D\alburezgutierrez" w:date="2020-07-31T11:22:00Z" w:initials="M">
    <w:p w14:paraId="03228D34" w14:textId="3E5EBE0D" w:rsidR="007A018E" w:rsidRDefault="007A018E">
      <w:pPr>
        <w:pStyle w:val="CommentText"/>
      </w:pPr>
      <w:r>
        <w:rPr>
          <w:rStyle w:val="CommentReference"/>
        </w:rPr>
        <w:annotationRef/>
      </w:r>
      <w:r>
        <w:t>In here we could say something about the way in which these countries are expected to perform in the future, if we decide to include projected demographic data into the mix (see the plot I ttached to the email)</w:t>
      </w:r>
      <w:r w:rsidR="00040A58">
        <w:t>, assuming the the UN WPP projections are correct.</w:t>
      </w:r>
    </w:p>
  </w:comment>
  <w:comment w:id="707" w:author="Emily Smith-Greenaway" w:date="2020-07-31T08:55:00Z" w:initials="ES">
    <w:p w14:paraId="0A2D03F8" w14:textId="65049D48" w:rsidR="004E2C9D" w:rsidRDefault="004E2C9D">
      <w:pPr>
        <w:pStyle w:val="CommentText"/>
      </w:pPr>
      <w:r>
        <w:rPr>
          <w:rStyle w:val="CommentReference"/>
        </w:rPr>
        <w:annotationRef/>
      </w:r>
      <w:r>
        <w:t>Please do jot any ideas here you have here. Will develop further after we’re set on framing, target journal, etc</w:t>
      </w:r>
    </w:p>
  </w:comment>
  <w:comment w:id="810" w:author="Jenny Trinitapoli" w:date="2020-07-31T08:55:00Z" w:initials="JT">
    <w:p w14:paraId="7FDA6811" w14:textId="2CE1CB27" w:rsidR="004E2C9D" w:rsidRDefault="004E2C9D">
      <w:pPr>
        <w:pStyle w:val="CommentText"/>
      </w:pPr>
      <w:r>
        <w:rPr>
          <w:rStyle w:val="CommentReference"/>
        </w:rPr>
        <w:annotationRef/>
      </w:r>
      <w:r>
        <w:t>Cite Firebaugh &amp; Gosling here?</w:t>
      </w:r>
    </w:p>
  </w:comment>
  <w:comment w:id="817" w:author="Jenny Trinitapoli" w:date="2020-07-31T08:55:00Z" w:initials="JT">
    <w:p w14:paraId="1B00A856" w14:textId="0C97C0D6" w:rsidR="004E2C9D" w:rsidRDefault="004E2C9D">
      <w:pPr>
        <w:pStyle w:val="CommentText"/>
      </w:pPr>
      <w:r>
        <w:rPr>
          <w:rStyle w:val="CommentReference"/>
        </w:rPr>
        <w:annotationRef/>
      </w:r>
      <w:r>
        <w:t>I thinnkn we want to acknowledge that it’s the LACK of experience with child mortality that’s historically unique in our world today. Historical populations always experienced the right rates. So I tried to use contexts and enclaves to move away froma  nation-centric contribution and also nod to the fact that these “protected” bubbles might have been a historical anomaly – especially if the world keeps burning as it is now with COVID, violence, and climate-related catastrophes.</w:t>
      </w:r>
    </w:p>
  </w:comment>
  <w:comment w:id="818" w:author="MPIDR_D\alburezgutierrez" w:date="2020-07-31T11:24:00Z" w:initials="M">
    <w:p w14:paraId="0BFDCED1" w14:textId="5F9D2754" w:rsidR="007D458F" w:rsidRDefault="007D458F">
      <w:pPr>
        <w:pStyle w:val="CommentText"/>
      </w:pPr>
      <w:r>
        <w:rPr>
          <w:rStyle w:val="CommentReference"/>
        </w:rPr>
        <w:annotationRef/>
      </w:r>
      <w:r>
        <w:t>DAG: I like this new formulation – also accounts for within-country variations</w:t>
      </w:r>
      <w:bookmarkStart w:id="824" w:name="_GoBack"/>
      <w:bookmarkEnd w:id="824"/>
    </w:p>
  </w:comment>
  <w:comment w:id="841" w:author="Jenny Trinitapoli" w:date="2020-07-31T08:55:00Z" w:initials="JT">
    <w:p w14:paraId="25C186CC" w14:textId="26470C26" w:rsidR="00B50EB7" w:rsidRDefault="00B50EB7">
      <w:pPr>
        <w:pStyle w:val="CommentText"/>
      </w:pPr>
      <w:r>
        <w:rPr>
          <w:rStyle w:val="CommentReference"/>
        </w:rPr>
        <w:annotationRef/>
      </w:r>
      <w:r>
        <w:t xml:space="preserve">My intention here, Emily, is to set-up the sibling bereavement paper you sketched out way-back when. </w:t>
      </w:r>
    </w:p>
  </w:comment>
  <w:comment w:id="883" w:author="Jenny Trinitapoli" w:date="2020-07-31T08:55:00Z" w:initials="JT">
    <w:p w14:paraId="66E77A75" w14:textId="0128CFFA" w:rsidR="00B97F50" w:rsidRDefault="00B97F50">
      <w:pPr>
        <w:pStyle w:val="CommentText"/>
      </w:pPr>
      <w:r>
        <w:rPr>
          <w:rStyle w:val="CommentReference"/>
        </w:rPr>
        <w:annotationRef/>
      </w:r>
      <w:r>
        <w:t>I’m worried about this as a closing sentence beecaus it’s all pointing to micro-level questions about consequeneces, when our contribution is the measures. I don’t have a clear solution for how to close this. I’ll think on it a bit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CC1877" w15:done="0"/>
  <w15:commentEx w15:paraId="2E628322" w15:done="0"/>
  <w15:commentEx w15:paraId="6485D10C" w15:paraIdParent="2E628322" w15:done="0"/>
  <w15:commentEx w15:paraId="0C7D2F99" w15:done="0"/>
  <w15:commentEx w15:paraId="2B6204ED" w15:done="0"/>
  <w15:commentEx w15:paraId="257B0210" w15:done="0"/>
  <w15:commentEx w15:paraId="49617017" w15:done="0"/>
  <w15:commentEx w15:paraId="3CAF60C4" w15:done="0"/>
  <w15:commentEx w15:paraId="7B5F4C66" w15:done="0"/>
  <w15:commentEx w15:paraId="3F7B732E" w15:done="0"/>
  <w15:commentEx w15:paraId="68BEFF6A" w15:done="0"/>
  <w15:commentEx w15:paraId="02062E80" w15:done="0"/>
  <w15:commentEx w15:paraId="13203430" w15:done="0"/>
  <w15:commentEx w15:paraId="531F4B93" w15:done="0"/>
  <w15:commentEx w15:paraId="05F543E7" w15:done="0"/>
  <w15:commentEx w15:paraId="74A8B35D" w15:done="0"/>
  <w15:commentEx w15:paraId="219B1D67" w15:done="0"/>
  <w15:commentEx w15:paraId="31B32774" w15:done="0"/>
  <w15:commentEx w15:paraId="44DD3664" w15:done="0"/>
  <w15:commentEx w15:paraId="164DB6F8" w15:done="0"/>
  <w15:commentEx w15:paraId="5900BFB5" w15:done="0"/>
  <w15:commentEx w15:paraId="52AE9ACF" w15:done="0"/>
  <w15:commentEx w15:paraId="4BD16554" w15:done="0"/>
  <w15:commentEx w15:paraId="5FE979A3" w15:done="0"/>
  <w15:commentEx w15:paraId="2211E1E2" w15:done="0"/>
  <w15:commentEx w15:paraId="1455F70F" w15:done="0"/>
  <w15:commentEx w15:paraId="7AF535C0" w15:done="0"/>
  <w15:commentEx w15:paraId="049B9919" w15:done="0"/>
  <w15:commentEx w15:paraId="687E8929" w15:done="0"/>
  <w15:commentEx w15:paraId="2160A935" w15:done="0"/>
  <w15:commentEx w15:paraId="01CD7F77" w15:done="0"/>
  <w15:commentEx w15:paraId="0A2D03F8" w15:done="0"/>
  <w15:commentEx w15:paraId="7FDA6811" w15:done="0"/>
  <w15:commentEx w15:paraId="1B00A856" w15:done="0"/>
  <w15:commentEx w15:paraId="25C186CC" w15:done="0"/>
  <w15:commentEx w15:paraId="66E77A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0902" w16cex:dateUtc="2020-07-10T20:34:00Z"/>
  <w16cex:commentExtensible w16cex:durableId="22A86FFF" w16cex:dateUtc="2020-07-02T21:38:00Z"/>
  <w16cex:commentExtensible w16cex:durableId="22B57710" w16cex:dateUtc="2020-07-12T16:48:00Z"/>
  <w16cex:commentExtensible w16cex:durableId="22A875F8" w16cex:dateUtc="2020-07-02T22:04:00Z"/>
  <w16cex:commentExtensible w16cex:durableId="22B32BB5" w16cex:dateUtc="2020-07-10T23:02:00Z"/>
  <w16cex:commentExtensible w16cex:durableId="22B2DD1A" w16cex:dateUtc="2020-07-10T17:27:00Z"/>
  <w16cex:commentExtensible w16cex:durableId="22B2F08A" w16cex:dateUtc="2020-07-10T18:50:00Z"/>
  <w16cex:commentExtensible w16cex:durableId="22B2EEB7" w16cex:dateUtc="2020-07-10T18:42:00Z"/>
  <w16cex:commentExtensible w16cex:durableId="22B2F152" w16cex:dateUtc="2020-07-10T18:53:00Z"/>
  <w16cex:commentExtensible w16cex:durableId="22B2F1A5" w16cex:dateUtc="2020-07-10T18:54:00Z"/>
  <w16cex:commentExtensible w16cex:durableId="22B2F26E" w16cex:dateUtc="2020-07-10T18:58:00Z"/>
  <w16cex:commentExtensible w16cex:durableId="22B403E3" w16cex:dateUtc="2020-07-11T14:24:00Z"/>
  <w16cex:commentExtensible w16cex:durableId="22B2F2CA" w16cex:dateUtc="2020-07-10T18:59:00Z"/>
  <w16cex:commentExtensible w16cex:durableId="22B2EF72" w16cex:dateUtc="2020-07-10T18:45:00Z"/>
  <w16cex:commentExtensible w16cex:durableId="22B2F317" w16cex:dateUtc="2020-07-10T19:00:00Z"/>
  <w16cex:commentExtensible w16cex:durableId="22B40E18" w16cex:dateUtc="2020-07-11T15:08:00Z"/>
  <w16cex:commentExtensible w16cex:durableId="22B2F40A" w16cex:dateUtc="2020-07-10T19:04:00Z"/>
  <w16cex:commentExtensible w16cex:durableId="22B31021" w16cex:dateUtc="2020-07-10T21:04:00Z"/>
  <w16cex:commentExtensible w16cex:durableId="22B2E107" w16cex:dateUtc="2020-07-10T17:43:00Z"/>
  <w16cex:commentExtensible w16cex:durableId="22B30B34" w16cex:dateUtc="2020-07-10T20:43:00Z"/>
  <w16cex:commentExtensible w16cex:durableId="22B2E216" w16cex:dateUtc="2020-07-10T17:48:00Z"/>
  <w16cex:commentExtensible w16cex:durableId="22B2E259" w16cex:dateUtc="2020-07-10T17:49:00Z"/>
  <w16cex:commentExtensible w16cex:durableId="22B2E2BD" w16cex:dateUtc="2020-07-10T17:51:00Z"/>
  <w16cex:commentExtensible w16cex:durableId="22B2E4E5" w16cex:dateUtc="2020-07-10T18:00:00Z"/>
  <w16cex:commentExtensible w16cex:durableId="22B2E613" w16cex:dateUtc="2020-07-10T18:05:00Z"/>
  <w16cex:commentExtensible w16cex:durableId="22A82284" w16cex:dateUtc="2020-07-02T16:08:00Z"/>
  <w16cex:commentExtensible w16cex:durableId="22B2F9E2" w16cex:dateUtc="2020-07-10T19:29:00Z"/>
  <w16cex:commentExtensible w16cex:durableId="22B2FBC9" w16cex:dateUtc="2020-07-10T19:38:00Z"/>
  <w16cex:commentExtensible w16cex:durableId="22B2FF44" w16cex:dateUtc="2020-07-10T19:52:00Z"/>
  <w16cex:commentExtensible w16cex:durableId="22B2FB56" w16cex:dateUtc="2020-07-10T19:36:00Z"/>
  <w16cex:commentExtensible w16cex:durableId="22B303CA" w16cex:dateUtc="2020-07-10T20:12:00Z"/>
  <w16cex:commentExtensible w16cex:durableId="22A84162" w16cex:dateUtc="2020-07-02T18:20:00Z"/>
  <w16cex:commentExtensible w16cex:durableId="22B30544" w16cex:dateUtc="2020-07-10T20:18:00Z"/>
  <w16cex:commentExtensible w16cex:durableId="22B3057C" w16cex:dateUtc="2020-07-10T20:19:00Z"/>
  <w16cex:commentExtensible w16cex:durableId="22B58E08" w16cex:dateUtc="2020-07-12T18:26:00Z"/>
  <w16cex:commentExtensible w16cex:durableId="22B313C3" w16cex:dateUtc="2020-07-10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CC1877" w16cid:durableId="22B30902"/>
  <w16cid:commentId w16cid:paraId="2E628322" w16cid:durableId="22A86FFF"/>
  <w16cid:commentId w16cid:paraId="6485D10C" w16cid:durableId="22B57710"/>
  <w16cid:commentId w16cid:paraId="0C7D2F99" w16cid:durableId="22A875F8"/>
  <w16cid:commentId w16cid:paraId="2B6204ED" w16cid:durableId="22B32BB5"/>
  <w16cid:commentId w16cid:paraId="257B0210" w16cid:durableId="22B2DD1A"/>
  <w16cid:commentId w16cid:paraId="49617017" w16cid:durableId="22B2F08A"/>
  <w16cid:commentId w16cid:paraId="3CAF60C4" w16cid:durableId="22B2EEB7"/>
  <w16cid:commentId w16cid:paraId="7B5F4C66" w16cid:durableId="22B2F152"/>
  <w16cid:commentId w16cid:paraId="3F7B732E" w16cid:durableId="22B2F1A5"/>
  <w16cid:commentId w16cid:paraId="68BEFF6A" w16cid:durableId="22B2F26E"/>
  <w16cid:commentId w16cid:paraId="02062E80" w16cid:durableId="22B403E3"/>
  <w16cid:commentId w16cid:paraId="13203430" w16cid:durableId="22B2F2CA"/>
  <w16cid:commentId w16cid:paraId="531F4B93" w16cid:durableId="22B2EF72"/>
  <w16cid:commentId w16cid:paraId="05F543E7" w16cid:durableId="22B2F317"/>
  <w16cid:commentId w16cid:paraId="74A8B35D" w16cid:durableId="22B40E18"/>
  <w16cid:commentId w16cid:paraId="219B1D67" w16cid:durableId="22B2F40A"/>
  <w16cid:commentId w16cid:paraId="31B32774" w16cid:durableId="22B31021"/>
  <w16cid:commentId w16cid:paraId="44DD3664" w16cid:durableId="22B2E107"/>
  <w16cid:commentId w16cid:paraId="164DB6F8" w16cid:durableId="22B30B34"/>
  <w16cid:commentId w16cid:paraId="5900BFB5" w16cid:durableId="22B2E216"/>
  <w16cid:commentId w16cid:paraId="52AE9ACF" w16cid:durableId="22B2E259"/>
  <w16cid:commentId w16cid:paraId="4BD16554" w16cid:durableId="22B2E2BD"/>
  <w16cid:commentId w16cid:paraId="5FE979A3" w16cid:durableId="22B2E4E5"/>
  <w16cid:commentId w16cid:paraId="2211E1E2" w16cid:durableId="22B2E613"/>
  <w16cid:commentId w16cid:paraId="1455F70F" w16cid:durableId="22A82284"/>
  <w16cid:commentId w16cid:paraId="7AF535C0" w16cid:durableId="22B2F9E2"/>
  <w16cid:commentId w16cid:paraId="049B9919" w16cid:durableId="22B2FBC9"/>
  <w16cid:commentId w16cid:paraId="687E8929" w16cid:durableId="22B2FF44"/>
  <w16cid:commentId w16cid:paraId="2160A935" w16cid:durableId="22B2FB56"/>
  <w16cid:commentId w16cid:paraId="01CD7F77" w16cid:durableId="22B303CA"/>
  <w16cid:commentId w16cid:paraId="0A2D03F8" w16cid:durableId="22A84162"/>
  <w16cid:commentId w16cid:paraId="7FDA6811" w16cid:durableId="22B30544"/>
  <w16cid:commentId w16cid:paraId="1B00A856" w16cid:durableId="22B3057C"/>
  <w16cid:commentId w16cid:paraId="25C186CC" w16cid:durableId="22B58E08"/>
  <w16cid:commentId w16cid:paraId="66E77A75" w16cid:durableId="22B313C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714D11" w14:textId="77777777" w:rsidR="00B033A8" w:rsidRDefault="00B033A8" w:rsidP="00261D63">
      <w:r>
        <w:separator/>
      </w:r>
    </w:p>
  </w:endnote>
  <w:endnote w:type="continuationSeparator" w:id="0">
    <w:p w14:paraId="11AF9B22" w14:textId="77777777" w:rsidR="00B033A8" w:rsidRDefault="00B033A8"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altName w:val="Garamond"/>
    <w:panose1 w:val="02020404030301010803"/>
    <w:charset w:val="00"/>
    <w:family w:val="roman"/>
    <w:pitch w:val="variable"/>
    <w:sig w:usb0="00000287" w:usb1="00000000" w:usb2="00000000" w:usb3="00000000" w:csb0="0000009F" w:csb1="00000000"/>
  </w:font>
  <w:font w:name="Aparajita">
    <w:altName w:val="Aparajita"/>
    <w:panose1 w:val="020B0604020202020204"/>
    <w:charset w:val="00"/>
    <w:family w:val="swiss"/>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Garamond" w:hAnsi="Garamond"/>
        <w:sz w:val="20"/>
        <w:szCs w:val="20"/>
      </w:rPr>
      <w:id w:val="1799413490"/>
      <w:docPartObj>
        <w:docPartGallery w:val="Page Numbers (Bottom of Page)"/>
        <w:docPartUnique/>
      </w:docPartObj>
    </w:sdtPr>
    <w:sdtEndPr>
      <w:rPr>
        <w:noProof/>
      </w:rPr>
    </w:sdtEndPr>
    <w:sdtContent>
      <w:p w14:paraId="620341E9" w14:textId="6D4D8185" w:rsidR="004E2C9D" w:rsidRPr="007E3C04" w:rsidRDefault="004E2C9D">
        <w:pPr>
          <w:pStyle w:val="Footer"/>
          <w:jc w:val="right"/>
          <w:rPr>
            <w:rFonts w:ascii="Garamond" w:hAnsi="Garamond"/>
            <w:sz w:val="20"/>
            <w:szCs w:val="20"/>
          </w:rPr>
        </w:pPr>
        <w:r w:rsidRPr="007E3C04">
          <w:rPr>
            <w:rFonts w:ascii="Garamond" w:hAnsi="Garamond"/>
            <w:sz w:val="20"/>
            <w:szCs w:val="20"/>
          </w:rPr>
          <w:fldChar w:fldCharType="begin"/>
        </w:r>
        <w:r w:rsidRPr="007E3C04">
          <w:rPr>
            <w:rFonts w:ascii="Garamond" w:hAnsi="Garamond"/>
            <w:sz w:val="20"/>
            <w:szCs w:val="20"/>
          </w:rPr>
          <w:instrText xml:space="preserve"> PAGE   \* MERGEFORMAT </w:instrText>
        </w:r>
        <w:r w:rsidRPr="007E3C04">
          <w:rPr>
            <w:rFonts w:ascii="Garamond" w:hAnsi="Garamond"/>
            <w:sz w:val="20"/>
            <w:szCs w:val="20"/>
          </w:rPr>
          <w:fldChar w:fldCharType="separate"/>
        </w:r>
        <w:r w:rsidR="007D458F">
          <w:rPr>
            <w:rFonts w:ascii="Garamond" w:hAnsi="Garamond"/>
            <w:noProof/>
            <w:sz w:val="20"/>
            <w:szCs w:val="20"/>
          </w:rPr>
          <w:t>6</w:t>
        </w:r>
        <w:r w:rsidRPr="007E3C04">
          <w:rPr>
            <w:rFonts w:ascii="Garamond" w:hAnsi="Garamond"/>
            <w:noProof/>
            <w:sz w:val="20"/>
            <w:szCs w:val="20"/>
          </w:rPr>
          <w:fldChar w:fldCharType="end"/>
        </w:r>
      </w:p>
    </w:sdtContent>
  </w:sdt>
  <w:p w14:paraId="2BD3037A" w14:textId="77777777" w:rsidR="004E2C9D" w:rsidRPr="007E3C04" w:rsidRDefault="004E2C9D">
    <w:pPr>
      <w:pStyle w:val="Footer"/>
      <w:rPr>
        <w:rFonts w:ascii="Garamond" w:hAnsi="Garamond"/>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AE72D" w14:textId="77777777" w:rsidR="00B033A8" w:rsidRDefault="00B033A8" w:rsidP="00261D63">
      <w:r>
        <w:separator/>
      </w:r>
    </w:p>
  </w:footnote>
  <w:footnote w:type="continuationSeparator" w:id="0">
    <w:p w14:paraId="59305D05" w14:textId="77777777" w:rsidR="00B033A8" w:rsidRDefault="00B033A8" w:rsidP="00261D63">
      <w:r>
        <w:continuationSeparator/>
      </w:r>
    </w:p>
  </w:footnote>
  <w:footnote w:id="1">
    <w:p w14:paraId="148A713C" w14:textId="77777777" w:rsidR="005D2524" w:rsidRDefault="005D2524" w:rsidP="005D2524">
      <w:pPr>
        <w:pStyle w:val="FootnoteText"/>
        <w:rPr>
          <w:ins w:id="386" w:author="MPIDR_D\alburezgutierrez" w:date="2020-07-31T08:54:00Z"/>
        </w:rPr>
      </w:pPr>
      <w:ins w:id="387" w:author="MPIDR_D\alburezgutierrez" w:date="2020-07-31T08:54:00Z">
        <w:r>
          <w:rPr>
            <w:rStyle w:val="FootnoteReference"/>
          </w:rPr>
          <w:footnoteRef/>
        </w:r>
        <w:r>
          <w:t xml:space="preserve"> </w:t>
        </w:r>
        <w:r w:rsidRPr="00FE0D45">
          <w:rPr>
            <w:rFonts w:ascii="Aparajita" w:hAnsi="Aparajita" w:cs="Aparajita"/>
            <w:sz w:val="24"/>
            <w:szCs w:val="24"/>
          </w:rPr>
          <w:t xml:space="preserve">UN WPP data </w:t>
        </w:r>
        <w:r>
          <w:rPr>
            <w:rFonts w:ascii="Aparajita" w:hAnsi="Aparajita" w:cs="Aparajita"/>
            <w:sz w:val="24"/>
            <w:szCs w:val="24"/>
          </w:rPr>
          <w:t xml:space="preserve">rely on model life tables in select countries, especially those in sub-Saharan Africa. </w:t>
        </w:r>
        <w:r w:rsidRPr="00266175">
          <w:rPr>
            <w:rFonts w:ascii="Aparajita" w:hAnsi="Aparajita" w:cs="Aparajita"/>
            <w:sz w:val="24"/>
            <w:szCs w:val="24"/>
          </w:rPr>
          <w:t xml:space="preserve"> </w:t>
        </w:r>
      </w:ins>
    </w:p>
  </w:footnote>
  <w:footnote w:id="2">
    <w:p w14:paraId="174FF83E" w14:textId="7D5C9612" w:rsidR="004E2C9D" w:rsidDel="005D2524" w:rsidRDefault="004E2C9D">
      <w:pPr>
        <w:pStyle w:val="FootnoteText"/>
        <w:rPr>
          <w:del w:id="425" w:author="MPIDR_D\alburezgutierrez" w:date="2020-07-31T08:54:00Z"/>
        </w:rPr>
      </w:pPr>
      <w:del w:id="426" w:author="MPIDR_D\alburezgutierrez" w:date="2020-07-31T08:54:00Z">
        <w:r w:rsidDel="005D2524">
          <w:rPr>
            <w:rStyle w:val="FootnoteReference"/>
          </w:rPr>
          <w:footnoteRef/>
        </w:r>
        <w:r w:rsidDel="005D2524">
          <w:delText xml:space="preserve"> </w:delText>
        </w:r>
        <w:r w:rsidRPr="00FE0D45" w:rsidDel="005D2524">
          <w:rPr>
            <w:rFonts w:ascii="Aparajita" w:hAnsi="Aparajita" w:cs="Aparajita"/>
            <w:sz w:val="24"/>
            <w:szCs w:val="24"/>
          </w:rPr>
          <w:delText xml:space="preserve">UN WPP data </w:delText>
        </w:r>
        <w:r w:rsidDel="005D2524">
          <w:rPr>
            <w:rFonts w:ascii="Aparajita" w:hAnsi="Aparajita" w:cs="Aparajita"/>
            <w:sz w:val="24"/>
            <w:szCs w:val="24"/>
          </w:rPr>
          <w:delText xml:space="preserve">rely on model life tables in select countries, especially those in sub-Saharan Africa. </w:delText>
        </w:r>
        <w:r w:rsidRPr="00266175" w:rsidDel="005D2524">
          <w:rPr>
            <w:rFonts w:ascii="Aparajita" w:hAnsi="Aparajita" w:cs="Aparajita"/>
            <w:sz w:val="24"/>
            <w:szCs w:val="24"/>
          </w:rPr>
          <w:delText xml:space="preserve"> </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nny Trinitapoli">
    <w15:presenceInfo w15:providerId="AD" w15:userId="S::jennytrini@uchicago.edu::1591fa17-a2d6-4ae8-a4e1-089d64d1c0c2"/>
  </w15:person>
  <w15:person w15:author="Emily Smith-Greenaway">
    <w15:presenceInfo w15:providerId="Windows Live" w15:userId="4ff638e08c45e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2E"/>
    <w:rsid w:val="000007A6"/>
    <w:rsid w:val="00000AB8"/>
    <w:rsid w:val="00012E7B"/>
    <w:rsid w:val="000142D1"/>
    <w:rsid w:val="00014B37"/>
    <w:rsid w:val="00014ECD"/>
    <w:rsid w:val="000207B0"/>
    <w:rsid w:val="000222DA"/>
    <w:rsid w:val="000230CC"/>
    <w:rsid w:val="000246F0"/>
    <w:rsid w:val="00024745"/>
    <w:rsid w:val="0002599D"/>
    <w:rsid w:val="000273F3"/>
    <w:rsid w:val="00027E59"/>
    <w:rsid w:val="00030215"/>
    <w:rsid w:val="000379EF"/>
    <w:rsid w:val="00040668"/>
    <w:rsid w:val="00040A58"/>
    <w:rsid w:val="000450DB"/>
    <w:rsid w:val="000455DB"/>
    <w:rsid w:val="000524F2"/>
    <w:rsid w:val="00052AD6"/>
    <w:rsid w:val="00064694"/>
    <w:rsid w:val="000715A2"/>
    <w:rsid w:val="0007165F"/>
    <w:rsid w:val="000739AA"/>
    <w:rsid w:val="000763CC"/>
    <w:rsid w:val="000806EC"/>
    <w:rsid w:val="000816F6"/>
    <w:rsid w:val="00083B85"/>
    <w:rsid w:val="000878CD"/>
    <w:rsid w:val="000913DE"/>
    <w:rsid w:val="00096046"/>
    <w:rsid w:val="00096827"/>
    <w:rsid w:val="000A2857"/>
    <w:rsid w:val="000A3508"/>
    <w:rsid w:val="000A4200"/>
    <w:rsid w:val="000B5C26"/>
    <w:rsid w:val="000C06A8"/>
    <w:rsid w:val="000C4BA5"/>
    <w:rsid w:val="000C55D6"/>
    <w:rsid w:val="000D377F"/>
    <w:rsid w:val="000D392E"/>
    <w:rsid w:val="000D4321"/>
    <w:rsid w:val="000D6198"/>
    <w:rsid w:val="000D6476"/>
    <w:rsid w:val="000E2663"/>
    <w:rsid w:val="000E59BE"/>
    <w:rsid w:val="000E756E"/>
    <w:rsid w:val="000F2BCF"/>
    <w:rsid w:val="000F5DDF"/>
    <w:rsid w:val="001077F2"/>
    <w:rsid w:val="00114E0C"/>
    <w:rsid w:val="0011686B"/>
    <w:rsid w:val="001179FC"/>
    <w:rsid w:val="001261E7"/>
    <w:rsid w:val="001275EB"/>
    <w:rsid w:val="00135469"/>
    <w:rsid w:val="00136DB1"/>
    <w:rsid w:val="001378D6"/>
    <w:rsid w:val="00141EBE"/>
    <w:rsid w:val="001444A0"/>
    <w:rsid w:val="00160F75"/>
    <w:rsid w:val="001675DC"/>
    <w:rsid w:val="001739DF"/>
    <w:rsid w:val="00174127"/>
    <w:rsid w:val="00174205"/>
    <w:rsid w:val="0018206F"/>
    <w:rsid w:val="001873BA"/>
    <w:rsid w:val="00187F33"/>
    <w:rsid w:val="00190B37"/>
    <w:rsid w:val="00191FD1"/>
    <w:rsid w:val="00193B6E"/>
    <w:rsid w:val="00194BE7"/>
    <w:rsid w:val="0019540C"/>
    <w:rsid w:val="001972D9"/>
    <w:rsid w:val="001B037E"/>
    <w:rsid w:val="001B2FCC"/>
    <w:rsid w:val="001B3AD3"/>
    <w:rsid w:val="001C6F34"/>
    <w:rsid w:val="001C7798"/>
    <w:rsid w:val="001C7F00"/>
    <w:rsid w:val="001D1DE4"/>
    <w:rsid w:val="001D387E"/>
    <w:rsid w:val="001D4B0F"/>
    <w:rsid w:val="001E2FEC"/>
    <w:rsid w:val="002037DD"/>
    <w:rsid w:val="00204436"/>
    <w:rsid w:val="002134E4"/>
    <w:rsid w:val="00213729"/>
    <w:rsid w:val="002143FC"/>
    <w:rsid w:val="0021474B"/>
    <w:rsid w:val="00214D90"/>
    <w:rsid w:val="00215C89"/>
    <w:rsid w:val="0021632D"/>
    <w:rsid w:val="00227963"/>
    <w:rsid w:val="002366E8"/>
    <w:rsid w:val="0024085F"/>
    <w:rsid w:val="00242068"/>
    <w:rsid w:val="00250644"/>
    <w:rsid w:val="0025266A"/>
    <w:rsid w:val="0025384C"/>
    <w:rsid w:val="002607EF"/>
    <w:rsid w:val="00261D63"/>
    <w:rsid w:val="00266175"/>
    <w:rsid w:val="00284F4D"/>
    <w:rsid w:val="00292011"/>
    <w:rsid w:val="002941AE"/>
    <w:rsid w:val="00294584"/>
    <w:rsid w:val="002A009B"/>
    <w:rsid w:val="002A4E0A"/>
    <w:rsid w:val="002A7D41"/>
    <w:rsid w:val="002B06B0"/>
    <w:rsid w:val="002B1B5B"/>
    <w:rsid w:val="002B7385"/>
    <w:rsid w:val="002B7FC5"/>
    <w:rsid w:val="002C03EE"/>
    <w:rsid w:val="002C05A1"/>
    <w:rsid w:val="002C19B2"/>
    <w:rsid w:val="002C21F9"/>
    <w:rsid w:val="002D3BFE"/>
    <w:rsid w:val="002E0573"/>
    <w:rsid w:val="002E2875"/>
    <w:rsid w:val="002F4BC1"/>
    <w:rsid w:val="00305828"/>
    <w:rsid w:val="003068B2"/>
    <w:rsid w:val="003106F3"/>
    <w:rsid w:val="00310E87"/>
    <w:rsid w:val="003116C1"/>
    <w:rsid w:val="0031425A"/>
    <w:rsid w:val="00325A0E"/>
    <w:rsid w:val="00325D80"/>
    <w:rsid w:val="0032696B"/>
    <w:rsid w:val="00332979"/>
    <w:rsid w:val="003360EF"/>
    <w:rsid w:val="00340079"/>
    <w:rsid w:val="00352764"/>
    <w:rsid w:val="003566CD"/>
    <w:rsid w:val="00360A91"/>
    <w:rsid w:val="003662CE"/>
    <w:rsid w:val="0037017C"/>
    <w:rsid w:val="003731B5"/>
    <w:rsid w:val="00380F11"/>
    <w:rsid w:val="0038150C"/>
    <w:rsid w:val="00385E91"/>
    <w:rsid w:val="003909B2"/>
    <w:rsid w:val="00394622"/>
    <w:rsid w:val="00397141"/>
    <w:rsid w:val="003A07AF"/>
    <w:rsid w:val="003A397A"/>
    <w:rsid w:val="003B1E14"/>
    <w:rsid w:val="003B404B"/>
    <w:rsid w:val="003B4F6B"/>
    <w:rsid w:val="003B5FA9"/>
    <w:rsid w:val="003C63A1"/>
    <w:rsid w:val="003C729A"/>
    <w:rsid w:val="003D3C1C"/>
    <w:rsid w:val="003E3366"/>
    <w:rsid w:val="003E3E76"/>
    <w:rsid w:val="003E6EB7"/>
    <w:rsid w:val="003F12BE"/>
    <w:rsid w:val="003F27DD"/>
    <w:rsid w:val="003F4F5E"/>
    <w:rsid w:val="003F6C30"/>
    <w:rsid w:val="00400823"/>
    <w:rsid w:val="00400FFF"/>
    <w:rsid w:val="00401E7C"/>
    <w:rsid w:val="0040666F"/>
    <w:rsid w:val="00410C38"/>
    <w:rsid w:val="00411C1F"/>
    <w:rsid w:val="00414309"/>
    <w:rsid w:val="0041455C"/>
    <w:rsid w:val="00416277"/>
    <w:rsid w:val="0042441B"/>
    <w:rsid w:val="004257D1"/>
    <w:rsid w:val="00426A22"/>
    <w:rsid w:val="00427BBB"/>
    <w:rsid w:val="004307D7"/>
    <w:rsid w:val="00431960"/>
    <w:rsid w:val="004348E4"/>
    <w:rsid w:val="0043547B"/>
    <w:rsid w:val="004402CE"/>
    <w:rsid w:val="00441796"/>
    <w:rsid w:val="00442B2D"/>
    <w:rsid w:val="00445F8A"/>
    <w:rsid w:val="00447F5A"/>
    <w:rsid w:val="00450725"/>
    <w:rsid w:val="0045097D"/>
    <w:rsid w:val="004539A4"/>
    <w:rsid w:val="00454D42"/>
    <w:rsid w:val="0046478A"/>
    <w:rsid w:val="004715D7"/>
    <w:rsid w:val="00477120"/>
    <w:rsid w:val="00477F2F"/>
    <w:rsid w:val="00485A10"/>
    <w:rsid w:val="00487A62"/>
    <w:rsid w:val="00490804"/>
    <w:rsid w:val="004A42CA"/>
    <w:rsid w:val="004B6A10"/>
    <w:rsid w:val="004C31B4"/>
    <w:rsid w:val="004C7667"/>
    <w:rsid w:val="004D2458"/>
    <w:rsid w:val="004D55F7"/>
    <w:rsid w:val="004E16CC"/>
    <w:rsid w:val="004E2C9D"/>
    <w:rsid w:val="004E2DAD"/>
    <w:rsid w:val="004E47BE"/>
    <w:rsid w:val="004E624F"/>
    <w:rsid w:val="004F0679"/>
    <w:rsid w:val="004F1751"/>
    <w:rsid w:val="004F6A28"/>
    <w:rsid w:val="00500F6C"/>
    <w:rsid w:val="00505B05"/>
    <w:rsid w:val="005066CC"/>
    <w:rsid w:val="00511BB6"/>
    <w:rsid w:val="00512798"/>
    <w:rsid w:val="0051741E"/>
    <w:rsid w:val="0052129C"/>
    <w:rsid w:val="00522A6A"/>
    <w:rsid w:val="005263CE"/>
    <w:rsid w:val="005319C0"/>
    <w:rsid w:val="00534138"/>
    <w:rsid w:val="00556A5A"/>
    <w:rsid w:val="005571D8"/>
    <w:rsid w:val="0056296F"/>
    <w:rsid w:val="00562E17"/>
    <w:rsid w:val="005637B6"/>
    <w:rsid w:val="00564989"/>
    <w:rsid w:val="00567950"/>
    <w:rsid w:val="00573D92"/>
    <w:rsid w:val="00576DE2"/>
    <w:rsid w:val="00577D1A"/>
    <w:rsid w:val="00581BE4"/>
    <w:rsid w:val="00586EEA"/>
    <w:rsid w:val="00592271"/>
    <w:rsid w:val="005942B0"/>
    <w:rsid w:val="00594BC9"/>
    <w:rsid w:val="00595F2A"/>
    <w:rsid w:val="005965A2"/>
    <w:rsid w:val="005A1C13"/>
    <w:rsid w:val="005A306A"/>
    <w:rsid w:val="005A4AA4"/>
    <w:rsid w:val="005B3769"/>
    <w:rsid w:val="005B3B71"/>
    <w:rsid w:val="005B48C9"/>
    <w:rsid w:val="005B5227"/>
    <w:rsid w:val="005C3E9E"/>
    <w:rsid w:val="005C4D07"/>
    <w:rsid w:val="005D03AA"/>
    <w:rsid w:val="005D121F"/>
    <w:rsid w:val="005D1464"/>
    <w:rsid w:val="005D2524"/>
    <w:rsid w:val="005D3947"/>
    <w:rsid w:val="005E1FE4"/>
    <w:rsid w:val="005E510B"/>
    <w:rsid w:val="005F14E0"/>
    <w:rsid w:val="005F176B"/>
    <w:rsid w:val="005F2596"/>
    <w:rsid w:val="00600012"/>
    <w:rsid w:val="00604834"/>
    <w:rsid w:val="00605D9C"/>
    <w:rsid w:val="00611390"/>
    <w:rsid w:val="0061287E"/>
    <w:rsid w:val="00614637"/>
    <w:rsid w:val="00615238"/>
    <w:rsid w:val="00623750"/>
    <w:rsid w:val="0062561C"/>
    <w:rsid w:val="00626F84"/>
    <w:rsid w:val="0064062C"/>
    <w:rsid w:val="0064108D"/>
    <w:rsid w:val="00641F38"/>
    <w:rsid w:val="0064428B"/>
    <w:rsid w:val="0064493A"/>
    <w:rsid w:val="00644E3F"/>
    <w:rsid w:val="006508A5"/>
    <w:rsid w:val="006560D4"/>
    <w:rsid w:val="006569E8"/>
    <w:rsid w:val="006663D7"/>
    <w:rsid w:val="00666C71"/>
    <w:rsid w:val="0066737E"/>
    <w:rsid w:val="00680642"/>
    <w:rsid w:val="00690020"/>
    <w:rsid w:val="00690A2C"/>
    <w:rsid w:val="00692E93"/>
    <w:rsid w:val="00694DBF"/>
    <w:rsid w:val="00697299"/>
    <w:rsid w:val="006A2310"/>
    <w:rsid w:val="006A5F7C"/>
    <w:rsid w:val="006A62F9"/>
    <w:rsid w:val="006A6C54"/>
    <w:rsid w:val="006B092D"/>
    <w:rsid w:val="006B4F1E"/>
    <w:rsid w:val="006D083C"/>
    <w:rsid w:val="006D09C7"/>
    <w:rsid w:val="006D2A1D"/>
    <w:rsid w:val="006D6174"/>
    <w:rsid w:val="006E3218"/>
    <w:rsid w:val="006F21A8"/>
    <w:rsid w:val="006F2327"/>
    <w:rsid w:val="006F2BA8"/>
    <w:rsid w:val="007152C1"/>
    <w:rsid w:val="00715507"/>
    <w:rsid w:val="007201F2"/>
    <w:rsid w:val="0072064D"/>
    <w:rsid w:val="00737092"/>
    <w:rsid w:val="00740D5B"/>
    <w:rsid w:val="007434A6"/>
    <w:rsid w:val="00747ACE"/>
    <w:rsid w:val="00752D50"/>
    <w:rsid w:val="00765EEC"/>
    <w:rsid w:val="00765F13"/>
    <w:rsid w:val="007711BA"/>
    <w:rsid w:val="00771924"/>
    <w:rsid w:val="007848BA"/>
    <w:rsid w:val="00792B2D"/>
    <w:rsid w:val="00795036"/>
    <w:rsid w:val="007965EB"/>
    <w:rsid w:val="007A018E"/>
    <w:rsid w:val="007B04CC"/>
    <w:rsid w:val="007C1D94"/>
    <w:rsid w:val="007C4707"/>
    <w:rsid w:val="007C4C50"/>
    <w:rsid w:val="007D1593"/>
    <w:rsid w:val="007D458F"/>
    <w:rsid w:val="007E1C46"/>
    <w:rsid w:val="007E39A0"/>
    <w:rsid w:val="007E3C04"/>
    <w:rsid w:val="007E3CFD"/>
    <w:rsid w:val="007F06DD"/>
    <w:rsid w:val="007F37B6"/>
    <w:rsid w:val="007F6C5E"/>
    <w:rsid w:val="00800E45"/>
    <w:rsid w:val="0081142E"/>
    <w:rsid w:val="00813B77"/>
    <w:rsid w:val="008161ED"/>
    <w:rsid w:val="008171D1"/>
    <w:rsid w:val="00817B98"/>
    <w:rsid w:val="008224C0"/>
    <w:rsid w:val="00824348"/>
    <w:rsid w:val="0082473D"/>
    <w:rsid w:val="00842EFE"/>
    <w:rsid w:val="00846B1D"/>
    <w:rsid w:val="0085184E"/>
    <w:rsid w:val="008520E3"/>
    <w:rsid w:val="00854E0B"/>
    <w:rsid w:val="00861531"/>
    <w:rsid w:val="008630F5"/>
    <w:rsid w:val="00867191"/>
    <w:rsid w:val="00877586"/>
    <w:rsid w:val="008857AC"/>
    <w:rsid w:val="00886234"/>
    <w:rsid w:val="00887076"/>
    <w:rsid w:val="00887E0C"/>
    <w:rsid w:val="00890900"/>
    <w:rsid w:val="00890FF1"/>
    <w:rsid w:val="008940B0"/>
    <w:rsid w:val="008A0317"/>
    <w:rsid w:val="008B3271"/>
    <w:rsid w:val="008B63C7"/>
    <w:rsid w:val="008B6728"/>
    <w:rsid w:val="008B7078"/>
    <w:rsid w:val="008C0953"/>
    <w:rsid w:val="008C235C"/>
    <w:rsid w:val="008C61D2"/>
    <w:rsid w:val="008C78CF"/>
    <w:rsid w:val="008D063A"/>
    <w:rsid w:val="008D6019"/>
    <w:rsid w:val="008D6802"/>
    <w:rsid w:val="008D6E39"/>
    <w:rsid w:val="008E677F"/>
    <w:rsid w:val="00903DED"/>
    <w:rsid w:val="009051CC"/>
    <w:rsid w:val="00910540"/>
    <w:rsid w:val="00912956"/>
    <w:rsid w:val="0092133C"/>
    <w:rsid w:val="009369CB"/>
    <w:rsid w:val="00937826"/>
    <w:rsid w:val="00944C50"/>
    <w:rsid w:val="0094598E"/>
    <w:rsid w:val="0095037A"/>
    <w:rsid w:val="009528D3"/>
    <w:rsid w:val="00955555"/>
    <w:rsid w:val="00960D8B"/>
    <w:rsid w:val="00961110"/>
    <w:rsid w:val="00964F02"/>
    <w:rsid w:val="00977863"/>
    <w:rsid w:val="009825BA"/>
    <w:rsid w:val="009923A3"/>
    <w:rsid w:val="009A1A09"/>
    <w:rsid w:val="009A252F"/>
    <w:rsid w:val="009A3160"/>
    <w:rsid w:val="009A57FD"/>
    <w:rsid w:val="009B032A"/>
    <w:rsid w:val="009C5AA2"/>
    <w:rsid w:val="009D42EE"/>
    <w:rsid w:val="009D4FAF"/>
    <w:rsid w:val="009E4D1B"/>
    <w:rsid w:val="009E53A3"/>
    <w:rsid w:val="009F0038"/>
    <w:rsid w:val="009F05D9"/>
    <w:rsid w:val="00A20AA5"/>
    <w:rsid w:val="00A23C95"/>
    <w:rsid w:val="00A25189"/>
    <w:rsid w:val="00A25B0A"/>
    <w:rsid w:val="00A26C45"/>
    <w:rsid w:val="00A31A78"/>
    <w:rsid w:val="00A335E2"/>
    <w:rsid w:val="00A373F4"/>
    <w:rsid w:val="00A420CE"/>
    <w:rsid w:val="00A4545A"/>
    <w:rsid w:val="00A51549"/>
    <w:rsid w:val="00A5271F"/>
    <w:rsid w:val="00A60CE6"/>
    <w:rsid w:val="00A615F0"/>
    <w:rsid w:val="00A61A25"/>
    <w:rsid w:val="00A6548D"/>
    <w:rsid w:val="00A66174"/>
    <w:rsid w:val="00A67263"/>
    <w:rsid w:val="00A76AD9"/>
    <w:rsid w:val="00A82EF1"/>
    <w:rsid w:val="00A84C9F"/>
    <w:rsid w:val="00A863F6"/>
    <w:rsid w:val="00A953D2"/>
    <w:rsid w:val="00A9674A"/>
    <w:rsid w:val="00AA077C"/>
    <w:rsid w:val="00AA079C"/>
    <w:rsid w:val="00AA534C"/>
    <w:rsid w:val="00AD38E5"/>
    <w:rsid w:val="00AE32C4"/>
    <w:rsid w:val="00AE3E8D"/>
    <w:rsid w:val="00AF1B29"/>
    <w:rsid w:val="00AF5706"/>
    <w:rsid w:val="00B01CAB"/>
    <w:rsid w:val="00B033A8"/>
    <w:rsid w:val="00B042E3"/>
    <w:rsid w:val="00B0671A"/>
    <w:rsid w:val="00B101F3"/>
    <w:rsid w:val="00B14230"/>
    <w:rsid w:val="00B21185"/>
    <w:rsid w:val="00B23ABE"/>
    <w:rsid w:val="00B336AC"/>
    <w:rsid w:val="00B344D9"/>
    <w:rsid w:val="00B40D20"/>
    <w:rsid w:val="00B429E5"/>
    <w:rsid w:val="00B436A3"/>
    <w:rsid w:val="00B47475"/>
    <w:rsid w:val="00B50EB7"/>
    <w:rsid w:val="00B52646"/>
    <w:rsid w:val="00B54862"/>
    <w:rsid w:val="00B55E47"/>
    <w:rsid w:val="00B60BB6"/>
    <w:rsid w:val="00B60BDF"/>
    <w:rsid w:val="00B61FC7"/>
    <w:rsid w:val="00B6335C"/>
    <w:rsid w:val="00B75F64"/>
    <w:rsid w:val="00B8107A"/>
    <w:rsid w:val="00B8121C"/>
    <w:rsid w:val="00B82C51"/>
    <w:rsid w:val="00B87C66"/>
    <w:rsid w:val="00B97F50"/>
    <w:rsid w:val="00BA330E"/>
    <w:rsid w:val="00BA38D1"/>
    <w:rsid w:val="00BA579B"/>
    <w:rsid w:val="00BB5A30"/>
    <w:rsid w:val="00BC0ADF"/>
    <w:rsid w:val="00BC24DB"/>
    <w:rsid w:val="00BC50CA"/>
    <w:rsid w:val="00BD1F6E"/>
    <w:rsid w:val="00BE44DA"/>
    <w:rsid w:val="00BF0125"/>
    <w:rsid w:val="00BF4504"/>
    <w:rsid w:val="00BF511E"/>
    <w:rsid w:val="00C01278"/>
    <w:rsid w:val="00C10C21"/>
    <w:rsid w:val="00C14944"/>
    <w:rsid w:val="00C150E7"/>
    <w:rsid w:val="00C15964"/>
    <w:rsid w:val="00C170DF"/>
    <w:rsid w:val="00C2087E"/>
    <w:rsid w:val="00C24D12"/>
    <w:rsid w:val="00C25629"/>
    <w:rsid w:val="00C25E50"/>
    <w:rsid w:val="00C26939"/>
    <w:rsid w:val="00C30626"/>
    <w:rsid w:val="00C372BD"/>
    <w:rsid w:val="00C37E32"/>
    <w:rsid w:val="00C4212C"/>
    <w:rsid w:val="00C430FF"/>
    <w:rsid w:val="00C50BE6"/>
    <w:rsid w:val="00C51F34"/>
    <w:rsid w:val="00C5710E"/>
    <w:rsid w:val="00C57BA8"/>
    <w:rsid w:val="00C65650"/>
    <w:rsid w:val="00C67F4A"/>
    <w:rsid w:val="00C745A0"/>
    <w:rsid w:val="00C745BD"/>
    <w:rsid w:val="00C74991"/>
    <w:rsid w:val="00C75ECD"/>
    <w:rsid w:val="00C84A82"/>
    <w:rsid w:val="00C85E40"/>
    <w:rsid w:val="00C875BC"/>
    <w:rsid w:val="00C91ECB"/>
    <w:rsid w:val="00C921A2"/>
    <w:rsid w:val="00C94B18"/>
    <w:rsid w:val="00C94C0B"/>
    <w:rsid w:val="00C97526"/>
    <w:rsid w:val="00C97DB8"/>
    <w:rsid w:val="00CB08B5"/>
    <w:rsid w:val="00CB2650"/>
    <w:rsid w:val="00CB40A7"/>
    <w:rsid w:val="00CB5D5D"/>
    <w:rsid w:val="00CB61A3"/>
    <w:rsid w:val="00CC01BF"/>
    <w:rsid w:val="00CC0C2A"/>
    <w:rsid w:val="00CC1C41"/>
    <w:rsid w:val="00CD34DA"/>
    <w:rsid w:val="00CD7899"/>
    <w:rsid w:val="00CE0545"/>
    <w:rsid w:val="00CE1FAA"/>
    <w:rsid w:val="00CE21A2"/>
    <w:rsid w:val="00CE7B84"/>
    <w:rsid w:val="00CF2FA8"/>
    <w:rsid w:val="00D0315A"/>
    <w:rsid w:val="00D07015"/>
    <w:rsid w:val="00D16B54"/>
    <w:rsid w:val="00D17F0C"/>
    <w:rsid w:val="00D26B5A"/>
    <w:rsid w:val="00D34753"/>
    <w:rsid w:val="00D36303"/>
    <w:rsid w:val="00D442CC"/>
    <w:rsid w:val="00D46479"/>
    <w:rsid w:val="00D52893"/>
    <w:rsid w:val="00D52D37"/>
    <w:rsid w:val="00D53820"/>
    <w:rsid w:val="00D5759B"/>
    <w:rsid w:val="00D622A9"/>
    <w:rsid w:val="00D63736"/>
    <w:rsid w:val="00D6563D"/>
    <w:rsid w:val="00D73ED1"/>
    <w:rsid w:val="00D76607"/>
    <w:rsid w:val="00D76CFE"/>
    <w:rsid w:val="00D7757E"/>
    <w:rsid w:val="00D77923"/>
    <w:rsid w:val="00D84AE6"/>
    <w:rsid w:val="00D92D07"/>
    <w:rsid w:val="00D94243"/>
    <w:rsid w:val="00DA55E1"/>
    <w:rsid w:val="00DA68C1"/>
    <w:rsid w:val="00DA697F"/>
    <w:rsid w:val="00DB5695"/>
    <w:rsid w:val="00DB5E50"/>
    <w:rsid w:val="00DC0D12"/>
    <w:rsid w:val="00DC4F2B"/>
    <w:rsid w:val="00DD33DB"/>
    <w:rsid w:val="00DD58DD"/>
    <w:rsid w:val="00DE30E5"/>
    <w:rsid w:val="00DE41EA"/>
    <w:rsid w:val="00DE6930"/>
    <w:rsid w:val="00DE6BA3"/>
    <w:rsid w:val="00DE7325"/>
    <w:rsid w:val="00E026C9"/>
    <w:rsid w:val="00E10CA5"/>
    <w:rsid w:val="00E148FB"/>
    <w:rsid w:val="00E169D2"/>
    <w:rsid w:val="00E22E5A"/>
    <w:rsid w:val="00E25945"/>
    <w:rsid w:val="00E26107"/>
    <w:rsid w:val="00E27C6F"/>
    <w:rsid w:val="00E30AAE"/>
    <w:rsid w:val="00E351B4"/>
    <w:rsid w:val="00E35349"/>
    <w:rsid w:val="00E36D35"/>
    <w:rsid w:val="00E40A00"/>
    <w:rsid w:val="00E442B5"/>
    <w:rsid w:val="00E50E67"/>
    <w:rsid w:val="00E517D0"/>
    <w:rsid w:val="00E535BA"/>
    <w:rsid w:val="00E55FBA"/>
    <w:rsid w:val="00E60850"/>
    <w:rsid w:val="00E65156"/>
    <w:rsid w:val="00E6557F"/>
    <w:rsid w:val="00E66E90"/>
    <w:rsid w:val="00E671B0"/>
    <w:rsid w:val="00E71065"/>
    <w:rsid w:val="00E71F15"/>
    <w:rsid w:val="00E72150"/>
    <w:rsid w:val="00E734FF"/>
    <w:rsid w:val="00E73CDB"/>
    <w:rsid w:val="00E8082C"/>
    <w:rsid w:val="00E81732"/>
    <w:rsid w:val="00E83983"/>
    <w:rsid w:val="00E83E06"/>
    <w:rsid w:val="00E86D86"/>
    <w:rsid w:val="00E87BDF"/>
    <w:rsid w:val="00E94742"/>
    <w:rsid w:val="00E9797D"/>
    <w:rsid w:val="00E97C9D"/>
    <w:rsid w:val="00EA25E1"/>
    <w:rsid w:val="00EA2D54"/>
    <w:rsid w:val="00EA40AD"/>
    <w:rsid w:val="00EA491B"/>
    <w:rsid w:val="00EA5C3B"/>
    <w:rsid w:val="00EB4436"/>
    <w:rsid w:val="00EB460A"/>
    <w:rsid w:val="00EB52F7"/>
    <w:rsid w:val="00EB6123"/>
    <w:rsid w:val="00EB790C"/>
    <w:rsid w:val="00ED1178"/>
    <w:rsid w:val="00ED274B"/>
    <w:rsid w:val="00ED341A"/>
    <w:rsid w:val="00ED4673"/>
    <w:rsid w:val="00ED51A4"/>
    <w:rsid w:val="00EE1CFC"/>
    <w:rsid w:val="00EE4F56"/>
    <w:rsid w:val="00EE6DE7"/>
    <w:rsid w:val="00F02934"/>
    <w:rsid w:val="00F04C4A"/>
    <w:rsid w:val="00F05AF9"/>
    <w:rsid w:val="00F10A8B"/>
    <w:rsid w:val="00F16FB3"/>
    <w:rsid w:val="00F21715"/>
    <w:rsid w:val="00F23A15"/>
    <w:rsid w:val="00F35D25"/>
    <w:rsid w:val="00F374F5"/>
    <w:rsid w:val="00F4101F"/>
    <w:rsid w:val="00F43F38"/>
    <w:rsid w:val="00F50ADB"/>
    <w:rsid w:val="00F516E1"/>
    <w:rsid w:val="00F52867"/>
    <w:rsid w:val="00F535FA"/>
    <w:rsid w:val="00F55413"/>
    <w:rsid w:val="00F56063"/>
    <w:rsid w:val="00F60FA3"/>
    <w:rsid w:val="00F6138D"/>
    <w:rsid w:val="00F62EAD"/>
    <w:rsid w:val="00F6560F"/>
    <w:rsid w:val="00F713F0"/>
    <w:rsid w:val="00F758F7"/>
    <w:rsid w:val="00F94389"/>
    <w:rsid w:val="00FA2647"/>
    <w:rsid w:val="00FA6B5E"/>
    <w:rsid w:val="00FB1441"/>
    <w:rsid w:val="00FB2B30"/>
    <w:rsid w:val="00FB3F59"/>
    <w:rsid w:val="00FC1561"/>
    <w:rsid w:val="00FC6445"/>
    <w:rsid w:val="00FC7C60"/>
    <w:rsid w:val="00FD5DCB"/>
    <w:rsid w:val="00FD6AAD"/>
    <w:rsid w:val="00FD7066"/>
    <w:rsid w:val="00FE0D0A"/>
    <w:rsid w:val="00FE0D45"/>
    <w:rsid w:val="00FE267A"/>
    <w:rsid w:val="00FE4D8D"/>
    <w:rsid w:val="00FE58D4"/>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19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spacing w:line="480" w:lineRule="auto"/>
      <w:ind w:left="720" w:hanging="720"/>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19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spacing w:line="480" w:lineRule="auto"/>
      <w:ind w:left="720" w:hanging="720"/>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80A7F-54CE-4A82-9461-7112B520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6838</Words>
  <Characters>38978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45725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MPIDR_D\alburezgutierrez</cp:lastModifiedBy>
  <cp:revision>65</cp:revision>
  <dcterms:created xsi:type="dcterms:W3CDTF">2020-07-14T15:21:00Z</dcterms:created>
  <dcterms:modified xsi:type="dcterms:W3CDTF">2020-07-31T09:24:00Z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id="GWffJRDL"/&gt;&lt;style id="http://www.zotero.org/styles/apa" locale="en-US" hasBibliography="1" bibliographyStyleHasBeenSet="1"/&gt;&lt;prefs&gt;&lt;pref name="fieldType" value="Field"/&gt;&lt;/prefs&gt;&lt;/data&gt;</vt:lpwstr>
  </property>
</Properties>
</file>